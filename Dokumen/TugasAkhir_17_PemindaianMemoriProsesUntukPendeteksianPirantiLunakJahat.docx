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3C83A" w14:textId="0475EE83" w:rsidR="00CF3C17" w:rsidRDefault="00DF2050" w:rsidP="00CF3C17">
      <w:pPr>
        <w:jc w:val="center"/>
      </w:pPr>
      <w:r w:rsidRPr="00CF7805">
        <w:rPr>
          <w:noProof/>
          <w:lang w:val="en-GB" w:eastAsia="en-GB"/>
        </w:rPr>
        <w:drawing>
          <wp:anchor distT="0" distB="0" distL="114300" distR="114300" simplePos="0" relativeHeight="251978240" behindDoc="0" locked="0" layoutInCell="1" allowOverlap="1" wp14:anchorId="4A9FC3DD" wp14:editId="091FB678">
            <wp:simplePos x="0" y="0"/>
            <wp:positionH relativeFrom="margin">
              <wp:posOffset>2124075</wp:posOffset>
            </wp:positionH>
            <wp:positionV relativeFrom="margin">
              <wp:posOffset>0</wp:posOffset>
            </wp:positionV>
            <wp:extent cx="849057" cy="900000"/>
            <wp:effectExtent l="0" t="0" r="8255" b="0"/>
            <wp:wrapNone/>
            <wp:docPr id="39" name="Picture 39" descr="C:\Users\Martha Winata\Pictures\logo_it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ha Winata\Pictures\logo_itde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057" cy="9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F5D26" w14:textId="1FCFDD9F" w:rsidR="00DF2050" w:rsidRDefault="00DF2050" w:rsidP="00CF3C17">
      <w:pPr>
        <w:jc w:val="center"/>
      </w:pPr>
    </w:p>
    <w:p w14:paraId="5BB10736" w14:textId="316E8CDE" w:rsidR="00DF2050" w:rsidRDefault="00DF2050" w:rsidP="00CF3C17">
      <w:pPr>
        <w:jc w:val="center"/>
      </w:pPr>
    </w:p>
    <w:p w14:paraId="791EE9DA" w14:textId="31FE3BCB" w:rsidR="00DF2050" w:rsidRDefault="00DF2050" w:rsidP="00CF3C17">
      <w:pPr>
        <w:jc w:val="center"/>
      </w:pPr>
    </w:p>
    <w:p w14:paraId="0148AE4C" w14:textId="5C533B07" w:rsidR="00DF2050" w:rsidRDefault="00DF2050" w:rsidP="00CF3C17">
      <w:pPr>
        <w:jc w:val="center"/>
      </w:pPr>
    </w:p>
    <w:p w14:paraId="000C55D6" w14:textId="77777777" w:rsidR="00DF2050" w:rsidRDefault="00DF2050" w:rsidP="00CF3C17">
      <w:pPr>
        <w:jc w:val="center"/>
      </w:pPr>
    </w:p>
    <w:p w14:paraId="4ECB6241" w14:textId="6B853DAA" w:rsidR="00DF2050" w:rsidRDefault="00DF2050" w:rsidP="00CF3C17">
      <w:pPr>
        <w:jc w:val="center"/>
      </w:pPr>
    </w:p>
    <w:p w14:paraId="719B8BBB" w14:textId="77777777" w:rsidR="00DF2050" w:rsidRDefault="00DF2050" w:rsidP="00CF3C17">
      <w:pPr>
        <w:jc w:val="center"/>
      </w:pPr>
    </w:p>
    <w:p w14:paraId="2C654D96" w14:textId="77777777" w:rsidR="00CF3C17" w:rsidRPr="00DF2050" w:rsidRDefault="00CF3C17" w:rsidP="00CF3C17">
      <w:pPr>
        <w:jc w:val="center"/>
        <w:rPr>
          <w:b/>
          <w:sz w:val="28"/>
          <w:szCs w:val="32"/>
        </w:rPr>
      </w:pPr>
      <w:r w:rsidRPr="00DF2050">
        <w:rPr>
          <w:b/>
          <w:sz w:val="28"/>
          <w:szCs w:val="32"/>
        </w:rPr>
        <w:t>INSTITUT TEKNOLOGI DEL</w:t>
      </w:r>
    </w:p>
    <w:p w14:paraId="455E385A" w14:textId="77777777" w:rsidR="00CF3C17" w:rsidRDefault="00CF3C17" w:rsidP="00CF3C17">
      <w:pPr>
        <w:jc w:val="center"/>
        <w:rPr>
          <w:sz w:val="32"/>
          <w:szCs w:val="32"/>
        </w:rPr>
      </w:pPr>
    </w:p>
    <w:p w14:paraId="15795E72" w14:textId="73166F3F" w:rsidR="006E0F6A" w:rsidRDefault="006E0F6A" w:rsidP="00CF3C17">
      <w:pPr>
        <w:jc w:val="center"/>
        <w:rPr>
          <w:sz w:val="32"/>
          <w:szCs w:val="32"/>
        </w:rPr>
      </w:pPr>
    </w:p>
    <w:p w14:paraId="3EB6C969" w14:textId="77777777" w:rsidR="00DF2050" w:rsidRDefault="00DF2050" w:rsidP="00CF3C17">
      <w:pPr>
        <w:jc w:val="center"/>
        <w:rPr>
          <w:sz w:val="32"/>
          <w:szCs w:val="32"/>
        </w:rPr>
      </w:pPr>
    </w:p>
    <w:p w14:paraId="4AA4ABC3" w14:textId="28785F11" w:rsidR="00CF3C17" w:rsidRPr="000B5E7B" w:rsidRDefault="00DF2050" w:rsidP="009A5683">
      <w:pPr>
        <w:pStyle w:val="Heading1"/>
        <w:numPr>
          <w:ilvl w:val="0"/>
          <w:numId w:val="0"/>
        </w:numPr>
        <w:jc w:val="center"/>
        <w:rPr>
          <w:rFonts w:ascii="Times New Roman" w:hAnsi="Times New Roman" w:cs="Times New Roman"/>
          <w:b/>
          <w:color w:val="auto"/>
          <w:sz w:val="28"/>
          <w:szCs w:val="28"/>
        </w:rPr>
      </w:pPr>
      <w:bookmarkStart w:id="0" w:name="_Toc522192718"/>
      <w:r w:rsidRPr="000B5E7B">
        <w:rPr>
          <w:rFonts w:ascii="Times New Roman" w:hAnsi="Times New Roman" w:cs="Times New Roman"/>
          <w:b/>
          <w:color w:val="auto"/>
          <w:sz w:val="28"/>
          <w:szCs w:val="28"/>
        </w:rPr>
        <w:t xml:space="preserve">PEMINDAIAN MEMORI </w:t>
      </w:r>
      <w:r w:rsidR="001E28A4">
        <w:rPr>
          <w:rFonts w:ascii="Times New Roman" w:hAnsi="Times New Roman" w:cs="Times New Roman"/>
          <w:b/>
          <w:color w:val="auto"/>
          <w:sz w:val="28"/>
          <w:szCs w:val="28"/>
        </w:rPr>
        <w:t xml:space="preserve">PROSES </w:t>
      </w:r>
      <w:r w:rsidRPr="000B5E7B">
        <w:rPr>
          <w:rFonts w:ascii="Times New Roman" w:hAnsi="Times New Roman" w:cs="Times New Roman"/>
          <w:b/>
          <w:color w:val="auto"/>
          <w:sz w:val="28"/>
          <w:szCs w:val="28"/>
        </w:rPr>
        <w:t>UNTUK PENDETEKSIAN PIRANTI LUNAK JAHAT</w:t>
      </w:r>
      <w:bookmarkEnd w:id="0"/>
    </w:p>
    <w:p w14:paraId="2A5E343A" w14:textId="77777777" w:rsidR="00CF3C17" w:rsidRDefault="00CF3C17" w:rsidP="00CF3C17">
      <w:pPr>
        <w:jc w:val="center"/>
        <w:rPr>
          <w:sz w:val="28"/>
          <w:szCs w:val="28"/>
        </w:rPr>
      </w:pPr>
    </w:p>
    <w:p w14:paraId="7B066D7B" w14:textId="266E8803" w:rsidR="00CF3C17" w:rsidRDefault="00CF3C17" w:rsidP="00CF3C17">
      <w:pPr>
        <w:jc w:val="center"/>
        <w:rPr>
          <w:sz w:val="28"/>
          <w:szCs w:val="28"/>
        </w:rPr>
      </w:pPr>
    </w:p>
    <w:p w14:paraId="7964A93D" w14:textId="25BD744F" w:rsidR="00E878A5" w:rsidRDefault="00E878A5" w:rsidP="00CF3C17">
      <w:pPr>
        <w:jc w:val="center"/>
        <w:rPr>
          <w:sz w:val="28"/>
          <w:szCs w:val="28"/>
        </w:rPr>
      </w:pPr>
    </w:p>
    <w:p w14:paraId="6A797E0F" w14:textId="77777777" w:rsidR="00E878A5" w:rsidRDefault="00E878A5" w:rsidP="00CF3C17">
      <w:pPr>
        <w:jc w:val="center"/>
        <w:rPr>
          <w:sz w:val="28"/>
          <w:szCs w:val="28"/>
        </w:rPr>
      </w:pPr>
    </w:p>
    <w:p w14:paraId="40A314C6" w14:textId="3498E7B4" w:rsidR="00CF3C17" w:rsidRDefault="00CF3C17" w:rsidP="00CF3C17">
      <w:pPr>
        <w:jc w:val="center"/>
        <w:rPr>
          <w:b/>
          <w:sz w:val="28"/>
          <w:szCs w:val="28"/>
        </w:rPr>
      </w:pPr>
      <w:r w:rsidRPr="00CF3C17">
        <w:rPr>
          <w:b/>
          <w:sz w:val="28"/>
          <w:szCs w:val="28"/>
        </w:rPr>
        <w:t>TUGAS AKHIR</w:t>
      </w:r>
    </w:p>
    <w:p w14:paraId="1CEE0A86" w14:textId="05598F00" w:rsidR="00DF2050" w:rsidRDefault="00DF2050" w:rsidP="00CF3C17">
      <w:pPr>
        <w:jc w:val="center"/>
        <w:rPr>
          <w:b/>
          <w:sz w:val="28"/>
          <w:szCs w:val="28"/>
        </w:rPr>
      </w:pPr>
    </w:p>
    <w:p w14:paraId="57CF9BE9" w14:textId="529D1A3A" w:rsidR="00DF2050" w:rsidRDefault="00DF2050" w:rsidP="00CF3C17">
      <w:pPr>
        <w:jc w:val="center"/>
        <w:rPr>
          <w:b/>
          <w:sz w:val="28"/>
          <w:szCs w:val="28"/>
        </w:rPr>
      </w:pPr>
    </w:p>
    <w:p w14:paraId="70040214" w14:textId="64D09F64" w:rsidR="00DF2050" w:rsidRDefault="00DF2050" w:rsidP="00CF3C17">
      <w:pPr>
        <w:jc w:val="center"/>
        <w:rPr>
          <w:b/>
          <w:sz w:val="28"/>
          <w:szCs w:val="28"/>
        </w:rPr>
      </w:pPr>
    </w:p>
    <w:p w14:paraId="327FAF59" w14:textId="6776B203" w:rsidR="00DF2050" w:rsidRDefault="00DF2050" w:rsidP="00CF3C17">
      <w:pPr>
        <w:jc w:val="center"/>
        <w:rPr>
          <w:b/>
          <w:sz w:val="28"/>
          <w:szCs w:val="28"/>
        </w:rPr>
      </w:pPr>
    </w:p>
    <w:p w14:paraId="1DF9AD07" w14:textId="77777777" w:rsidR="00DF2050" w:rsidRDefault="00DF2050" w:rsidP="00CF3C17">
      <w:pPr>
        <w:jc w:val="center"/>
        <w:rPr>
          <w:b/>
          <w:sz w:val="24"/>
          <w:szCs w:val="28"/>
        </w:rPr>
      </w:pPr>
    </w:p>
    <w:p w14:paraId="5ADE01D1" w14:textId="15028D76" w:rsidR="00E506F1" w:rsidRPr="00DF2050" w:rsidRDefault="00E506F1" w:rsidP="00CF3C17">
      <w:pPr>
        <w:jc w:val="center"/>
        <w:rPr>
          <w:b/>
          <w:sz w:val="24"/>
          <w:szCs w:val="28"/>
        </w:rPr>
      </w:pPr>
      <w:r w:rsidRPr="00DF2050">
        <w:rPr>
          <w:b/>
          <w:sz w:val="24"/>
          <w:szCs w:val="28"/>
        </w:rPr>
        <w:t>Diajukan sebagai salah satu syarat untuk memperoleh gelar Sarjana Teknik Program Studi Sarjana Sistem Informasi</w:t>
      </w:r>
    </w:p>
    <w:p w14:paraId="60205A69" w14:textId="54395219" w:rsidR="00E506F1" w:rsidRDefault="00E506F1" w:rsidP="00CF3C17">
      <w:pPr>
        <w:jc w:val="center"/>
        <w:rPr>
          <w:b/>
          <w:sz w:val="28"/>
          <w:szCs w:val="28"/>
        </w:rPr>
      </w:pPr>
    </w:p>
    <w:p w14:paraId="360F6EC3" w14:textId="0918F4FA" w:rsidR="00E506F1" w:rsidRDefault="00E506F1" w:rsidP="00CF3C17">
      <w:pPr>
        <w:jc w:val="center"/>
        <w:rPr>
          <w:b/>
          <w:sz w:val="28"/>
          <w:szCs w:val="28"/>
        </w:rPr>
      </w:pPr>
    </w:p>
    <w:p w14:paraId="1D7ACEE6" w14:textId="0B600A40" w:rsidR="00E506F1" w:rsidRDefault="00E506F1" w:rsidP="00CF3C17">
      <w:pPr>
        <w:jc w:val="center"/>
        <w:rPr>
          <w:b/>
          <w:sz w:val="28"/>
          <w:szCs w:val="28"/>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5876"/>
      </w:tblGrid>
      <w:tr w:rsidR="00E506F1" w:rsidRPr="00DF2050" w14:paraId="2190B4B0" w14:textId="77777777" w:rsidTr="009A5683">
        <w:tc>
          <w:tcPr>
            <w:tcW w:w="709" w:type="dxa"/>
          </w:tcPr>
          <w:p w14:paraId="05355F83" w14:textId="51D54EB1" w:rsidR="00E506F1" w:rsidRPr="00DF2050" w:rsidRDefault="00503D80" w:rsidP="00CF3C17">
            <w:pPr>
              <w:jc w:val="center"/>
              <w:rPr>
                <w:sz w:val="28"/>
                <w:szCs w:val="28"/>
              </w:rPr>
            </w:pPr>
            <w:r w:rsidRPr="00DF2050">
              <w:rPr>
                <w:sz w:val="28"/>
                <w:szCs w:val="24"/>
                <w:lang w:val="id-ID"/>
              </w:rPr>
              <w:t>12S140</w:t>
            </w:r>
            <w:r w:rsidRPr="00DF2050">
              <w:rPr>
                <w:sz w:val="28"/>
                <w:szCs w:val="24"/>
                <w:lang w:val="en-GB"/>
              </w:rPr>
              <w:t>09</w:t>
            </w:r>
          </w:p>
        </w:tc>
        <w:tc>
          <w:tcPr>
            <w:tcW w:w="6170" w:type="dxa"/>
          </w:tcPr>
          <w:p w14:paraId="6B9DD8BD" w14:textId="3FF7DA7F" w:rsidR="00E506F1" w:rsidRPr="00DF2050" w:rsidRDefault="00503D80" w:rsidP="00E506F1">
            <w:pPr>
              <w:rPr>
                <w:sz w:val="28"/>
                <w:szCs w:val="28"/>
              </w:rPr>
            </w:pPr>
            <w:r w:rsidRPr="00DF2050">
              <w:rPr>
                <w:sz w:val="28"/>
                <w:szCs w:val="24"/>
                <w:lang w:val="en-GB"/>
              </w:rPr>
              <w:t>YUSUF PANGARIBUAN</w:t>
            </w:r>
          </w:p>
        </w:tc>
      </w:tr>
      <w:tr w:rsidR="00E506F1" w:rsidRPr="00DF2050" w14:paraId="4AAE87CA" w14:textId="77777777" w:rsidTr="009A5683">
        <w:tc>
          <w:tcPr>
            <w:tcW w:w="709" w:type="dxa"/>
          </w:tcPr>
          <w:p w14:paraId="47707850" w14:textId="277A628B" w:rsidR="00E506F1" w:rsidRPr="00DF2050" w:rsidRDefault="00503D80" w:rsidP="00CF3C17">
            <w:pPr>
              <w:jc w:val="center"/>
              <w:rPr>
                <w:sz w:val="28"/>
                <w:szCs w:val="28"/>
              </w:rPr>
            </w:pPr>
            <w:r w:rsidRPr="00DF2050">
              <w:rPr>
                <w:sz w:val="28"/>
                <w:szCs w:val="24"/>
                <w:lang w:val="id-ID"/>
              </w:rPr>
              <w:t>12S140</w:t>
            </w:r>
            <w:r w:rsidRPr="00DF2050">
              <w:rPr>
                <w:sz w:val="28"/>
                <w:szCs w:val="24"/>
                <w:lang w:val="en-GB"/>
              </w:rPr>
              <w:t>42</w:t>
            </w:r>
          </w:p>
        </w:tc>
        <w:tc>
          <w:tcPr>
            <w:tcW w:w="6170" w:type="dxa"/>
          </w:tcPr>
          <w:p w14:paraId="40C46DA1" w14:textId="6DA09CA7" w:rsidR="00E506F1" w:rsidRPr="00DF2050" w:rsidRDefault="00503D80" w:rsidP="00E506F1">
            <w:pPr>
              <w:rPr>
                <w:sz w:val="28"/>
                <w:szCs w:val="28"/>
              </w:rPr>
            </w:pPr>
            <w:r w:rsidRPr="00DF2050">
              <w:rPr>
                <w:sz w:val="28"/>
                <w:szCs w:val="24"/>
                <w:lang w:val="en-GB"/>
              </w:rPr>
              <w:t>LASRIA OSELINA NAINGGOLAN</w:t>
            </w:r>
          </w:p>
        </w:tc>
      </w:tr>
      <w:tr w:rsidR="00E506F1" w:rsidRPr="00DF2050" w14:paraId="11037D05" w14:textId="77777777" w:rsidTr="009A5683">
        <w:tc>
          <w:tcPr>
            <w:tcW w:w="709" w:type="dxa"/>
          </w:tcPr>
          <w:p w14:paraId="249C231B" w14:textId="25DB75C3" w:rsidR="00E506F1" w:rsidRPr="00DF2050" w:rsidRDefault="00503D80" w:rsidP="00E506F1">
            <w:pPr>
              <w:jc w:val="center"/>
              <w:rPr>
                <w:sz w:val="28"/>
                <w:szCs w:val="28"/>
              </w:rPr>
            </w:pPr>
            <w:r w:rsidRPr="00DF2050">
              <w:rPr>
                <w:sz w:val="28"/>
                <w:szCs w:val="24"/>
                <w:lang w:val="en-GB"/>
              </w:rPr>
              <w:t>12S14045</w:t>
            </w:r>
          </w:p>
        </w:tc>
        <w:tc>
          <w:tcPr>
            <w:tcW w:w="6170" w:type="dxa"/>
          </w:tcPr>
          <w:p w14:paraId="14FB8AAB" w14:textId="3FAC0453" w:rsidR="00E506F1" w:rsidRPr="00DF2050" w:rsidRDefault="00503D80" w:rsidP="00E506F1">
            <w:pPr>
              <w:rPr>
                <w:sz w:val="28"/>
                <w:szCs w:val="28"/>
              </w:rPr>
            </w:pPr>
            <w:r w:rsidRPr="00DF2050">
              <w:rPr>
                <w:sz w:val="28"/>
                <w:szCs w:val="24"/>
                <w:lang w:val="en-GB"/>
              </w:rPr>
              <w:t>CLARA SONYA ANGELICA ARITONANG</w:t>
            </w:r>
          </w:p>
        </w:tc>
      </w:tr>
    </w:tbl>
    <w:p w14:paraId="7E75F1AB" w14:textId="77777777" w:rsidR="00E506F1" w:rsidRPr="00CF3C17" w:rsidRDefault="00E506F1" w:rsidP="00CF3C17">
      <w:pPr>
        <w:jc w:val="center"/>
        <w:rPr>
          <w:b/>
          <w:sz w:val="28"/>
          <w:szCs w:val="28"/>
        </w:rPr>
      </w:pPr>
    </w:p>
    <w:p w14:paraId="183982B9" w14:textId="32CC7AB1" w:rsidR="00CF3C17" w:rsidRDefault="00CF3C17" w:rsidP="00DF2050">
      <w:pPr>
        <w:tabs>
          <w:tab w:val="left" w:pos="3330"/>
        </w:tabs>
        <w:rPr>
          <w:sz w:val="28"/>
          <w:szCs w:val="28"/>
        </w:rPr>
      </w:pPr>
    </w:p>
    <w:p w14:paraId="698BAF71" w14:textId="2ED66568" w:rsidR="009A5683" w:rsidRDefault="009A5683" w:rsidP="00DF2050">
      <w:pPr>
        <w:tabs>
          <w:tab w:val="left" w:pos="3330"/>
        </w:tabs>
        <w:rPr>
          <w:sz w:val="28"/>
          <w:szCs w:val="28"/>
        </w:rPr>
      </w:pPr>
    </w:p>
    <w:p w14:paraId="71FD1B13" w14:textId="16048F02" w:rsidR="009A5683" w:rsidRDefault="009A5683" w:rsidP="00DF2050">
      <w:pPr>
        <w:tabs>
          <w:tab w:val="left" w:pos="3330"/>
        </w:tabs>
        <w:rPr>
          <w:sz w:val="28"/>
          <w:szCs w:val="28"/>
        </w:rPr>
      </w:pPr>
    </w:p>
    <w:p w14:paraId="47EEF0CE" w14:textId="77777777" w:rsidR="009A5683" w:rsidRDefault="009A5683" w:rsidP="00DF2050">
      <w:pPr>
        <w:tabs>
          <w:tab w:val="left" w:pos="3330"/>
        </w:tabs>
        <w:rPr>
          <w:sz w:val="28"/>
          <w:szCs w:val="28"/>
        </w:rPr>
      </w:pPr>
    </w:p>
    <w:p w14:paraId="7158A0E9" w14:textId="41FFD14C" w:rsidR="00CF3C17" w:rsidRPr="006E0F6A" w:rsidRDefault="006E0F6A" w:rsidP="00CF3C17">
      <w:pPr>
        <w:jc w:val="center"/>
        <w:rPr>
          <w:b/>
          <w:sz w:val="28"/>
          <w:szCs w:val="28"/>
        </w:rPr>
      </w:pPr>
      <w:r>
        <w:rPr>
          <w:b/>
          <w:sz w:val="28"/>
          <w:szCs w:val="28"/>
        </w:rPr>
        <w:t>FAKULTAS TEKNIK INFORMATIKA DAN ELEKTRO</w:t>
      </w:r>
    </w:p>
    <w:p w14:paraId="70220334" w14:textId="6E41584D" w:rsidR="00CF3C17" w:rsidRPr="00D455BB" w:rsidRDefault="006E0F6A" w:rsidP="00CF3C17">
      <w:pPr>
        <w:jc w:val="center"/>
        <w:rPr>
          <w:b/>
          <w:sz w:val="28"/>
          <w:szCs w:val="28"/>
          <w:lang w:val="id-ID"/>
        </w:rPr>
      </w:pPr>
      <w:r w:rsidRPr="00D455BB">
        <w:rPr>
          <w:b/>
          <w:sz w:val="28"/>
          <w:szCs w:val="28"/>
          <w:lang w:val="id-ID"/>
        </w:rPr>
        <w:t xml:space="preserve">PROGRAM STUDI </w:t>
      </w:r>
      <w:r>
        <w:rPr>
          <w:b/>
          <w:sz w:val="28"/>
          <w:szCs w:val="28"/>
          <w:lang w:val="en-GB"/>
        </w:rPr>
        <w:t xml:space="preserve">SARJANA </w:t>
      </w:r>
      <w:r w:rsidRPr="00D455BB">
        <w:rPr>
          <w:b/>
          <w:sz w:val="28"/>
          <w:szCs w:val="28"/>
          <w:lang w:val="id-ID"/>
        </w:rPr>
        <w:t>SISTEM INFORMASI</w:t>
      </w:r>
    </w:p>
    <w:p w14:paraId="676CF559" w14:textId="6510636A" w:rsidR="00CF3C17" w:rsidRPr="006D02D6" w:rsidRDefault="00FD1EEF" w:rsidP="00CF3C17">
      <w:pPr>
        <w:jc w:val="center"/>
        <w:rPr>
          <w:b/>
          <w:sz w:val="28"/>
          <w:szCs w:val="28"/>
          <w:lang w:val="en-GB"/>
        </w:rPr>
      </w:pPr>
      <w:r>
        <w:rPr>
          <w:b/>
          <w:sz w:val="28"/>
          <w:szCs w:val="28"/>
          <w:lang w:val="en-GB"/>
        </w:rPr>
        <w:t>LAGUBOTI</w:t>
      </w:r>
    </w:p>
    <w:p w14:paraId="5A0D4EEB" w14:textId="77777777" w:rsidR="00CF3C17" w:rsidRPr="00D455BB" w:rsidRDefault="00CF3C17" w:rsidP="00CF3C17">
      <w:pPr>
        <w:jc w:val="center"/>
        <w:rPr>
          <w:b/>
          <w:sz w:val="28"/>
          <w:szCs w:val="28"/>
          <w:lang w:val="id-ID"/>
        </w:rPr>
      </w:pPr>
      <w:r w:rsidRPr="00D455BB">
        <w:rPr>
          <w:b/>
          <w:sz w:val="28"/>
          <w:szCs w:val="28"/>
          <w:lang w:val="id-ID"/>
        </w:rPr>
        <w:t>AGUSTUS 2018</w:t>
      </w:r>
    </w:p>
    <w:p w14:paraId="678F3DD3" w14:textId="77777777" w:rsidR="00CF3C17" w:rsidRDefault="00CF3C17">
      <w:pPr>
        <w:spacing w:after="160" w:line="259" w:lineRule="auto"/>
        <w:rPr>
          <w:sz w:val="24"/>
          <w:szCs w:val="24"/>
          <w:lang w:val="id-ID"/>
        </w:rPr>
      </w:pPr>
    </w:p>
    <w:p w14:paraId="0165D19C" w14:textId="77777777" w:rsidR="00CF3C17" w:rsidRDefault="00A6326A" w:rsidP="0060011B">
      <w:pPr>
        <w:pStyle w:val="Title"/>
        <w:outlineLvl w:val="0"/>
        <w:rPr>
          <w:rFonts w:ascii="Times New Roman" w:hAnsi="Times New Roman"/>
          <w:sz w:val="28"/>
          <w:szCs w:val="36"/>
          <w:lang w:val="id-ID"/>
        </w:rPr>
      </w:pPr>
      <w:r w:rsidRPr="00610384">
        <w:rPr>
          <w:bCs/>
          <w:sz w:val="24"/>
          <w:szCs w:val="24"/>
        </w:rPr>
        <w:br w:type="page"/>
      </w:r>
      <w:bookmarkStart w:id="1" w:name="_Toc522192719"/>
      <w:r w:rsidR="00CF3C17">
        <w:rPr>
          <w:rFonts w:ascii="Times New Roman" w:hAnsi="Times New Roman"/>
          <w:sz w:val="28"/>
          <w:szCs w:val="36"/>
          <w:lang w:val="id-ID"/>
        </w:rPr>
        <w:lastRenderedPageBreak/>
        <w:t>HALAMAN PERNYATAAN ORISINALITAS</w:t>
      </w:r>
      <w:bookmarkEnd w:id="1"/>
    </w:p>
    <w:p w14:paraId="3A270F89" w14:textId="77777777" w:rsidR="00CF3C17" w:rsidRDefault="00CF3C17" w:rsidP="00CF3C17">
      <w:pPr>
        <w:pStyle w:val="Title"/>
        <w:rPr>
          <w:rFonts w:ascii="Times New Roman" w:hAnsi="Times New Roman"/>
          <w:sz w:val="28"/>
          <w:szCs w:val="36"/>
          <w:lang w:val="id-ID"/>
        </w:rPr>
      </w:pPr>
    </w:p>
    <w:p w14:paraId="078BC7A7" w14:textId="77777777" w:rsidR="00CF3C17" w:rsidRDefault="00CF3C17" w:rsidP="00CF3C17">
      <w:pPr>
        <w:pStyle w:val="Title"/>
        <w:rPr>
          <w:rFonts w:ascii="Times New Roman" w:hAnsi="Times New Roman"/>
          <w:sz w:val="28"/>
          <w:szCs w:val="36"/>
          <w:lang w:val="id-ID"/>
        </w:rPr>
      </w:pPr>
    </w:p>
    <w:p w14:paraId="1876F82F" w14:textId="77777777" w:rsidR="00CF3C17" w:rsidRDefault="00CF3C17" w:rsidP="00CF3C17">
      <w:pPr>
        <w:pStyle w:val="Title"/>
        <w:rPr>
          <w:rFonts w:ascii="Times New Roman" w:hAnsi="Times New Roman"/>
          <w:sz w:val="28"/>
          <w:szCs w:val="36"/>
          <w:lang w:val="id-ID"/>
        </w:rPr>
      </w:pPr>
    </w:p>
    <w:p w14:paraId="271BE47D" w14:textId="77777777" w:rsidR="00CF3C17" w:rsidRDefault="00CF3C17" w:rsidP="00CF3C17">
      <w:pPr>
        <w:pStyle w:val="Title"/>
        <w:rPr>
          <w:rFonts w:ascii="Times New Roman" w:hAnsi="Times New Roman"/>
          <w:sz w:val="28"/>
          <w:szCs w:val="36"/>
          <w:lang w:val="id-ID"/>
        </w:rPr>
      </w:pPr>
    </w:p>
    <w:p w14:paraId="741958D6" w14:textId="77777777" w:rsidR="00CF3C17" w:rsidRDefault="00CF3C17" w:rsidP="00CF3C17">
      <w:pPr>
        <w:pStyle w:val="Title"/>
        <w:rPr>
          <w:rFonts w:ascii="Times New Roman" w:hAnsi="Times New Roman"/>
          <w:sz w:val="28"/>
          <w:szCs w:val="36"/>
          <w:lang w:val="id-ID"/>
        </w:rPr>
      </w:pPr>
    </w:p>
    <w:p w14:paraId="0B720A3F" w14:textId="77777777" w:rsidR="00CF3C17" w:rsidRDefault="00CF3C17" w:rsidP="00CF3C17">
      <w:pPr>
        <w:pStyle w:val="Title"/>
        <w:spacing w:line="480" w:lineRule="auto"/>
        <w:rPr>
          <w:rFonts w:ascii="Times New Roman" w:hAnsi="Times New Roman"/>
          <w:sz w:val="24"/>
          <w:szCs w:val="36"/>
          <w:lang w:val="id-ID"/>
        </w:rPr>
      </w:pPr>
      <w:r w:rsidRPr="00DD545F">
        <w:rPr>
          <w:rFonts w:ascii="Times New Roman" w:hAnsi="Times New Roman"/>
          <w:sz w:val="24"/>
          <w:szCs w:val="36"/>
          <w:lang w:val="id-ID"/>
        </w:rPr>
        <w:t>Tugas</w:t>
      </w:r>
      <w:r>
        <w:rPr>
          <w:rFonts w:ascii="Times New Roman" w:hAnsi="Times New Roman"/>
          <w:sz w:val="24"/>
          <w:szCs w:val="36"/>
          <w:lang w:val="id-ID"/>
        </w:rPr>
        <w:t xml:space="preserve"> Akhir ini adalah hasil karya </w:t>
      </w:r>
      <w:r>
        <w:rPr>
          <w:rFonts w:ascii="Times New Roman" w:hAnsi="Times New Roman"/>
          <w:sz w:val="24"/>
          <w:szCs w:val="36"/>
        </w:rPr>
        <w:t>kami</w:t>
      </w:r>
      <w:r>
        <w:rPr>
          <w:rFonts w:ascii="Times New Roman" w:hAnsi="Times New Roman"/>
          <w:sz w:val="24"/>
          <w:szCs w:val="36"/>
          <w:lang w:val="id-ID"/>
        </w:rPr>
        <w:t xml:space="preserve"> sendiri,</w:t>
      </w:r>
    </w:p>
    <w:p w14:paraId="30FFDA25" w14:textId="77777777" w:rsidR="00CF3C17" w:rsidRDefault="00CF3C17" w:rsidP="00CF3C17">
      <w:pPr>
        <w:pStyle w:val="Title"/>
        <w:spacing w:line="480" w:lineRule="auto"/>
        <w:rPr>
          <w:rFonts w:ascii="Times New Roman" w:hAnsi="Times New Roman"/>
          <w:sz w:val="24"/>
          <w:szCs w:val="36"/>
          <w:lang w:val="id-ID"/>
        </w:rPr>
      </w:pPr>
      <w:r>
        <w:rPr>
          <w:rFonts w:ascii="Times New Roman" w:hAnsi="Times New Roman"/>
          <w:sz w:val="24"/>
          <w:szCs w:val="36"/>
          <w:lang w:val="id-ID"/>
        </w:rPr>
        <w:t xml:space="preserve"> dan semua sumber baik yang dikutip maupun dirujuk </w:t>
      </w:r>
    </w:p>
    <w:p w14:paraId="62608D50" w14:textId="7B7A3B5F" w:rsidR="00CF3C17" w:rsidRDefault="00CF3C17" w:rsidP="00CF3C17">
      <w:pPr>
        <w:pStyle w:val="Title"/>
        <w:spacing w:line="480" w:lineRule="auto"/>
        <w:rPr>
          <w:rFonts w:ascii="Times New Roman" w:hAnsi="Times New Roman"/>
          <w:sz w:val="24"/>
          <w:szCs w:val="36"/>
          <w:lang w:val="id-ID"/>
        </w:rPr>
      </w:pPr>
      <w:r>
        <w:rPr>
          <w:rFonts w:ascii="Times New Roman" w:hAnsi="Times New Roman"/>
          <w:sz w:val="24"/>
          <w:szCs w:val="36"/>
          <w:lang w:val="id-ID"/>
        </w:rPr>
        <w:t xml:space="preserve">telah </w:t>
      </w:r>
      <w:r w:rsidR="00D805BA">
        <w:rPr>
          <w:rFonts w:ascii="Times New Roman" w:hAnsi="Times New Roman"/>
          <w:sz w:val="24"/>
          <w:szCs w:val="36"/>
          <w:lang w:val="en-GB"/>
        </w:rPr>
        <w:t>kami</w:t>
      </w:r>
      <w:r>
        <w:rPr>
          <w:rFonts w:ascii="Times New Roman" w:hAnsi="Times New Roman"/>
          <w:sz w:val="24"/>
          <w:szCs w:val="36"/>
          <w:lang w:val="id-ID"/>
        </w:rPr>
        <w:t xml:space="preserve"> nyatakan dengan benar.</w:t>
      </w:r>
    </w:p>
    <w:p w14:paraId="2D1A2808" w14:textId="77777777" w:rsidR="00CF3C17" w:rsidRDefault="00CF3C17" w:rsidP="00CF3C17">
      <w:pPr>
        <w:pStyle w:val="Title"/>
        <w:rPr>
          <w:rFonts w:ascii="Times New Roman" w:hAnsi="Times New Roman"/>
          <w:sz w:val="24"/>
          <w:szCs w:val="36"/>
          <w:lang w:val="id-ID"/>
        </w:rPr>
      </w:pPr>
    </w:p>
    <w:p w14:paraId="5F7E78F2" w14:textId="71DE829B" w:rsidR="00CF3C17" w:rsidRDefault="00CF3C17" w:rsidP="00CF3C17">
      <w:pPr>
        <w:pStyle w:val="Title"/>
        <w:rPr>
          <w:rFonts w:ascii="Times New Roman" w:hAnsi="Times New Roman"/>
          <w:sz w:val="24"/>
          <w:szCs w:val="36"/>
          <w:lang w:val="id-ID"/>
        </w:rPr>
      </w:pPr>
    </w:p>
    <w:p w14:paraId="0045751D" w14:textId="77777777" w:rsidR="00DF2050" w:rsidRDefault="00DF2050" w:rsidP="00CF3C17">
      <w:pPr>
        <w:pStyle w:val="Title"/>
        <w:rPr>
          <w:rFonts w:ascii="Times New Roman" w:hAnsi="Times New Roman"/>
          <w:sz w:val="24"/>
          <w:szCs w:val="36"/>
          <w:lang w:val="id-ID"/>
        </w:rPr>
      </w:pPr>
    </w:p>
    <w:p w14:paraId="11F2C50B" w14:textId="77777777" w:rsidR="00CF3C17" w:rsidRDefault="00CF3C17" w:rsidP="00CF3C17">
      <w:pPr>
        <w:pStyle w:val="Title"/>
        <w:rPr>
          <w:rFonts w:ascii="Times New Roman" w:hAnsi="Times New Roman"/>
          <w:sz w:val="24"/>
          <w:szCs w:val="36"/>
          <w:lang w:val="id-ID"/>
        </w:rPr>
      </w:pPr>
    </w:p>
    <w:p w14:paraId="297DE468" w14:textId="77777777" w:rsidR="00CF3C17" w:rsidRDefault="00CF3C17" w:rsidP="00EC0BCA">
      <w:pPr>
        <w:pStyle w:val="Title"/>
        <w:ind w:left="1800"/>
        <w:rPr>
          <w:rFonts w:ascii="Times New Roman" w:hAnsi="Times New Roman"/>
          <w:sz w:val="24"/>
          <w:szCs w:val="36"/>
          <w:lang w:val="id-ID"/>
        </w:rPr>
      </w:pPr>
    </w:p>
    <w:p w14:paraId="5DB0201A" w14:textId="77777777" w:rsidR="00CF3C17" w:rsidRDefault="00CF3C17" w:rsidP="00EC0BCA">
      <w:pPr>
        <w:pStyle w:val="Title"/>
        <w:ind w:left="1800"/>
        <w:rPr>
          <w:rFonts w:ascii="Times New Roman" w:hAnsi="Times New Roman"/>
          <w:sz w:val="24"/>
          <w:szCs w:val="36"/>
          <w:lang w:val="id-ID"/>
        </w:rPr>
      </w:pPr>
    </w:p>
    <w:p w14:paraId="48CC79BC" w14:textId="77777777" w:rsidR="00CF3C17" w:rsidRPr="00D455BB" w:rsidRDefault="00CF3C17" w:rsidP="00EC0BCA">
      <w:pPr>
        <w:pStyle w:val="Title"/>
        <w:ind w:left="1800"/>
        <w:jc w:val="left"/>
        <w:rPr>
          <w:rFonts w:ascii="Times New Roman" w:hAnsi="Times New Roman"/>
          <w:b w:val="0"/>
          <w:sz w:val="24"/>
          <w:szCs w:val="36"/>
        </w:rPr>
      </w:pPr>
      <w:r w:rsidRPr="00D455BB">
        <w:rPr>
          <w:rFonts w:ascii="Times New Roman" w:hAnsi="Times New Roman"/>
          <w:b w:val="0"/>
          <w:sz w:val="24"/>
          <w:szCs w:val="36"/>
        </w:rPr>
        <w:t>Nama</w:t>
      </w:r>
      <w:r>
        <w:rPr>
          <w:rFonts w:ascii="Times New Roman" w:hAnsi="Times New Roman"/>
          <w:b w:val="0"/>
          <w:sz w:val="24"/>
          <w:szCs w:val="36"/>
        </w:rPr>
        <w:tab/>
      </w:r>
      <w:r>
        <w:rPr>
          <w:rFonts w:ascii="Times New Roman" w:hAnsi="Times New Roman"/>
          <w:b w:val="0"/>
          <w:sz w:val="24"/>
          <w:szCs w:val="36"/>
        </w:rPr>
        <w:tab/>
        <w:t>: Yusuf Pangaribuan</w:t>
      </w:r>
    </w:p>
    <w:p w14:paraId="6766F78A" w14:textId="77777777" w:rsidR="00CF3C17" w:rsidRPr="00D455BB" w:rsidRDefault="00CF3C17" w:rsidP="00EC0BCA">
      <w:pPr>
        <w:pStyle w:val="Title"/>
        <w:ind w:left="1800"/>
        <w:jc w:val="left"/>
        <w:rPr>
          <w:rFonts w:ascii="Times New Roman" w:hAnsi="Times New Roman"/>
          <w:b w:val="0"/>
          <w:sz w:val="24"/>
          <w:szCs w:val="36"/>
        </w:rPr>
      </w:pPr>
      <w:r w:rsidRPr="00D455BB">
        <w:rPr>
          <w:rFonts w:ascii="Times New Roman" w:hAnsi="Times New Roman"/>
          <w:b w:val="0"/>
          <w:sz w:val="24"/>
          <w:szCs w:val="36"/>
        </w:rPr>
        <w:t>NIM</w:t>
      </w:r>
      <w:r>
        <w:rPr>
          <w:rFonts w:ascii="Times New Roman" w:hAnsi="Times New Roman"/>
          <w:b w:val="0"/>
          <w:sz w:val="24"/>
          <w:szCs w:val="36"/>
        </w:rPr>
        <w:tab/>
      </w:r>
      <w:r>
        <w:rPr>
          <w:rFonts w:ascii="Times New Roman" w:hAnsi="Times New Roman"/>
          <w:b w:val="0"/>
          <w:sz w:val="24"/>
          <w:szCs w:val="36"/>
        </w:rPr>
        <w:tab/>
        <w:t>: 12S14009</w:t>
      </w:r>
    </w:p>
    <w:p w14:paraId="6E01B79A" w14:textId="4F6B540D" w:rsidR="00CF3C17" w:rsidRDefault="00CF3C17" w:rsidP="00EC0BCA">
      <w:pPr>
        <w:pStyle w:val="Title"/>
        <w:ind w:left="1800"/>
        <w:jc w:val="left"/>
        <w:rPr>
          <w:rFonts w:ascii="Times New Roman" w:hAnsi="Times New Roman"/>
          <w:b w:val="0"/>
          <w:sz w:val="24"/>
          <w:szCs w:val="36"/>
        </w:rPr>
      </w:pPr>
      <w:r w:rsidRPr="00D455BB">
        <w:rPr>
          <w:rFonts w:ascii="Times New Roman" w:hAnsi="Times New Roman"/>
          <w:b w:val="0"/>
          <w:sz w:val="24"/>
          <w:szCs w:val="36"/>
        </w:rPr>
        <w:t>Tanda Tangan</w:t>
      </w:r>
      <w:r w:rsidR="00EC0BCA">
        <w:rPr>
          <w:rFonts w:ascii="Times New Roman" w:hAnsi="Times New Roman"/>
          <w:b w:val="0"/>
          <w:sz w:val="24"/>
          <w:szCs w:val="36"/>
        </w:rPr>
        <w:tab/>
      </w:r>
      <w:r>
        <w:rPr>
          <w:rFonts w:ascii="Times New Roman" w:hAnsi="Times New Roman"/>
          <w:b w:val="0"/>
          <w:sz w:val="24"/>
          <w:szCs w:val="36"/>
        </w:rPr>
        <w:t>:</w:t>
      </w:r>
    </w:p>
    <w:p w14:paraId="07AE36DF" w14:textId="77777777" w:rsidR="007E30F3" w:rsidRDefault="007E30F3" w:rsidP="00EC0BCA">
      <w:pPr>
        <w:pStyle w:val="Title"/>
        <w:ind w:left="1800"/>
        <w:jc w:val="left"/>
        <w:rPr>
          <w:rFonts w:ascii="Times New Roman" w:hAnsi="Times New Roman"/>
          <w:b w:val="0"/>
          <w:sz w:val="24"/>
          <w:szCs w:val="36"/>
        </w:rPr>
      </w:pPr>
    </w:p>
    <w:p w14:paraId="52ED71A0" w14:textId="7C7507CD" w:rsidR="00CF3C17" w:rsidRDefault="00CF3C17" w:rsidP="00EC0BCA">
      <w:pPr>
        <w:pStyle w:val="Title"/>
        <w:ind w:left="1800"/>
        <w:jc w:val="left"/>
        <w:rPr>
          <w:rFonts w:ascii="Times New Roman" w:hAnsi="Times New Roman"/>
          <w:b w:val="0"/>
          <w:sz w:val="24"/>
          <w:szCs w:val="36"/>
        </w:rPr>
      </w:pPr>
      <w:r>
        <w:rPr>
          <w:rFonts w:ascii="Times New Roman" w:hAnsi="Times New Roman"/>
          <w:b w:val="0"/>
          <w:sz w:val="24"/>
          <w:szCs w:val="36"/>
        </w:rPr>
        <w:t>Tanggal</w:t>
      </w:r>
      <w:r>
        <w:rPr>
          <w:rFonts w:ascii="Times New Roman" w:hAnsi="Times New Roman"/>
          <w:b w:val="0"/>
          <w:sz w:val="24"/>
          <w:szCs w:val="36"/>
        </w:rPr>
        <w:tab/>
      </w:r>
      <w:r w:rsidR="00EC0BCA">
        <w:rPr>
          <w:rFonts w:ascii="Times New Roman" w:hAnsi="Times New Roman"/>
          <w:b w:val="0"/>
          <w:sz w:val="24"/>
          <w:szCs w:val="36"/>
        </w:rPr>
        <w:tab/>
      </w:r>
      <w:r>
        <w:rPr>
          <w:rFonts w:ascii="Times New Roman" w:hAnsi="Times New Roman"/>
          <w:b w:val="0"/>
          <w:sz w:val="24"/>
          <w:szCs w:val="36"/>
        </w:rPr>
        <w:t>:</w:t>
      </w:r>
      <w:r w:rsidR="00DF2050">
        <w:rPr>
          <w:rFonts w:ascii="Times New Roman" w:hAnsi="Times New Roman"/>
          <w:b w:val="0"/>
          <w:sz w:val="24"/>
          <w:szCs w:val="36"/>
        </w:rPr>
        <w:t xml:space="preserve"> 20 Agustus 2018</w:t>
      </w:r>
    </w:p>
    <w:p w14:paraId="7A2CE981" w14:textId="03AA964E" w:rsidR="00CF3C17" w:rsidRDefault="00CF3C17" w:rsidP="00EC0BCA">
      <w:pPr>
        <w:pStyle w:val="Title"/>
        <w:ind w:left="1800"/>
        <w:jc w:val="left"/>
        <w:rPr>
          <w:rFonts w:ascii="Times New Roman" w:hAnsi="Times New Roman"/>
          <w:b w:val="0"/>
          <w:sz w:val="24"/>
          <w:szCs w:val="36"/>
        </w:rPr>
      </w:pPr>
    </w:p>
    <w:p w14:paraId="4254EDBA" w14:textId="77777777" w:rsidR="00DF2050" w:rsidRDefault="00DF2050" w:rsidP="00EC0BCA">
      <w:pPr>
        <w:pStyle w:val="Title"/>
        <w:ind w:left="1800"/>
        <w:jc w:val="left"/>
        <w:rPr>
          <w:rFonts w:ascii="Times New Roman" w:hAnsi="Times New Roman"/>
          <w:b w:val="0"/>
          <w:sz w:val="24"/>
          <w:szCs w:val="36"/>
        </w:rPr>
      </w:pPr>
    </w:p>
    <w:p w14:paraId="2806E6A9" w14:textId="77777777" w:rsidR="00CF3C17" w:rsidRPr="00D455BB" w:rsidRDefault="00CF3C17" w:rsidP="00EC0BCA">
      <w:pPr>
        <w:pStyle w:val="Title"/>
        <w:ind w:left="1800"/>
        <w:jc w:val="left"/>
        <w:rPr>
          <w:rFonts w:ascii="Times New Roman" w:hAnsi="Times New Roman"/>
          <w:b w:val="0"/>
          <w:sz w:val="24"/>
          <w:szCs w:val="36"/>
        </w:rPr>
      </w:pPr>
      <w:r w:rsidRPr="00D455BB">
        <w:rPr>
          <w:rFonts w:ascii="Times New Roman" w:hAnsi="Times New Roman"/>
          <w:b w:val="0"/>
          <w:sz w:val="24"/>
          <w:szCs w:val="36"/>
        </w:rPr>
        <w:t>Nama</w:t>
      </w:r>
      <w:r>
        <w:rPr>
          <w:rFonts w:ascii="Times New Roman" w:hAnsi="Times New Roman"/>
          <w:b w:val="0"/>
          <w:sz w:val="24"/>
          <w:szCs w:val="36"/>
        </w:rPr>
        <w:tab/>
      </w:r>
      <w:r>
        <w:rPr>
          <w:rFonts w:ascii="Times New Roman" w:hAnsi="Times New Roman"/>
          <w:b w:val="0"/>
          <w:sz w:val="24"/>
          <w:szCs w:val="36"/>
        </w:rPr>
        <w:tab/>
        <w:t>: Lasria oselina Nainggolan</w:t>
      </w:r>
    </w:p>
    <w:p w14:paraId="2BCBB158" w14:textId="77777777" w:rsidR="00CF3C17" w:rsidRPr="00D455BB" w:rsidRDefault="00CF3C17" w:rsidP="00EC0BCA">
      <w:pPr>
        <w:pStyle w:val="Title"/>
        <w:ind w:left="1800"/>
        <w:jc w:val="left"/>
        <w:rPr>
          <w:rFonts w:ascii="Times New Roman" w:hAnsi="Times New Roman"/>
          <w:b w:val="0"/>
          <w:sz w:val="24"/>
          <w:szCs w:val="36"/>
        </w:rPr>
      </w:pPr>
      <w:r w:rsidRPr="00D455BB">
        <w:rPr>
          <w:rFonts w:ascii="Times New Roman" w:hAnsi="Times New Roman"/>
          <w:b w:val="0"/>
          <w:sz w:val="24"/>
          <w:szCs w:val="36"/>
        </w:rPr>
        <w:t>NIM</w:t>
      </w:r>
      <w:r>
        <w:rPr>
          <w:rFonts w:ascii="Times New Roman" w:hAnsi="Times New Roman"/>
          <w:b w:val="0"/>
          <w:sz w:val="24"/>
          <w:szCs w:val="36"/>
        </w:rPr>
        <w:tab/>
      </w:r>
      <w:r>
        <w:rPr>
          <w:rFonts w:ascii="Times New Roman" w:hAnsi="Times New Roman"/>
          <w:b w:val="0"/>
          <w:sz w:val="24"/>
          <w:szCs w:val="36"/>
        </w:rPr>
        <w:tab/>
        <w:t>: 12S14042</w:t>
      </w:r>
    </w:p>
    <w:p w14:paraId="237B416B" w14:textId="17AE2048" w:rsidR="00CF3C17" w:rsidRDefault="00CF3C17" w:rsidP="00EC0BCA">
      <w:pPr>
        <w:pStyle w:val="Title"/>
        <w:ind w:left="1800"/>
        <w:jc w:val="left"/>
        <w:rPr>
          <w:rFonts w:ascii="Times New Roman" w:hAnsi="Times New Roman"/>
          <w:b w:val="0"/>
          <w:sz w:val="24"/>
          <w:szCs w:val="36"/>
        </w:rPr>
      </w:pPr>
      <w:r w:rsidRPr="00D455BB">
        <w:rPr>
          <w:rFonts w:ascii="Times New Roman" w:hAnsi="Times New Roman"/>
          <w:b w:val="0"/>
          <w:sz w:val="24"/>
          <w:szCs w:val="36"/>
        </w:rPr>
        <w:t>Tanda Tangan</w:t>
      </w:r>
      <w:r w:rsidR="00EC0BCA">
        <w:rPr>
          <w:rFonts w:ascii="Times New Roman" w:hAnsi="Times New Roman"/>
          <w:b w:val="0"/>
          <w:sz w:val="24"/>
          <w:szCs w:val="36"/>
        </w:rPr>
        <w:tab/>
      </w:r>
      <w:r>
        <w:rPr>
          <w:rFonts w:ascii="Times New Roman" w:hAnsi="Times New Roman"/>
          <w:b w:val="0"/>
          <w:sz w:val="24"/>
          <w:szCs w:val="36"/>
        </w:rPr>
        <w:t>:</w:t>
      </w:r>
    </w:p>
    <w:p w14:paraId="417BC45B" w14:textId="77777777" w:rsidR="007E30F3" w:rsidRDefault="007E30F3" w:rsidP="00EC0BCA">
      <w:pPr>
        <w:pStyle w:val="Title"/>
        <w:ind w:left="1800"/>
        <w:jc w:val="left"/>
        <w:rPr>
          <w:rFonts w:ascii="Times New Roman" w:hAnsi="Times New Roman"/>
          <w:b w:val="0"/>
          <w:sz w:val="24"/>
          <w:szCs w:val="36"/>
        </w:rPr>
      </w:pPr>
    </w:p>
    <w:p w14:paraId="4A896902" w14:textId="748182A2" w:rsidR="00CF3C17" w:rsidRDefault="00EC0BCA" w:rsidP="00EC0BCA">
      <w:pPr>
        <w:pStyle w:val="Title"/>
        <w:ind w:left="1800"/>
        <w:jc w:val="left"/>
        <w:rPr>
          <w:rFonts w:ascii="Times New Roman" w:hAnsi="Times New Roman"/>
          <w:b w:val="0"/>
          <w:sz w:val="24"/>
          <w:szCs w:val="36"/>
        </w:rPr>
      </w:pPr>
      <w:r>
        <w:rPr>
          <w:rFonts w:ascii="Times New Roman" w:hAnsi="Times New Roman"/>
          <w:b w:val="0"/>
          <w:sz w:val="24"/>
          <w:szCs w:val="36"/>
        </w:rPr>
        <w:t>Tanggal</w:t>
      </w:r>
      <w:r>
        <w:rPr>
          <w:rFonts w:ascii="Times New Roman" w:hAnsi="Times New Roman"/>
          <w:b w:val="0"/>
          <w:sz w:val="24"/>
          <w:szCs w:val="36"/>
        </w:rPr>
        <w:tab/>
      </w:r>
      <w:r>
        <w:rPr>
          <w:rFonts w:ascii="Times New Roman" w:hAnsi="Times New Roman"/>
          <w:b w:val="0"/>
          <w:sz w:val="24"/>
          <w:szCs w:val="36"/>
        </w:rPr>
        <w:tab/>
      </w:r>
      <w:r w:rsidR="00CF3C17">
        <w:rPr>
          <w:rFonts w:ascii="Times New Roman" w:hAnsi="Times New Roman"/>
          <w:b w:val="0"/>
          <w:sz w:val="24"/>
          <w:szCs w:val="36"/>
        </w:rPr>
        <w:t>:</w:t>
      </w:r>
      <w:r w:rsidR="00DF2050">
        <w:rPr>
          <w:rFonts w:ascii="Times New Roman" w:hAnsi="Times New Roman"/>
          <w:b w:val="0"/>
          <w:sz w:val="24"/>
          <w:szCs w:val="36"/>
        </w:rPr>
        <w:t xml:space="preserve"> 20 Agustus 2018</w:t>
      </w:r>
    </w:p>
    <w:p w14:paraId="148E41FA" w14:textId="4F30D40B" w:rsidR="00CF3C17" w:rsidRDefault="00CF3C17" w:rsidP="00EC0BCA">
      <w:pPr>
        <w:pStyle w:val="Title"/>
        <w:ind w:left="1800"/>
        <w:jc w:val="left"/>
        <w:rPr>
          <w:rFonts w:ascii="Times New Roman" w:hAnsi="Times New Roman"/>
          <w:b w:val="0"/>
          <w:sz w:val="24"/>
          <w:szCs w:val="36"/>
        </w:rPr>
      </w:pPr>
    </w:p>
    <w:p w14:paraId="1F438B08" w14:textId="77777777" w:rsidR="00DF2050" w:rsidRDefault="00DF2050" w:rsidP="00EC0BCA">
      <w:pPr>
        <w:pStyle w:val="Title"/>
        <w:ind w:left="1800"/>
        <w:jc w:val="left"/>
        <w:rPr>
          <w:rFonts w:ascii="Times New Roman" w:hAnsi="Times New Roman"/>
          <w:b w:val="0"/>
          <w:sz w:val="24"/>
          <w:szCs w:val="36"/>
        </w:rPr>
      </w:pPr>
    </w:p>
    <w:p w14:paraId="3085DBE7" w14:textId="77777777" w:rsidR="00CF3C17" w:rsidRPr="00D455BB" w:rsidRDefault="00CF3C17" w:rsidP="00EC0BCA">
      <w:pPr>
        <w:pStyle w:val="Title"/>
        <w:ind w:left="1800"/>
        <w:jc w:val="left"/>
        <w:rPr>
          <w:rFonts w:ascii="Times New Roman" w:hAnsi="Times New Roman"/>
          <w:b w:val="0"/>
          <w:sz w:val="24"/>
          <w:szCs w:val="36"/>
        </w:rPr>
      </w:pPr>
      <w:r w:rsidRPr="00D455BB">
        <w:rPr>
          <w:rFonts w:ascii="Times New Roman" w:hAnsi="Times New Roman"/>
          <w:b w:val="0"/>
          <w:sz w:val="24"/>
          <w:szCs w:val="36"/>
        </w:rPr>
        <w:t>Nama</w:t>
      </w:r>
      <w:r>
        <w:rPr>
          <w:rFonts w:ascii="Times New Roman" w:hAnsi="Times New Roman"/>
          <w:b w:val="0"/>
          <w:sz w:val="24"/>
          <w:szCs w:val="36"/>
        </w:rPr>
        <w:tab/>
      </w:r>
      <w:r>
        <w:rPr>
          <w:rFonts w:ascii="Times New Roman" w:hAnsi="Times New Roman"/>
          <w:b w:val="0"/>
          <w:sz w:val="24"/>
          <w:szCs w:val="36"/>
        </w:rPr>
        <w:tab/>
        <w:t xml:space="preserve">: </w:t>
      </w:r>
      <w:r>
        <w:rPr>
          <w:rFonts w:ascii="Times New Roman" w:hAnsi="Times New Roman"/>
          <w:b w:val="0"/>
          <w:sz w:val="24"/>
          <w:szCs w:val="24"/>
          <w:lang w:val="en-GB"/>
        </w:rPr>
        <w:t>Clara Sonya Angelica Aritonang</w:t>
      </w:r>
    </w:p>
    <w:p w14:paraId="1A51FCB8" w14:textId="77777777" w:rsidR="00CF3C17" w:rsidRPr="00D455BB" w:rsidRDefault="00CF3C17" w:rsidP="00EC0BCA">
      <w:pPr>
        <w:pStyle w:val="Title"/>
        <w:ind w:left="1800"/>
        <w:jc w:val="left"/>
        <w:rPr>
          <w:rFonts w:ascii="Times New Roman" w:hAnsi="Times New Roman"/>
          <w:b w:val="0"/>
          <w:sz w:val="24"/>
          <w:szCs w:val="36"/>
        </w:rPr>
      </w:pPr>
      <w:r w:rsidRPr="00D455BB">
        <w:rPr>
          <w:rFonts w:ascii="Times New Roman" w:hAnsi="Times New Roman"/>
          <w:b w:val="0"/>
          <w:sz w:val="24"/>
          <w:szCs w:val="36"/>
        </w:rPr>
        <w:t>NIM</w:t>
      </w:r>
      <w:r>
        <w:rPr>
          <w:rFonts w:ascii="Times New Roman" w:hAnsi="Times New Roman"/>
          <w:b w:val="0"/>
          <w:sz w:val="24"/>
          <w:szCs w:val="36"/>
        </w:rPr>
        <w:tab/>
      </w:r>
      <w:r>
        <w:rPr>
          <w:rFonts w:ascii="Times New Roman" w:hAnsi="Times New Roman"/>
          <w:b w:val="0"/>
          <w:sz w:val="24"/>
          <w:szCs w:val="36"/>
        </w:rPr>
        <w:tab/>
        <w:t>: 12S14045</w:t>
      </w:r>
    </w:p>
    <w:p w14:paraId="2B1BA7D9" w14:textId="1D505D5A" w:rsidR="00CF3C17" w:rsidRDefault="00CF3C17" w:rsidP="00EC0BCA">
      <w:pPr>
        <w:pStyle w:val="Title"/>
        <w:ind w:left="1800"/>
        <w:jc w:val="left"/>
        <w:rPr>
          <w:rFonts w:ascii="Times New Roman" w:hAnsi="Times New Roman"/>
          <w:b w:val="0"/>
          <w:sz w:val="24"/>
          <w:szCs w:val="36"/>
        </w:rPr>
      </w:pPr>
      <w:r w:rsidRPr="00D455BB">
        <w:rPr>
          <w:rFonts w:ascii="Times New Roman" w:hAnsi="Times New Roman"/>
          <w:b w:val="0"/>
          <w:sz w:val="24"/>
          <w:szCs w:val="36"/>
        </w:rPr>
        <w:t>Tanda Tangan</w:t>
      </w:r>
      <w:r w:rsidR="00EC0BCA">
        <w:rPr>
          <w:rFonts w:ascii="Times New Roman" w:hAnsi="Times New Roman"/>
          <w:b w:val="0"/>
          <w:sz w:val="24"/>
          <w:szCs w:val="36"/>
        </w:rPr>
        <w:tab/>
      </w:r>
      <w:r>
        <w:rPr>
          <w:rFonts w:ascii="Times New Roman" w:hAnsi="Times New Roman"/>
          <w:b w:val="0"/>
          <w:sz w:val="24"/>
          <w:szCs w:val="36"/>
        </w:rPr>
        <w:t>:</w:t>
      </w:r>
    </w:p>
    <w:p w14:paraId="4428AB81" w14:textId="77777777" w:rsidR="007E30F3" w:rsidRDefault="007E30F3" w:rsidP="00EC0BCA">
      <w:pPr>
        <w:pStyle w:val="Title"/>
        <w:ind w:left="1800"/>
        <w:jc w:val="left"/>
        <w:rPr>
          <w:rFonts w:ascii="Times New Roman" w:hAnsi="Times New Roman"/>
          <w:b w:val="0"/>
          <w:sz w:val="24"/>
          <w:szCs w:val="36"/>
        </w:rPr>
      </w:pPr>
    </w:p>
    <w:p w14:paraId="5F02F238" w14:textId="5BA8B2C1" w:rsidR="00CF3C17" w:rsidRDefault="00EC0BCA" w:rsidP="00EC0BCA">
      <w:pPr>
        <w:pStyle w:val="Title"/>
        <w:ind w:left="1800"/>
        <w:jc w:val="left"/>
        <w:rPr>
          <w:rFonts w:ascii="Times New Roman" w:hAnsi="Times New Roman"/>
          <w:b w:val="0"/>
          <w:sz w:val="24"/>
          <w:szCs w:val="36"/>
        </w:rPr>
      </w:pPr>
      <w:r>
        <w:rPr>
          <w:rFonts w:ascii="Times New Roman" w:hAnsi="Times New Roman"/>
          <w:b w:val="0"/>
          <w:sz w:val="24"/>
          <w:szCs w:val="36"/>
        </w:rPr>
        <w:t>Tanggal</w:t>
      </w:r>
      <w:r>
        <w:rPr>
          <w:rFonts w:ascii="Times New Roman" w:hAnsi="Times New Roman"/>
          <w:b w:val="0"/>
          <w:sz w:val="24"/>
          <w:szCs w:val="36"/>
        </w:rPr>
        <w:tab/>
      </w:r>
      <w:r>
        <w:rPr>
          <w:rFonts w:ascii="Times New Roman" w:hAnsi="Times New Roman"/>
          <w:b w:val="0"/>
          <w:sz w:val="24"/>
          <w:szCs w:val="36"/>
        </w:rPr>
        <w:tab/>
      </w:r>
      <w:r w:rsidR="00CF3C17">
        <w:rPr>
          <w:rFonts w:ascii="Times New Roman" w:hAnsi="Times New Roman"/>
          <w:b w:val="0"/>
          <w:sz w:val="24"/>
          <w:szCs w:val="36"/>
        </w:rPr>
        <w:t>:</w:t>
      </w:r>
      <w:r w:rsidR="00DF2050">
        <w:rPr>
          <w:rFonts w:ascii="Times New Roman" w:hAnsi="Times New Roman"/>
          <w:b w:val="0"/>
          <w:sz w:val="24"/>
          <w:szCs w:val="36"/>
        </w:rPr>
        <w:t xml:space="preserve"> 20 Agustus 2018</w:t>
      </w:r>
    </w:p>
    <w:p w14:paraId="0F1325A3" w14:textId="77777777" w:rsidR="00CF3C17" w:rsidRDefault="00CF3C17" w:rsidP="00CF3C17">
      <w:pPr>
        <w:pStyle w:val="Title"/>
        <w:jc w:val="left"/>
        <w:rPr>
          <w:rFonts w:ascii="Times New Roman" w:hAnsi="Times New Roman"/>
          <w:b w:val="0"/>
          <w:sz w:val="24"/>
          <w:szCs w:val="36"/>
        </w:rPr>
      </w:pPr>
    </w:p>
    <w:p w14:paraId="6C97A924" w14:textId="77777777" w:rsidR="00CF3C17" w:rsidRPr="00D455BB" w:rsidRDefault="00CF3C17" w:rsidP="00CF3C17">
      <w:pPr>
        <w:pStyle w:val="Title"/>
        <w:jc w:val="left"/>
        <w:rPr>
          <w:rFonts w:ascii="Times New Roman" w:hAnsi="Times New Roman"/>
          <w:b w:val="0"/>
          <w:sz w:val="24"/>
          <w:szCs w:val="36"/>
        </w:rPr>
      </w:pPr>
    </w:p>
    <w:p w14:paraId="1140BC7F" w14:textId="77777777" w:rsidR="00CF3C17" w:rsidRPr="00DD545F" w:rsidRDefault="00CF3C17" w:rsidP="00CF3C17">
      <w:pPr>
        <w:pStyle w:val="Title"/>
        <w:rPr>
          <w:rFonts w:ascii="Times New Roman" w:hAnsi="Times New Roman"/>
          <w:sz w:val="24"/>
          <w:szCs w:val="36"/>
          <w:lang w:val="id-ID"/>
        </w:rPr>
      </w:pPr>
    </w:p>
    <w:p w14:paraId="7B8C15B2" w14:textId="77777777" w:rsidR="00CF3C17" w:rsidRDefault="00CF3C17" w:rsidP="00CF3C17">
      <w:pPr>
        <w:pStyle w:val="Title"/>
        <w:rPr>
          <w:rFonts w:ascii="Times New Roman" w:hAnsi="Times New Roman"/>
          <w:sz w:val="40"/>
          <w:szCs w:val="36"/>
          <w:lang w:val="id-ID"/>
        </w:rPr>
      </w:pPr>
    </w:p>
    <w:p w14:paraId="48294B65" w14:textId="77777777" w:rsidR="00CF3C17" w:rsidRDefault="00CF3C17" w:rsidP="00CF3C17">
      <w:pPr>
        <w:pStyle w:val="Title"/>
        <w:jc w:val="left"/>
        <w:rPr>
          <w:rFonts w:ascii="Times New Roman" w:hAnsi="Times New Roman"/>
          <w:sz w:val="40"/>
          <w:szCs w:val="36"/>
          <w:lang w:val="id-ID"/>
        </w:rPr>
      </w:pPr>
    </w:p>
    <w:p w14:paraId="733E33BC" w14:textId="77777777" w:rsidR="00CF3C17" w:rsidRDefault="00CF3C17" w:rsidP="00CF3C17">
      <w:pPr>
        <w:pStyle w:val="Title"/>
        <w:jc w:val="left"/>
        <w:rPr>
          <w:rFonts w:ascii="Times New Roman" w:hAnsi="Times New Roman"/>
          <w:sz w:val="40"/>
          <w:szCs w:val="36"/>
          <w:lang w:val="id-ID"/>
        </w:rPr>
      </w:pPr>
    </w:p>
    <w:p w14:paraId="3453AF87" w14:textId="77777777" w:rsidR="00CF3C17" w:rsidRDefault="00CF3C17" w:rsidP="00CF3C17">
      <w:pPr>
        <w:pStyle w:val="Title"/>
        <w:jc w:val="left"/>
        <w:rPr>
          <w:rFonts w:ascii="Times New Roman" w:hAnsi="Times New Roman"/>
          <w:sz w:val="40"/>
          <w:szCs w:val="36"/>
          <w:lang w:val="id-ID"/>
        </w:rPr>
      </w:pPr>
    </w:p>
    <w:p w14:paraId="3BCE5F52" w14:textId="642DA504" w:rsidR="00A444DC" w:rsidRDefault="00A444DC" w:rsidP="00BD18F5">
      <w:pPr>
        <w:spacing w:after="160" w:line="259" w:lineRule="auto"/>
        <w:rPr>
          <w:bCs/>
          <w:sz w:val="24"/>
          <w:szCs w:val="24"/>
        </w:rPr>
      </w:pPr>
    </w:p>
    <w:p w14:paraId="6773F659" w14:textId="45D76330" w:rsidR="00207999" w:rsidRPr="0060011B" w:rsidRDefault="00207999" w:rsidP="0060011B">
      <w:pPr>
        <w:pStyle w:val="Heading"/>
        <w:jc w:val="center"/>
        <w:outlineLvl w:val="0"/>
        <w:rPr>
          <w:rFonts w:ascii="Times New Roman" w:hAnsi="Times New Roman" w:cs="Times New Roman"/>
          <w:b/>
          <w:lang w:val="id-ID"/>
        </w:rPr>
      </w:pPr>
      <w:bookmarkStart w:id="2" w:name="_Toc522192720"/>
      <w:r w:rsidRPr="0060011B">
        <w:rPr>
          <w:rFonts w:ascii="Times New Roman" w:hAnsi="Times New Roman" w:cs="Times New Roman"/>
          <w:b/>
          <w:lang w:val="id-ID"/>
        </w:rPr>
        <w:lastRenderedPageBreak/>
        <w:t>HALAMAN PENGESAHAN</w:t>
      </w:r>
      <w:bookmarkEnd w:id="2"/>
    </w:p>
    <w:p w14:paraId="66BEA2ED" w14:textId="77777777" w:rsidR="00207999" w:rsidRDefault="00207999" w:rsidP="00207999">
      <w:pPr>
        <w:pStyle w:val="Title"/>
        <w:spacing w:line="360" w:lineRule="auto"/>
        <w:rPr>
          <w:rFonts w:ascii="Times New Roman" w:hAnsi="Times New Roman"/>
          <w:sz w:val="28"/>
          <w:szCs w:val="28"/>
          <w:lang w:val="id-ID"/>
        </w:rPr>
      </w:pPr>
    </w:p>
    <w:p w14:paraId="3A7D3BD5" w14:textId="77777777" w:rsidR="00207999" w:rsidRDefault="00207999" w:rsidP="00207999">
      <w:pPr>
        <w:pStyle w:val="Title"/>
        <w:spacing w:after="240"/>
        <w:jc w:val="both"/>
        <w:rPr>
          <w:rFonts w:ascii="Times New Roman" w:hAnsi="Times New Roman"/>
          <w:b w:val="0"/>
          <w:sz w:val="24"/>
          <w:szCs w:val="24"/>
          <w:lang w:val="id-ID"/>
        </w:rPr>
      </w:pPr>
      <w:r>
        <w:rPr>
          <w:rFonts w:ascii="Times New Roman" w:hAnsi="Times New Roman"/>
          <w:b w:val="0"/>
          <w:sz w:val="24"/>
          <w:szCs w:val="24"/>
          <w:lang w:val="id-ID"/>
        </w:rPr>
        <w:t>Tugas Akhir ini diajukan oleh</w:t>
      </w:r>
      <w:r>
        <w:rPr>
          <w:rFonts w:ascii="Times New Roman" w:hAnsi="Times New Roman"/>
          <w:b w:val="0"/>
          <w:sz w:val="24"/>
          <w:szCs w:val="24"/>
          <w:lang w:val="id-ID"/>
        </w:rPr>
        <w:tab/>
        <w:t>:</w:t>
      </w:r>
    </w:p>
    <w:p w14:paraId="716D3D22" w14:textId="77777777" w:rsidR="00207999" w:rsidRDefault="00207999" w:rsidP="008F3623">
      <w:pPr>
        <w:pStyle w:val="Title"/>
        <w:numPr>
          <w:ilvl w:val="0"/>
          <w:numId w:val="36"/>
        </w:numPr>
        <w:ind w:left="284" w:hanging="284"/>
        <w:jc w:val="both"/>
        <w:rPr>
          <w:rFonts w:ascii="Times New Roman" w:hAnsi="Times New Roman"/>
          <w:b w:val="0"/>
          <w:sz w:val="24"/>
          <w:szCs w:val="24"/>
          <w:lang w:val="id-ID"/>
        </w:rPr>
      </w:pPr>
      <w:r>
        <w:rPr>
          <w:rFonts w:ascii="Times New Roman" w:hAnsi="Times New Roman"/>
          <w:b w:val="0"/>
          <w:sz w:val="24"/>
          <w:szCs w:val="24"/>
          <w:lang w:val="id-ID"/>
        </w:rPr>
        <w:t>Nama</w:t>
      </w:r>
      <w:r>
        <w:rPr>
          <w:rFonts w:ascii="Times New Roman" w:hAnsi="Times New Roman"/>
          <w:b w:val="0"/>
          <w:sz w:val="24"/>
          <w:szCs w:val="24"/>
          <w:lang w:val="id-ID"/>
        </w:rPr>
        <w:tab/>
      </w:r>
      <w:r>
        <w:rPr>
          <w:rFonts w:ascii="Times New Roman" w:hAnsi="Times New Roman"/>
          <w:b w:val="0"/>
          <w:sz w:val="24"/>
          <w:szCs w:val="24"/>
          <w:lang w:val="id-ID"/>
        </w:rPr>
        <w:tab/>
      </w:r>
      <w:r>
        <w:rPr>
          <w:rFonts w:ascii="Times New Roman" w:hAnsi="Times New Roman"/>
          <w:b w:val="0"/>
          <w:sz w:val="24"/>
          <w:szCs w:val="24"/>
          <w:lang w:val="id-ID"/>
        </w:rPr>
        <w:tab/>
        <w:t xml:space="preserve">: </w:t>
      </w:r>
      <w:r>
        <w:rPr>
          <w:rFonts w:ascii="Times New Roman" w:hAnsi="Times New Roman"/>
          <w:b w:val="0"/>
          <w:sz w:val="24"/>
          <w:szCs w:val="24"/>
          <w:lang w:val="en-GB"/>
        </w:rPr>
        <w:t>Yusuf Pangaribuan</w:t>
      </w:r>
    </w:p>
    <w:p w14:paraId="06CF2AA1" w14:textId="77777777" w:rsidR="00207999" w:rsidRPr="004E691A" w:rsidRDefault="00207999" w:rsidP="00207999">
      <w:pPr>
        <w:pStyle w:val="Title"/>
        <w:ind w:firstLine="284"/>
        <w:jc w:val="both"/>
        <w:rPr>
          <w:rFonts w:ascii="Times New Roman" w:hAnsi="Times New Roman"/>
          <w:b w:val="0"/>
          <w:sz w:val="24"/>
          <w:szCs w:val="24"/>
          <w:lang w:val="en-GB"/>
        </w:rPr>
      </w:pPr>
      <w:r>
        <w:rPr>
          <w:rFonts w:ascii="Times New Roman" w:hAnsi="Times New Roman"/>
          <w:b w:val="0"/>
          <w:sz w:val="24"/>
          <w:szCs w:val="24"/>
          <w:lang w:val="id-ID"/>
        </w:rPr>
        <w:t>Nim</w:t>
      </w:r>
      <w:r>
        <w:rPr>
          <w:rFonts w:ascii="Times New Roman" w:hAnsi="Times New Roman"/>
          <w:b w:val="0"/>
          <w:sz w:val="24"/>
          <w:szCs w:val="24"/>
          <w:lang w:val="id-ID"/>
        </w:rPr>
        <w:tab/>
      </w:r>
      <w:r>
        <w:rPr>
          <w:rFonts w:ascii="Times New Roman" w:hAnsi="Times New Roman"/>
          <w:b w:val="0"/>
          <w:sz w:val="24"/>
          <w:szCs w:val="24"/>
          <w:lang w:val="id-ID"/>
        </w:rPr>
        <w:tab/>
      </w:r>
      <w:r>
        <w:rPr>
          <w:rFonts w:ascii="Times New Roman" w:hAnsi="Times New Roman"/>
          <w:b w:val="0"/>
          <w:sz w:val="24"/>
          <w:szCs w:val="24"/>
          <w:lang w:val="id-ID"/>
        </w:rPr>
        <w:tab/>
      </w:r>
      <w:r>
        <w:rPr>
          <w:rFonts w:ascii="Times New Roman" w:hAnsi="Times New Roman"/>
          <w:b w:val="0"/>
          <w:sz w:val="24"/>
          <w:szCs w:val="24"/>
          <w:lang w:val="id-ID"/>
        </w:rPr>
        <w:tab/>
        <w:t>: 12S140</w:t>
      </w:r>
      <w:r>
        <w:rPr>
          <w:rFonts w:ascii="Times New Roman" w:hAnsi="Times New Roman"/>
          <w:b w:val="0"/>
          <w:sz w:val="24"/>
          <w:szCs w:val="24"/>
          <w:lang w:val="en-GB"/>
        </w:rPr>
        <w:t>09</w:t>
      </w:r>
    </w:p>
    <w:p w14:paraId="54A31DE8" w14:textId="4FFC7D2A" w:rsidR="00207999" w:rsidRDefault="00207999" w:rsidP="00207999">
      <w:pPr>
        <w:pStyle w:val="Title"/>
        <w:ind w:firstLine="284"/>
        <w:jc w:val="both"/>
        <w:rPr>
          <w:rFonts w:ascii="Times New Roman" w:hAnsi="Times New Roman"/>
          <w:b w:val="0"/>
          <w:sz w:val="24"/>
          <w:szCs w:val="24"/>
          <w:lang w:val="id-ID"/>
        </w:rPr>
      </w:pPr>
      <w:r>
        <w:rPr>
          <w:rFonts w:ascii="Times New Roman" w:hAnsi="Times New Roman"/>
          <w:b w:val="0"/>
          <w:sz w:val="24"/>
          <w:szCs w:val="24"/>
          <w:lang w:val="id-ID"/>
        </w:rPr>
        <w:t>Program Studi</w:t>
      </w:r>
      <w:r>
        <w:rPr>
          <w:rFonts w:ascii="Times New Roman" w:hAnsi="Times New Roman"/>
          <w:b w:val="0"/>
          <w:sz w:val="24"/>
          <w:szCs w:val="24"/>
          <w:lang w:val="id-ID"/>
        </w:rPr>
        <w:tab/>
      </w:r>
      <w:r>
        <w:rPr>
          <w:rFonts w:ascii="Times New Roman" w:hAnsi="Times New Roman"/>
          <w:b w:val="0"/>
          <w:sz w:val="24"/>
          <w:szCs w:val="24"/>
          <w:lang w:val="id-ID"/>
        </w:rPr>
        <w:tab/>
        <w:t xml:space="preserve">: </w:t>
      </w:r>
      <w:r w:rsidR="009C736B">
        <w:rPr>
          <w:rFonts w:ascii="Times New Roman" w:hAnsi="Times New Roman"/>
          <w:b w:val="0"/>
          <w:sz w:val="24"/>
          <w:szCs w:val="24"/>
          <w:lang w:val="en-GB"/>
        </w:rPr>
        <w:t xml:space="preserve">Sarjana </w:t>
      </w:r>
      <w:r>
        <w:rPr>
          <w:rFonts w:ascii="Times New Roman" w:hAnsi="Times New Roman"/>
          <w:b w:val="0"/>
          <w:sz w:val="24"/>
          <w:szCs w:val="24"/>
          <w:lang w:val="id-ID"/>
        </w:rPr>
        <w:t>Sistem Informasi</w:t>
      </w:r>
    </w:p>
    <w:p w14:paraId="10BF28B2" w14:textId="77777777" w:rsidR="00207999" w:rsidRDefault="00207999" w:rsidP="008F3623">
      <w:pPr>
        <w:pStyle w:val="Title"/>
        <w:numPr>
          <w:ilvl w:val="0"/>
          <w:numId w:val="36"/>
        </w:numPr>
        <w:ind w:left="284" w:hanging="284"/>
        <w:jc w:val="both"/>
        <w:rPr>
          <w:rFonts w:ascii="Times New Roman" w:hAnsi="Times New Roman"/>
          <w:b w:val="0"/>
          <w:sz w:val="24"/>
          <w:szCs w:val="24"/>
          <w:lang w:val="id-ID"/>
        </w:rPr>
      </w:pPr>
      <w:r>
        <w:rPr>
          <w:rFonts w:ascii="Times New Roman" w:hAnsi="Times New Roman"/>
          <w:b w:val="0"/>
          <w:sz w:val="24"/>
          <w:szCs w:val="24"/>
          <w:lang w:val="id-ID"/>
        </w:rPr>
        <w:t>Nama</w:t>
      </w:r>
      <w:r>
        <w:rPr>
          <w:rFonts w:ascii="Times New Roman" w:hAnsi="Times New Roman"/>
          <w:b w:val="0"/>
          <w:sz w:val="24"/>
          <w:szCs w:val="24"/>
          <w:lang w:val="id-ID"/>
        </w:rPr>
        <w:tab/>
      </w:r>
      <w:r>
        <w:rPr>
          <w:rFonts w:ascii="Times New Roman" w:hAnsi="Times New Roman"/>
          <w:b w:val="0"/>
          <w:sz w:val="24"/>
          <w:szCs w:val="24"/>
          <w:lang w:val="id-ID"/>
        </w:rPr>
        <w:tab/>
      </w:r>
      <w:r>
        <w:rPr>
          <w:rFonts w:ascii="Times New Roman" w:hAnsi="Times New Roman"/>
          <w:b w:val="0"/>
          <w:sz w:val="24"/>
          <w:szCs w:val="24"/>
          <w:lang w:val="id-ID"/>
        </w:rPr>
        <w:tab/>
        <w:t xml:space="preserve">: </w:t>
      </w:r>
      <w:r>
        <w:rPr>
          <w:rFonts w:ascii="Times New Roman" w:hAnsi="Times New Roman"/>
          <w:b w:val="0"/>
          <w:sz w:val="24"/>
          <w:szCs w:val="24"/>
          <w:lang w:val="en-GB"/>
        </w:rPr>
        <w:t>Lasria Oselina Nainggolan</w:t>
      </w:r>
    </w:p>
    <w:p w14:paraId="1088FF39" w14:textId="77777777" w:rsidR="00207999" w:rsidRPr="004E691A" w:rsidRDefault="00207999" w:rsidP="00207999">
      <w:pPr>
        <w:pStyle w:val="Title"/>
        <w:ind w:firstLine="284"/>
        <w:jc w:val="both"/>
        <w:rPr>
          <w:rFonts w:ascii="Times New Roman" w:hAnsi="Times New Roman"/>
          <w:b w:val="0"/>
          <w:sz w:val="24"/>
          <w:szCs w:val="24"/>
          <w:lang w:val="en-GB"/>
        </w:rPr>
      </w:pPr>
      <w:r>
        <w:rPr>
          <w:rFonts w:ascii="Times New Roman" w:hAnsi="Times New Roman"/>
          <w:b w:val="0"/>
          <w:sz w:val="24"/>
          <w:szCs w:val="24"/>
          <w:lang w:val="id-ID"/>
        </w:rPr>
        <w:t>Nim</w:t>
      </w:r>
      <w:r>
        <w:rPr>
          <w:rFonts w:ascii="Times New Roman" w:hAnsi="Times New Roman"/>
          <w:b w:val="0"/>
          <w:sz w:val="24"/>
          <w:szCs w:val="24"/>
          <w:lang w:val="id-ID"/>
        </w:rPr>
        <w:tab/>
      </w:r>
      <w:r>
        <w:rPr>
          <w:rFonts w:ascii="Times New Roman" w:hAnsi="Times New Roman"/>
          <w:b w:val="0"/>
          <w:sz w:val="24"/>
          <w:szCs w:val="24"/>
          <w:lang w:val="id-ID"/>
        </w:rPr>
        <w:tab/>
      </w:r>
      <w:r>
        <w:rPr>
          <w:rFonts w:ascii="Times New Roman" w:hAnsi="Times New Roman"/>
          <w:b w:val="0"/>
          <w:sz w:val="24"/>
          <w:szCs w:val="24"/>
          <w:lang w:val="id-ID"/>
        </w:rPr>
        <w:tab/>
      </w:r>
      <w:r>
        <w:rPr>
          <w:rFonts w:ascii="Times New Roman" w:hAnsi="Times New Roman"/>
          <w:b w:val="0"/>
          <w:sz w:val="24"/>
          <w:szCs w:val="24"/>
          <w:lang w:val="id-ID"/>
        </w:rPr>
        <w:tab/>
        <w:t>: 12S140</w:t>
      </w:r>
      <w:r>
        <w:rPr>
          <w:rFonts w:ascii="Times New Roman" w:hAnsi="Times New Roman"/>
          <w:b w:val="0"/>
          <w:sz w:val="24"/>
          <w:szCs w:val="24"/>
          <w:lang w:val="en-GB"/>
        </w:rPr>
        <w:t>42</w:t>
      </w:r>
    </w:p>
    <w:p w14:paraId="72B3D6EA" w14:textId="4F37299D" w:rsidR="00207999" w:rsidRDefault="00207999" w:rsidP="00207999">
      <w:pPr>
        <w:pStyle w:val="Title"/>
        <w:ind w:firstLine="284"/>
        <w:jc w:val="both"/>
        <w:rPr>
          <w:rFonts w:ascii="Times New Roman" w:hAnsi="Times New Roman"/>
          <w:b w:val="0"/>
          <w:sz w:val="24"/>
          <w:szCs w:val="24"/>
          <w:lang w:val="id-ID"/>
        </w:rPr>
      </w:pPr>
      <w:r>
        <w:rPr>
          <w:rFonts w:ascii="Times New Roman" w:hAnsi="Times New Roman"/>
          <w:b w:val="0"/>
          <w:sz w:val="24"/>
          <w:szCs w:val="24"/>
          <w:lang w:val="id-ID"/>
        </w:rPr>
        <w:t>Program Studi</w:t>
      </w:r>
      <w:r>
        <w:rPr>
          <w:rFonts w:ascii="Times New Roman" w:hAnsi="Times New Roman"/>
          <w:b w:val="0"/>
          <w:sz w:val="24"/>
          <w:szCs w:val="24"/>
          <w:lang w:val="id-ID"/>
        </w:rPr>
        <w:tab/>
      </w:r>
      <w:r>
        <w:rPr>
          <w:rFonts w:ascii="Times New Roman" w:hAnsi="Times New Roman"/>
          <w:b w:val="0"/>
          <w:sz w:val="24"/>
          <w:szCs w:val="24"/>
          <w:lang w:val="id-ID"/>
        </w:rPr>
        <w:tab/>
        <w:t xml:space="preserve">: </w:t>
      </w:r>
      <w:r w:rsidR="009C736B">
        <w:rPr>
          <w:rFonts w:ascii="Times New Roman" w:hAnsi="Times New Roman"/>
          <w:b w:val="0"/>
          <w:sz w:val="24"/>
          <w:szCs w:val="24"/>
          <w:lang w:val="en-GB"/>
        </w:rPr>
        <w:t xml:space="preserve">Sarjana </w:t>
      </w:r>
      <w:r>
        <w:rPr>
          <w:rFonts w:ascii="Times New Roman" w:hAnsi="Times New Roman"/>
          <w:b w:val="0"/>
          <w:sz w:val="24"/>
          <w:szCs w:val="24"/>
          <w:lang w:val="id-ID"/>
        </w:rPr>
        <w:t>Sistem Informasi</w:t>
      </w:r>
    </w:p>
    <w:p w14:paraId="7848CB76" w14:textId="77777777" w:rsidR="00207999" w:rsidRDefault="00207999" w:rsidP="008F3623">
      <w:pPr>
        <w:pStyle w:val="Title"/>
        <w:numPr>
          <w:ilvl w:val="0"/>
          <w:numId w:val="36"/>
        </w:numPr>
        <w:ind w:left="284" w:hanging="284"/>
        <w:jc w:val="both"/>
        <w:rPr>
          <w:rFonts w:ascii="Times New Roman" w:hAnsi="Times New Roman"/>
          <w:b w:val="0"/>
          <w:sz w:val="24"/>
          <w:szCs w:val="24"/>
          <w:lang w:val="en-GB"/>
        </w:rPr>
      </w:pPr>
      <w:r>
        <w:rPr>
          <w:rFonts w:ascii="Times New Roman" w:hAnsi="Times New Roman"/>
          <w:b w:val="0"/>
          <w:sz w:val="24"/>
          <w:szCs w:val="24"/>
          <w:lang w:val="en-GB"/>
        </w:rPr>
        <w:t>Nama</w:t>
      </w:r>
      <w:r>
        <w:rPr>
          <w:rFonts w:ascii="Times New Roman" w:hAnsi="Times New Roman"/>
          <w:b w:val="0"/>
          <w:sz w:val="24"/>
          <w:szCs w:val="24"/>
          <w:lang w:val="en-GB"/>
        </w:rPr>
        <w:tab/>
      </w:r>
      <w:r>
        <w:rPr>
          <w:rFonts w:ascii="Times New Roman" w:hAnsi="Times New Roman"/>
          <w:b w:val="0"/>
          <w:sz w:val="24"/>
          <w:szCs w:val="24"/>
          <w:lang w:val="en-GB"/>
        </w:rPr>
        <w:tab/>
      </w:r>
      <w:r>
        <w:rPr>
          <w:rFonts w:ascii="Times New Roman" w:hAnsi="Times New Roman"/>
          <w:b w:val="0"/>
          <w:sz w:val="24"/>
          <w:szCs w:val="24"/>
          <w:lang w:val="en-GB"/>
        </w:rPr>
        <w:tab/>
        <w:t>: Clara Sonya Angelica Aritonang</w:t>
      </w:r>
    </w:p>
    <w:p w14:paraId="1BB262D5" w14:textId="77777777" w:rsidR="00207999" w:rsidRDefault="00207999" w:rsidP="00207999">
      <w:pPr>
        <w:pStyle w:val="Title"/>
        <w:ind w:left="284"/>
        <w:jc w:val="both"/>
        <w:rPr>
          <w:rFonts w:ascii="Times New Roman" w:hAnsi="Times New Roman"/>
          <w:b w:val="0"/>
          <w:sz w:val="24"/>
          <w:szCs w:val="24"/>
          <w:lang w:val="en-GB"/>
        </w:rPr>
      </w:pPr>
      <w:r>
        <w:rPr>
          <w:rFonts w:ascii="Times New Roman" w:hAnsi="Times New Roman"/>
          <w:b w:val="0"/>
          <w:sz w:val="24"/>
          <w:szCs w:val="24"/>
          <w:lang w:val="en-GB"/>
        </w:rPr>
        <w:t>Nim</w:t>
      </w:r>
      <w:r>
        <w:rPr>
          <w:rFonts w:ascii="Times New Roman" w:hAnsi="Times New Roman"/>
          <w:b w:val="0"/>
          <w:sz w:val="24"/>
          <w:szCs w:val="24"/>
          <w:lang w:val="en-GB"/>
        </w:rPr>
        <w:tab/>
      </w:r>
      <w:r>
        <w:rPr>
          <w:rFonts w:ascii="Times New Roman" w:hAnsi="Times New Roman"/>
          <w:b w:val="0"/>
          <w:sz w:val="24"/>
          <w:szCs w:val="24"/>
          <w:lang w:val="en-GB"/>
        </w:rPr>
        <w:tab/>
      </w:r>
      <w:r>
        <w:rPr>
          <w:rFonts w:ascii="Times New Roman" w:hAnsi="Times New Roman"/>
          <w:b w:val="0"/>
          <w:sz w:val="24"/>
          <w:szCs w:val="24"/>
          <w:lang w:val="en-GB"/>
        </w:rPr>
        <w:tab/>
      </w:r>
      <w:r>
        <w:rPr>
          <w:rFonts w:ascii="Times New Roman" w:hAnsi="Times New Roman"/>
          <w:b w:val="0"/>
          <w:sz w:val="24"/>
          <w:szCs w:val="24"/>
          <w:lang w:val="en-GB"/>
        </w:rPr>
        <w:tab/>
        <w:t>: 12S14045</w:t>
      </w:r>
    </w:p>
    <w:p w14:paraId="25864DB0" w14:textId="124439E4" w:rsidR="00207999" w:rsidRDefault="00207999" w:rsidP="00207999">
      <w:pPr>
        <w:pStyle w:val="Title"/>
        <w:ind w:firstLine="284"/>
        <w:jc w:val="both"/>
        <w:rPr>
          <w:rFonts w:ascii="Times New Roman" w:hAnsi="Times New Roman"/>
          <w:b w:val="0"/>
          <w:sz w:val="24"/>
          <w:szCs w:val="24"/>
          <w:lang w:val="id-ID"/>
        </w:rPr>
      </w:pPr>
      <w:r>
        <w:rPr>
          <w:rFonts w:ascii="Times New Roman" w:hAnsi="Times New Roman"/>
          <w:b w:val="0"/>
          <w:sz w:val="24"/>
          <w:szCs w:val="24"/>
          <w:lang w:val="id-ID"/>
        </w:rPr>
        <w:t>Program Studi</w:t>
      </w:r>
      <w:r>
        <w:rPr>
          <w:rFonts w:ascii="Times New Roman" w:hAnsi="Times New Roman"/>
          <w:b w:val="0"/>
          <w:sz w:val="24"/>
          <w:szCs w:val="24"/>
          <w:lang w:val="id-ID"/>
        </w:rPr>
        <w:tab/>
      </w:r>
      <w:r>
        <w:rPr>
          <w:rFonts w:ascii="Times New Roman" w:hAnsi="Times New Roman"/>
          <w:b w:val="0"/>
          <w:sz w:val="24"/>
          <w:szCs w:val="24"/>
          <w:lang w:val="id-ID"/>
        </w:rPr>
        <w:tab/>
        <w:t xml:space="preserve">: </w:t>
      </w:r>
      <w:r w:rsidR="009C736B">
        <w:rPr>
          <w:rFonts w:ascii="Times New Roman" w:hAnsi="Times New Roman"/>
          <w:b w:val="0"/>
          <w:sz w:val="24"/>
          <w:szCs w:val="24"/>
          <w:lang w:val="en-GB"/>
        </w:rPr>
        <w:t xml:space="preserve">Sarjana </w:t>
      </w:r>
      <w:r>
        <w:rPr>
          <w:rFonts w:ascii="Times New Roman" w:hAnsi="Times New Roman"/>
          <w:b w:val="0"/>
          <w:sz w:val="24"/>
          <w:szCs w:val="24"/>
          <w:lang w:val="id-ID"/>
        </w:rPr>
        <w:t>Sistem Informasi</w:t>
      </w:r>
    </w:p>
    <w:p w14:paraId="5F0E9B6D" w14:textId="77777777" w:rsidR="00733B33" w:rsidRDefault="00207999" w:rsidP="00733B33">
      <w:pPr>
        <w:pStyle w:val="Title"/>
        <w:spacing w:before="240"/>
        <w:jc w:val="both"/>
        <w:rPr>
          <w:rFonts w:ascii="Times New Roman" w:hAnsi="Times New Roman"/>
          <w:b w:val="0"/>
          <w:sz w:val="24"/>
          <w:szCs w:val="24"/>
          <w:lang w:val="en-GB"/>
        </w:rPr>
      </w:pPr>
      <w:r>
        <w:rPr>
          <w:rFonts w:ascii="Times New Roman" w:hAnsi="Times New Roman"/>
          <w:b w:val="0"/>
          <w:sz w:val="24"/>
          <w:szCs w:val="24"/>
          <w:lang w:val="id-ID"/>
        </w:rPr>
        <w:t>Judul Tugas Akhir</w:t>
      </w:r>
      <w:r>
        <w:rPr>
          <w:rFonts w:ascii="Times New Roman" w:hAnsi="Times New Roman"/>
          <w:b w:val="0"/>
          <w:sz w:val="24"/>
          <w:szCs w:val="24"/>
          <w:lang w:val="id-ID"/>
        </w:rPr>
        <w:tab/>
      </w:r>
      <w:r w:rsidR="009C736B">
        <w:rPr>
          <w:rFonts w:ascii="Times New Roman" w:hAnsi="Times New Roman"/>
          <w:b w:val="0"/>
          <w:sz w:val="24"/>
          <w:szCs w:val="24"/>
          <w:lang w:val="id-ID"/>
        </w:rPr>
        <w:tab/>
      </w:r>
      <w:r>
        <w:rPr>
          <w:rFonts w:ascii="Times New Roman" w:hAnsi="Times New Roman"/>
          <w:b w:val="0"/>
          <w:sz w:val="24"/>
          <w:szCs w:val="24"/>
          <w:lang w:val="id-ID"/>
        </w:rPr>
        <w:t xml:space="preserve">: </w:t>
      </w:r>
      <w:r>
        <w:rPr>
          <w:rFonts w:ascii="Times New Roman" w:hAnsi="Times New Roman"/>
          <w:b w:val="0"/>
          <w:sz w:val="24"/>
          <w:szCs w:val="24"/>
          <w:lang w:val="en-GB"/>
        </w:rPr>
        <w:t>Pemindaian Memori Proses untuk Pendeteksian</w:t>
      </w:r>
    </w:p>
    <w:p w14:paraId="2C5F1748" w14:textId="30BB5BCE" w:rsidR="00207999" w:rsidRPr="004E691A" w:rsidRDefault="00733B33" w:rsidP="00733B33">
      <w:pPr>
        <w:pStyle w:val="Title"/>
        <w:ind w:left="2977"/>
        <w:jc w:val="both"/>
        <w:rPr>
          <w:rFonts w:ascii="Times New Roman" w:hAnsi="Times New Roman"/>
          <w:b w:val="0"/>
          <w:i/>
          <w:sz w:val="24"/>
          <w:szCs w:val="24"/>
          <w:lang w:val="en-GB"/>
        </w:rPr>
      </w:pPr>
      <w:r>
        <w:rPr>
          <w:rFonts w:ascii="Times New Roman" w:hAnsi="Times New Roman"/>
          <w:b w:val="0"/>
          <w:sz w:val="24"/>
          <w:szCs w:val="24"/>
          <w:lang w:val="en-GB"/>
        </w:rPr>
        <w:t xml:space="preserve"> </w:t>
      </w:r>
      <w:r w:rsidR="00207999">
        <w:rPr>
          <w:rFonts w:ascii="Times New Roman" w:hAnsi="Times New Roman"/>
          <w:b w:val="0"/>
          <w:sz w:val="24"/>
          <w:szCs w:val="24"/>
          <w:lang w:val="en-GB"/>
        </w:rPr>
        <w:t>Pirant</w:t>
      </w:r>
      <w:r w:rsidR="009C736B">
        <w:rPr>
          <w:rFonts w:ascii="Times New Roman" w:hAnsi="Times New Roman"/>
          <w:b w:val="0"/>
          <w:sz w:val="24"/>
          <w:szCs w:val="24"/>
          <w:lang w:val="en-GB"/>
        </w:rPr>
        <w:t>i</w:t>
      </w:r>
      <w:r>
        <w:rPr>
          <w:rFonts w:ascii="Times New Roman" w:hAnsi="Times New Roman"/>
          <w:b w:val="0"/>
          <w:sz w:val="24"/>
          <w:szCs w:val="24"/>
          <w:lang w:val="en-GB"/>
        </w:rPr>
        <w:t xml:space="preserve"> </w:t>
      </w:r>
      <w:r w:rsidR="00207999">
        <w:rPr>
          <w:rFonts w:ascii="Times New Roman" w:hAnsi="Times New Roman"/>
          <w:b w:val="0"/>
          <w:sz w:val="24"/>
          <w:szCs w:val="24"/>
          <w:lang w:val="en-GB"/>
        </w:rPr>
        <w:t>Lunak Jahat</w:t>
      </w:r>
    </w:p>
    <w:p w14:paraId="570CDD6D" w14:textId="77777777" w:rsidR="00207999" w:rsidRPr="00014426" w:rsidRDefault="00207999" w:rsidP="00207999">
      <w:pPr>
        <w:pStyle w:val="Title"/>
        <w:jc w:val="both"/>
        <w:rPr>
          <w:rFonts w:ascii="Times New Roman" w:hAnsi="Times New Roman"/>
          <w:b w:val="0"/>
          <w:sz w:val="24"/>
          <w:szCs w:val="24"/>
          <w:lang w:val="id-ID"/>
        </w:rPr>
      </w:pPr>
    </w:p>
    <w:p w14:paraId="23978840" w14:textId="71CF6328" w:rsidR="00207999" w:rsidRPr="00E06641" w:rsidRDefault="00207999" w:rsidP="006D54B5">
      <w:pPr>
        <w:pStyle w:val="Title"/>
        <w:jc w:val="both"/>
        <w:rPr>
          <w:rFonts w:ascii="Times New Roman" w:hAnsi="Times New Roman"/>
          <w:b w:val="0"/>
          <w:sz w:val="24"/>
          <w:szCs w:val="24"/>
          <w:lang w:val="id-ID"/>
        </w:rPr>
      </w:pPr>
      <w:r>
        <w:rPr>
          <w:rFonts w:ascii="Times New Roman" w:hAnsi="Times New Roman"/>
          <w:b w:val="0"/>
          <w:sz w:val="24"/>
          <w:szCs w:val="24"/>
          <w:lang w:val="id-ID"/>
        </w:rPr>
        <w:t xml:space="preserve">Telah berhasil dipertahankan dihadapan Dewan Penguji dan diterima sebagai bagian persyaratan yang diperlukan untuk memperoleh gelar Sarjana Teknik </w:t>
      </w:r>
      <w:r w:rsidR="006D54B5">
        <w:rPr>
          <w:rFonts w:ascii="Times New Roman" w:hAnsi="Times New Roman"/>
          <w:b w:val="0"/>
          <w:sz w:val="24"/>
          <w:szCs w:val="24"/>
          <w:lang w:val="en-GB"/>
        </w:rPr>
        <w:t xml:space="preserve">pada </w:t>
      </w:r>
      <w:r>
        <w:rPr>
          <w:rFonts w:ascii="Times New Roman" w:hAnsi="Times New Roman"/>
          <w:b w:val="0"/>
          <w:sz w:val="24"/>
          <w:szCs w:val="24"/>
          <w:lang w:val="id-ID"/>
        </w:rPr>
        <w:t>Program Studi Sarjana Sistem Informasi, Fakultas Teknik Informatika dan Elektro</w:t>
      </w:r>
      <w:r w:rsidR="00F85BC3">
        <w:rPr>
          <w:rFonts w:ascii="Times New Roman" w:hAnsi="Times New Roman"/>
          <w:b w:val="0"/>
          <w:sz w:val="24"/>
          <w:szCs w:val="24"/>
          <w:lang w:val="en-GB"/>
        </w:rPr>
        <w:t>,</w:t>
      </w:r>
      <w:r>
        <w:rPr>
          <w:rFonts w:ascii="Times New Roman" w:hAnsi="Times New Roman"/>
          <w:b w:val="0"/>
          <w:sz w:val="24"/>
          <w:szCs w:val="24"/>
          <w:lang w:val="id-ID"/>
        </w:rPr>
        <w:t xml:space="preserve"> Institut Teknologi Del.</w:t>
      </w:r>
    </w:p>
    <w:p w14:paraId="0752B713" w14:textId="77777777" w:rsidR="00207999" w:rsidRDefault="00207999" w:rsidP="00207999">
      <w:pPr>
        <w:pStyle w:val="Title"/>
        <w:jc w:val="left"/>
        <w:rPr>
          <w:rFonts w:ascii="Times New Roman" w:hAnsi="Times New Roman"/>
          <w:sz w:val="40"/>
          <w:szCs w:val="36"/>
          <w:lang w:val="id-ID"/>
        </w:rPr>
      </w:pPr>
    </w:p>
    <w:p w14:paraId="0B4613BF" w14:textId="77777777" w:rsidR="00207999" w:rsidRDefault="00207999" w:rsidP="00207999">
      <w:pPr>
        <w:pStyle w:val="Title"/>
        <w:rPr>
          <w:rFonts w:ascii="Times New Roman" w:hAnsi="Times New Roman"/>
          <w:sz w:val="28"/>
          <w:szCs w:val="28"/>
          <w:lang w:val="id-ID"/>
        </w:rPr>
      </w:pPr>
      <w:r>
        <w:rPr>
          <w:rFonts w:ascii="Times New Roman" w:hAnsi="Times New Roman"/>
          <w:sz w:val="28"/>
          <w:szCs w:val="28"/>
          <w:lang w:val="id-ID"/>
        </w:rPr>
        <w:t>DEWAN PENGUJI</w:t>
      </w:r>
    </w:p>
    <w:p w14:paraId="1A703093" w14:textId="77777777" w:rsidR="00207999" w:rsidRDefault="00207999" w:rsidP="00207999">
      <w:pPr>
        <w:pStyle w:val="Title"/>
        <w:jc w:val="left"/>
        <w:rPr>
          <w:rFonts w:ascii="Times New Roman" w:hAnsi="Times New Roman"/>
          <w:sz w:val="28"/>
          <w:szCs w:val="28"/>
          <w:lang w:val="id-ID"/>
        </w:rPr>
      </w:pPr>
    </w:p>
    <w:p w14:paraId="5D0434FE" w14:textId="5FC2D902" w:rsidR="00207999" w:rsidRDefault="00207999" w:rsidP="00207999">
      <w:pPr>
        <w:pStyle w:val="Title"/>
        <w:jc w:val="left"/>
        <w:rPr>
          <w:rFonts w:ascii="Times New Roman" w:hAnsi="Times New Roman"/>
          <w:b w:val="0"/>
          <w:sz w:val="24"/>
          <w:szCs w:val="24"/>
          <w:lang w:val="id-ID"/>
        </w:rPr>
      </w:pPr>
      <w:r>
        <w:rPr>
          <w:rFonts w:ascii="Times New Roman" w:hAnsi="Times New Roman"/>
          <w:b w:val="0"/>
          <w:sz w:val="24"/>
          <w:szCs w:val="28"/>
          <w:lang w:val="id-ID"/>
        </w:rPr>
        <w:t xml:space="preserve">Pembimbing </w:t>
      </w:r>
      <w:r>
        <w:rPr>
          <w:rFonts w:ascii="Times New Roman" w:hAnsi="Times New Roman"/>
          <w:b w:val="0"/>
          <w:sz w:val="24"/>
          <w:szCs w:val="28"/>
          <w:lang w:val="id-ID"/>
        </w:rPr>
        <w:tab/>
        <w:t xml:space="preserve">: </w:t>
      </w:r>
      <w:r w:rsidRPr="000F6A14">
        <w:rPr>
          <w:rFonts w:ascii="Times New Roman" w:hAnsi="Times New Roman"/>
          <w:b w:val="0"/>
          <w:sz w:val="24"/>
          <w:szCs w:val="24"/>
          <w:lang w:val="id-ID"/>
        </w:rPr>
        <w:t>Tennov Simanjuntak, S.T., M.Sc</w:t>
      </w:r>
      <w:r w:rsidR="009C736B">
        <w:rPr>
          <w:rFonts w:ascii="Times New Roman" w:hAnsi="Times New Roman"/>
          <w:b w:val="0"/>
          <w:sz w:val="24"/>
          <w:szCs w:val="24"/>
          <w:lang w:val="en-GB"/>
        </w:rPr>
        <w:t>.</w:t>
      </w:r>
      <w:r>
        <w:rPr>
          <w:rFonts w:ascii="Times New Roman" w:hAnsi="Times New Roman"/>
          <w:b w:val="0"/>
          <w:sz w:val="24"/>
          <w:szCs w:val="24"/>
          <w:lang w:val="id-ID"/>
        </w:rPr>
        <w:tab/>
      </w:r>
      <w:r>
        <w:rPr>
          <w:rFonts w:ascii="Times New Roman" w:hAnsi="Times New Roman"/>
          <w:b w:val="0"/>
          <w:sz w:val="24"/>
          <w:szCs w:val="24"/>
          <w:lang w:val="id-ID"/>
        </w:rPr>
        <w:tab/>
      </w:r>
      <w:r w:rsidR="00D44F92">
        <w:rPr>
          <w:rFonts w:ascii="Times New Roman" w:hAnsi="Times New Roman"/>
          <w:b w:val="0"/>
          <w:sz w:val="24"/>
          <w:szCs w:val="24"/>
          <w:lang w:val="en-GB"/>
        </w:rPr>
        <w:t xml:space="preserve">    </w:t>
      </w:r>
      <w:r w:rsidR="00E113CA">
        <w:rPr>
          <w:rFonts w:ascii="Times New Roman" w:hAnsi="Times New Roman"/>
          <w:b w:val="0"/>
          <w:sz w:val="24"/>
          <w:szCs w:val="24"/>
          <w:lang w:val="en-GB"/>
        </w:rPr>
        <w:t xml:space="preserve">    </w:t>
      </w:r>
      <w:r w:rsidR="00D44F92">
        <w:rPr>
          <w:rFonts w:ascii="Times New Roman" w:hAnsi="Times New Roman"/>
          <w:b w:val="0"/>
          <w:sz w:val="24"/>
          <w:szCs w:val="24"/>
          <w:lang w:val="en-GB"/>
        </w:rPr>
        <w:t xml:space="preserve">   </w:t>
      </w:r>
      <w:r w:rsidR="00F85BC3">
        <w:rPr>
          <w:rFonts w:ascii="Times New Roman" w:hAnsi="Times New Roman"/>
          <w:b w:val="0"/>
          <w:sz w:val="24"/>
          <w:szCs w:val="24"/>
          <w:lang w:val="en-GB"/>
        </w:rPr>
        <w:t xml:space="preserve"> </w:t>
      </w:r>
      <w:r w:rsidR="00D44F92">
        <w:rPr>
          <w:rFonts w:ascii="Times New Roman" w:hAnsi="Times New Roman"/>
          <w:b w:val="0"/>
          <w:sz w:val="24"/>
          <w:szCs w:val="24"/>
          <w:lang w:val="en-GB"/>
        </w:rPr>
        <w:t xml:space="preserve">  </w:t>
      </w:r>
      <w:r>
        <w:rPr>
          <w:rFonts w:ascii="Times New Roman" w:hAnsi="Times New Roman"/>
          <w:b w:val="0"/>
          <w:sz w:val="24"/>
          <w:szCs w:val="24"/>
          <w:lang w:val="id-ID"/>
        </w:rPr>
        <w:t xml:space="preserve">( </w:t>
      </w:r>
      <w:r w:rsidR="00D44F92">
        <w:rPr>
          <w:rFonts w:ascii="Times New Roman" w:hAnsi="Times New Roman"/>
          <w:b w:val="0"/>
          <w:sz w:val="24"/>
          <w:szCs w:val="24"/>
          <w:lang w:val="en-GB"/>
        </w:rPr>
        <w:t xml:space="preserve">     </w:t>
      </w:r>
      <w:r w:rsidR="006E3138">
        <w:rPr>
          <w:rFonts w:ascii="Times New Roman" w:hAnsi="Times New Roman"/>
          <w:b w:val="0"/>
          <w:sz w:val="24"/>
          <w:szCs w:val="24"/>
          <w:lang w:val="en-GB"/>
        </w:rPr>
        <w:t xml:space="preserve"> </w:t>
      </w:r>
      <w:r>
        <w:rPr>
          <w:rFonts w:ascii="Times New Roman" w:hAnsi="Times New Roman"/>
          <w:b w:val="0"/>
          <w:sz w:val="24"/>
          <w:szCs w:val="24"/>
          <w:lang w:val="id-ID"/>
        </w:rPr>
        <w:t xml:space="preserve">            )</w:t>
      </w:r>
    </w:p>
    <w:p w14:paraId="0571D9F4" w14:textId="77777777" w:rsidR="00207999" w:rsidRDefault="00207999" w:rsidP="00207999">
      <w:pPr>
        <w:pStyle w:val="Title"/>
        <w:jc w:val="left"/>
        <w:rPr>
          <w:rFonts w:ascii="Times New Roman" w:hAnsi="Times New Roman"/>
          <w:b w:val="0"/>
          <w:sz w:val="24"/>
          <w:szCs w:val="24"/>
          <w:lang w:val="id-ID"/>
        </w:rPr>
      </w:pPr>
    </w:p>
    <w:p w14:paraId="7BC32BC5" w14:textId="77777777" w:rsidR="00207999" w:rsidRDefault="00207999" w:rsidP="00207999">
      <w:pPr>
        <w:pStyle w:val="Title"/>
        <w:jc w:val="left"/>
        <w:rPr>
          <w:rFonts w:ascii="Times New Roman" w:hAnsi="Times New Roman"/>
          <w:b w:val="0"/>
          <w:sz w:val="24"/>
          <w:szCs w:val="24"/>
          <w:lang w:val="id-ID"/>
        </w:rPr>
      </w:pPr>
    </w:p>
    <w:p w14:paraId="0973255F" w14:textId="510C1138" w:rsidR="00207999" w:rsidRDefault="00207999" w:rsidP="00207999">
      <w:pPr>
        <w:pStyle w:val="Title"/>
        <w:jc w:val="left"/>
        <w:rPr>
          <w:rFonts w:ascii="Times New Roman" w:hAnsi="Times New Roman"/>
          <w:b w:val="0"/>
          <w:sz w:val="24"/>
          <w:szCs w:val="24"/>
          <w:lang w:val="id-ID"/>
        </w:rPr>
      </w:pPr>
      <w:r>
        <w:rPr>
          <w:rFonts w:ascii="Times New Roman" w:hAnsi="Times New Roman"/>
          <w:b w:val="0"/>
          <w:sz w:val="24"/>
          <w:szCs w:val="24"/>
          <w:lang w:val="id-ID"/>
        </w:rPr>
        <w:t xml:space="preserve">Penguji </w:t>
      </w:r>
      <w:r>
        <w:rPr>
          <w:rFonts w:ascii="Times New Roman" w:hAnsi="Times New Roman"/>
          <w:b w:val="0"/>
          <w:sz w:val="24"/>
          <w:szCs w:val="24"/>
          <w:lang w:val="id-ID"/>
        </w:rPr>
        <w:tab/>
        <w:t xml:space="preserve">: </w:t>
      </w:r>
      <w:r w:rsidRPr="004E691A">
        <w:rPr>
          <w:rFonts w:ascii="Times New Roman" w:hAnsi="Times New Roman"/>
          <w:b w:val="0"/>
          <w:sz w:val="24"/>
          <w:szCs w:val="24"/>
          <w:lang w:val="id-ID"/>
        </w:rPr>
        <w:t>Mario Elyezer</w:t>
      </w:r>
      <w:r>
        <w:rPr>
          <w:rFonts w:ascii="Times New Roman" w:hAnsi="Times New Roman"/>
          <w:b w:val="0"/>
          <w:sz w:val="24"/>
          <w:szCs w:val="24"/>
          <w:lang w:val="en-GB"/>
        </w:rPr>
        <w:t xml:space="preserve"> </w:t>
      </w:r>
      <w:r w:rsidRPr="004E691A">
        <w:rPr>
          <w:rFonts w:ascii="Times New Roman" w:hAnsi="Times New Roman"/>
          <w:b w:val="0"/>
          <w:sz w:val="24"/>
          <w:szCs w:val="24"/>
          <w:lang w:val="id-ID"/>
        </w:rPr>
        <w:t>S</w:t>
      </w:r>
      <w:r w:rsidR="00E113CA">
        <w:rPr>
          <w:rFonts w:ascii="Times New Roman" w:hAnsi="Times New Roman"/>
          <w:b w:val="0"/>
          <w:sz w:val="24"/>
          <w:szCs w:val="24"/>
          <w:lang w:val="en-GB"/>
        </w:rPr>
        <w:t>ubekti</w:t>
      </w:r>
      <w:r>
        <w:rPr>
          <w:rFonts w:ascii="Times New Roman" w:hAnsi="Times New Roman"/>
          <w:b w:val="0"/>
          <w:sz w:val="24"/>
          <w:szCs w:val="24"/>
          <w:lang w:val="en-GB"/>
        </w:rPr>
        <w:t xml:space="preserve"> </w:t>
      </w:r>
      <w:r w:rsidRPr="004E691A">
        <w:rPr>
          <w:rFonts w:ascii="Times New Roman" w:hAnsi="Times New Roman"/>
          <w:b w:val="0"/>
          <w:sz w:val="24"/>
          <w:szCs w:val="24"/>
          <w:lang w:val="id-ID"/>
        </w:rPr>
        <w:t>Simaremare,</w:t>
      </w:r>
      <w:r>
        <w:rPr>
          <w:rFonts w:ascii="Times New Roman" w:hAnsi="Times New Roman"/>
          <w:b w:val="0"/>
          <w:sz w:val="24"/>
          <w:szCs w:val="24"/>
          <w:lang w:val="en-GB"/>
        </w:rPr>
        <w:t xml:space="preserve"> </w:t>
      </w:r>
      <w:r w:rsidRPr="004E691A">
        <w:rPr>
          <w:rFonts w:ascii="Times New Roman" w:hAnsi="Times New Roman"/>
          <w:b w:val="0"/>
          <w:sz w:val="24"/>
          <w:szCs w:val="24"/>
          <w:lang w:val="id-ID"/>
        </w:rPr>
        <w:t>S.Kom., M.Sc</w:t>
      </w:r>
      <w:r w:rsidR="009C736B">
        <w:rPr>
          <w:rFonts w:ascii="Times New Roman" w:hAnsi="Times New Roman"/>
          <w:b w:val="0"/>
          <w:sz w:val="24"/>
          <w:szCs w:val="24"/>
          <w:lang w:val="en-GB"/>
        </w:rPr>
        <w:t>.</w:t>
      </w:r>
      <w:r w:rsidR="00D44F92">
        <w:rPr>
          <w:rFonts w:ascii="Times New Roman" w:hAnsi="Times New Roman"/>
          <w:b w:val="0"/>
          <w:sz w:val="24"/>
          <w:szCs w:val="24"/>
          <w:lang w:val="en-GB"/>
        </w:rPr>
        <w:t xml:space="preserve">  </w:t>
      </w:r>
      <w:r>
        <w:rPr>
          <w:rFonts w:ascii="Times New Roman" w:hAnsi="Times New Roman"/>
          <w:b w:val="0"/>
          <w:sz w:val="24"/>
          <w:szCs w:val="24"/>
          <w:lang w:val="id-ID"/>
        </w:rPr>
        <w:t xml:space="preserve">( </w:t>
      </w:r>
      <w:r w:rsidR="00E113CA">
        <w:rPr>
          <w:rFonts w:ascii="Times New Roman" w:hAnsi="Times New Roman"/>
          <w:b w:val="0"/>
          <w:sz w:val="24"/>
          <w:szCs w:val="24"/>
          <w:lang w:val="en-GB"/>
        </w:rPr>
        <w:t xml:space="preserve"> </w:t>
      </w:r>
      <w:r>
        <w:rPr>
          <w:rFonts w:ascii="Times New Roman" w:hAnsi="Times New Roman"/>
          <w:b w:val="0"/>
          <w:sz w:val="24"/>
          <w:szCs w:val="24"/>
          <w:lang w:val="id-ID"/>
        </w:rPr>
        <w:t xml:space="preserve"> </w:t>
      </w:r>
      <w:r w:rsidR="00D44F92">
        <w:rPr>
          <w:rFonts w:ascii="Times New Roman" w:hAnsi="Times New Roman"/>
          <w:b w:val="0"/>
          <w:sz w:val="24"/>
          <w:szCs w:val="24"/>
          <w:lang w:val="en-GB"/>
        </w:rPr>
        <w:t xml:space="preserve">   </w:t>
      </w:r>
      <w:r>
        <w:rPr>
          <w:rFonts w:ascii="Times New Roman" w:hAnsi="Times New Roman"/>
          <w:b w:val="0"/>
          <w:sz w:val="24"/>
          <w:szCs w:val="24"/>
          <w:lang w:val="id-ID"/>
        </w:rPr>
        <w:t xml:space="preserve">             )</w:t>
      </w:r>
    </w:p>
    <w:p w14:paraId="216D6A48" w14:textId="77777777" w:rsidR="00207999" w:rsidRDefault="00207999" w:rsidP="00207999">
      <w:pPr>
        <w:pStyle w:val="Title"/>
        <w:jc w:val="left"/>
        <w:rPr>
          <w:rFonts w:ascii="Times New Roman" w:hAnsi="Times New Roman"/>
          <w:b w:val="0"/>
          <w:sz w:val="24"/>
          <w:szCs w:val="24"/>
          <w:lang w:val="id-ID"/>
        </w:rPr>
      </w:pPr>
    </w:p>
    <w:p w14:paraId="7D930B8B" w14:textId="77777777" w:rsidR="00207999" w:rsidRDefault="00207999" w:rsidP="00207999">
      <w:pPr>
        <w:pStyle w:val="Title"/>
        <w:jc w:val="left"/>
        <w:rPr>
          <w:rFonts w:ascii="Times New Roman" w:hAnsi="Times New Roman"/>
          <w:b w:val="0"/>
          <w:sz w:val="24"/>
          <w:szCs w:val="24"/>
          <w:lang w:val="id-ID"/>
        </w:rPr>
      </w:pPr>
    </w:p>
    <w:p w14:paraId="0D2EC6F7" w14:textId="6B8728B7" w:rsidR="00207999" w:rsidRPr="00E06641" w:rsidRDefault="00207999" w:rsidP="00207999">
      <w:pPr>
        <w:pStyle w:val="Title"/>
        <w:jc w:val="left"/>
        <w:rPr>
          <w:rFonts w:ascii="Times New Roman" w:hAnsi="Times New Roman"/>
          <w:b w:val="0"/>
          <w:sz w:val="24"/>
          <w:szCs w:val="28"/>
          <w:lang w:val="id-ID"/>
        </w:rPr>
      </w:pPr>
      <w:r>
        <w:rPr>
          <w:rFonts w:ascii="Times New Roman" w:hAnsi="Times New Roman"/>
          <w:b w:val="0"/>
          <w:sz w:val="24"/>
          <w:szCs w:val="24"/>
          <w:lang w:val="id-ID"/>
        </w:rPr>
        <w:t>Penguji</w:t>
      </w:r>
      <w:r>
        <w:rPr>
          <w:rFonts w:ascii="Times New Roman" w:hAnsi="Times New Roman"/>
          <w:b w:val="0"/>
          <w:sz w:val="24"/>
          <w:szCs w:val="24"/>
          <w:lang w:val="id-ID"/>
        </w:rPr>
        <w:tab/>
        <w:t xml:space="preserve">: </w:t>
      </w:r>
      <w:r w:rsidRPr="000F6A14">
        <w:rPr>
          <w:rFonts w:ascii="Times New Roman" w:hAnsi="Times New Roman"/>
          <w:b w:val="0"/>
          <w:sz w:val="24"/>
          <w:szCs w:val="24"/>
          <w:lang w:val="id-ID"/>
        </w:rPr>
        <w:t>Samuel Indra Gunawan Situmeang, S.TI., M.Sc</w:t>
      </w:r>
      <w:r w:rsidR="009C736B">
        <w:rPr>
          <w:rFonts w:ascii="Times New Roman" w:hAnsi="Times New Roman"/>
          <w:b w:val="0"/>
          <w:sz w:val="24"/>
          <w:szCs w:val="24"/>
          <w:lang w:val="en-GB"/>
        </w:rPr>
        <w:t>.</w:t>
      </w:r>
      <w:r>
        <w:rPr>
          <w:rFonts w:ascii="Times New Roman" w:hAnsi="Times New Roman"/>
          <w:b w:val="0"/>
          <w:sz w:val="24"/>
          <w:szCs w:val="24"/>
          <w:lang w:val="id-ID"/>
        </w:rPr>
        <w:t xml:space="preserve"> </w:t>
      </w:r>
      <w:r w:rsidR="00D44F92">
        <w:rPr>
          <w:rFonts w:ascii="Times New Roman" w:hAnsi="Times New Roman"/>
          <w:b w:val="0"/>
          <w:sz w:val="24"/>
          <w:szCs w:val="24"/>
          <w:lang w:val="en-GB"/>
        </w:rPr>
        <w:t xml:space="preserve">  </w:t>
      </w:r>
      <w:r w:rsidR="00E113CA">
        <w:rPr>
          <w:rFonts w:ascii="Times New Roman" w:hAnsi="Times New Roman"/>
          <w:b w:val="0"/>
          <w:sz w:val="24"/>
          <w:szCs w:val="24"/>
          <w:lang w:val="en-GB"/>
        </w:rPr>
        <w:t xml:space="preserve">    </w:t>
      </w:r>
      <w:r>
        <w:rPr>
          <w:rFonts w:ascii="Times New Roman" w:hAnsi="Times New Roman"/>
          <w:b w:val="0"/>
          <w:sz w:val="24"/>
          <w:szCs w:val="24"/>
          <w:lang w:val="id-ID"/>
        </w:rPr>
        <w:t xml:space="preserve">(       </w:t>
      </w:r>
      <w:r w:rsidR="00D44F92">
        <w:rPr>
          <w:rFonts w:ascii="Times New Roman" w:hAnsi="Times New Roman"/>
          <w:b w:val="0"/>
          <w:sz w:val="24"/>
          <w:szCs w:val="24"/>
          <w:lang w:val="en-GB"/>
        </w:rPr>
        <w:t xml:space="preserve">    </w:t>
      </w:r>
      <w:r>
        <w:rPr>
          <w:rFonts w:ascii="Times New Roman" w:hAnsi="Times New Roman"/>
          <w:b w:val="0"/>
          <w:sz w:val="24"/>
          <w:szCs w:val="24"/>
          <w:lang w:val="id-ID"/>
        </w:rPr>
        <w:t xml:space="preserve">        )</w:t>
      </w:r>
    </w:p>
    <w:p w14:paraId="5693A1C2" w14:textId="77777777" w:rsidR="00207999" w:rsidRDefault="00207999" w:rsidP="00207999">
      <w:pPr>
        <w:pStyle w:val="Title"/>
        <w:jc w:val="left"/>
        <w:rPr>
          <w:rFonts w:ascii="Times New Roman" w:hAnsi="Times New Roman"/>
          <w:sz w:val="40"/>
          <w:szCs w:val="36"/>
          <w:lang w:val="id-ID"/>
        </w:rPr>
      </w:pPr>
      <w:r>
        <w:rPr>
          <w:rFonts w:ascii="Times New Roman" w:hAnsi="Times New Roman"/>
          <w:b w:val="0"/>
          <w:sz w:val="24"/>
          <w:szCs w:val="28"/>
          <w:lang w:val="id-ID"/>
        </w:rPr>
        <w:t xml:space="preserve"> </w:t>
      </w:r>
    </w:p>
    <w:p w14:paraId="78B179DF" w14:textId="77777777" w:rsidR="00207999" w:rsidRDefault="00207999" w:rsidP="00207999">
      <w:pPr>
        <w:pStyle w:val="Title"/>
        <w:jc w:val="left"/>
        <w:rPr>
          <w:rFonts w:ascii="Times New Roman" w:hAnsi="Times New Roman"/>
          <w:sz w:val="40"/>
          <w:szCs w:val="36"/>
          <w:lang w:val="id-ID"/>
        </w:rPr>
      </w:pPr>
    </w:p>
    <w:p w14:paraId="4B9D5D84" w14:textId="5A9A6B3C" w:rsidR="00207999" w:rsidRPr="00733486" w:rsidRDefault="00207999" w:rsidP="00207999">
      <w:pPr>
        <w:pStyle w:val="Title"/>
        <w:jc w:val="left"/>
        <w:rPr>
          <w:rFonts w:ascii="Times New Roman" w:hAnsi="Times New Roman"/>
          <w:b w:val="0"/>
          <w:sz w:val="24"/>
          <w:szCs w:val="36"/>
          <w:lang w:val="en-GB"/>
        </w:rPr>
      </w:pPr>
      <w:r w:rsidRPr="00ED5A17">
        <w:rPr>
          <w:rFonts w:ascii="Times New Roman" w:hAnsi="Times New Roman"/>
          <w:b w:val="0"/>
          <w:sz w:val="24"/>
          <w:szCs w:val="36"/>
          <w:lang w:val="id-ID"/>
        </w:rPr>
        <w:t>Ditetapkan di</w:t>
      </w:r>
      <w:r w:rsidRPr="00ED5A17">
        <w:rPr>
          <w:rFonts w:ascii="Times New Roman" w:hAnsi="Times New Roman"/>
          <w:b w:val="0"/>
          <w:sz w:val="24"/>
          <w:szCs w:val="36"/>
          <w:lang w:val="id-ID"/>
        </w:rPr>
        <w:tab/>
        <w:t xml:space="preserve">: </w:t>
      </w:r>
      <w:r w:rsidR="00361662">
        <w:rPr>
          <w:rFonts w:ascii="Times New Roman" w:hAnsi="Times New Roman"/>
          <w:b w:val="0"/>
          <w:sz w:val="24"/>
          <w:szCs w:val="36"/>
          <w:lang w:val="en-GB"/>
        </w:rPr>
        <w:t>Laguboti</w:t>
      </w:r>
    </w:p>
    <w:p w14:paraId="6F197461" w14:textId="77777777" w:rsidR="00207999" w:rsidRPr="00ED5A17" w:rsidRDefault="00207999" w:rsidP="00207999">
      <w:pPr>
        <w:pStyle w:val="Title"/>
        <w:jc w:val="left"/>
        <w:rPr>
          <w:rFonts w:ascii="Times New Roman" w:hAnsi="Times New Roman"/>
          <w:b w:val="0"/>
          <w:sz w:val="24"/>
          <w:szCs w:val="36"/>
          <w:lang w:val="id-ID"/>
        </w:rPr>
      </w:pPr>
    </w:p>
    <w:p w14:paraId="3E92AEDD" w14:textId="2F4A8B0E" w:rsidR="00207999" w:rsidRPr="0016221A" w:rsidRDefault="00207999" w:rsidP="00207999">
      <w:pPr>
        <w:pStyle w:val="Title"/>
        <w:jc w:val="left"/>
        <w:rPr>
          <w:rFonts w:ascii="Times New Roman" w:hAnsi="Times New Roman"/>
          <w:b w:val="0"/>
          <w:sz w:val="24"/>
          <w:szCs w:val="36"/>
          <w:lang w:val="en-GB"/>
        </w:rPr>
      </w:pPr>
      <w:r>
        <w:rPr>
          <w:rFonts w:ascii="Times New Roman" w:hAnsi="Times New Roman"/>
          <w:b w:val="0"/>
          <w:sz w:val="24"/>
          <w:szCs w:val="36"/>
          <w:lang w:val="id-ID"/>
        </w:rPr>
        <w:t>Tanggal</w:t>
      </w:r>
      <w:r>
        <w:rPr>
          <w:rFonts w:ascii="Times New Roman" w:hAnsi="Times New Roman"/>
          <w:b w:val="0"/>
          <w:sz w:val="24"/>
          <w:szCs w:val="36"/>
          <w:lang w:val="id-ID"/>
        </w:rPr>
        <w:tab/>
      </w:r>
      <w:r w:rsidRPr="00ED5A17">
        <w:rPr>
          <w:rFonts w:ascii="Times New Roman" w:hAnsi="Times New Roman"/>
          <w:b w:val="0"/>
          <w:sz w:val="24"/>
          <w:szCs w:val="36"/>
          <w:lang w:val="id-ID"/>
        </w:rPr>
        <w:t xml:space="preserve">: </w:t>
      </w:r>
      <w:r w:rsidR="0016221A">
        <w:rPr>
          <w:rFonts w:ascii="Times New Roman" w:hAnsi="Times New Roman"/>
          <w:b w:val="0"/>
          <w:sz w:val="24"/>
          <w:szCs w:val="36"/>
          <w:lang w:val="en-GB"/>
        </w:rPr>
        <w:t>23 Juli 2018</w:t>
      </w:r>
    </w:p>
    <w:p w14:paraId="1C4B376B" w14:textId="77777777" w:rsidR="00207999" w:rsidRDefault="00207999" w:rsidP="00207999">
      <w:pPr>
        <w:spacing w:after="160" w:line="259" w:lineRule="auto"/>
        <w:rPr>
          <w:i/>
          <w:lang w:val="es-ES"/>
        </w:rPr>
      </w:pPr>
    </w:p>
    <w:p w14:paraId="0C99C344" w14:textId="77777777" w:rsidR="00207999" w:rsidRDefault="00207999" w:rsidP="00207999">
      <w:pPr>
        <w:pStyle w:val="guideline"/>
        <w:ind w:left="720"/>
        <w:jc w:val="center"/>
        <w:rPr>
          <w:rFonts w:ascii="Times New Roman" w:hAnsi="Times New Roman"/>
          <w:color w:val="auto"/>
          <w:sz w:val="20"/>
          <w:lang w:val="es-ES"/>
        </w:rPr>
      </w:pPr>
    </w:p>
    <w:p w14:paraId="01E4AE72" w14:textId="77777777" w:rsidR="00207999" w:rsidRDefault="00207999" w:rsidP="00207999">
      <w:pPr>
        <w:pStyle w:val="guideline"/>
        <w:ind w:left="720"/>
        <w:jc w:val="center"/>
        <w:rPr>
          <w:rFonts w:ascii="Times New Roman" w:hAnsi="Times New Roman"/>
          <w:color w:val="auto"/>
          <w:sz w:val="20"/>
          <w:lang w:val="es-ES"/>
        </w:rPr>
      </w:pPr>
    </w:p>
    <w:p w14:paraId="3D04FB5E" w14:textId="77777777" w:rsidR="00207999" w:rsidRDefault="00207999" w:rsidP="00207999">
      <w:pPr>
        <w:pStyle w:val="guideline"/>
        <w:ind w:left="720"/>
        <w:jc w:val="center"/>
        <w:rPr>
          <w:rFonts w:ascii="Times New Roman" w:hAnsi="Times New Roman"/>
          <w:color w:val="auto"/>
          <w:sz w:val="20"/>
          <w:lang w:val="es-ES"/>
        </w:rPr>
      </w:pPr>
    </w:p>
    <w:p w14:paraId="032C2896" w14:textId="77777777" w:rsidR="00207999" w:rsidRDefault="00207999" w:rsidP="00207999">
      <w:pPr>
        <w:pStyle w:val="guideline"/>
        <w:ind w:left="720"/>
        <w:jc w:val="center"/>
        <w:rPr>
          <w:rFonts w:ascii="Times New Roman" w:hAnsi="Times New Roman"/>
          <w:color w:val="auto"/>
          <w:sz w:val="20"/>
          <w:lang w:val="es-ES"/>
        </w:rPr>
      </w:pPr>
    </w:p>
    <w:p w14:paraId="501DA808" w14:textId="295FABEF" w:rsidR="00207999" w:rsidRDefault="00207999" w:rsidP="00207999">
      <w:pPr>
        <w:pStyle w:val="guideline"/>
        <w:ind w:left="720"/>
        <w:jc w:val="center"/>
        <w:rPr>
          <w:rFonts w:ascii="Times New Roman" w:hAnsi="Times New Roman"/>
          <w:color w:val="auto"/>
          <w:sz w:val="20"/>
          <w:lang w:val="es-ES"/>
        </w:rPr>
      </w:pPr>
    </w:p>
    <w:p w14:paraId="5653BC06" w14:textId="656127F7" w:rsidR="00207999" w:rsidRDefault="00207999" w:rsidP="00207999">
      <w:pPr>
        <w:pStyle w:val="guideline"/>
        <w:ind w:left="720"/>
        <w:jc w:val="center"/>
        <w:rPr>
          <w:rFonts w:ascii="Times New Roman" w:hAnsi="Times New Roman"/>
          <w:color w:val="auto"/>
          <w:sz w:val="20"/>
          <w:lang w:val="es-ES"/>
        </w:rPr>
      </w:pPr>
    </w:p>
    <w:p w14:paraId="6706075B" w14:textId="5ABB48B2" w:rsidR="003E2EF2" w:rsidRDefault="003E2EF2" w:rsidP="00DC1AA1">
      <w:pPr>
        <w:pStyle w:val="Heading1"/>
        <w:numPr>
          <w:ilvl w:val="0"/>
          <w:numId w:val="0"/>
        </w:numPr>
        <w:spacing w:line="480" w:lineRule="auto"/>
        <w:ind w:left="720"/>
        <w:jc w:val="center"/>
        <w:rPr>
          <w:rFonts w:ascii="Times New Roman" w:hAnsi="Times New Roman" w:cs="Times New Roman"/>
          <w:b/>
          <w:color w:val="auto"/>
          <w:sz w:val="24"/>
          <w:szCs w:val="28"/>
          <w:lang w:val="id-ID"/>
        </w:rPr>
      </w:pPr>
      <w:bookmarkStart w:id="3" w:name="_Toc522192721"/>
      <w:r w:rsidRPr="00AA5B5D">
        <w:rPr>
          <w:rFonts w:ascii="Times New Roman" w:hAnsi="Times New Roman" w:cs="Times New Roman"/>
          <w:b/>
          <w:color w:val="auto"/>
          <w:sz w:val="24"/>
          <w:szCs w:val="28"/>
          <w:lang w:val="id-ID"/>
        </w:rPr>
        <w:lastRenderedPageBreak/>
        <w:t>KATA PENGANTAR</w:t>
      </w:r>
      <w:bookmarkEnd w:id="3"/>
    </w:p>
    <w:p w14:paraId="5DE0BBB0" w14:textId="77777777" w:rsidR="003F1CCF" w:rsidRPr="003F1CCF" w:rsidRDefault="003F1CCF" w:rsidP="003F1CCF">
      <w:pPr>
        <w:rPr>
          <w:lang w:val="id-ID"/>
        </w:rPr>
      </w:pPr>
    </w:p>
    <w:p w14:paraId="46508B25" w14:textId="273685CC" w:rsidR="004D1C0E" w:rsidRPr="00610384" w:rsidRDefault="00DC1AA1" w:rsidP="004D1C0E">
      <w:pPr>
        <w:spacing w:line="360" w:lineRule="auto"/>
        <w:jc w:val="both"/>
        <w:rPr>
          <w:sz w:val="24"/>
          <w:szCs w:val="24"/>
        </w:rPr>
      </w:pPr>
      <w:r>
        <w:rPr>
          <w:sz w:val="24"/>
        </w:rPr>
        <w:t xml:space="preserve">Puji dan syukur kehadirat Tuhan Yang Maha Esa atas berkat dan rahmatNya, sehingga Penulis dapat menyelesaikan Tugas Akhir ini sesuai dengan waktu yang direncanakan. Penulisan Tugas Akhir disusun sebagai bagian dari syarat kelulusan Program Studi Sarjana Sistem Informasi di Institut Teknologi Del. Adapun judul Tugas Akhir ini adalah “Pemindaian Memori </w:t>
      </w:r>
      <w:r w:rsidR="007066DE">
        <w:rPr>
          <w:sz w:val="24"/>
        </w:rPr>
        <w:t xml:space="preserve">Proses </w:t>
      </w:r>
      <w:r>
        <w:rPr>
          <w:sz w:val="24"/>
        </w:rPr>
        <w:t>untuk Pendeteksian Piranti Lunak Jahat”. Dalam penyusunan dan penulisan Tugas Akhir ini tidak terlepas dari bantuan, bimbingan, serta dukungan dari berbagai pihak. Dalam kesempatan ini, Penulis dengan senang hati menyampaikan terimakasih kepada:</w:t>
      </w:r>
      <w:r w:rsidR="004D1C0E" w:rsidRPr="00610384">
        <w:rPr>
          <w:sz w:val="24"/>
          <w:szCs w:val="24"/>
        </w:rPr>
        <w:t xml:space="preserve"> </w:t>
      </w:r>
    </w:p>
    <w:p w14:paraId="1AF6EC13" w14:textId="77777777" w:rsidR="004D1C0E" w:rsidRPr="00610384" w:rsidRDefault="004D1C0E" w:rsidP="004D1C0E">
      <w:pPr>
        <w:pStyle w:val="ListParagraph"/>
        <w:numPr>
          <w:ilvl w:val="0"/>
          <w:numId w:val="1"/>
        </w:numPr>
        <w:spacing w:line="360" w:lineRule="auto"/>
        <w:jc w:val="both"/>
        <w:rPr>
          <w:b w:val="0"/>
          <w:szCs w:val="24"/>
        </w:rPr>
      </w:pPr>
      <w:r w:rsidRPr="00610384">
        <w:rPr>
          <w:b w:val="0"/>
          <w:szCs w:val="24"/>
        </w:rPr>
        <w:t>Tuhan Yesus Kristus, karena atas berkat dan kuasa-Nya, peneliti dilancarkan untuk menyelesaikan Tugas Akhir dengan baik dan tepat waktu.</w:t>
      </w:r>
    </w:p>
    <w:p w14:paraId="0DCB6262" w14:textId="77777777" w:rsidR="004D1C0E" w:rsidRPr="00610384" w:rsidRDefault="004D1C0E" w:rsidP="004D1C0E">
      <w:pPr>
        <w:pStyle w:val="ListParagraph"/>
        <w:numPr>
          <w:ilvl w:val="0"/>
          <w:numId w:val="1"/>
        </w:numPr>
        <w:spacing w:line="360" w:lineRule="auto"/>
        <w:jc w:val="both"/>
        <w:rPr>
          <w:b w:val="0"/>
          <w:szCs w:val="24"/>
        </w:rPr>
      </w:pPr>
      <w:r w:rsidRPr="00610384">
        <w:rPr>
          <w:b w:val="0"/>
          <w:szCs w:val="24"/>
        </w:rPr>
        <w:t>Kedua orang tua dari ketiga peneliti, atas dukungan spiritual, moril dan materil kepada peneliti dalam pengerjaan Tugas Akhir serta memberikan doa yang tiada berkesudahan kepada peneliti.</w:t>
      </w:r>
    </w:p>
    <w:p w14:paraId="4E89F609" w14:textId="77777777" w:rsidR="004D1C0E" w:rsidRPr="00610384" w:rsidRDefault="004D1C0E" w:rsidP="004D1C0E">
      <w:pPr>
        <w:pStyle w:val="ListParagraph"/>
        <w:numPr>
          <w:ilvl w:val="0"/>
          <w:numId w:val="1"/>
        </w:numPr>
        <w:spacing w:line="360" w:lineRule="auto"/>
        <w:jc w:val="both"/>
        <w:rPr>
          <w:b w:val="0"/>
          <w:szCs w:val="24"/>
        </w:rPr>
      </w:pPr>
      <w:r w:rsidRPr="00610384">
        <w:rPr>
          <w:b w:val="0"/>
          <w:szCs w:val="24"/>
        </w:rPr>
        <w:t>Bapak Tennov Simanjuntak, S.T., M.Sc., selaku dosen pembimbing yang memberikan banyak saran untuk pendalaman materi dan motivasi serta juga memberikan nasehat, bimbingan dan bantuan dalam pengerjaan Tugas Akhir ini.</w:t>
      </w:r>
    </w:p>
    <w:p w14:paraId="1DB08619" w14:textId="77777777" w:rsidR="004D1C0E" w:rsidRPr="00610384" w:rsidRDefault="004D1C0E" w:rsidP="004D1C0E">
      <w:pPr>
        <w:pStyle w:val="ListParagraph"/>
        <w:numPr>
          <w:ilvl w:val="0"/>
          <w:numId w:val="1"/>
        </w:numPr>
        <w:spacing w:line="360" w:lineRule="auto"/>
        <w:jc w:val="both"/>
        <w:rPr>
          <w:b w:val="0"/>
          <w:szCs w:val="24"/>
        </w:rPr>
      </w:pPr>
      <w:r w:rsidRPr="00610384">
        <w:rPr>
          <w:b w:val="0"/>
          <w:szCs w:val="24"/>
        </w:rPr>
        <w:t xml:space="preserve">Bapak Mario Elyezer Subekti Simaremare, </w:t>
      </w:r>
      <w:proofErr w:type="gramStart"/>
      <w:r w:rsidRPr="00610384">
        <w:rPr>
          <w:b w:val="0"/>
          <w:szCs w:val="24"/>
        </w:rPr>
        <w:t>S.Kom</w:t>
      </w:r>
      <w:proofErr w:type="gramEnd"/>
      <w:r w:rsidRPr="00610384">
        <w:rPr>
          <w:b w:val="0"/>
          <w:szCs w:val="24"/>
        </w:rPr>
        <w:t>., M.Sc. dan Bapak Samuel Indra Gunawan Situmeang, S.TI., M.Sc., selaku dosen penguji Tugas Akhir yang memberikan saran dan masukan dalam pengerjaan Tugas Akhir.</w:t>
      </w:r>
    </w:p>
    <w:p w14:paraId="181523DB" w14:textId="77777777" w:rsidR="004D1C0E" w:rsidRPr="00610384" w:rsidRDefault="004D1C0E" w:rsidP="004D1C0E">
      <w:pPr>
        <w:pStyle w:val="ListParagraph"/>
        <w:numPr>
          <w:ilvl w:val="0"/>
          <w:numId w:val="1"/>
        </w:numPr>
        <w:spacing w:line="360" w:lineRule="auto"/>
        <w:jc w:val="both"/>
        <w:rPr>
          <w:b w:val="0"/>
          <w:szCs w:val="24"/>
        </w:rPr>
      </w:pPr>
      <w:r w:rsidRPr="00610384">
        <w:rPr>
          <w:b w:val="0"/>
          <w:szCs w:val="24"/>
        </w:rPr>
        <w:t xml:space="preserve">Bapak Jend. Purn. Luhut Binsar Panjaitan, Pembina Yayasan Del, selaku inspirator peneliti yang sangat peduli terhadap pendidikan di kawasan Danau Toba dan juga selaku pendiri Institut Teknologi Del yang memberikan banyak kontribusi dan perhatian terhadap pendidikan di daerah terpencil. </w:t>
      </w:r>
    </w:p>
    <w:p w14:paraId="7E0D59ED" w14:textId="77777777" w:rsidR="004D1C0E" w:rsidRPr="00610384" w:rsidRDefault="004D1C0E" w:rsidP="004D1C0E">
      <w:pPr>
        <w:pStyle w:val="ListParagraph"/>
        <w:numPr>
          <w:ilvl w:val="0"/>
          <w:numId w:val="1"/>
        </w:numPr>
        <w:spacing w:line="360" w:lineRule="auto"/>
        <w:jc w:val="both"/>
        <w:rPr>
          <w:b w:val="0"/>
          <w:szCs w:val="24"/>
        </w:rPr>
      </w:pPr>
      <w:r w:rsidRPr="00610384">
        <w:rPr>
          <w:b w:val="0"/>
          <w:szCs w:val="24"/>
        </w:rPr>
        <w:t>Teman-teman SI01 dan SI02 2014 yang ikut berjuang selama 4 tahun menimba ilmu di Institut Teknologi Del dan juga berjuang dalam penyusunan Tugas Akhir masing-masing serta memberikan canda tawa dan memiliki kesan yang sangat berarti bagi peneliti selama masa perkuliahan.</w:t>
      </w:r>
    </w:p>
    <w:p w14:paraId="613FE357" w14:textId="77777777" w:rsidR="004D1C0E" w:rsidRPr="00610384" w:rsidRDefault="004D1C0E" w:rsidP="004D1C0E">
      <w:pPr>
        <w:pStyle w:val="ListParagraph"/>
        <w:numPr>
          <w:ilvl w:val="0"/>
          <w:numId w:val="1"/>
        </w:numPr>
        <w:spacing w:line="360" w:lineRule="auto"/>
        <w:jc w:val="both"/>
        <w:rPr>
          <w:b w:val="0"/>
          <w:szCs w:val="24"/>
        </w:rPr>
      </w:pPr>
      <w:r w:rsidRPr="00610384">
        <w:rPr>
          <w:b w:val="0"/>
          <w:szCs w:val="24"/>
        </w:rPr>
        <w:lastRenderedPageBreak/>
        <w:t xml:space="preserve">Juga tak lupa kepada semua pihak yang tidak dapat disebutkan satu per satu yang telah membantu peneliti dalam penyelesaian Tugas Akhir ini. </w:t>
      </w:r>
    </w:p>
    <w:p w14:paraId="41447105" w14:textId="0B26D37D" w:rsidR="0063411C" w:rsidRPr="00610384" w:rsidRDefault="004D1C0E" w:rsidP="004D1C0E">
      <w:pPr>
        <w:spacing w:line="360" w:lineRule="auto"/>
        <w:jc w:val="both"/>
        <w:rPr>
          <w:sz w:val="24"/>
          <w:szCs w:val="24"/>
        </w:rPr>
      </w:pPr>
      <w:r w:rsidRPr="00610384">
        <w:rPr>
          <w:sz w:val="24"/>
          <w:szCs w:val="24"/>
        </w:rPr>
        <w:t>Penulis berharap laporan Tugas Akhir ini dapat bermanfaat bagi semua pihak yang memerlukannya. Penulis juga menyadari bahwa laporan Tugas Akhir ini belum sempurna, sehingga penulis mengharapkan saran dan kritik yang membangun untuk perbaikan laporan Tugas Akhir di masa yang akan datang.</w:t>
      </w:r>
    </w:p>
    <w:p w14:paraId="6B8C1788" w14:textId="51E91111" w:rsidR="0063411C" w:rsidRDefault="0063411C" w:rsidP="004D1C0E">
      <w:pPr>
        <w:spacing w:line="360" w:lineRule="auto"/>
        <w:jc w:val="both"/>
        <w:rPr>
          <w:sz w:val="24"/>
          <w:szCs w:val="24"/>
        </w:rPr>
      </w:pPr>
    </w:p>
    <w:p w14:paraId="7540AA9D" w14:textId="77777777" w:rsidR="00207999" w:rsidRPr="00610384" w:rsidRDefault="00207999" w:rsidP="004D1C0E">
      <w:pPr>
        <w:spacing w:line="360" w:lineRule="auto"/>
        <w:jc w:val="both"/>
        <w:rPr>
          <w:sz w:val="24"/>
          <w:szCs w:val="24"/>
        </w:rPr>
      </w:pPr>
    </w:p>
    <w:p w14:paraId="70646CB2" w14:textId="77777777" w:rsidR="0063411C" w:rsidRPr="00610384" w:rsidRDefault="0063411C" w:rsidP="00A71157">
      <w:pPr>
        <w:spacing w:line="360" w:lineRule="auto"/>
        <w:jc w:val="right"/>
        <w:rPr>
          <w:sz w:val="24"/>
          <w:szCs w:val="24"/>
        </w:rPr>
      </w:pPr>
    </w:p>
    <w:p w14:paraId="397FBD36" w14:textId="30EA92C7" w:rsidR="004D1C0E" w:rsidRPr="00610384" w:rsidRDefault="00FD1EEF" w:rsidP="00A71157">
      <w:pPr>
        <w:spacing w:line="360" w:lineRule="auto"/>
        <w:jc w:val="right"/>
        <w:rPr>
          <w:sz w:val="24"/>
          <w:szCs w:val="24"/>
        </w:rPr>
      </w:pPr>
      <w:proofErr w:type="gramStart"/>
      <w:r>
        <w:rPr>
          <w:sz w:val="24"/>
          <w:szCs w:val="24"/>
        </w:rPr>
        <w:t>Laguboti</w:t>
      </w:r>
      <w:r w:rsidR="004D1C0E" w:rsidRPr="00610384">
        <w:rPr>
          <w:sz w:val="24"/>
          <w:szCs w:val="24"/>
        </w:rPr>
        <w:t>,</w:t>
      </w:r>
      <w:r w:rsidR="004C3798">
        <w:rPr>
          <w:sz w:val="24"/>
          <w:szCs w:val="24"/>
        </w:rPr>
        <w:t xml:space="preserve"> </w:t>
      </w:r>
      <w:r w:rsidR="002E29F1">
        <w:rPr>
          <w:sz w:val="24"/>
          <w:szCs w:val="24"/>
        </w:rPr>
        <w:t xml:space="preserve"> </w:t>
      </w:r>
      <w:r w:rsidR="004D1C0E" w:rsidRPr="00610384">
        <w:rPr>
          <w:sz w:val="24"/>
          <w:szCs w:val="24"/>
        </w:rPr>
        <w:t>Agustus</w:t>
      </w:r>
      <w:proofErr w:type="gramEnd"/>
      <w:r w:rsidR="004D1C0E" w:rsidRPr="00610384">
        <w:rPr>
          <w:sz w:val="24"/>
          <w:szCs w:val="24"/>
        </w:rPr>
        <w:t xml:space="preserve"> 2018</w:t>
      </w:r>
    </w:p>
    <w:p w14:paraId="6D0E3CEA" w14:textId="320DACFE" w:rsidR="004C3798" w:rsidRDefault="004C3798" w:rsidP="00A71157">
      <w:pPr>
        <w:ind w:left="5040" w:firstLine="489"/>
        <w:jc w:val="right"/>
        <w:rPr>
          <w:sz w:val="24"/>
          <w:szCs w:val="24"/>
        </w:rPr>
      </w:pPr>
    </w:p>
    <w:p w14:paraId="024B4C3C" w14:textId="77777777" w:rsidR="004C3798" w:rsidRDefault="004C3798" w:rsidP="00A71157">
      <w:pPr>
        <w:ind w:left="5040" w:firstLine="489"/>
        <w:jc w:val="right"/>
        <w:rPr>
          <w:sz w:val="24"/>
          <w:szCs w:val="24"/>
        </w:rPr>
      </w:pPr>
    </w:p>
    <w:p w14:paraId="407C7EFF" w14:textId="77777777" w:rsidR="004C3798" w:rsidRDefault="004C3798" w:rsidP="00A71157">
      <w:pPr>
        <w:ind w:left="5040" w:firstLine="489"/>
        <w:jc w:val="right"/>
        <w:rPr>
          <w:sz w:val="24"/>
          <w:szCs w:val="24"/>
        </w:rPr>
      </w:pPr>
    </w:p>
    <w:p w14:paraId="1B867261" w14:textId="77777777" w:rsidR="004C3798" w:rsidRDefault="004C3798" w:rsidP="00A71157">
      <w:pPr>
        <w:ind w:left="5040" w:firstLine="489"/>
        <w:jc w:val="right"/>
        <w:rPr>
          <w:sz w:val="24"/>
          <w:szCs w:val="24"/>
        </w:rPr>
      </w:pPr>
    </w:p>
    <w:p w14:paraId="4F98AE4C" w14:textId="0320C732" w:rsidR="004D1C0E" w:rsidRPr="00610384" w:rsidRDefault="00806471" w:rsidP="00A71157">
      <w:pPr>
        <w:ind w:left="3600" w:firstLine="720"/>
        <w:jc w:val="center"/>
        <w:rPr>
          <w:sz w:val="24"/>
          <w:szCs w:val="24"/>
        </w:rPr>
      </w:pPr>
      <w:r>
        <w:rPr>
          <w:sz w:val="24"/>
          <w:szCs w:val="24"/>
        </w:rPr>
        <w:t>Penulis</w:t>
      </w:r>
      <w:r w:rsidR="004D1C0E" w:rsidRPr="00610384">
        <w:rPr>
          <w:sz w:val="24"/>
          <w:szCs w:val="24"/>
        </w:rPr>
        <w:br w:type="page"/>
      </w:r>
    </w:p>
    <w:p w14:paraId="42875DCF" w14:textId="2AE4667C" w:rsidR="001B0B85" w:rsidRPr="00207999" w:rsidRDefault="001B0B85" w:rsidP="00781A28">
      <w:pPr>
        <w:pStyle w:val="Title"/>
        <w:outlineLvl w:val="0"/>
        <w:rPr>
          <w:rFonts w:ascii="Times New Roman" w:hAnsi="Times New Roman"/>
          <w:sz w:val="28"/>
          <w:szCs w:val="28"/>
          <w:lang w:val="id-ID"/>
        </w:rPr>
      </w:pPr>
      <w:bookmarkStart w:id="4" w:name="_Toc522192722"/>
      <w:bookmarkStart w:id="5" w:name="_Toc519866972"/>
      <w:r w:rsidRPr="00207999">
        <w:rPr>
          <w:rFonts w:ascii="Times New Roman" w:hAnsi="Times New Roman"/>
          <w:sz w:val="28"/>
          <w:szCs w:val="28"/>
          <w:lang w:val="id-ID"/>
        </w:rPr>
        <w:lastRenderedPageBreak/>
        <w:t>HALAMAN PERNYATAAN PERSETUJUAN PUBLIKASI</w:t>
      </w:r>
      <w:r w:rsidR="00781A28">
        <w:rPr>
          <w:rFonts w:ascii="Times New Roman" w:hAnsi="Times New Roman"/>
          <w:sz w:val="28"/>
          <w:szCs w:val="28"/>
          <w:lang w:val="en-GB"/>
        </w:rPr>
        <w:t xml:space="preserve"> </w:t>
      </w:r>
      <w:r w:rsidRPr="00207999">
        <w:rPr>
          <w:rFonts w:ascii="Times New Roman" w:hAnsi="Times New Roman"/>
          <w:sz w:val="28"/>
          <w:szCs w:val="28"/>
          <w:lang w:val="id-ID"/>
        </w:rPr>
        <w:t>KARYA ILMIAH UNTUK KEPENTINGAN AKADEMIS</w:t>
      </w:r>
      <w:bookmarkEnd w:id="4"/>
    </w:p>
    <w:p w14:paraId="5E26B18D" w14:textId="77777777" w:rsidR="001B0B85" w:rsidRPr="00610384" w:rsidRDefault="001B0B85" w:rsidP="001B0B85">
      <w:pPr>
        <w:pStyle w:val="Title"/>
        <w:rPr>
          <w:rFonts w:ascii="Times New Roman" w:hAnsi="Times New Roman"/>
          <w:b w:val="0"/>
          <w:sz w:val="24"/>
          <w:szCs w:val="24"/>
          <w:lang w:val="id-ID"/>
        </w:rPr>
      </w:pPr>
      <w:r w:rsidRPr="00610384">
        <w:rPr>
          <w:rFonts w:ascii="Times New Roman" w:hAnsi="Times New Roman"/>
          <w:b w:val="0"/>
          <w:noProof/>
          <w:sz w:val="24"/>
          <w:szCs w:val="24"/>
        </w:rPr>
        <mc:AlternateContent>
          <mc:Choice Requires="wps">
            <w:drawing>
              <wp:anchor distT="0" distB="0" distL="114300" distR="114300" simplePos="0" relativeHeight="251947520" behindDoc="0" locked="0" layoutInCell="1" allowOverlap="1" wp14:anchorId="6155CB46" wp14:editId="79BFE2D7">
                <wp:simplePos x="0" y="0"/>
                <wp:positionH relativeFrom="column">
                  <wp:posOffset>30274</wp:posOffset>
                </wp:positionH>
                <wp:positionV relativeFrom="paragraph">
                  <wp:posOffset>80233</wp:posOffset>
                </wp:positionV>
                <wp:extent cx="4942703" cy="0"/>
                <wp:effectExtent l="0" t="0" r="29845" b="19050"/>
                <wp:wrapNone/>
                <wp:docPr id="9" name="Straight Connector 9"/>
                <wp:cNvGraphicFramePr/>
                <a:graphic xmlns:a="http://schemas.openxmlformats.org/drawingml/2006/main">
                  <a:graphicData uri="http://schemas.microsoft.com/office/word/2010/wordprocessingShape">
                    <wps:wsp>
                      <wps:cNvCnPr/>
                      <wps:spPr>
                        <a:xfrm flipV="1">
                          <a:off x="0" y="0"/>
                          <a:ext cx="49427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13D55" id="Straight Connector 9" o:spid="_x0000_s1026" style="position:absolute;flip:y;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6.3pt" to="391.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" strokecolor="black [3200]" strokeweight=".5pt">
                <v:stroke joinstyle="miter"/>
              </v:line>
            </w:pict>
          </mc:Fallback>
        </mc:AlternateContent>
      </w:r>
    </w:p>
    <w:p w14:paraId="0D7668E2" w14:textId="6F891C14" w:rsidR="001B0B85" w:rsidRPr="00610384" w:rsidRDefault="001B0B85" w:rsidP="001B0B85">
      <w:pPr>
        <w:pStyle w:val="Title"/>
        <w:spacing w:line="360" w:lineRule="auto"/>
        <w:jc w:val="both"/>
        <w:rPr>
          <w:rFonts w:ascii="Times New Roman" w:hAnsi="Times New Roman"/>
          <w:b w:val="0"/>
          <w:sz w:val="24"/>
          <w:szCs w:val="24"/>
          <w:lang w:val="id-ID"/>
        </w:rPr>
      </w:pPr>
      <w:r w:rsidRPr="00610384">
        <w:rPr>
          <w:rFonts w:ascii="Times New Roman" w:hAnsi="Times New Roman"/>
          <w:b w:val="0"/>
          <w:sz w:val="24"/>
          <w:szCs w:val="24"/>
          <w:lang w:val="id-ID"/>
        </w:rPr>
        <w:t xml:space="preserve">Sebagai </w:t>
      </w:r>
      <w:r w:rsidR="004C3A58">
        <w:rPr>
          <w:rFonts w:ascii="Times New Roman" w:hAnsi="Times New Roman"/>
          <w:b w:val="0"/>
          <w:sz w:val="24"/>
          <w:szCs w:val="24"/>
          <w:lang w:val="en-GB"/>
        </w:rPr>
        <w:t>s</w:t>
      </w:r>
      <w:r w:rsidRPr="00610384">
        <w:rPr>
          <w:rFonts w:ascii="Times New Roman" w:hAnsi="Times New Roman"/>
          <w:b w:val="0"/>
          <w:sz w:val="24"/>
          <w:szCs w:val="24"/>
          <w:lang w:val="id-ID"/>
        </w:rPr>
        <w:t xml:space="preserve">ivitas akademik Institut Teknologi Del, </w:t>
      </w:r>
      <w:r w:rsidR="00D805BA">
        <w:rPr>
          <w:rFonts w:ascii="Times New Roman" w:hAnsi="Times New Roman"/>
          <w:b w:val="0"/>
          <w:sz w:val="24"/>
          <w:szCs w:val="24"/>
          <w:lang w:val="en-GB"/>
        </w:rPr>
        <w:t>kami</w:t>
      </w:r>
      <w:r w:rsidRPr="00610384">
        <w:rPr>
          <w:rFonts w:ascii="Times New Roman" w:hAnsi="Times New Roman"/>
          <w:b w:val="0"/>
          <w:sz w:val="24"/>
          <w:szCs w:val="24"/>
          <w:lang w:val="id-ID"/>
        </w:rPr>
        <w:t xml:space="preserve"> yang bertanda tangan di bawah ini:</w:t>
      </w:r>
    </w:p>
    <w:p w14:paraId="12A266D8" w14:textId="77777777" w:rsidR="001B0B85" w:rsidRPr="00610384" w:rsidRDefault="001B0B85" w:rsidP="008F3623">
      <w:pPr>
        <w:pStyle w:val="Title"/>
        <w:numPr>
          <w:ilvl w:val="0"/>
          <w:numId w:val="37"/>
        </w:numPr>
        <w:jc w:val="both"/>
        <w:rPr>
          <w:rFonts w:ascii="Times New Roman" w:hAnsi="Times New Roman"/>
          <w:b w:val="0"/>
          <w:sz w:val="24"/>
          <w:szCs w:val="24"/>
          <w:lang w:val="id-ID"/>
        </w:rPr>
      </w:pPr>
      <w:r w:rsidRPr="00610384">
        <w:rPr>
          <w:rFonts w:ascii="Times New Roman" w:hAnsi="Times New Roman"/>
          <w:b w:val="0"/>
          <w:sz w:val="24"/>
          <w:szCs w:val="24"/>
          <w:lang w:val="id-ID"/>
        </w:rPr>
        <w:t>Nama</w:t>
      </w:r>
      <w:r w:rsidRPr="00610384">
        <w:rPr>
          <w:rFonts w:ascii="Times New Roman" w:hAnsi="Times New Roman"/>
          <w:b w:val="0"/>
          <w:sz w:val="24"/>
          <w:szCs w:val="24"/>
          <w:lang w:val="id-ID"/>
        </w:rPr>
        <w:tab/>
      </w:r>
      <w:r w:rsidRPr="00610384">
        <w:rPr>
          <w:rFonts w:ascii="Times New Roman" w:hAnsi="Times New Roman"/>
          <w:b w:val="0"/>
          <w:sz w:val="24"/>
          <w:szCs w:val="24"/>
          <w:lang w:val="id-ID"/>
        </w:rPr>
        <w:tab/>
        <w:t xml:space="preserve">: </w:t>
      </w:r>
      <w:r w:rsidRPr="00610384">
        <w:rPr>
          <w:rFonts w:ascii="Times New Roman" w:hAnsi="Times New Roman"/>
          <w:b w:val="0"/>
          <w:sz w:val="24"/>
          <w:szCs w:val="24"/>
          <w:lang w:val="en-GB"/>
        </w:rPr>
        <w:t>Yusuf Pangaribuan</w:t>
      </w:r>
    </w:p>
    <w:p w14:paraId="7B501D8B" w14:textId="77777777" w:rsidR="001B0B85" w:rsidRPr="00610384" w:rsidRDefault="001B0B85" w:rsidP="001B0B85">
      <w:pPr>
        <w:pStyle w:val="Title"/>
        <w:ind w:left="720"/>
        <w:jc w:val="both"/>
        <w:rPr>
          <w:rFonts w:ascii="Times New Roman" w:hAnsi="Times New Roman"/>
          <w:b w:val="0"/>
          <w:sz w:val="24"/>
          <w:szCs w:val="24"/>
          <w:lang w:val="en-GB"/>
        </w:rPr>
      </w:pPr>
      <w:r w:rsidRPr="00610384">
        <w:rPr>
          <w:rFonts w:ascii="Times New Roman" w:hAnsi="Times New Roman"/>
          <w:b w:val="0"/>
          <w:sz w:val="24"/>
          <w:szCs w:val="24"/>
          <w:lang w:val="id-ID"/>
        </w:rPr>
        <w:t>NIM</w:t>
      </w:r>
      <w:r w:rsidRPr="00610384">
        <w:rPr>
          <w:rFonts w:ascii="Times New Roman" w:hAnsi="Times New Roman"/>
          <w:b w:val="0"/>
          <w:sz w:val="24"/>
          <w:szCs w:val="24"/>
          <w:lang w:val="id-ID"/>
        </w:rPr>
        <w:tab/>
      </w:r>
      <w:r w:rsidRPr="00610384">
        <w:rPr>
          <w:rFonts w:ascii="Times New Roman" w:hAnsi="Times New Roman"/>
          <w:b w:val="0"/>
          <w:sz w:val="24"/>
          <w:szCs w:val="24"/>
          <w:lang w:val="id-ID"/>
        </w:rPr>
        <w:tab/>
        <w:t>: 12S140</w:t>
      </w:r>
      <w:r w:rsidRPr="00610384">
        <w:rPr>
          <w:rFonts w:ascii="Times New Roman" w:hAnsi="Times New Roman"/>
          <w:b w:val="0"/>
          <w:sz w:val="24"/>
          <w:szCs w:val="24"/>
          <w:lang w:val="en-GB"/>
        </w:rPr>
        <w:t>09</w:t>
      </w:r>
    </w:p>
    <w:p w14:paraId="4B8A5CB9" w14:textId="77777777" w:rsidR="001B0B85" w:rsidRPr="00610384" w:rsidRDefault="001B0B85" w:rsidP="001B0B85">
      <w:pPr>
        <w:pStyle w:val="Title"/>
        <w:ind w:left="720"/>
        <w:jc w:val="both"/>
        <w:rPr>
          <w:rFonts w:ascii="Times New Roman" w:hAnsi="Times New Roman"/>
          <w:b w:val="0"/>
          <w:sz w:val="24"/>
          <w:szCs w:val="24"/>
          <w:lang w:val="id-ID"/>
        </w:rPr>
      </w:pPr>
      <w:r w:rsidRPr="00610384">
        <w:rPr>
          <w:rFonts w:ascii="Times New Roman" w:hAnsi="Times New Roman"/>
          <w:b w:val="0"/>
          <w:sz w:val="24"/>
          <w:szCs w:val="24"/>
          <w:lang w:val="id-ID"/>
        </w:rPr>
        <w:t>Program Studi</w:t>
      </w:r>
      <w:r w:rsidRPr="00610384">
        <w:rPr>
          <w:rFonts w:ascii="Times New Roman" w:hAnsi="Times New Roman"/>
          <w:b w:val="0"/>
          <w:sz w:val="24"/>
          <w:szCs w:val="24"/>
          <w:lang w:val="id-ID"/>
        </w:rPr>
        <w:tab/>
        <w:t>: Sistem Informasi</w:t>
      </w:r>
    </w:p>
    <w:p w14:paraId="16140F88" w14:textId="77777777" w:rsidR="001B0B85" w:rsidRPr="00610384" w:rsidRDefault="001B0B85" w:rsidP="001B0B85">
      <w:pPr>
        <w:pStyle w:val="Title"/>
        <w:ind w:left="720"/>
        <w:jc w:val="both"/>
        <w:rPr>
          <w:rFonts w:ascii="Times New Roman" w:hAnsi="Times New Roman"/>
          <w:b w:val="0"/>
          <w:sz w:val="24"/>
          <w:szCs w:val="24"/>
          <w:lang w:val="id-ID"/>
        </w:rPr>
      </w:pPr>
      <w:r w:rsidRPr="00610384">
        <w:rPr>
          <w:rFonts w:ascii="Times New Roman" w:hAnsi="Times New Roman"/>
          <w:b w:val="0"/>
          <w:sz w:val="24"/>
          <w:szCs w:val="24"/>
          <w:lang w:val="id-ID"/>
        </w:rPr>
        <w:t>Fakultas</w:t>
      </w:r>
      <w:r w:rsidRPr="00610384">
        <w:rPr>
          <w:rFonts w:ascii="Times New Roman" w:hAnsi="Times New Roman"/>
          <w:b w:val="0"/>
          <w:sz w:val="24"/>
          <w:szCs w:val="24"/>
          <w:lang w:val="id-ID"/>
        </w:rPr>
        <w:tab/>
        <w:t>: Teknik Informatika dan Elektro</w:t>
      </w:r>
    </w:p>
    <w:p w14:paraId="1AA4A495" w14:textId="77777777" w:rsidR="001B0B85" w:rsidRPr="00610384" w:rsidRDefault="001B0B85" w:rsidP="008F3623">
      <w:pPr>
        <w:pStyle w:val="Title"/>
        <w:numPr>
          <w:ilvl w:val="0"/>
          <w:numId w:val="37"/>
        </w:numPr>
        <w:jc w:val="both"/>
        <w:rPr>
          <w:rFonts w:ascii="Times New Roman" w:hAnsi="Times New Roman"/>
          <w:b w:val="0"/>
          <w:sz w:val="24"/>
          <w:szCs w:val="24"/>
          <w:lang w:val="id-ID"/>
        </w:rPr>
      </w:pPr>
      <w:r w:rsidRPr="00610384">
        <w:rPr>
          <w:rFonts w:ascii="Times New Roman" w:hAnsi="Times New Roman"/>
          <w:b w:val="0"/>
          <w:sz w:val="24"/>
          <w:szCs w:val="24"/>
          <w:lang w:val="id-ID"/>
        </w:rPr>
        <w:t>Nama</w:t>
      </w:r>
      <w:r w:rsidRPr="00610384">
        <w:rPr>
          <w:rFonts w:ascii="Times New Roman" w:hAnsi="Times New Roman"/>
          <w:b w:val="0"/>
          <w:sz w:val="24"/>
          <w:szCs w:val="24"/>
          <w:lang w:val="id-ID"/>
        </w:rPr>
        <w:tab/>
      </w:r>
      <w:r w:rsidRPr="00610384">
        <w:rPr>
          <w:rFonts w:ascii="Times New Roman" w:hAnsi="Times New Roman"/>
          <w:b w:val="0"/>
          <w:sz w:val="24"/>
          <w:szCs w:val="24"/>
          <w:lang w:val="id-ID"/>
        </w:rPr>
        <w:tab/>
        <w:t xml:space="preserve">: </w:t>
      </w:r>
      <w:r w:rsidRPr="00610384">
        <w:rPr>
          <w:rFonts w:ascii="Times New Roman" w:hAnsi="Times New Roman"/>
          <w:b w:val="0"/>
          <w:sz w:val="24"/>
          <w:szCs w:val="24"/>
          <w:lang w:val="en-GB"/>
        </w:rPr>
        <w:t>Lasria Oselina Nainggolan</w:t>
      </w:r>
    </w:p>
    <w:p w14:paraId="394AA93E" w14:textId="77777777" w:rsidR="001B0B85" w:rsidRPr="00610384" w:rsidRDefault="001B0B85" w:rsidP="001B0B85">
      <w:pPr>
        <w:pStyle w:val="Title"/>
        <w:ind w:left="720"/>
        <w:jc w:val="both"/>
        <w:rPr>
          <w:rFonts w:ascii="Times New Roman" w:hAnsi="Times New Roman"/>
          <w:b w:val="0"/>
          <w:sz w:val="24"/>
          <w:szCs w:val="24"/>
          <w:lang w:val="en-GB"/>
        </w:rPr>
      </w:pPr>
      <w:r w:rsidRPr="00610384">
        <w:rPr>
          <w:rFonts w:ascii="Times New Roman" w:hAnsi="Times New Roman"/>
          <w:b w:val="0"/>
          <w:sz w:val="24"/>
          <w:szCs w:val="24"/>
          <w:lang w:val="id-ID"/>
        </w:rPr>
        <w:t>NIM</w:t>
      </w:r>
      <w:r w:rsidRPr="00610384">
        <w:rPr>
          <w:rFonts w:ascii="Times New Roman" w:hAnsi="Times New Roman"/>
          <w:b w:val="0"/>
          <w:sz w:val="24"/>
          <w:szCs w:val="24"/>
          <w:lang w:val="id-ID"/>
        </w:rPr>
        <w:tab/>
      </w:r>
      <w:r w:rsidRPr="00610384">
        <w:rPr>
          <w:rFonts w:ascii="Times New Roman" w:hAnsi="Times New Roman"/>
          <w:b w:val="0"/>
          <w:sz w:val="24"/>
          <w:szCs w:val="24"/>
          <w:lang w:val="id-ID"/>
        </w:rPr>
        <w:tab/>
        <w:t>: 12S140</w:t>
      </w:r>
      <w:r w:rsidRPr="00610384">
        <w:rPr>
          <w:rFonts w:ascii="Times New Roman" w:hAnsi="Times New Roman"/>
          <w:b w:val="0"/>
          <w:sz w:val="24"/>
          <w:szCs w:val="24"/>
          <w:lang w:val="en-GB"/>
        </w:rPr>
        <w:t>42</w:t>
      </w:r>
    </w:p>
    <w:p w14:paraId="004B8373" w14:textId="77777777" w:rsidR="001B0B85" w:rsidRPr="00610384" w:rsidRDefault="001B0B85" w:rsidP="001B0B85">
      <w:pPr>
        <w:pStyle w:val="Title"/>
        <w:ind w:left="720"/>
        <w:jc w:val="both"/>
        <w:rPr>
          <w:rFonts w:ascii="Times New Roman" w:hAnsi="Times New Roman"/>
          <w:b w:val="0"/>
          <w:sz w:val="24"/>
          <w:szCs w:val="24"/>
          <w:lang w:val="id-ID"/>
        </w:rPr>
      </w:pPr>
      <w:r w:rsidRPr="00610384">
        <w:rPr>
          <w:rFonts w:ascii="Times New Roman" w:hAnsi="Times New Roman"/>
          <w:b w:val="0"/>
          <w:sz w:val="24"/>
          <w:szCs w:val="24"/>
          <w:lang w:val="id-ID"/>
        </w:rPr>
        <w:t>Program Studi</w:t>
      </w:r>
      <w:r w:rsidRPr="00610384">
        <w:rPr>
          <w:rFonts w:ascii="Times New Roman" w:hAnsi="Times New Roman"/>
          <w:b w:val="0"/>
          <w:sz w:val="24"/>
          <w:szCs w:val="24"/>
          <w:lang w:val="id-ID"/>
        </w:rPr>
        <w:tab/>
        <w:t>: Sistem Informasi</w:t>
      </w:r>
    </w:p>
    <w:p w14:paraId="6BFE70AC" w14:textId="77777777" w:rsidR="001B0B85" w:rsidRPr="00610384" w:rsidRDefault="001B0B85" w:rsidP="001B0B85">
      <w:pPr>
        <w:pStyle w:val="Title"/>
        <w:ind w:left="720"/>
        <w:jc w:val="both"/>
        <w:rPr>
          <w:rFonts w:ascii="Times New Roman" w:hAnsi="Times New Roman"/>
          <w:b w:val="0"/>
          <w:sz w:val="24"/>
          <w:szCs w:val="24"/>
          <w:lang w:val="id-ID"/>
        </w:rPr>
      </w:pPr>
      <w:r w:rsidRPr="00610384">
        <w:rPr>
          <w:rFonts w:ascii="Times New Roman" w:hAnsi="Times New Roman"/>
          <w:b w:val="0"/>
          <w:sz w:val="24"/>
          <w:szCs w:val="24"/>
          <w:lang w:val="id-ID"/>
        </w:rPr>
        <w:t>Fakultas</w:t>
      </w:r>
      <w:r w:rsidRPr="00610384">
        <w:rPr>
          <w:rFonts w:ascii="Times New Roman" w:hAnsi="Times New Roman"/>
          <w:b w:val="0"/>
          <w:sz w:val="24"/>
          <w:szCs w:val="24"/>
          <w:lang w:val="id-ID"/>
        </w:rPr>
        <w:tab/>
        <w:t>: Teknik Informatika dan Elektro</w:t>
      </w:r>
    </w:p>
    <w:p w14:paraId="1B356289" w14:textId="77777777" w:rsidR="001B0B85" w:rsidRPr="00610384" w:rsidRDefault="001B0B85" w:rsidP="008F3623">
      <w:pPr>
        <w:pStyle w:val="Title"/>
        <w:numPr>
          <w:ilvl w:val="0"/>
          <w:numId w:val="37"/>
        </w:numPr>
        <w:jc w:val="both"/>
        <w:rPr>
          <w:rFonts w:ascii="Times New Roman" w:hAnsi="Times New Roman"/>
          <w:b w:val="0"/>
          <w:sz w:val="24"/>
          <w:szCs w:val="24"/>
          <w:lang w:val="id-ID"/>
        </w:rPr>
      </w:pPr>
      <w:r w:rsidRPr="00610384">
        <w:rPr>
          <w:rFonts w:ascii="Times New Roman" w:hAnsi="Times New Roman"/>
          <w:b w:val="0"/>
          <w:sz w:val="24"/>
          <w:szCs w:val="24"/>
          <w:lang w:val="id-ID"/>
        </w:rPr>
        <w:t>Nama</w:t>
      </w:r>
      <w:r w:rsidRPr="00610384">
        <w:rPr>
          <w:rFonts w:ascii="Times New Roman" w:hAnsi="Times New Roman"/>
          <w:b w:val="0"/>
          <w:sz w:val="24"/>
          <w:szCs w:val="24"/>
          <w:lang w:val="id-ID"/>
        </w:rPr>
        <w:tab/>
      </w:r>
      <w:r w:rsidRPr="00610384">
        <w:rPr>
          <w:rFonts w:ascii="Times New Roman" w:hAnsi="Times New Roman"/>
          <w:b w:val="0"/>
          <w:sz w:val="24"/>
          <w:szCs w:val="24"/>
          <w:lang w:val="id-ID"/>
        </w:rPr>
        <w:tab/>
        <w:t xml:space="preserve">: </w:t>
      </w:r>
      <w:r w:rsidRPr="00610384">
        <w:rPr>
          <w:rFonts w:ascii="Times New Roman" w:hAnsi="Times New Roman"/>
          <w:b w:val="0"/>
          <w:sz w:val="24"/>
          <w:szCs w:val="24"/>
          <w:lang w:val="en-GB"/>
        </w:rPr>
        <w:t>Clara Sonya Angelica Aritonang</w:t>
      </w:r>
    </w:p>
    <w:p w14:paraId="6A11E0C8" w14:textId="77777777" w:rsidR="001B0B85" w:rsidRPr="00610384" w:rsidRDefault="001B0B85" w:rsidP="001B0B85">
      <w:pPr>
        <w:pStyle w:val="Title"/>
        <w:ind w:left="720"/>
        <w:jc w:val="both"/>
        <w:rPr>
          <w:rFonts w:ascii="Times New Roman" w:hAnsi="Times New Roman"/>
          <w:b w:val="0"/>
          <w:sz w:val="24"/>
          <w:szCs w:val="24"/>
          <w:lang w:val="en-GB"/>
        </w:rPr>
      </w:pPr>
      <w:r w:rsidRPr="00610384">
        <w:rPr>
          <w:rFonts w:ascii="Times New Roman" w:hAnsi="Times New Roman"/>
          <w:b w:val="0"/>
          <w:sz w:val="24"/>
          <w:szCs w:val="24"/>
          <w:lang w:val="id-ID"/>
        </w:rPr>
        <w:t>NIM</w:t>
      </w:r>
      <w:r w:rsidRPr="00610384">
        <w:rPr>
          <w:rFonts w:ascii="Times New Roman" w:hAnsi="Times New Roman"/>
          <w:b w:val="0"/>
          <w:sz w:val="24"/>
          <w:szCs w:val="24"/>
          <w:lang w:val="id-ID"/>
        </w:rPr>
        <w:tab/>
      </w:r>
      <w:r w:rsidRPr="00610384">
        <w:rPr>
          <w:rFonts w:ascii="Times New Roman" w:hAnsi="Times New Roman"/>
          <w:b w:val="0"/>
          <w:sz w:val="24"/>
          <w:szCs w:val="24"/>
          <w:lang w:val="id-ID"/>
        </w:rPr>
        <w:tab/>
        <w:t>: 12S140</w:t>
      </w:r>
      <w:r w:rsidRPr="00610384">
        <w:rPr>
          <w:rFonts w:ascii="Times New Roman" w:hAnsi="Times New Roman"/>
          <w:b w:val="0"/>
          <w:sz w:val="24"/>
          <w:szCs w:val="24"/>
          <w:lang w:val="en-GB"/>
        </w:rPr>
        <w:t>45</w:t>
      </w:r>
    </w:p>
    <w:p w14:paraId="4AE94FA4" w14:textId="77777777" w:rsidR="001B0B85" w:rsidRPr="00610384" w:rsidRDefault="001B0B85" w:rsidP="001B0B85">
      <w:pPr>
        <w:pStyle w:val="Title"/>
        <w:ind w:left="720"/>
        <w:jc w:val="both"/>
        <w:rPr>
          <w:rFonts w:ascii="Times New Roman" w:hAnsi="Times New Roman"/>
          <w:b w:val="0"/>
          <w:sz w:val="24"/>
          <w:szCs w:val="24"/>
          <w:lang w:val="id-ID"/>
        </w:rPr>
      </w:pPr>
      <w:r w:rsidRPr="00610384">
        <w:rPr>
          <w:rFonts w:ascii="Times New Roman" w:hAnsi="Times New Roman"/>
          <w:b w:val="0"/>
          <w:sz w:val="24"/>
          <w:szCs w:val="24"/>
          <w:lang w:val="id-ID"/>
        </w:rPr>
        <w:t>Program Studi</w:t>
      </w:r>
      <w:r w:rsidRPr="00610384">
        <w:rPr>
          <w:rFonts w:ascii="Times New Roman" w:hAnsi="Times New Roman"/>
          <w:b w:val="0"/>
          <w:sz w:val="24"/>
          <w:szCs w:val="24"/>
          <w:lang w:val="id-ID"/>
        </w:rPr>
        <w:tab/>
        <w:t>: Sistem Informasi</w:t>
      </w:r>
    </w:p>
    <w:p w14:paraId="73A1317F" w14:textId="77777777" w:rsidR="001B0B85" w:rsidRPr="00610384" w:rsidRDefault="001B0B85" w:rsidP="001B0B85">
      <w:pPr>
        <w:pStyle w:val="Title"/>
        <w:ind w:left="720"/>
        <w:jc w:val="both"/>
        <w:rPr>
          <w:rFonts w:ascii="Times New Roman" w:hAnsi="Times New Roman"/>
          <w:b w:val="0"/>
          <w:sz w:val="24"/>
          <w:szCs w:val="24"/>
          <w:lang w:val="id-ID"/>
        </w:rPr>
      </w:pPr>
      <w:r w:rsidRPr="00610384">
        <w:rPr>
          <w:rFonts w:ascii="Times New Roman" w:hAnsi="Times New Roman"/>
          <w:b w:val="0"/>
          <w:sz w:val="24"/>
          <w:szCs w:val="24"/>
          <w:lang w:val="id-ID"/>
        </w:rPr>
        <w:t>Fakultas</w:t>
      </w:r>
      <w:r w:rsidRPr="00610384">
        <w:rPr>
          <w:rFonts w:ascii="Times New Roman" w:hAnsi="Times New Roman"/>
          <w:b w:val="0"/>
          <w:sz w:val="24"/>
          <w:szCs w:val="24"/>
          <w:lang w:val="id-ID"/>
        </w:rPr>
        <w:tab/>
        <w:t>: Teknik Informatika dan Elektro</w:t>
      </w:r>
    </w:p>
    <w:p w14:paraId="09F4DD0F" w14:textId="77777777" w:rsidR="001B0B85" w:rsidRPr="00610384" w:rsidRDefault="001B0B85" w:rsidP="001B0B85">
      <w:pPr>
        <w:pStyle w:val="Title"/>
        <w:spacing w:before="240" w:line="360" w:lineRule="auto"/>
        <w:jc w:val="both"/>
        <w:rPr>
          <w:rFonts w:ascii="Times New Roman" w:hAnsi="Times New Roman"/>
          <w:b w:val="0"/>
          <w:sz w:val="24"/>
          <w:szCs w:val="24"/>
          <w:lang w:val="id-ID"/>
        </w:rPr>
      </w:pPr>
      <w:r w:rsidRPr="00610384">
        <w:rPr>
          <w:rFonts w:ascii="Times New Roman" w:hAnsi="Times New Roman"/>
          <w:b w:val="0"/>
          <w:sz w:val="24"/>
          <w:szCs w:val="24"/>
          <w:lang w:val="id-ID"/>
        </w:rPr>
        <w:t>Jenis Karya</w:t>
      </w:r>
      <w:r w:rsidRPr="00610384">
        <w:rPr>
          <w:rFonts w:ascii="Times New Roman" w:hAnsi="Times New Roman"/>
          <w:b w:val="0"/>
          <w:sz w:val="24"/>
          <w:szCs w:val="24"/>
          <w:lang w:val="id-ID"/>
        </w:rPr>
        <w:tab/>
      </w:r>
      <w:r w:rsidRPr="00610384">
        <w:rPr>
          <w:rFonts w:ascii="Times New Roman" w:hAnsi="Times New Roman"/>
          <w:b w:val="0"/>
          <w:sz w:val="24"/>
          <w:szCs w:val="24"/>
          <w:lang w:val="id-ID"/>
        </w:rPr>
        <w:tab/>
        <w:t>: Tugas Akhir</w:t>
      </w:r>
    </w:p>
    <w:p w14:paraId="11D14F1C" w14:textId="77777777" w:rsidR="001B0B85" w:rsidRPr="00610384" w:rsidRDefault="001B0B85" w:rsidP="001B0B85">
      <w:pPr>
        <w:pStyle w:val="Title"/>
        <w:jc w:val="left"/>
        <w:rPr>
          <w:rFonts w:ascii="Times New Roman" w:hAnsi="Times New Roman"/>
          <w:b w:val="0"/>
          <w:sz w:val="24"/>
          <w:szCs w:val="24"/>
          <w:lang w:val="id-ID"/>
        </w:rPr>
      </w:pPr>
    </w:p>
    <w:p w14:paraId="25D4A3AA" w14:textId="305C4029" w:rsidR="001B0B85" w:rsidRPr="00610384" w:rsidRDefault="001B0B85" w:rsidP="001B0B85">
      <w:pPr>
        <w:pStyle w:val="Title"/>
        <w:spacing w:line="360" w:lineRule="auto"/>
        <w:jc w:val="both"/>
        <w:rPr>
          <w:rFonts w:ascii="Times New Roman" w:hAnsi="Times New Roman"/>
          <w:b w:val="0"/>
          <w:sz w:val="24"/>
          <w:szCs w:val="24"/>
          <w:lang w:val="id-ID"/>
        </w:rPr>
      </w:pPr>
      <w:r w:rsidRPr="00610384">
        <w:rPr>
          <w:rFonts w:ascii="Times New Roman" w:hAnsi="Times New Roman"/>
          <w:b w:val="0"/>
          <w:sz w:val="24"/>
          <w:szCs w:val="24"/>
          <w:lang w:val="id-ID"/>
        </w:rPr>
        <w:t xml:space="preserve">Demi pengembangan ilmu pengetahuan, menyetujui untuk memberikan kepada Institut Teknologi Del </w:t>
      </w:r>
      <w:r w:rsidRPr="00747316">
        <w:rPr>
          <w:rFonts w:ascii="Times New Roman" w:hAnsi="Times New Roman"/>
          <w:sz w:val="24"/>
          <w:szCs w:val="24"/>
          <w:lang w:val="id-ID"/>
        </w:rPr>
        <w:t>Hak Bebas Royalti Noneksklusif (</w:t>
      </w:r>
      <w:r w:rsidRPr="00747316">
        <w:rPr>
          <w:rFonts w:ascii="Times New Roman" w:hAnsi="Times New Roman"/>
          <w:i/>
          <w:sz w:val="24"/>
          <w:szCs w:val="24"/>
          <w:lang w:val="id-ID"/>
        </w:rPr>
        <w:t>Non-exclusife Royalty-Free Right</w:t>
      </w:r>
      <w:r w:rsidRPr="00747316">
        <w:rPr>
          <w:rFonts w:ascii="Times New Roman" w:hAnsi="Times New Roman"/>
          <w:sz w:val="24"/>
          <w:szCs w:val="24"/>
          <w:lang w:val="id-ID"/>
        </w:rPr>
        <w:t>)</w:t>
      </w:r>
      <w:r w:rsidRPr="00610384">
        <w:rPr>
          <w:rFonts w:ascii="Times New Roman" w:hAnsi="Times New Roman"/>
          <w:b w:val="0"/>
          <w:sz w:val="24"/>
          <w:szCs w:val="24"/>
          <w:lang w:val="id-ID"/>
        </w:rPr>
        <w:t xml:space="preserve"> atas karya ilmiah </w:t>
      </w:r>
      <w:r w:rsidR="00D805BA">
        <w:rPr>
          <w:rFonts w:ascii="Times New Roman" w:hAnsi="Times New Roman"/>
          <w:b w:val="0"/>
          <w:sz w:val="24"/>
          <w:szCs w:val="24"/>
          <w:lang w:val="en-GB"/>
        </w:rPr>
        <w:t>kami</w:t>
      </w:r>
      <w:r w:rsidRPr="00610384">
        <w:rPr>
          <w:rFonts w:ascii="Times New Roman" w:hAnsi="Times New Roman"/>
          <w:b w:val="0"/>
          <w:sz w:val="24"/>
          <w:szCs w:val="24"/>
          <w:lang w:val="id-ID"/>
        </w:rPr>
        <w:t xml:space="preserve"> yang berjudul:</w:t>
      </w:r>
    </w:p>
    <w:p w14:paraId="699776F7" w14:textId="3BA8A8E9" w:rsidR="001B0B85" w:rsidRPr="00747316" w:rsidRDefault="001B0B85" w:rsidP="001B0B85">
      <w:pPr>
        <w:pStyle w:val="Title"/>
        <w:spacing w:line="360" w:lineRule="auto"/>
        <w:rPr>
          <w:rFonts w:ascii="Times New Roman" w:hAnsi="Times New Roman"/>
          <w:sz w:val="24"/>
          <w:szCs w:val="24"/>
          <w:lang w:val="id-ID"/>
        </w:rPr>
      </w:pPr>
      <w:r w:rsidRPr="00747316">
        <w:rPr>
          <w:rFonts w:ascii="Times New Roman" w:hAnsi="Times New Roman"/>
          <w:sz w:val="24"/>
          <w:szCs w:val="24"/>
          <w:lang w:val="en-GB"/>
        </w:rPr>
        <w:t xml:space="preserve">Pemindaian Memori </w:t>
      </w:r>
      <w:r w:rsidR="00F4504E">
        <w:rPr>
          <w:rFonts w:ascii="Times New Roman" w:hAnsi="Times New Roman"/>
          <w:sz w:val="24"/>
          <w:szCs w:val="24"/>
          <w:lang w:val="en-GB"/>
        </w:rPr>
        <w:t xml:space="preserve">Proses </w:t>
      </w:r>
      <w:r w:rsidRPr="00747316">
        <w:rPr>
          <w:rFonts w:ascii="Times New Roman" w:hAnsi="Times New Roman"/>
          <w:sz w:val="24"/>
          <w:szCs w:val="24"/>
          <w:lang w:val="en-GB"/>
        </w:rPr>
        <w:t>untuk Pendeteksian Piranti Lunak Jahat</w:t>
      </w:r>
    </w:p>
    <w:p w14:paraId="526B638A" w14:textId="15FF59F0" w:rsidR="001B0B85" w:rsidRDefault="001B0B85" w:rsidP="008877F3">
      <w:pPr>
        <w:pStyle w:val="Title"/>
        <w:spacing w:line="360" w:lineRule="auto"/>
        <w:jc w:val="both"/>
        <w:rPr>
          <w:rFonts w:ascii="Times New Roman" w:hAnsi="Times New Roman"/>
          <w:b w:val="0"/>
          <w:sz w:val="24"/>
          <w:szCs w:val="24"/>
          <w:lang w:val="id-ID"/>
        </w:rPr>
      </w:pPr>
      <w:r w:rsidRPr="00610384">
        <w:rPr>
          <w:rFonts w:ascii="Times New Roman" w:hAnsi="Times New Roman"/>
          <w:b w:val="0"/>
          <w:sz w:val="24"/>
          <w:szCs w:val="24"/>
          <w:lang w:val="id-ID"/>
        </w:rPr>
        <w:t>Beserta perangkat yang ada (jika diperlukan). Dengan Hak Bebas Royalti Noneksklusif ini Institut Teknologi Del berhak menyimpan, mengalih/media-formatkan, mengelola dalam bentuk pangkalan data (</w:t>
      </w:r>
      <w:r w:rsidRPr="00610384">
        <w:rPr>
          <w:rFonts w:ascii="Times New Roman" w:hAnsi="Times New Roman"/>
          <w:b w:val="0"/>
          <w:i/>
          <w:sz w:val="24"/>
          <w:szCs w:val="24"/>
          <w:lang w:val="id-ID"/>
        </w:rPr>
        <w:t>database</w:t>
      </w:r>
      <w:r w:rsidRPr="00610384">
        <w:rPr>
          <w:rFonts w:ascii="Times New Roman" w:hAnsi="Times New Roman"/>
          <w:b w:val="0"/>
          <w:sz w:val="24"/>
          <w:szCs w:val="24"/>
          <w:lang w:val="id-ID"/>
        </w:rPr>
        <w:t xml:space="preserve">). Merawat dan mempublikasikan karya akhir </w:t>
      </w:r>
      <w:r w:rsidR="00D805BA">
        <w:rPr>
          <w:rFonts w:ascii="Times New Roman" w:hAnsi="Times New Roman"/>
          <w:b w:val="0"/>
          <w:sz w:val="24"/>
          <w:szCs w:val="24"/>
          <w:lang w:val="en-GB"/>
        </w:rPr>
        <w:t>kami</w:t>
      </w:r>
      <w:r w:rsidRPr="00610384">
        <w:rPr>
          <w:rFonts w:ascii="Times New Roman" w:hAnsi="Times New Roman"/>
          <w:b w:val="0"/>
          <w:sz w:val="24"/>
          <w:szCs w:val="24"/>
          <w:lang w:val="id-ID"/>
        </w:rPr>
        <w:t xml:space="preserve"> tanpa meminta izin dari </w:t>
      </w:r>
      <w:r w:rsidR="00D805BA">
        <w:rPr>
          <w:rFonts w:ascii="Times New Roman" w:hAnsi="Times New Roman"/>
          <w:b w:val="0"/>
          <w:sz w:val="24"/>
          <w:szCs w:val="24"/>
          <w:lang w:val="en-GB"/>
        </w:rPr>
        <w:t>kami</w:t>
      </w:r>
      <w:r w:rsidRPr="00610384">
        <w:rPr>
          <w:rFonts w:ascii="Times New Roman" w:hAnsi="Times New Roman"/>
          <w:b w:val="0"/>
          <w:sz w:val="24"/>
          <w:szCs w:val="24"/>
          <w:lang w:val="id-ID"/>
        </w:rPr>
        <w:t xml:space="preserve"> selama tetap mencantumkan nama </w:t>
      </w:r>
      <w:r w:rsidR="00D805BA">
        <w:rPr>
          <w:rFonts w:ascii="Times New Roman" w:hAnsi="Times New Roman"/>
          <w:b w:val="0"/>
          <w:sz w:val="24"/>
          <w:szCs w:val="24"/>
          <w:lang w:val="en-GB"/>
        </w:rPr>
        <w:t>kami</w:t>
      </w:r>
      <w:r w:rsidRPr="00610384">
        <w:rPr>
          <w:rFonts w:ascii="Times New Roman" w:hAnsi="Times New Roman"/>
          <w:b w:val="0"/>
          <w:sz w:val="24"/>
          <w:szCs w:val="24"/>
          <w:lang w:val="id-ID"/>
        </w:rPr>
        <w:t xml:space="preserve"> sebagai penulis/pencipta dan sebagai pemilik Hak Cipta.</w:t>
      </w:r>
      <w:r w:rsidR="008877F3">
        <w:rPr>
          <w:rFonts w:ascii="Times New Roman" w:hAnsi="Times New Roman"/>
          <w:b w:val="0"/>
          <w:sz w:val="24"/>
          <w:szCs w:val="24"/>
          <w:lang w:val="en-GB"/>
        </w:rPr>
        <w:t xml:space="preserve"> </w:t>
      </w:r>
      <w:r w:rsidRPr="00610384">
        <w:rPr>
          <w:rFonts w:ascii="Times New Roman" w:hAnsi="Times New Roman"/>
          <w:b w:val="0"/>
          <w:sz w:val="24"/>
          <w:szCs w:val="24"/>
          <w:lang w:val="id-ID"/>
        </w:rPr>
        <w:t xml:space="preserve">Demikian pernyataan ini </w:t>
      </w:r>
      <w:r w:rsidR="00D805BA">
        <w:rPr>
          <w:rFonts w:ascii="Times New Roman" w:hAnsi="Times New Roman"/>
          <w:b w:val="0"/>
          <w:sz w:val="24"/>
          <w:szCs w:val="24"/>
          <w:lang w:val="en-GB"/>
        </w:rPr>
        <w:t>kami</w:t>
      </w:r>
      <w:r w:rsidRPr="00610384">
        <w:rPr>
          <w:rFonts w:ascii="Times New Roman" w:hAnsi="Times New Roman"/>
          <w:b w:val="0"/>
          <w:sz w:val="24"/>
          <w:szCs w:val="24"/>
          <w:lang w:val="id-ID"/>
        </w:rPr>
        <w:t xml:space="preserve"> buat dengan sebenarnya.</w:t>
      </w:r>
    </w:p>
    <w:p w14:paraId="4B0B910D" w14:textId="77777777" w:rsidR="001B0B85" w:rsidRPr="00610384" w:rsidRDefault="001B0B85" w:rsidP="002E29F1">
      <w:pPr>
        <w:pStyle w:val="Title"/>
        <w:spacing w:line="360" w:lineRule="auto"/>
        <w:jc w:val="left"/>
        <w:rPr>
          <w:rFonts w:ascii="Times New Roman" w:hAnsi="Times New Roman"/>
          <w:b w:val="0"/>
          <w:sz w:val="24"/>
          <w:szCs w:val="24"/>
          <w:lang w:val="id-ID"/>
        </w:rPr>
      </w:pPr>
    </w:p>
    <w:p w14:paraId="15C88900" w14:textId="795F024F" w:rsidR="001B0B85" w:rsidRPr="002A2385" w:rsidRDefault="001B0B85" w:rsidP="00F50A47">
      <w:pPr>
        <w:pStyle w:val="Title"/>
        <w:spacing w:line="360" w:lineRule="auto"/>
        <w:ind w:left="1843" w:firstLine="720"/>
        <w:jc w:val="left"/>
        <w:rPr>
          <w:rFonts w:ascii="Times New Roman" w:hAnsi="Times New Roman"/>
          <w:b w:val="0"/>
          <w:sz w:val="24"/>
          <w:szCs w:val="24"/>
        </w:rPr>
      </w:pPr>
      <w:r w:rsidRPr="00610384">
        <w:rPr>
          <w:rFonts w:ascii="Times New Roman" w:hAnsi="Times New Roman"/>
          <w:b w:val="0"/>
          <w:sz w:val="24"/>
          <w:szCs w:val="24"/>
          <w:lang w:val="id-ID"/>
        </w:rPr>
        <w:t>Dibuat di</w:t>
      </w:r>
      <w:r w:rsidR="002A2385">
        <w:rPr>
          <w:rFonts w:ascii="Times New Roman" w:hAnsi="Times New Roman"/>
          <w:b w:val="0"/>
          <w:sz w:val="24"/>
          <w:szCs w:val="24"/>
          <w:lang w:val="id-ID"/>
        </w:rPr>
        <w:tab/>
      </w:r>
      <w:r w:rsidR="00F50A47">
        <w:rPr>
          <w:rFonts w:ascii="Times New Roman" w:hAnsi="Times New Roman"/>
          <w:b w:val="0"/>
          <w:sz w:val="24"/>
          <w:szCs w:val="24"/>
          <w:lang w:val="en-GB"/>
        </w:rPr>
        <w:t xml:space="preserve">      </w:t>
      </w:r>
      <w:r w:rsidRPr="00610384">
        <w:rPr>
          <w:rFonts w:ascii="Times New Roman" w:hAnsi="Times New Roman"/>
          <w:b w:val="0"/>
          <w:sz w:val="24"/>
          <w:szCs w:val="24"/>
          <w:lang w:val="id-ID"/>
        </w:rPr>
        <w:t>:</w:t>
      </w:r>
      <w:r w:rsidR="002A2385">
        <w:rPr>
          <w:rFonts w:ascii="Times New Roman" w:hAnsi="Times New Roman"/>
          <w:b w:val="0"/>
          <w:sz w:val="24"/>
          <w:szCs w:val="24"/>
        </w:rPr>
        <w:t xml:space="preserve"> </w:t>
      </w:r>
      <w:r w:rsidR="00FD1EEF">
        <w:rPr>
          <w:rFonts w:ascii="Times New Roman" w:hAnsi="Times New Roman"/>
          <w:b w:val="0"/>
          <w:sz w:val="24"/>
          <w:szCs w:val="24"/>
        </w:rPr>
        <w:t>Laguboti</w:t>
      </w:r>
    </w:p>
    <w:p w14:paraId="3F405E38" w14:textId="6C6DF7E9" w:rsidR="008877F3" w:rsidRDefault="001B0B85" w:rsidP="00F50A47">
      <w:pPr>
        <w:pStyle w:val="Title"/>
        <w:spacing w:line="360" w:lineRule="auto"/>
        <w:ind w:left="1843" w:firstLine="720"/>
        <w:jc w:val="left"/>
        <w:rPr>
          <w:rFonts w:ascii="Times New Roman" w:hAnsi="Times New Roman"/>
          <w:b w:val="0"/>
          <w:sz w:val="24"/>
          <w:szCs w:val="24"/>
        </w:rPr>
      </w:pPr>
      <w:r w:rsidRPr="00610384">
        <w:rPr>
          <w:rFonts w:ascii="Times New Roman" w:hAnsi="Times New Roman"/>
          <w:b w:val="0"/>
          <w:sz w:val="24"/>
          <w:szCs w:val="24"/>
          <w:lang w:val="id-ID"/>
        </w:rPr>
        <w:t>Pada tanggal</w:t>
      </w:r>
      <w:r w:rsidR="008877F3">
        <w:rPr>
          <w:rFonts w:ascii="Times New Roman" w:hAnsi="Times New Roman"/>
          <w:b w:val="0"/>
          <w:sz w:val="24"/>
          <w:szCs w:val="24"/>
          <w:lang w:val="en-GB"/>
        </w:rPr>
        <w:t xml:space="preserve">   </w:t>
      </w:r>
      <w:r w:rsidRPr="00610384">
        <w:rPr>
          <w:rFonts w:ascii="Times New Roman" w:hAnsi="Times New Roman"/>
          <w:b w:val="0"/>
          <w:sz w:val="24"/>
          <w:szCs w:val="24"/>
          <w:lang w:val="id-ID"/>
        </w:rPr>
        <w:t>:</w:t>
      </w:r>
      <w:r w:rsidR="002A2385">
        <w:rPr>
          <w:rFonts w:ascii="Times New Roman" w:hAnsi="Times New Roman"/>
          <w:b w:val="0"/>
          <w:sz w:val="24"/>
          <w:szCs w:val="24"/>
        </w:rPr>
        <w:t xml:space="preserve"> 20 Agustus</w:t>
      </w:r>
      <w:r w:rsidR="008877F3">
        <w:rPr>
          <w:rFonts w:ascii="Times New Roman" w:hAnsi="Times New Roman"/>
          <w:b w:val="0"/>
          <w:sz w:val="24"/>
          <w:szCs w:val="24"/>
        </w:rPr>
        <w:t xml:space="preserve"> </w:t>
      </w:r>
      <w:r w:rsidR="002A2385">
        <w:rPr>
          <w:rFonts w:ascii="Times New Roman" w:hAnsi="Times New Roman"/>
          <w:b w:val="0"/>
          <w:sz w:val="24"/>
          <w:szCs w:val="24"/>
        </w:rPr>
        <w:t>2018</w:t>
      </w:r>
    </w:p>
    <w:p w14:paraId="3114846A" w14:textId="4211C85D" w:rsidR="001B0B85" w:rsidRPr="008877F3" w:rsidRDefault="00747316" w:rsidP="00F50A47">
      <w:pPr>
        <w:pStyle w:val="Title"/>
        <w:spacing w:line="360" w:lineRule="auto"/>
        <w:ind w:left="2552"/>
        <w:jc w:val="left"/>
        <w:rPr>
          <w:rFonts w:ascii="Times New Roman" w:hAnsi="Times New Roman"/>
          <w:b w:val="0"/>
          <w:sz w:val="24"/>
          <w:szCs w:val="24"/>
        </w:rPr>
      </w:pPr>
      <w:r w:rsidRPr="00610384">
        <w:rPr>
          <w:rFonts w:ascii="Times New Roman" w:hAnsi="Times New Roman"/>
          <w:b w:val="0"/>
          <w:sz w:val="24"/>
          <w:szCs w:val="24"/>
          <w:lang w:val="id-ID"/>
        </w:rPr>
        <w:t>Yang menyatakan,</w:t>
      </w:r>
    </w:p>
    <w:p w14:paraId="575B6995" w14:textId="429A7336" w:rsidR="002E29F1" w:rsidRDefault="002E29F1" w:rsidP="001B0B85">
      <w:pPr>
        <w:pStyle w:val="Title"/>
        <w:spacing w:line="360" w:lineRule="auto"/>
        <w:rPr>
          <w:rFonts w:ascii="Times New Roman" w:hAnsi="Times New Roman"/>
          <w:b w:val="0"/>
          <w:sz w:val="24"/>
          <w:szCs w:val="24"/>
          <w:lang w:val="id-ID"/>
        </w:rPr>
      </w:pPr>
    </w:p>
    <w:p w14:paraId="3A42BCF4" w14:textId="2D57AA6B" w:rsidR="008877F3" w:rsidRDefault="008877F3" w:rsidP="001B0B85">
      <w:pPr>
        <w:pStyle w:val="Title"/>
        <w:spacing w:line="360" w:lineRule="auto"/>
        <w:rPr>
          <w:rFonts w:ascii="Times New Roman" w:hAnsi="Times New Roman"/>
          <w:b w:val="0"/>
          <w:sz w:val="24"/>
          <w:szCs w:val="24"/>
          <w:lang w:val="id-ID"/>
        </w:rPr>
      </w:pPr>
    </w:p>
    <w:p w14:paraId="57D6735B" w14:textId="7BDC24EF" w:rsidR="008877F3" w:rsidRPr="008877F3" w:rsidRDefault="008877F3" w:rsidP="008877F3">
      <w:pPr>
        <w:pStyle w:val="Title"/>
        <w:spacing w:line="360" w:lineRule="auto"/>
        <w:jc w:val="left"/>
        <w:rPr>
          <w:rFonts w:ascii="Times New Roman" w:hAnsi="Times New Roman"/>
          <w:b w:val="0"/>
          <w:sz w:val="24"/>
          <w:szCs w:val="24"/>
          <w:lang w:val="en-GB"/>
        </w:rPr>
      </w:pPr>
    </w:p>
    <w:p w14:paraId="00A5B712" w14:textId="49500EDD" w:rsidR="00BF68A0" w:rsidRPr="00FD1EEF" w:rsidRDefault="001B0B85" w:rsidP="0072624C">
      <w:pPr>
        <w:rPr>
          <w:sz w:val="24"/>
          <w:szCs w:val="28"/>
        </w:rPr>
        <w:sectPr w:rsidR="00BF68A0" w:rsidRPr="00FD1EEF" w:rsidSect="00F322E8">
          <w:footerReference w:type="default" r:id="rId9"/>
          <w:headerReference w:type="first" r:id="rId10"/>
          <w:type w:val="continuous"/>
          <w:pgSz w:w="11906" w:h="16838" w:code="9"/>
          <w:pgMar w:top="1701" w:right="1701" w:bottom="1701" w:left="2268" w:header="851" w:footer="1418" w:gutter="0"/>
          <w:pgNumType w:fmt="lowerRoman"/>
          <w:cols w:space="708"/>
          <w:titlePg/>
          <w:docGrid w:linePitch="360"/>
        </w:sectPr>
      </w:pPr>
      <w:r w:rsidRPr="00FD1EEF">
        <w:rPr>
          <w:sz w:val="24"/>
          <w:szCs w:val="28"/>
        </w:rPr>
        <w:t>(</w:t>
      </w:r>
      <w:r w:rsidR="0072624C">
        <w:rPr>
          <w:sz w:val="24"/>
          <w:szCs w:val="28"/>
        </w:rPr>
        <w:t>Yusuf Pangaribuan</w:t>
      </w:r>
      <w:r w:rsidRPr="00FD1EEF">
        <w:rPr>
          <w:sz w:val="24"/>
          <w:szCs w:val="28"/>
        </w:rPr>
        <w:t>)</w:t>
      </w:r>
      <w:r w:rsidR="0072624C">
        <w:rPr>
          <w:sz w:val="24"/>
          <w:szCs w:val="28"/>
        </w:rPr>
        <w:tab/>
      </w:r>
      <w:r w:rsidR="00F50A47">
        <w:rPr>
          <w:sz w:val="24"/>
          <w:szCs w:val="28"/>
        </w:rPr>
        <w:t xml:space="preserve">  </w:t>
      </w:r>
      <w:proofErr w:type="gramStart"/>
      <w:r w:rsidR="00F50A47">
        <w:rPr>
          <w:sz w:val="24"/>
          <w:szCs w:val="28"/>
        </w:rPr>
        <w:t xml:space="preserve">   </w:t>
      </w:r>
      <w:r w:rsidR="0072624C">
        <w:rPr>
          <w:sz w:val="24"/>
          <w:szCs w:val="28"/>
        </w:rPr>
        <w:t>(</w:t>
      </w:r>
      <w:proofErr w:type="gramEnd"/>
      <w:r w:rsidR="0072624C">
        <w:rPr>
          <w:sz w:val="24"/>
          <w:szCs w:val="28"/>
        </w:rPr>
        <w:t>Lasria O. Nainggolan)</w:t>
      </w:r>
      <w:r w:rsidR="00F50A47">
        <w:rPr>
          <w:sz w:val="24"/>
          <w:szCs w:val="28"/>
        </w:rPr>
        <w:t xml:space="preserve">     </w:t>
      </w:r>
      <w:r w:rsidR="00F50A47">
        <w:rPr>
          <w:sz w:val="24"/>
          <w:szCs w:val="28"/>
        </w:rPr>
        <w:tab/>
        <w:t>(Clara S. A. Aritonang)</w:t>
      </w:r>
    </w:p>
    <w:p w14:paraId="2F63843C" w14:textId="218FB8E7" w:rsidR="004D1C0E" w:rsidRPr="00207999" w:rsidRDefault="004D1C0E" w:rsidP="0060011B">
      <w:pPr>
        <w:pStyle w:val="Default"/>
        <w:spacing w:line="360" w:lineRule="auto"/>
        <w:jc w:val="center"/>
        <w:outlineLvl w:val="0"/>
        <w:rPr>
          <w:b/>
          <w:sz w:val="28"/>
          <w:szCs w:val="28"/>
        </w:rPr>
      </w:pPr>
      <w:bookmarkStart w:id="6" w:name="_Toc522192723"/>
      <w:r w:rsidRPr="008877F3">
        <w:rPr>
          <w:b/>
          <w:szCs w:val="28"/>
        </w:rPr>
        <w:lastRenderedPageBreak/>
        <w:t>ABSTRAK</w:t>
      </w:r>
      <w:bookmarkEnd w:id="5"/>
      <w:bookmarkEnd w:id="6"/>
    </w:p>
    <w:p w14:paraId="0CCBAD24" w14:textId="771EB8D0" w:rsidR="00BD18F5" w:rsidRPr="00262074" w:rsidRDefault="00262074" w:rsidP="00BD18F5">
      <w:pPr>
        <w:spacing w:before="120" w:after="120"/>
        <w:jc w:val="both"/>
        <w:rPr>
          <w:sz w:val="24"/>
          <w:szCs w:val="24"/>
          <w:lang w:val="en-ID"/>
        </w:rPr>
      </w:pPr>
      <w:bookmarkStart w:id="7" w:name="_Hlk521674347"/>
      <w:r>
        <w:rPr>
          <w:sz w:val="24"/>
          <w:szCs w:val="24"/>
          <w:lang w:val="en-ID"/>
        </w:rPr>
        <w:t xml:space="preserve">Ada 2 pendekatan dalam pendeteksian </w:t>
      </w:r>
      <w:r w:rsidRPr="00F5105B">
        <w:rPr>
          <w:i/>
          <w:sz w:val="24"/>
          <w:szCs w:val="24"/>
          <w:lang w:val="en-ID"/>
        </w:rPr>
        <w:t>malware</w:t>
      </w:r>
      <w:r>
        <w:rPr>
          <w:sz w:val="24"/>
          <w:szCs w:val="24"/>
          <w:lang w:val="en-ID"/>
        </w:rPr>
        <w:t>, yaitu analisis stati</w:t>
      </w:r>
      <w:r w:rsidR="00314B54">
        <w:rPr>
          <w:sz w:val="24"/>
          <w:szCs w:val="24"/>
          <w:lang w:val="en-ID"/>
        </w:rPr>
        <w:t>k</w:t>
      </w:r>
      <w:r>
        <w:rPr>
          <w:sz w:val="24"/>
          <w:szCs w:val="24"/>
          <w:lang w:val="en-ID"/>
        </w:rPr>
        <w:t xml:space="preserve"> dan analisis dinamik. Analisis stati</w:t>
      </w:r>
      <w:r w:rsidR="00314B54">
        <w:rPr>
          <w:sz w:val="24"/>
          <w:szCs w:val="24"/>
          <w:lang w:val="en-ID"/>
        </w:rPr>
        <w:t>k</w:t>
      </w:r>
      <w:r>
        <w:rPr>
          <w:sz w:val="24"/>
          <w:szCs w:val="24"/>
          <w:lang w:val="en-ID"/>
        </w:rPr>
        <w:t xml:space="preserve"> mendeteksi </w:t>
      </w:r>
      <w:r w:rsidRPr="00F5105B">
        <w:rPr>
          <w:i/>
          <w:sz w:val="24"/>
          <w:szCs w:val="24"/>
          <w:lang w:val="en-ID"/>
        </w:rPr>
        <w:t>malware</w:t>
      </w:r>
      <w:r>
        <w:rPr>
          <w:sz w:val="24"/>
          <w:szCs w:val="24"/>
          <w:lang w:val="en-ID"/>
        </w:rPr>
        <w:t xml:space="preserve"> tanpa menjalankan program, sehingga </w:t>
      </w:r>
      <w:r w:rsidRPr="00F5105B">
        <w:rPr>
          <w:i/>
          <w:sz w:val="24"/>
          <w:szCs w:val="24"/>
          <w:lang w:val="en-ID"/>
        </w:rPr>
        <w:t>malware</w:t>
      </w:r>
      <w:r>
        <w:rPr>
          <w:sz w:val="24"/>
          <w:szCs w:val="24"/>
          <w:lang w:val="en-ID"/>
        </w:rPr>
        <w:t xml:space="preserve"> tidak terdeteksi </w:t>
      </w:r>
      <w:r w:rsidR="00F5105B">
        <w:rPr>
          <w:sz w:val="24"/>
          <w:szCs w:val="24"/>
          <w:lang w:val="en-ID"/>
        </w:rPr>
        <w:t>dengan</w:t>
      </w:r>
      <w:r>
        <w:rPr>
          <w:sz w:val="24"/>
          <w:szCs w:val="24"/>
          <w:lang w:val="en-ID"/>
        </w:rPr>
        <w:t xml:space="preserve"> pendekatan ini. </w:t>
      </w:r>
      <w:r w:rsidR="00F5105B">
        <w:rPr>
          <w:sz w:val="24"/>
          <w:szCs w:val="24"/>
          <w:lang w:val="en-ID"/>
        </w:rPr>
        <w:t>Hal ini d</w:t>
      </w:r>
      <w:r>
        <w:rPr>
          <w:sz w:val="24"/>
          <w:szCs w:val="24"/>
          <w:lang w:val="en-ID"/>
        </w:rPr>
        <w:t xml:space="preserve">ikarenakan </w:t>
      </w:r>
      <w:r w:rsidR="00AA6DD5">
        <w:rPr>
          <w:sz w:val="24"/>
          <w:szCs w:val="24"/>
          <w:lang w:val="en-ID"/>
        </w:rPr>
        <w:t xml:space="preserve">saat ini </w:t>
      </w:r>
      <w:r w:rsidRPr="00F5105B">
        <w:rPr>
          <w:i/>
          <w:sz w:val="24"/>
          <w:szCs w:val="24"/>
          <w:lang w:val="en-ID"/>
        </w:rPr>
        <w:t>malware</w:t>
      </w:r>
      <w:r>
        <w:rPr>
          <w:sz w:val="24"/>
          <w:szCs w:val="24"/>
          <w:lang w:val="en-ID"/>
        </w:rPr>
        <w:t xml:space="preserve"> </w:t>
      </w:r>
      <w:r w:rsidR="00F5105B">
        <w:rPr>
          <w:sz w:val="24"/>
          <w:szCs w:val="24"/>
          <w:lang w:val="en-ID"/>
        </w:rPr>
        <w:t xml:space="preserve">telah </w:t>
      </w:r>
      <w:r>
        <w:rPr>
          <w:sz w:val="24"/>
          <w:szCs w:val="24"/>
          <w:lang w:val="en-ID"/>
        </w:rPr>
        <w:t>menggunakan teknik obfuskasi</w:t>
      </w:r>
      <w:r w:rsidR="00F5105B">
        <w:rPr>
          <w:sz w:val="24"/>
          <w:szCs w:val="24"/>
          <w:lang w:val="en-ID"/>
        </w:rPr>
        <w:t>.</w:t>
      </w:r>
      <w:r>
        <w:rPr>
          <w:sz w:val="24"/>
          <w:szCs w:val="24"/>
          <w:lang w:val="en-ID"/>
        </w:rPr>
        <w:t xml:space="preserve"> Dari kelemahan </w:t>
      </w:r>
      <w:r w:rsidR="00AA6DD5">
        <w:rPr>
          <w:sz w:val="24"/>
          <w:szCs w:val="24"/>
          <w:lang w:val="en-ID"/>
        </w:rPr>
        <w:t>analisis statik</w:t>
      </w:r>
      <w:r>
        <w:rPr>
          <w:sz w:val="24"/>
          <w:szCs w:val="24"/>
          <w:lang w:val="en-ID"/>
        </w:rPr>
        <w:t>, peneliti meng</w:t>
      </w:r>
      <w:r w:rsidR="00885B0E">
        <w:rPr>
          <w:sz w:val="24"/>
          <w:szCs w:val="24"/>
          <w:lang w:val="en-ID"/>
        </w:rPr>
        <w:t>ekstensi</w:t>
      </w:r>
      <w:r>
        <w:rPr>
          <w:sz w:val="24"/>
          <w:szCs w:val="24"/>
          <w:lang w:val="en-ID"/>
        </w:rPr>
        <w:t xml:space="preserve"> </w:t>
      </w:r>
      <w:r w:rsidRPr="00314B54">
        <w:rPr>
          <w:i/>
          <w:sz w:val="24"/>
          <w:szCs w:val="24"/>
          <w:lang w:val="en-ID"/>
        </w:rPr>
        <w:t>debugger</w:t>
      </w:r>
      <w:r>
        <w:rPr>
          <w:sz w:val="24"/>
          <w:szCs w:val="24"/>
          <w:lang w:val="en-ID"/>
        </w:rPr>
        <w:t xml:space="preserve"> sederhana </w:t>
      </w:r>
      <w:r w:rsidR="00AA6DD5">
        <w:rPr>
          <w:sz w:val="24"/>
          <w:szCs w:val="24"/>
          <w:lang w:val="en-ID"/>
        </w:rPr>
        <w:t>yang</w:t>
      </w:r>
      <w:r>
        <w:rPr>
          <w:sz w:val="24"/>
          <w:szCs w:val="24"/>
          <w:lang w:val="en-ID"/>
        </w:rPr>
        <w:t xml:space="preserve"> menerapkan analisis dinami</w:t>
      </w:r>
      <w:r w:rsidR="00740505">
        <w:rPr>
          <w:sz w:val="24"/>
          <w:szCs w:val="24"/>
          <w:lang w:val="en-ID"/>
        </w:rPr>
        <w:t>k</w:t>
      </w:r>
      <w:r>
        <w:rPr>
          <w:sz w:val="24"/>
          <w:szCs w:val="24"/>
          <w:lang w:val="en-ID"/>
        </w:rPr>
        <w:t>. Analisis dinami</w:t>
      </w:r>
      <w:r w:rsidR="00740505">
        <w:rPr>
          <w:sz w:val="24"/>
          <w:szCs w:val="24"/>
          <w:lang w:val="en-ID"/>
        </w:rPr>
        <w:t>k</w:t>
      </w:r>
      <w:r>
        <w:rPr>
          <w:sz w:val="24"/>
          <w:szCs w:val="24"/>
          <w:lang w:val="en-ID"/>
        </w:rPr>
        <w:t xml:space="preserve"> mendeteksi </w:t>
      </w:r>
      <w:r w:rsidRPr="00740505">
        <w:rPr>
          <w:i/>
          <w:sz w:val="24"/>
          <w:szCs w:val="24"/>
          <w:lang w:val="en-ID"/>
        </w:rPr>
        <w:t>malware</w:t>
      </w:r>
      <w:r>
        <w:rPr>
          <w:sz w:val="24"/>
          <w:szCs w:val="24"/>
          <w:lang w:val="en-ID"/>
        </w:rPr>
        <w:t xml:space="preserve"> dengan menjalankan program pada lingkungan terkendali sehingga diharapkan semua kode yang diobfuskasi telah terbuka. Pada penelitian ini, pertama sekali </w:t>
      </w:r>
      <w:r w:rsidR="00740505">
        <w:rPr>
          <w:sz w:val="24"/>
          <w:szCs w:val="24"/>
          <w:lang w:val="en-ID"/>
        </w:rPr>
        <w:t xml:space="preserve">mengakses </w:t>
      </w:r>
      <w:r w:rsidR="00740505" w:rsidRPr="00740505">
        <w:rPr>
          <w:i/>
          <w:sz w:val="24"/>
          <w:szCs w:val="24"/>
          <w:lang w:val="en-ID"/>
        </w:rPr>
        <w:t>file</w:t>
      </w:r>
      <w:r w:rsidR="00740505">
        <w:rPr>
          <w:sz w:val="24"/>
          <w:szCs w:val="24"/>
          <w:lang w:val="en-ID"/>
        </w:rPr>
        <w:t xml:space="preserve"> yang diteliti </w:t>
      </w:r>
      <w:r w:rsidR="00F5105B">
        <w:rPr>
          <w:sz w:val="24"/>
          <w:szCs w:val="24"/>
          <w:lang w:val="en-ID"/>
        </w:rPr>
        <w:t>dengan meng</w:t>
      </w:r>
      <w:r w:rsidR="00314B54">
        <w:rPr>
          <w:sz w:val="24"/>
          <w:szCs w:val="24"/>
          <w:lang w:val="en-ID"/>
        </w:rPr>
        <w:t>-</w:t>
      </w:r>
      <w:r w:rsidR="00F5105B" w:rsidRPr="00314B54">
        <w:rPr>
          <w:i/>
          <w:sz w:val="24"/>
          <w:szCs w:val="24"/>
          <w:lang w:val="en-ID"/>
        </w:rPr>
        <w:t>input</w:t>
      </w:r>
      <w:r w:rsidR="00F5105B">
        <w:rPr>
          <w:sz w:val="24"/>
          <w:szCs w:val="24"/>
          <w:lang w:val="en-ID"/>
        </w:rPr>
        <w:t xml:space="preserve"> </w:t>
      </w:r>
      <w:r w:rsidR="00F5105B" w:rsidRPr="00740505">
        <w:rPr>
          <w:i/>
          <w:sz w:val="24"/>
          <w:szCs w:val="24"/>
          <w:lang w:val="en-ID"/>
        </w:rPr>
        <w:t>path file</w:t>
      </w:r>
      <w:r w:rsidR="00F5105B">
        <w:rPr>
          <w:sz w:val="24"/>
          <w:szCs w:val="24"/>
          <w:lang w:val="en-ID"/>
        </w:rPr>
        <w:t xml:space="preserve"> tersebut, kemudian mencari alamat dari </w:t>
      </w:r>
      <w:r w:rsidR="00F5105B" w:rsidRPr="00740505">
        <w:rPr>
          <w:i/>
          <w:sz w:val="24"/>
          <w:szCs w:val="24"/>
          <w:lang w:val="en-ID"/>
        </w:rPr>
        <w:t>text se</w:t>
      </w:r>
      <w:r w:rsidR="00F5105B">
        <w:rPr>
          <w:sz w:val="24"/>
          <w:szCs w:val="24"/>
          <w:lang w:val="en-ID"/>
        </w:rPr>
        <w:t xml:space="preserve">ction dengan menggunakan </w:t>
      </w:r>
      <w:r w:rsidR="00F5105B" w:rsidRPr="00740505">
        <w:rPr>
          <w:i/>
          <w:sz w:val="24"/>
          <w:szCs w:val="24"/>
          <w:lang w:val="en-ID"/>
        </w:rPr>
        <w:t>library</w:t>
      </w:r>
      <w:r w:rsidR="00F5105B">
        <w:rPr>
          <w:sz w:val="24"/>
          <w:szCs w:val="24"/>
          <w:lang w:val="en-ID"/>
        </w:rPr>
        <w:t xml:space="preserve"> PE </w:t>
      </w:r>
      <w:r w:rsidR="00F5105B" w:rsidRPr="00740505">
        <w:rPr>
          <w:i/>
          <w:sz w:val="24"/>
          <w:szCs w:val="24"/>
          <w:lang w:val="en-ID"/>
        </w:rPr>
        <w:t>file</w:t>
      </w:r>
      <w:r w:rsidR="00F5105B">
        <w:rPr>
          <w:sz w:val="24"/>
          <w:szCs w:val="24"/>
          <w:lang w:val="en-ID"/>
        </w:rPr>
        <w:t xml:space="preserve">. Setelah mendapatkan alamat dari </w:t>
      </w:r>
      <w:r w:rsidR="00F5105B" w:rsidRPr="00740505">
        <w:rPr>
          <w:i/>
          <w:sz w:val="24"/>
          <w:szCs w:val="24"/>
          <w:lang w:val="en-ID"/>
        </w:rPr>
        <w:t>text section</w:t>
      </w:r>
      <w:r w:rsidR="00F5105B">
        <w:rPr>
          <w:sz w:val="24"/>
          <w:szCs w:val="24"/>
          <w:lang w:val="en-ID"/>
        </w:rPr>
        <w:t xml:space="preserve">, ada 2 cara untuk menghentikan </w:t>
      </w:r>
      <w:r w:rsidR="00F5105B" w:rsidRPr="00740505">
        <w:rPr>
          <w:i/>
          <w:sz w:val="24"/>
          <w:szCs w:val="24"/>
          <w:lang w:val="en-ID"/>
        </w:rPr>
        <w:t>debugger</w:t>
      </w:r>
      <w:r w:rsidR="00F5105B">
        <w:rPr>
          <w:sz w:val="24"/>
          <w:szCs w:val="24"/>
          <w:lang w:val="en-ID"/>
        </w:rPr>
        <w:t xml:space="preserve"> yaitu dengan </w:t>
      </w:r>
      <w:r w:rsidR="00740505">
        <w:rPr>
          <w:sz w:val="24"/>
          <w:szCs w:val="24"/>
          <w:lang w:val="en-ID"/>
        </w:rPr>
        <w:t>t</w:t>
      </w:r>
      <w:r w:rsidR="00F5105B">
        <w:rPr>
          <w:sz w:val="24"/>
          <w:szCs w:val="24"/>
          <w:lang w:val="en-ID"/>
        </w:rPr>
        <w:t xml:space="preserve">eknik </w:t>
      </w:r>
      <w:r w:rsidR="00F5105B" w:rsidRPr="00740505">
        <w:rPr>
          <w:i/>
          <w:sz w:val="24"/>
          <w:szCs w:val="24"/>
          <w:lang w:val="en-ID"/>
        </w:rPr>
        <w:t>timer</w:t>
      </w:r>
      <w:r w:rsidR="00F5105B">
        <w:rPr>
          <w:sz w:val="24"/>
          <w:szCs w:val="24"/>
          <w:lang w:val="en-ID"/>
        </w:rPr>
        <w:t xml:space="preserve"> dan men-</w:t>
      </w:r>
      <w:r w:rsidR="00F5105B" w:rsidRPr="00740505">
        <w:rPr>
          <w:i/>
          <w:sz w:val="24"/>
          <w:szCs w:val="24"/>
          <w:lang w:val="en-ID"/>
        </w:rPr>
        <w:t>set</w:t>
      </w:r>
      <w:r w:rsidR="00F5105B">
        <w:rPr>
          <w:sz w:val="24"/>
          <w:szCs w:val="24"/>
          <w:lang w:val="en-ID"/>
        </w:rPr>
        <w:t xml:space="preserve"> </w:t>
      </w:r>
      <w:r w:rsidR="00F5105B" w:rsidRPr="00740505">
        <w:rPr>
          <w:i/>
          <w:sz w:val="24"/>
          <w:szCs w:val="24"/>
          <w:lang w:val="en-ID"/>
        </w:rPr>
        <w:t>breakpoint</w:t>
      </w:r>
      <w:r w:rsidR="00F5105B">
        <w:rPr>
          <w:sz w:val="24"/>
          <w:szCs w:val="24"/>
          <w:lang w:val="en-ID"/>
        </w:rPr>
        <w:t xml:space="preserve"> secara </w:t>
      </w:r>
      <w:r w:rsidR="00F5105B" w:rsidRPr="00740505">
        <w:rPr>
          <w:i/>
          <w:sz w:val="24"/>
          <w:szCs w:val="24"/>
          <w:lang w:val="en-ID"/>
        </w:rPr>
        <w:t>random</w:t>
      </w:r>
      <w:r w:rsidR="00F5105B">
        <w:rPr>
          <w:sz w:val="24"/>
          <w:szCs w:val="24"/>
          <w:lang w:val="en-ID"/>
        </w:rPr>
        <w:t xml:space="preserve">. Setelah </w:t>
      </w:r>
      <w:r w:rsidR="00F5105B" w:rsidRPr="00740505">
        <w:rPr>
          <w:i/>
          <w:sz w:val="24"/>
          <w:szCs w:val="24"/>
          <w:lang w:val="en-ID"/>
        </w:rPr>
        <w:t>debugger</w:t>
      </w:r>
      <w:r w:rsidR="00F5105B">
        <w:rPr>
          <w:sz w:val="24"/>
          <w:szCs w:val="24"/>
          <w:lang w:val="en-ID"/>
        </w:rPr>
        <w:t xml:space="preserve"> diberhentikan sementara, maka isi dari </w:t>
      </w:r>
      <w:r w:rsidR="00F5105B" w:rsidRPr="00314B54">
        <w:rPr>
          <w:sz w:val="24"/>
          <w:szCs w:val="24"/>
          <w:lang w:val="en-ID"/>
        </w:rPr>
        <w:t>memor</w:t>
      </w:r>
      <w:r w:rsidR="00314B54" w:rsidRPr="00314B54">
        <w:rPr>
          <w:sz w:val="24"/>
          <w:szCs w:val="24"/>
          <w:lang w:val="en-ID"/>
        </w:rPr>
        <w:t>i</w:t>
      </w:r>
      <w:r w:rsidR="00F5105B">
        <w:rPr>
          <w:sz w:val="24"/>
          <w:szCs w:val="24"/>
          <w:lang w:val="en-ID"/>
        </w:rPr>
        <w:t xml:space="preserve"> </w:t>
      </w:r>
      <w:r w:rsidR="00AA6DD5">
        <w:rPr>
          <w:sz w:val="24"/>
          <w:szCs w:val="24"/>
          <w:lang w:val="en-ID"/>
        </w:rPr>
        <w:t>telah diperoleh</w:t>
      </w:r>
      <w:r w:rsidR="00F5105B">
        <w:rPr>
          <w:sz w:val="24"/>
          <w:szCs w:val="24"/>
          <w:lang w:val="en-ID"/>
        </w:rPr>
        <w:t xml:space="preserve"> dan digunakan pada proses </w:t>
      </w:r>
      <w:r w:rsidR="00F5105B" w:rsidRPr="00787FDA">
        <w:rPr>
          <w:i/>
          <w:sz w:val="24"/>
          <w:szCs w:val="24"/>
          <w:lang w:val="en-ID"/>
        </w:rPr>
        <w:t>string</w:t>
      </w:r>
      <w:r w:rsidR="00F5105B">
        <w:rPr>
          <w:sz w:val="24"/>
          <w:szCs w:val="24"/>
          <w:lang w:val="en-ID"/>
        </w:rPr>
        <w:t xml:space="preserve"> </w:t>
      </w:r>
      <w:r w:rsidR="00F5105B" w:rsidRPr="00787FDA">
        <w:rPr>
          <w:i/>
          <w:sz w:val="24"/>
          <w:szCs w:val="24"/>
          <w:lang w:val="en-ID"/>
        </w:rPr>
        <w:t>matching</w:t>
      </w:r>
      <w:r w:rsidR="00F5105B">
        <w:rPr>
          <w:sz w:val="24"/>
          <w:szCs w:val="24"/>
          <w:lang w:val="en-ID"/>
        </w:rPr>
        <w:t xml:space="preserve">. Pada proses </w:t>
      </w:r>
      <w:r w:rsidR="00F5105B" w:rsidRPr="00787FDA">
        <w:rPr>
          <w:i/>
          <w:sz w:val="24"/>
          <w:szCs w:val="24"/>
          <w:lang w:val="en-ID"/>
        </w:rPr>
        <w:t>string</w:t>
      </w:r>
      <w:r w:rsidR="00F5105B">
        <w:rPr>
          <w:sz w:val="24"/>
          <w:szCs w:val="24"/>
          <w:lang w:val="en-ID"/>
        </w:rPr>
        <w:t xml:space="preserve"> </w:t>
      </w:r>
      <w:r w:rsidR="00F5105B" w:rsidRPr="00787FDA">
        <w:rPr>
          <w:i/>
          <w:sz w:val="24"/>
          <w:szCs w:val="24"/>
          <w:lang w:val="en-ID"/>
        </w:rPr>
        <w:t>matching</w:t>
      </w:r>
      <w:r w:rsidR="00F5105B">
        <w:rPr>
          <w:sz w:val="24"/>
          <w:szCs w:val="24"/>
          <w:lang w:val="en-ID"/>
        </w:rPr>
        <w:t xml:space="preserve">, isi </w:t>
      </w:r>
      <w:r w:rsidR="00F5105B" w:rsidRPr="00314B54">
        <w:rPr>
          <w:sz w:val="24"/>
          <w:szCs w:val="24"/>
          <w:lang w:val="en-ID"/>
        </w:rPr>
        <w:t>memor</w:t>
      </w:r>
      <w:r w:rsidR="00314B54" w:rsidRPr="00314B54">
        <w:rPr>
          <w:sz w:val="24"/>
          <w:szCs w:val="24"/>
          <w:lang w:val="en-ID"/>
        </w:rPr>
        <w:t>i</w:t>
      </w:r>
      <w:r w:rsidR="00F5105B">
        <w:rPr>
          <w:sz w:val="24"/>
          <w:szCs w:val="24"/>
          <w:lang w:val="en-ID"/>
        </w:rPr>
        <w:t xml:space="preserve"> yang telah didapat sebelumnya </w:t>
      </w:r>
      <w:r w:rsidR="00AA6DD5">
        <w:rPr>
          <w:sz w:val="24"/>
          <w:szCs w:val="24"/>
          <w:lang w:val="en-ID"/>
        </w:rPr>
        <w:t>akan</w:t>
      </w:r>
      <w:r w:rsidR="00F5105B">
        <w:rPr>
          <w:sz w:val="24"/>
          <w:szCs w:val="24"/>
          <w:lang w:val="en-ID"/>
        </w:rPr>
        <w:t xml:space="preserve"> dibandingkan dengan </w:t>
      </w:r>
      <w:r w:rsidR="00F5105B" w:rsidRPr="00787FDA">
        <w:rPr>
          <w:i/>
          <w:sz w:val="24"/>
          <w:szCs w:val="24"/>
          <w:lang w:val="en-ID"/>
        </w:rPr>
        <w:t>database</w:t>
      </w:r>
      <w:r w:rsidR="00F5105B">
        <w:rPr>
          <w:sz w:val="24"/>
          <w:szCs w:val="24"/>
          <w:lang w:val="en-ID"/>
        </w:rPr>
        <w:t xml:space="preserve"> </w:t>
      </w:r>
      <w:r w:rsidR="00F5105B" w:rsidRPr="00787FDA">
        <w:rPr>
          <w:i/>
          <w:sz w:val="24"/>
          <w:szCs w:val="24"/>
          <w:lang w:val="en-ID"/>
        </w:rPr>
        <w:t>signature malware</w:t>
      </w:r>
      <w:r w:rsidR="00F5105B">
        <w:rPr>
          <w:sz w:val="24"/>
          <w:szCs w:val="24"/>
          <w:lang w:val="en-ID"/>
        </w:rPr>
        <w:t xml:space="preserve">. Jika isi </w:t>
      </w:r>
      <w:r w:rsidR="00F5105B" w:rsidRPr="00314B54">
        <w:rPr>
          <w:sz w:val="24"/>
          <w:szCs w:val="24"/>
          <w:lang w:val="en-ID"/>
        </w:rPr>
        <w:t>memor</w:t>
      </w:r>
      <w:r w:rsidR="00314B54" w:rsidRPr="00314B54">
        <w:rPr>
          <w:sz w:val="24"/>
          <w:szCs w:val="24"/>
          <w:lang w:val="en-ID"/>
        </w:rPr>
        <w:t>i</w:t>
      </w:r>
      <w:r w:rsidR="00F5105B">
        <w:rPr>
          <w:sz w:val="24"/>
          <w:szCs w:val="24"/>
          <w:lang w:val="en-ID"/>
        </w:rPr>
        <w:t xml:space="preserve"> tersebut ada pada </w:t>
      </w:r>
      <w:r w:rsidR="00F5105B" w:rsidRPr="00787FDA">
        <w:rPr>
          <w:i/>
          <w:sz w:val="24"/>
          <w:szCs w:val="24"/>
          <w:lang w:val="en-ID"/>
        </w:rPr>
        <w:t>database</w:t>
      </w:r>
      <w:r w:rsidR="00F5105B">
        <w:rPr>
          <w:sz w:val="24"/>
          <w:szCs w:val="24"/>
          <w:lang w:val="en-ID"/>
        </w:rPr>
        <w:t xml:space="preserve"> maka dapat dipastikan </w:t>
      </w:r>
      <w:r w:rsidR="00F5105B" w:rsidRPr="00787FDA">
        <w:rPr>
          <w:i/>
          <w:sz w:val="24"/>
          <w:szCs w:val="24"/>
          <w:lang w:val="en-ID"/>
        </w:rPr>
        <w:t>file executable</w:t>
      </w:r>
      <w:r w:rsidR="00F5105B">
        <w:rPr>
          <w:sz w:val="24"/>
          <w:szCs w:val="24"/>
          <w:lang w:val="en-ID"/>
        </w:rPr>
        <w:t xml:space="preserve"> tersebut mengandung </w:t>
      </w:r>
      <w:r w:rsidR="00F5105B" w:rsidRPr="00787FDA">
        <w:rPr>
          <w:i/>
          <w:sz w:val="24"/>
          <w:szCs w:val="24"/>
          <w:lang w:val="en-ID"/>
        </w:rPr>
        <w:t>malware</w:t>
      </w:r>
      <w:r w:rsidR="009445F3">
        <w:rPr>
          <w:i/>
          <w:sz w:val="24"/>
          <w:szCs w:val="24"/>
          <w:lang w:val="en-ID"/>
        </w:rPr>
        <w:t>.</w:t>
      </w:r>
      <w:r w:rsidR="00F5105B">
        <w:rPr>
          <w:sz w:val="24"/>
          <w:szCs w:val="24"/>
          <w:lang w:val="en-ID"/>
        </w:rPr>
        <w:t xml:space="preserve"> </w:t>
      </w:r>
      <w:r w:rsidR="009445F3">
        <w:rPr>
          <w:sz w:val="24"/>
          <w:szCs w:val="24"/>
          <w:lang w:val="en-ID"/>
        </w:rPr>
        <w:t>Namun apabila</w:t>
      </w:r>
      <w:r w:rsidR="00F5105B">
        <w:rPr>
          <w:sz w:val="24"/>
          <w:szCs w:val="24"/>
          <w:lang w:val="en-ID"/>
        </w:rPr>
        <w:t xml:space="preserve"> tidak ada, maka belum dapat dipastikan apakah </w:t>
      </w:r>
      <w:r w:rsidR="00F5105B" w:rsidRPr="00787FDA">
        <w:rPr>
          <w:i/>
          <w:sz w:val="24"/>
          <w:szCs w:val="24"/>
          <w:lang w:val="en-ID"/>
        </w:rPr>
        <w:t>file</w:t>
      </w:r>
      <w:r w:rsidR="00F5105B">
        <w:rPr>
          <w:sz w:val="24"/>
          <w:szCs w:val="24"/>
          <w:lang w:val="en-ID"/>
        </w:rPr>
        <w:t xml:space="preserve"> </w:t>
      </w:r>
      <w:r w:rsidR="00F5105B" w:rsidRPr="00787FDA">
        <w:rPr>
          <w:sz w:val="24"/>
          <w:szCs w:val="24"/>
          <w:lang w:val="en-ID"/>
        </w:rPr>
        <w:t>mengandung</w:t>
      </w:r>
      <w:r w:rsidR="00F5105B">
        <w:rPr>
          <w:sz w:val="24"/>
          <w:szCs w:val="24"/>
          <w:lang w:val="en-ID"/>
        </w:rPr>
        <w:t xml:space="preserve"> </w:t>
      </w:r>
      <w:r w:rsidR="00F5105B" w:rsidRPr="00787FDA">
        <w:rPr>
          <w:i/>
          <w:sz w:val="24"/>
          <w:szCs w:val="24"/>
          <w:lang w:val="en-ID"/>
        </w:rPr>
        <w:t>malware</w:t>
      </w:r>
      <w:r w:rsidR="00F5105B">
        <w:rPr>
          <w:sz w:val="24"/>
          <w:szCs w:val="24"/>
          <w:lang w:val="en-ID"/>
        </w:rPr>
        <w:t xml:space="preserve"> atau tidak. Pada percobaan penelitian ini, peneliti menggunakan AVG versi 9.0 menjadi perbandingan dengan </w:t>
      </w:r>
      <w:r w:rsidR="00F5105B" w:rsidRPr="00787FDA">
        <w:rPr>
          <w:i/>
          <w:sz w:val="24"/>
          <w:szCs w:val="24"/>
          <w:lang w:val="en-ID"/>
        </w:rPr>
        <w:t>custom debugger</w:t>
      </w:r>
      <w:r w:rsidR="00F5105B">
        <w:rPr>
          <w:sz w:val="24"/>
          <w:szCs w:val="24"/>
          <w:lang w:val="en-ID"/>
        </w:rPr>
        <w:t xml:space="preserve"> yang di</w:t>
      </w:r>
      <w:r w:rsidR="00314B54">
        <w:rPr>
          <w:sz w:val="24"/>
          <w:szCs w:val="24"/>
          <w:lang w:val="en-ID"/>
        </w:rPr>
        <w:t>-</w:t>
      </w:r>
      <w:r w:rsidR="00F5105B" w:rsidRPr="00787FDA">
        <w:rPr>
          <w:i/>
          <w:sz w:val="24"/>
          <w:szCs w:val="24"/>
          <w:lang w:val="en-ID"/>
        </w:rPr>
        <w:t>extend</w:t>
      </w:r>
      <w:r w:rsidR="00F5105B">
        <w:rPr>
          <w:sz w:val="24"/>
          <w:szCs w:val="24"/>
          <w:lang w:val="en-ID"/>
        </w:rPr>
        <w:t xml:space="preserve"> oleh peneliti. AVG versi ini digunakan karena versi ini masih menggunakan pendekatan dengan analisis stati</w:t>
      </w:r>
      <w:r w:rsidR="00AA6DD5">
        <w:rPr>
          <w:sz w:val="24"/>
          <w:szCs w:val="24"/>
          <w:lang w:val="en-ID"/>
        </w:rPr>
        <w:t>k</w:t>
      </w:r>
      <w:r w:rsidR="00F5105B">
        <w:rPr>
          <w:sz w:val="24"/>
          <w:szCs w:val="24"/>
          <w:lang w:val="en-ID"/>
        </w:rPr>
        <w:t xml:space="preserve"> dan </w:t>
      </w:r>
      <w:r w:rsidR="00F5105B" w:rsidRPr="00787FDA">
        <w:rPr>
          <w:i/>
          <w:sz w:val="24"/>
          <w:szCs w:val="24"/>
          <w:lang w:val="en-ID"/>
        </w:rPr>
        <w:t>custom debugger</w:t>
      </w:r>
      <w:r w:rsidR="00F5105B">
        <w:rPr>
          <w:sz w:val="24"/>
          <w:szCs w:val="24"/>
          <w:lang w:val="en-ID"/>
        </w:rPr>
        <w:t xml:space="preserve"> yang di</w:t>
      </w:r>
      <w:r w:rsidR="00314B54">
        <w:rPr>
          <w:sz w:val="24"/>
          <w:szCs w:val="24"/>
          <w:lang w:val="en-ID"/>
        </w:rPr>
        <w:t>ekstensi</w:t>
      </w:r>
      <w:r w:rsidR="00F5105B">
        <w:rPr>
          <w:sz w:val="24"/>
          <w:szCs w:val="24"/>
          <w:lang w:val="en-ID"/>
        </w:rPr>
        <w:t xml:space="preserve"> oleh peneliti menggunakan pendekatan analisis dinami</w:t>
      </w:r>
      <w:r w:rsidR="00787FDA">
        <w:rPr>
          <w:sz w:val="24"/>
          <w:szCs w:val="24"/>
          <w:lang w:val="en-ID"/>
        </w:rPr>
        <w:t>k</w:t>
      </w:r>
      <w:r w:rsidR="00F5105B">
        <w:rPr>
          <w:sz w:val="24"/>
          <w:szCs w:val="24"/>
          <w:lang w:val="en-ID"/>
        </w:rPr>
        <w:t>. Dari hasil percobaan yang dilakukan</w:t>
      </w:r>
      <w:r w:rsidR="00AA6DD5">
        <w:rPr>
          <w:sz w:val="24"/>
          <w:szCs w:val="24"/>
          <w:lang w:val="en-ID"/>
        </w:rPr>
        <w:t xml:space="preserve"> peneliti</w:t>
      </w:r>
      <w:r w:rsidR="00F5105B">
        <w:rPr>
          <w:sz w:val="24"/>
          <w:szCs w:val="24"/>
          <w:lang w:val="en-ID"/>
        </w:rPr>
        <w:t xml:space="preserve">, </w:t>
      </w:r>
      <w:r w:rsidR="00AA6DD5">
        <w:rPr>
          <w:sz w:val="24"/>
          <w:szCs w:val="24"/>
          <w:lang w:val="en-ID"/>
        </w:rPr>
        <w:t xml:space="preserve">perolehan </w:t>
      </w:r>
      <w:r w:rsidR="00F5105B">
        <w:rPr>
          <w:sz w:val="24"/>
          <w:szCs w:val="24"/>
          <w:lang w:val="en-ID"/>
        </w:rPr>
        <w:t xml:space="preserve">akurasi menggunakan </w:t>
      </w:r>
      <w:r w:rsidR="00F5105B" w:rsidRPr="00787FDA">
        <w:rPr>
          <w:i/>
          <w:sz w:val="24"/>
          <w:szCs w:val="24"/>
          <w:lang w:val="en-ID"/>
        </w:rPr>
        <w:t>custom debugger</w:t>
      </w:r>
      <w:r w:rsidR="00F5105B">
        <w:rPr>
          <w:sz w:val="24"/>
          <w:szCs w:val="24"/>
          <w:lang w:val="en-ID"/>
        </w:rPr>
        <w:t xml:space="preserve"> yang di</w:t>
      </w:r>
      <w:r w:rsidR="00314B54">
        <w:rPr>
          <w:sz w:val="24"/>
          <w:szCs w:val="24"/>
          <w:lang w:val="en-ID"/>
        </w:rPr>
        <w:t>ekstensi</w:t>
      </w:r>
      <w:r w:rsidR="00F5105B">
        <w:rPr>
          <w:sz w:val="24"/>
          <w:szCs w:val="24"/>
          <w:lang w:val="en-ID"/>
        </w:rPr>
        <w:t xml:space="preserve"> peneliti</w:t>
      </w:r>
      <w:r w:rsidR="00314B54">
        <w:rPr>
          <w:sz w:val="24"/>
          <w:szCs w:val="24"/>
          <w:lang w:val="en-ID"/>
        </w:rPr>
        <w:t xml:space="preserve"> yaitu</w:t>
      </w:r>
      <w:r w:rsidR="00F5105B">
        <w:rPr>
          <w:sz w:val="24"/>
          <w:szCs w:val="24"/>
          <w:lang w:val="en-ID"/>
        </w:rPr>
        <w:t xml:space="preserve"> 66,67 % sedangkan </w:t>
      </w:r>
      <w:r w:rsidR="00AA6DD5">
        <w:rPr>
          <w:sz w:val="24"/>
          <w:szCs w:val="24"/>
          <w:lang w:val="en-ID"/>
        </w:rPr>
        <w:t xml:space="preserve">perolehan </w:t>
      </w:r>
      <w:r w:rsidR="00F5105B">
        <w:rPr>
          <w:sz w:val="24"/>
          <w:szCs w:val="24"/>
          <w:lang w:val="en-ID"/>
        </w:rPr>
        <w:t xml:space="preserve">akurasi menggunakan AVG verisi 9.0 </w:t>
      </w:r>
      <w:r w:rsidR="00314B54">
        <w:rPr>
          <w:sz w:val="24"/>
          <w:szCs w:val="24"/>
          <w:lang w:val="en-ID"/>
        </w:rPr>
        <w:t>yaitu</w:t>
      </w:r>
      <w:r w:rsidR="00F5105B">
        <w:rPr>
          <w:sz w:val="24"/>
          <w:szCs w:val="24"/>
          <w:lang w:val="en-ID"/>
        </w:rPr>
        <w:t xml:space="preserve"> 13,33%</w:t>
      </w:r>
      <w:r w:rsidR="00A724AB">
        <w:rPr>
          <w:sz w:val="24"/>
          <w:szCs w:val="24"/>
          <w:lang w:val="en-ID"/>
        </w:rPr>
        <w:t>.</w:t>
      </w:r>
    </w:p>
    <w:bookmarkEnd w:id="7"/>
    <w:p w14:paraId="7CBE070E" w14:textId="77777777" w:rsidR="00BD18F5" w:rsidRPr="00610384" w:rsidRDefault="00BD18F5" w:rsidP="00BD18F5">
      <w:pPr>
        <w:spacing w:line="360" w:lineRule="auto"/>
        <w:jc w:val="both"/>
        <w:rPr>
          <w:i/>
          <w:sz w:val="24"/>
          <w:szCs w:val="24"/>
        </w:rPr>
      </w:pPr>
    </w:p>
    <w:p w14:paraId="1E9FAC13" w14:textId="5690EA5F" w:rsidR="008D2765" w:rsidRDefault="00BD18F5" w:rsidP="00262074">
      <w:pPr>
        <w:spacing w:line="360" w:lineRule="auto"/>
        <w:rPr>
          <w:i/>
          <w:iCs/>
          <w:sz w:val="24"/>
          <w:szCs w:val="24"/>
        </w:rPr>
      </w:pPr>
      <w:r w:rsidRPr="008877F3">
        <w:rPr>
          <w:b/>
          <w:bCs/>
          <w:iCs/>
          <w:sz w:val="24"/>
          <w:szCs w:val="24"/>
        </w:rPr>
        <w:t>Kata kunci</w:t>
      </w:r>
      <w:r w:rsidRPr="00610384">
        <w:rPr>
          <w:i/>
          <w:iCs/>
          <w:sz w:val="24"/>
          <w:szCs w:val="24"/>
        </w:rPr>
        <w:t xml:space="preserve">: </w:t>
      </w:r>
      <w:r w:rsidRPr="00610384">
        <w:rPr>
          <w:iCs/>
          <w:sz w:val="24"/>
          <w:szCs w:val="24"/>
        </w:rPr>
        <w:t>Piranti lunak jahat, pemindaian memori</w:t>
      </w:r>
      <w:r w:rsidRPr="00610384">
        <w:rPr>
          <w:i/>
          <w:iCs/>
          <w:sz w:val="24"/>
          <w:szCs w:val="24"/>
        </w:rPr>
        <w:t xml:space="preserve">, </w:t>
      </w:r>
      <w:r w:rsidRPr="00610384">
        <w:rPr>
          <w:iCs/>
          <w:sz w:val="24"/>
          <w:szCs w:val="24"/>
        </w:rPr>
        <w:t>analisis dinamik</w:t>
      </w:r>
    </w:p>
    <w:p w14:paraId="4B051F61" w14:textId="1E91B823" w:rsidR="00262074" w:rsidRDefault="00262074" w:rsidP="00262074">
      <w:pPr>
        <w:spacing w:line="360" w:lineRule="auto"/>
        <w:rPr>
          <w:i/>
          <w:iCs/>
          <w:sz w:val="24"/>
          <w:szCs w:val="24"/>
        </w:rPr>
      </w:pPr>
    </w:p>
    <w:p w14:paraId="5751DFC5" w14:textId="7B026639" w:rsidR="00262074" w:rsidRDefault="00262074" w:rsidP="00262074">
      <w:pPr>
        <w:spacing w:line="360" w:lineRule="auto"/>
        <w:rPr>
          <w:i/>
          <w:iCs/>
          <w:sz w:val="24"/>
          <w:szCs w:val="24"/>
        </w:rPr>
      </w:pPr>
    </w:p>
    <w:p w14:paraId="26189ADC" w14:textId="18F9B108" w:rsidR="00262074" w:rsidRDefault="00262074" w:rsidP="00262074">
      <w:pPr>
        <w:spacing w:line="360" w:lineRule="auto"/>
        <w:rPr>
          <w:i/>
          <w:iCs/>
          <w:sz w:val="24"/>
          <w:szCs w:val="24"/>
        </w:rPr>
      </w:pPr>
    </w:p>
    <w:p w14:paraId="3E0941D8" w14:textId="78102A3D" w:rsidR="00262074" w:rsidRDefault="00262074" w:rsidP="00262074">
      <w:pPr>
        <w:spacing w:line="360" w:lineRule="auto"/>
        <w:rPr>
          <w:i/>
          <w:iCs/>
          <w:sz w:val="24"/>
          <w:szCs w:val="24"/>
        </w:rPr>
      </w:pPr>
    </w:p>
    <w:p w14:paraId="1F314FA9" w14:textId="41C9D6A5" w:rsidR="00965FB2" w:rsidRDefault="00965FB2" w:rsidP="00262074">
      <w:pPr>
        <w:spacing w:line="360" w:lineRule="auto"/>
        <w:rPr>
          <w:i/>
          <w:iCs/>
          <w:sz w:val="24"/>
          <w:szCs w:val="24"/>
        </w:rPr>
      </w:pPr>
    </w:p>
    <w:p w14:paraId="773C4005" w14:textId="77777777" w:rsidR="00965FB2" w:rsidRDefault="00965FB2" w:rsidP="00262074">
      <w:pPr>
        <w:spacing w:line="360" w:lineRule="auto"/>
        <w:rPr>
          <w:i/>
          <w:iCs/>
          <w:sz w:val="24"/>
          <w:szCs w:val="24"/>
        </w:rPr>
      </w:pPr>
    </w:p>
    <w:p w14:paraId="393113B8" w14:textId="28ED56F0" w:rsidR="00262074" w:rsidRDefault="00262074" w:rsidP="00262074">
      <w:pPr>
        <w:spacing w:line="360" w:lineRule="auto"/>
        <w:rPr>
          <w:i/>
          <w:iCs/>
          <w:sz w:val="24"/>
          <w:szCs w:val="24"/>
        </w:rPr>
      </w:pPr>
    </w:p>
    <w:p w14:paraId="342D05BD" w14:textId="2C9A2598" w:rsidR="00747316" w:rsidRDefault="00747316" w:rsidP="00262074">
      <w:pPr>
        <w:spacing w:line="360" w:lineRule="auto"/>
        <w:rPr>
          <w:i/>
          <w:iCs/>
          <w:sz w:val="24"/>
          <w:szCs w:val="24"/>
        </w:rPr>
      </w:pPr>
    </w:p>
    <w:p w14:paraId="30A112A9" w14:textId="2E55A597" w:rsidR="00747316" w:rsidRDefault="00747316" w:rsidP="00262074">
      <w:pPr>
        <w:spacing w:line="360" w:lineRule="auto"/>
        <w:rPr>
          <w:i/>
          <w:iCs/>
          <w:sz w:val="24"/>
          <w:szCs w:val="24"/>
        </w:rPr>
      </w:pPr>
    </w:p>
    <w:p w14:paraId="26BE58ED" w14:textId="77777777" w:rsidR="00747316" w:rsidRDefault="00747316" w:rsidP="00262074">
      <w:pPr>
        <w:spacing w:line="360" w:lineRule="auto"/>
        <w:rPr>
          <w:i/>
          <w:iCs/>
          <w:sz w:val="24"/>
          <w:szCs w:val="24"/>
        </w:rPr>
      </w:pPr>
    </w:p>
    <w:p w14:paraId="46060DEC" w14:textId="107C1FFF" w:rsidR="00262074" w:rsidRDefault="00262074" w:rsidP="00262074">
      <w:pPr>
        <w:spacing w:line="360" w:lineRule="auto"/>
        <w:rPr>
          <w:i/>
          <w:iCs/>
          <w:sz w:val="24"/>
          <w:szCs w:val="24"/>
        </w:rPr>
      </w:pPr>
    </w:p>
    <w:p w14:paraId="04E4392E" w14:textId="77777777" w:rsidR="008877F3" w:rsidRDefault="008877F3" w:rsidP="00262074">
      <w:pPr>
        <w:spacing w:line="360" w:lineRule="auto"/>
        <w:rPr>
          <w:i/>
          <w:iCs/>
          <w:sz w:val="24"/>
          <w:szCs w:val="24"/>
        </w:rPr>
      </w:pPr>
    </w:p>
    <w:p w14:paraId="673CC1B7" w14:textId="77777777" w:rsidR="00F543C1" w:rsidRDefault="00F543C1" w:rsidP="00753522">
      <w:pPr>
        <w:pStyle w:val="Default"/>
        <w:spacing w:line="360" w:lineRule="auto"/>
        <w:jc w:val="center"/>
        <w:rPr>
          <w:b/>
          <w:i/>
          <w:szCs w:val="28"/>
        </w:rPr>
      </w:pPr>
    </w:p>
    <w:p w14:paraId="49DAD583" w14:textId="67955723" w:rsidR="004D1C0E" w:rsidRPr="008877F3" w:rsidRDefault="004D1C0E" w:rsidP="00753522">
      <w:pPr>
        <w:pStyle w:val="Default"/>
        <w:spacing w:line="360" w:lineRule="auto"/>
        <w:jc w:val="center"/>
        <w:rPr>
          <w:b/>
          <w:i/>
          <w:szCs w:val="28"/>
        </w:rPr>
      </w:pPr>
      <w:r w:rsidRPr="008877F3">
        <w:rPr>
          <w:b/>
          <w:i/>
          <w:szCs w:val="28"/>
        </w:rPr>
        <w:lastRenderedPageBreak/>
        <w:t>ABSTRACT</w:t>
      </w:r>
    </w:p>
    <w:p w14:paraId="2353115E" w14:textId="33C149DE" w:rsidR="00FA1EE6" w:rsidRPr="008877F3" w:rsidRDefault="00A724AB" w:rsidP="00965FB2">
      <w:pPr>
        <w:pStyle w:val="HTMLPreformatted"/>
        <w:spacing w:before="240" w:after="240"/>
        <w:jc w:val="both"/>
        <w:rPr>
          <w:rFonts w:ascii="Times New Roman" w:hAnsi="Times New Roman" w:cs="Times New Roman"/>
          <w:i/>
          <w:sz w:val="24"/>
          <w:szCs w:val="24"/>
          <w:lang w:val="en-GB" w:eastAsia="en-GB"/>
        </w:rPr>
      </w:pPr>
      <w:r w:rsidRPr="008877F3">
        <w:rPr>
          <w:rFonts w:ascii="Times New Roman" w:hAnsi="Times New Roman" w:cs="Times New Roman"/>
          <w:i/>
          <w:sz w:val="24"/>
          <w:szCs w:val="24"/>
          <w:lang w:val="en-GB" w:eastAsia="en-GB"/>
        </w:rPr>
        <w:t>There are 2</w:t>
      </w:r>
      <w:r w:rsidR="00236896" w:rsidRPr="008877F3">
        <w:rPr>
          <w:rFonts w:ascii="Times New Roman" w:hAnsi="Times New Roman" w:cs="Times New Roman"/>
          <w:i/>
          <w:sz w:val="24"/>
          <w:szCs w:val="24"/>
          <w:lang w:val="en-GB" w:eastAsia="en-GB"/>
        </w:rPr>
        <w:t xml:space="preserve"> </w:t>
      </w:r>
      <w:r w:rsidRPr="008877F3">
        <w:rPr>
          <w:rFonts w:ascii="Times New Roman" w:hAnsi="Times New Roman" w:cs="Times New Roman"/>
          <w:i/>
          <w:sz w:val="24"/>
          <w:szCs w:val="24"/>
          <w:lang w:val="en-GB" w:eastAsia="en-GB"/>
        </w:rPr>
        <w:t>malware detection</w:t>
      </w:r>
      <w:r w:rsidR="00236896" w:rsidRPr="008877F3">
        <w:rPr>
          <w:rFonts w:ascii="Times New Roman" w:hAnsi="Times New Roman" w:cs="Times New Roman"/>
          <w:i/>
          <w:sz w:val="24"/>
          <w:szCs w:val="24"/>
          <w:lang w:val="en-GB" w:eastAsia="en-GB"/>
        </w:rPr>
        <w:t xml:space="preserve"> approaches</w:t>
      </w:r>
      <w:r w:rsidRPr="008877F3">
        <w:rPr>
          <w:rFonts w:ascii="Times New Roman" w:hAnsi="Times New Roman" w:cs="Times New Roman"/>
          <w:i/>
          <w:sz w:val="24"/>
          <w:szCs w:val="24"/>
          <w:lang w:val="en-GB" w:eastAsia="en-GB"/>
        </w:rPr>
        <w:t xml:space="preserve">, namely static analysis and dynamic analysis. Static analysis detects malware without running program, so malware </w:t>
      </w:r>
      <w:r w:rsidR="00236896" w:rsidRPr="008877F3">
        <w:rPr>
          <w:rFonts w:ascii="Times New Roman" w:hAnsi="Times New Roman" w:cs="Times New Roman"/>
          <w:i/>
          <w:sz w:val="24"/>
          <w:szCs w:val="24"/>
          <w:lang w:val="en-GB" w:eastAsia="en-GB"/>
        </w:rPr>
        <w:t xml:space="preserve">isn’t </w:t>
      </w:r>
      <w:r w:rsidRPr="008877F3">
        <w:rPr>
          <w:rFonts w:ascii="Times New Roman" w:hAnsi="Times New Roman" w:cs="Times New Roman"/>
          <w:i/>
          <w:sz w:val="24"/>
          <w:szCs w:val="24"/>
          <w:lang w:val="en-GB" w:eastAsia="en-GB"/>
        </w:rPr>
        <w:t>detected with this approach because currently malware has used obfuscation techniques. This static analysis</w:t>
      </w:r>
      <w:r w:rsidR="00236896" w:rsidRPr="008877F3">
        <w:rPr>
          <w:rFonts w:ascii="Times New Roman" w:hAnsi="Times New Roman" w:cs="Times New Roman"/>
          <w:i/>
          <w:sz w:val="24"/>
          <w:szCs w:val="24"/>
          <w:lang w:val="en-GB" w:eastAsia="en-GB"/>
        </w:rPr>
        <w:t>’</w:t>
      </w:r>
      <w:r w:rsidRPr="008877F3">
        <w:rPr>
          <w:rFonts w:ascii="Times New Roman" w:hAnsi="Times New Roman" w:cs="Times New Roman"/>
          <w:i/>
          <w:sz w:val="24"/>
          <w:szCs w:val="24"/>
          <w:lang w:val="en-GB" w:eastAsia="en-GB"/>
        </w:rPr>
        <w:t xml:space="preserve"> flaw drives</w:t>
      </w:r>
      <w:r w:rsidRPr="008877F3">
        <w:rPr>
          <w:i/>
        </w:rPr>
        <w:t xml:space="preserve"> </w:t>
      </w:r>
      <w:r w:rsidRPr="008877F3">
        <w:rPr>
          <w:rFonts w:ascii="Times New Roman" w:hAnsi="Times New Roman" w:cs="Times New Roman"/>
          <w:i/>
          <w:sz w:val="24"/>
          <w:szCs w:val="24"/>
          <w:lang w:val="en-GB" w:eastAsia="en-GB"/>
        </w:rPr>
        <w:t xml:space="preserve">researchers to extend simple debugger that implements dynamic analysis. Dynamic analysis detects malware by running the program in controlled environment so </w:t>
      </w:r>
      <w:r w:rsidR="00236896" w:rsidRPr="008877F3">
        <w:rPr>
          <w:rFonts w:ascii="Times New Roman" w:hAnsi="Times New Roman" w:cs="Times New Roman"/>
          <w:i/>
          <w:sz w:val="24"/>
          <w:szCs w:val="24"/>
          <w:lang w:val="en-GB" w:eastAsia="en-GB"/>
        </w:rPr>
        <w:t>it’s</w:t>
      </w:r>
      <w:r w:rsidRPr="008877F3">
        <w:rPr>
          <w:rFonts w:ascii="Times New Roman" w:hAnsi="Times New Roman" w:cs="Times New Roman"/>
          <w:i/>
          <w:sz w:val="24"/>
          <w:szCs w:val="24"/>
          <w:lang w:val="en-GB" w:eastAsia="en-GB"/>
        </w:rPr>
        <w:t xml:space="preserve"> expected that all of ofuscated code has been opened.</w:t>
      </w:r>
      <w:r w:rsidR="004954D6" w:rsidRPr="008877F3">
        <w:rPr>
          <w:rFonts w:ascii="Times New Roman" w:hAnsi="Times New Roman" w:cs="Times New Roman"/>
          <w:i/>
          <w:sz w:val="24"/>
          <w:szCs w:val="24"/>
          <w:lang w:val="en-GB" w:eastAsia="en-GB"/>
        </w:rPr>
        <w:t xml:space="preserve"> First, accessing file by inputting the file path, then get address of text section using PE file library. After getting the address of text section, there are 2 ways to </w:t>
      </w:r>
      <w:r w:rsidR="00236896" w:rsidRPr="008877F3">
        <w:rPr>
          <w:rFonts w:ascii="Times New Roman" w:hAnsi="Times New Roman" w:cs="Times New Roman"/>
          <w:i/>
          <w:sz w:val="24"/>
          <w:szCs w:val="24"/>
          <w:lang w:val="en-GB" w:eastAsia="en-GB"/>
        </w:rPr>
        <w:t>suspend</w:t>
      </w:r>
      <w:r w:rsidR="004954D6" w:rsidRPr="008877F3">
        <w:rPr>
          <w:rFonts w:ascii="Times New Roman" w:hAnsi="Times New Roman" w:cs="Times New Roman"/>
          <w:i/>
          <w:sz w:val="24"/>
          <w:szCs w:val="24"/>
          <w:lang w:val="en-GB" w:eastAsia="en-GB"/>
        </w:rPr>
        <w:t xml:space="preserve"> the debugger by using the timer technique or setting the breakpoint randomly technique. After </w:t>
      </w:r>
      <w:r w:rsidR="00236896" w:rsidRPr="008877F3">
        <w:rPr>
          <w:rFonts w:ascii="Times New Roman" w:hAnsi="Times New Roman" w:cs="Times New Roman"/>
          <w:i/>
          <w:sz w:val="24"/>
          <w:szCs w:val="24"/>
          <w:lang w:val="en-GB" w:eastAsia="en-GB"/>
        </w:rPr>
        <w:t>that</w:t>
      </w:r>
      <w:r w:rsidR="004954D6" w:rsidRPr="008877F3">
        <w:rPr>
          <w:rFonts w:ascii="Times New Roman" w:hAnsi="Times New Roman" w:cs="Times New Roman"/>
          <w:i/>
          <w:sz w:val="24"/>
          <w:szCs w:val="24"/>
          <w:lang w:val="en-GB" w:eastAsia="en-GB"/>
        </w:rPr>
        <w:t xml:space="preserve">, the contents of memory have been obtained will be used in string-matching process. In this process, the contents of memory will be compared with malware signature database. If the contents of memory in database can be ascertained, executable file contains malware. But if it's not there, it can't be ascertained whether the file contains malware or not. </w:t>
      </w:r>
      <w:r w:rsidR="00236896" w:rsidRPr="008877F3">
        <w:rPr>
          <w:rFonts w:ascii="Times New Roman" w:hAnsi="Times New Roman" w:cs="Times New Roman"/>
          <w:i/>
          <w:sz w:val="24"/>
          <w:szCs w:val="24"/>
          <w:lang w:val="en-GB" w:eastAsia="en-GB"/>
        </w:rPr>
        <w:t>On</w:t>
      </w:r>
      <w:r w:rsidR="004954D6" w:rsidRPr="008877F3">
        <w:rPr>
          <w:rFonts w:ascii="Times New Roman" w:hAnsi="Times New Roman" w:cs="Times New Roman"/>
          <w:i/>
          <w:sz w:val="24"/>
          <w:szCs w:val="24"/>
          <w:lang w:val="en-GB" w:eastAsia="en-GB"/>
        </w:rPr>
        <w:t xml:space="preserve"> experiment</w:t>
      </w:r>
      <w:r w:rsidR="00236896" w:rsidRPr="008877F3">
        <w:rPr>
          <w:rFonts w:ascii="Times New Roman" w:hAnsi="Times New Roman" w:cs="Times New Roman"/>
          <w:i/>
          <w:sz w:val="24"/>
          <w:szCs w:val="24"/>
          <w:lang w:val="en-GB" w:eastAsia="en-GB"/>
        </w:rPr>
        <w:t xml:space="preserve"> for detecting malware</w:t>
      </w:r>
      <w:r w:rsidR="004954D6" w:rsidRPr="008877F3">
        <w:rPr>
          <w:rFonts w:ascii="Times New Roman" w:hAnsi="Times New Roman" w:cs="Times New Roman"/>
          <w:i/>
          <w:sz w:val="24"/>
          <w:szCs w:val="24"/>
          <w:lang w:val="en-GB" w:eastAsia="en-GB"/>
        </w:rPr>
        <w:t>, researchers using AVG version 9.0 as a comparison with a custom debugger that was extended by the researcher.</w:t>
      </w:r>
      <w:r w:rsidR="00236896" w:rsidRPr="008877F3">
        <w:rPr>
          <w:rFonts w:ascii="Times New Roman" w:hAnsi="Times New Roman" w:cs="Times New Roman"/>
          <w:i/>
          <w:sz w:val="24"/>
          <w:szCs w:val="24"/>
          <w:lang w:val="en-GB" w:eastAsia="en-GB"/>
        </w:rPr>
        <w:t xml:space="preserve"> Researchers use this version of AVG because of its static analysis approach and custom debugger which is extended by researchers using a dynamic analysis approach. Experiment’s result conducted by researchers show the accuracy obtained using custom debugger was 66.67% while the accuracy obtained using AVG version 9.0 was 13.33%.</w:t>
      </w:r>
    </w:p>
    <w:p w14:paraId="676C4628" w14:textId="77777777" w:rsidR="00BD18F5" w:rsidRPr="008877F3" w:rsidRDefault="00BD18F5" w:rsidP="00BD18F5">
      <w:pPr>
        <w:rPr>
          <w:bCs/>
          <w:i/>
          <w:iCs/>
          <w:sz w:val="24"/>
          <w:szCs w:val="24"/>
        </w:rPr>
      </w:pPr>
    </w:p>
    <w:p w14:paraId="1F0181A8" w14:textId="77777777" w:rsidR="00BD18F5" w:rsidRPr="008877F3" w:rsidRDefault="00BD18F5" w:rsidP="00BD18F5">
      <w:pPr>
        <w:rPr>
          <w:bCs/>
          <w:i/>
          <w:iCs/>
          <w:sz w:val="24"/>
          <w:szCs w:val="24"/>
        </w:rPr>
      </w:pPr>
    </w:p>
    <w:p w14:paraId="7D65D8CF" w14:textId="42724E63" w:rsidR="00BD18F5" w:rsidRPr="00610384" w:rsidRDefault="00BD18F5" w:rsidP="00BD18F5">
      <w:pPr>
        <w:rPr>
          <w:iCs/>
          <w:sz w:val="24"/>
          <w:szCs w:val="24"/>
        </w:rPr>
      </w:pPr>
      <w:r w:rsidRPr="008877F3">
        <w:rPr>
          <w:b/>
          <w:bCs/>
          <w:i/>
          <w:iCs/>
          <w:sz w:val="24"/>
          <w:szCs w:val="24"/>
        </w:rPr>
        <w:t>Keywords</w:t>
      </w:r>
      <w:r w:rsidRPr="008877F3">
        <w:rPr>
          <w:i/>
          <w:iCs/>
          <w:sz w:val="24"/>
          <w:szCs w:val="24"/>
        </w:rPr>
        <w:t>: Malware, memory scanning, dynamic analysis</w:t>
      </w:r>
    </w:p>
    <w:p w14:paraId="2B7AB626" w14:textId="77777777" w:rsidR="00FC4305" w:rsidRPr="00610384" w:rsidRDefault="00FC4305">
      <w:pPr>
        <w:spacing w:after="160" w:line="259" w:lineRule="auto"/>
        <w:rPr>
          <w:i/>
          <w:iCs/>
          <w:sz w:val="24"/>
          <w:szCs w:val="24"/>
        </w:rPr>
      </w:pPr>
      <w:r w:rsidRPr="00610384">
        <w:rPr>
          <w:i/>
          <w:iCs/>
          <w:sz w:val="24"/>
          <w:szCs w:val="24"/>
        </w:rPr>
        <w:br w:type="page"/>
      </w:r>
    </w:p>
    <w:bookmarkStart w:id="8" w:name="_Toc522192724" w:displacedByCustomXml="next"/>
    <w:sdt>
      <w:sdtPr>
        <w:rPr>
          <w:rFonts w:ascii="Times New Roman" w:eastAsia="Times New Roman" w:hAnsi="Times New Roman" w:cs="Times New Roman"/>
          <w:b/>
          <w:noProof/>
          <w:color w:val="auto"/>
          <w:sz w:val="24"/>
          <w:szCs w:val="24"/>
          <w:lang w:val="en-ID"/>
        </w:rPr>
        <w:id w:val="-1767773132"/>
        <w:docPartObj>
          <w:docPartGallery w:val="Table of Contents"/>
          <w:docPartUnique/>
        </w:docPartObj>
      </w:sdtPr>
      <w:sdtEndPr>
        <w:rPr>
          <w:rFonts w:eastAsiaTheme="minorHAnsi"/>
          <w:bCs/>
        </w:rPr>
      </w:sdtEndPr>
      <w:sdtContent>
        <w:p w14:paraId="67ACA893" w14:textId="6F2300DA" w:rsidR="00331D65" w:rsidRPr="00305C64" w:rsidRDefault="00E506F1" w:rsidP="00880B28">
          <w:pPr>
            <w:pStyle w:val="Heading1"/>
            <w:numPr>
              <w:ilvl w:val="0"/>
              <w:numId w:val="0"/>
            </w:numPr>
            <w:spacing w:line="720" w:lineRule="auto"/>
            <w:ind w:left="720"/>
            <w:jc w:val="center"/>
            <w:rPr>
              <w:rFonts w:ascii="Times New Roman" w:hAnsi="Times New Roman" w:cs="Times New Roman"/>
              <w:b/>
              <w:sz w:val="24"/>
              <w:szCs w:val="28"/>
            </w:rPr>
          </w:pPr>
          <w:r w:rsidRPr="00305C64">
            <w:rPr>
              <w:rFonts w:ascii="Times New Roman" w:hAnsi="Times New Roman" w:cs="Times New Roman"/>
              <w:b/>
              <w:color w:val="auto"/>
              <w:sz w:val="24"/>
              <w:szCs w:val="28"/>
            </w:rPr>
            <w:t>DAFTAR ISI</w:t>
          </w:r>
          <w:bookmarkEnd w:id="8"/>
        </w:p>
        <w:p w14:paraId="35914276" w14:textId="2DA6D680" w:rsidR="00F543C1" w:rsidRPr="00F543C1" w:rsidRDefault="006E5FDB" w:rsidP="00F543C1">
          <w:pPr>
            <w:pStyle w:val="TOC1"/>
            <w:rPr>
              <w:rFonts w:eastAsiaTheme="minorEastAsia"/>
              <w:lang w:val="en-GB" w:eastAsia="en-GB"/>
            </w:rPr>
          </w:pPr>
          <w:r w:rsidRPr="006C2B92">
            <w:rPr>
              <w:b w:val="0"/>
            </w:rPr>
            <w:fldChar w:fldCharType="begin"/>
          </w:r>
          <w:r w:rsidRPr="006C2B92">
            <w:rPr>
              <w:b w:val="0"/>
            </w:rPr>
            <w:instrText xml:space="preserve"> TOC \o "1-5" \h \z \u </w:instrText>
          </w:r>
          <w:r w:rsidRPr="006C2B92">
            <w:rPr>
              <w:b w:val="0"/>
            </w:rPr>
            <w:fldChar w:fldCharType="separate"/>
          </w:r>
          <w:hyperlink w:anchor="_Toc522192718" w:history="1">
            <w:r w:rsidR="005321E5">
              <w:rPr>
                <w:rStyle w:val="Hyperlink"/>
              </w:rPr>
              <w:t>HALAMAN JUDUL</w:t>
            </w:r>
            <w:r w:rsidR="00F543C1" w:rsidRPr="00F543C1">
              <w:rPr>
                <w:webHidden/>
              </w:rPr>
              <w:tab/>
            </w:r>
            <w:r w:rsidR="00F543C1" w:rsidRPr="00F543C1">
              <w:rPr>
                <w:webHidden/>
              </w:rPr>
              <w:fldChar w:fldCharType="begin"/>
            </w:r>
            <w:r w:rsidR="00F543C1" w:rsidRPr="00F543C1">
              <w:rPr>
                <w:webHidden/>
              </w:rPr>
              <w:instrText xml:space="preserve"> PAGEREF _Toc522192718 \h </w:instrText>
            </w:r>
            <w:r w:rsidR="00F543C1" w:rsidRPr="00F543C1">
              <w:rPr>
                <w:webHidden/>
              </w:rPr>
            </w:r>
            <w:r w:rsidR="00F543C1" w:rsidRPr="00F543C1">
              <w:rPr>
                <w:webHidden/>
              </w:rPr>
              <w:fldChar w:fldCharType="separate"/>
            </w:r>
            <w:r w:rsidR="00EC7493">
              <w:rPr>
                <w:webHidden/>
              </w:rPr>
              <w:t>i</w:t>
            </w:r>
            <w:r w:rsidR="00F543C1" w:rsidRPr="00F543C1">
              <w:rPr>
                <w:webHidden/>
              </w:rPr>
              <w:fldChar w:fldCharType="end"/>
            </w:r>
          </w:hyperlink>
        </w:p>
        <w:p w14:paraId="20AF6B8E" w14:textId="68AD0D7E" w:rsidR="00F543C1" w:rsidRPr="00F543C1" w:rsidRDefault="00114061" w:rsidP="00F543C1">
          <w:pPr>
            <w:pStyle w:val="TOC1"/>
            <w:rPr>
              <w:rFonts w:eastAsiaTheme="minorEastAsia"/>
              <w:lang w:val="en-GB" w:eastAsia="en-GB"/>
            </w:rPr>
          </w:pPr>
          <w:hyperlink w:anchor="_Toc522192719" w:history="1">
            <w:r w:rsidR="00F543C1" w:rsidRPr="00F543C1">
              <w:rPr>
                <w:rStyle w:val="Hyperlink"/>
                <w:lang w:val="id-ID"/>
              </w:rPr>
              <w:t>HALAMAN PERNYATAAN ORISINALITAS</w:t>
            </w:r>
            <w:r w:rsidR="00F543C1" w:rsidRPr="00F543C1">
              <w:rPr>
                <w:webHidden/>
              </w:rPr>
              <w:tab/>
            </w:r>
            <w:r w:rsidR="00F543C1" w:rsidRPr="00F543C1">
              <w:rPr>
                <w:webHidden/>
              </w:rPr>
              <w:fldChar w:fldCharType="begin"/>
            </w:r>
            <w:r w:rsidR="00F543C1" w:rsidRPr="00F543C1">
              <w:rPr>
                <w:webHidden/>
              </w:rPr>
              <w:instrText xml:space="preserve"> PAGEREF _Toc522192719 \h </w:instrText>
            </w:r>
            <w:r w:rsidR="00F543C1" w:rsidRPr="00F543C1">
              <w:rPr>
                <w:webHidden/>
              </w:rPr>
            </w:r>
            <w:r w:rsidR="00F543C1" w:rsidRPr="00F543C1">
              <w:rPr>
                <w:webHidden/>
              </w:rPr>
              <w:fldChar w:fldCharType="separate"/>
            </w:r>
            <w:r w:rsidR="00EC7493">
              <w:rPr>
                <w:webHidden/>
              </w:rPr>
              <w:t>ii</w:t>
            </w:r>
            <w:r w:rsidR="00F543C1" w:rsidRPr="00F543C1">
              <w:rPr>
                <w:webHidden/>
              </w:rPr>
              <w:fldChar w:fldCharType="end"/>
            </w:r>
          </w:hyperlink>
        </w:p>
        <w:p w14:paraId="04BDF364" w14:textId="52BCE77F" w:rsidR="00F543C1" w:rsidRPr="00F543C1" w:rsidRDefault="00114061" w:rsidP="00F543C1">
          <w:pPr>
            <w:pStyle w:val="TOC1"/>
            <w:rPr>
              <w:rFonts w:eastAsiaTheme="minorEastAsia"/>
              <w:lang w:val="en-GB" w:eastAsia="en-GB"/>
            </w:rPr>
          </w:pPr>
          <w:hyperlink w:anchor="_Toc522192720" w:history="1">
            <w:r w:rsidR="00F543C1" w:rsidRPr="00F543C1">
              <w:rPr>
                <w:rStyle w:val="Hyperlink"/>
                <w:lang w:val="id-ID"/>
              </w:rPr>
              <w:t>HALAMAN PENGESAHAN</w:t>
            </w:r>
            <w:r w:rsidR="00F543C1" w:rsidRPr="00F543C1">
              <w:rPr>
                <w:webHidden/>
              </w:rPr>
              <w:tab/>
            </w:r>
            <w:r w:rsidR="00F543C1" w:rsidRPr="00F543C1">
              <w:rPr>
                <w:webHidden/>
              </w:rPr>
              <w:fldChar w:fldCharType="begin"/>
            </w:r>
            <w:r w:rsidR="00F543C1" w:rsidRPr="00F543C1">
              <w:rPr>
                <w:webHidden/>
              </w:rPr>
              <w:instrText xml:space="preserve"> PAGEREF _Toc522192720 \h </w:instrText>
            </w:r>
            <w:r w:rsidR="00F543C1" w:rsidRPr="00F543C1">
              <w:rPr>
                <w:webHidden/>
              </w:rPr>
            </w:r>
            <w:r w:rsidR="00F543C1" w:rsidRPr="00F543C1">
              <w:rPr>
                <w:webHidden/>
              </w:rPr>
              <w:fldChar w:fldCharType="separate"/>
            </w:r>
            <w:r w:rsidR="00EC7493">
              <w:rPr>
                <w:webHidden/>
              </w:rPr>
              <w:t>iii</w:t>
            </w:r>
            <w:r w:rsidR="00F543C1" w:rsidRPr="00F543C1">
              <w:rPr>
                <w:webHidden/>
              </w:rPr>
              <w:fldChar w:fldCharType="end"/>
            </w:r>
          </w:hyperlink>
        </w:p>
        <w:p w14:paraId="062EFDC7" w14:textId="792B8BEB" w:rsidR="00F543C1" w:rsidRPr="00F543C1" w:rsidRDefault="00114061" w:rsidP="00F543C1">
          <w:pPr>
            <w:pStyle w:val="TOC1"/>
            <w:rPr>
              <w:rFonts w:eastAsiaTheme="minorEastAsia"/>
              <w:lang w:val="en-GB" w:eastAsia="en-GB"/>
            </w:rPr>
          </w:pPr>
          <w:hyperlink w:anchor="_Toc522192721" w:history="1">
            <w:r w:rsidR="00F543C1" w:rsidRPr="00F543C1">
              <w:rPr>
                <w:rStyle w:val="Hyperlink"/>
                <w:lang w:val="id-ID"/>
              </w:rPr>
              <w:t>KATA PENGANTAR</w:t>
            </w:r>
            <w:r w:rsidR="00F543C1" w:rsidRPr="00F543C1">
              <w:rPr>
                <w:webHidden/>
              </w:rPr>
              <w:tab/>
            </w:r>
            <w:r w:rsidR="00F543C1" w:rsidRPr="00F543C1">
              <w:rPr>
                <w:webHidden/>
              </w:rPr>
              <w:fldChar w:fldCharType="begin"/>
            </w:r>
            <w:r w:rsidR="00F543C1" w:rsidRPr="00F543C1">
              <w:rPr>
                <w:webHidden/>
              </w:rPr>
              <w:instrText xml:space="preserve"> PAGEREF _Toc522192721 \h </w:instrText>
            </w:r>
            <w:r w:rsidR="00F543C1" w:rsidRPr="00F543C1">
              <w:rPr>
                <w:webHidden/>
              </w:rPr>
            </w:r>
            <w:r w:rsidR="00F543C1" w:rsidRPr="00F543C1">
              <w:rPr>
                <w:webHidden/>
              </w:rPr>
              <w:fldChar w:fldCharType="separate"/>
            </w:r>
            <w:r w:rsidR="00EC7493">
              <w:rPr>
                <w:webHidden/>
              </w:rPr>
              <w:t>iv</w:t>
            </w:r>
            <w:r w:rsidR="00F543C1" w:rsidRPr="00F543C1">
              <w:rPr>
                <w:webHidden/>
              </w:rPr>
              <w:fldChar w:fldCharType="end"/>
            </w:r>
          </w:hyperlink>
        </w:p>
        <w:p w14:paraId="53CA627B" w14:textId="1F331316" w:rsidR="00F543C1" w:rsidRPr="00F543C1" w:rsidRDefault="00114061" w:rsidP="00F543C1">
          <w:pPr>
            <w:pStyle w:val="TOC1"/>
            <w:rPr>
              <w:rFonts w:eastAsiaTheme="minorEastAsia"/>
              <w:lang w:val="en-GB" w:eastAsia="en-GB"/>
            </w:rPr>
          </w:pPr>
          <w:hyperlink w:anchor="_Toc522192722" w:history="1">
            <w:r w:rsidR="00F543C1" w:rsidRPr="00F543C1">
              <w:rPr>
                <w:rStyle w:val="Hyperlink"/>
                <w:lang w:val="id-ID"/>
              </w:rPr>
              <w:t>HALAMAN PERNYATAAN PERSETUJUAN PUBLIKASI</w:t>
            </w:r>
            <w:r w:rsidR="00F543C1" w:rsidRPr="00F543C1">
              <w:rPr>
                <w:rStyle w:val="Hyperlink"/>
                <w:lang w:val="en-GB"/>
              </w:rPr>
              <w:t xml:space="preserve"> </w:t>
            </w:r>
            <w:r w:rsidR="00F543C1" w:rsidRPr="00F543C1">
              <w:rPr>
                <w:rStyle w:val="Hyperlink"/>
                <w:lang w:val="id-ID"/>
              </w:rPr>
              <w:t>KARYA ILMIAH UNTUK KEPENTINGAN AKADEMIS</w:t>
            </w:r>
            <w:r w:rsidR="00F543C1" w:rsidRPr="00F543C1">
              <w:rPr>
                <w:webHidden/>
              </w:rPr>
              <w:tab/>
            </w:r>
            <w:r w:rsidR="00F543C1" w:rsidRPr="00F543C1">
              <w:rPr>
                <w:webHidden/>
              </w:rPr>
              <w:fldChar w:fldCharType="begin"/>
            </w:r>
            <w:r w:rsidR="00F543C1" w:rsidRPr="00F543C1">
              <w:rPr>
                <w:webHidden/>
              </w:rPr>
              <w:instrText xml:space="preserve"> PAGEREF _Toc522192722 \h </w:instrText>
            </w:r>
            <w:r w:rsidR="00F543C1" w:rsidRPr="00F543C1">
              <w:rPr>
                <w:webHidden/>
              </w:rPr>
            </w:r>
            <w:r w:rsidR="00F543C1" w:rsidRPr="00F543C1">
              <w:rPr>
                <w:webHidden/>
              </w:rPr>
              <w:fldChar w:fldCharType="separate"/>
            </w:r>
            <w:r w:rsidR="00EC7493">
              <w:rPr>
                <w:webHidden/>
              </w:rPr>
              <w:t>vi</w:t>
            </w:r>
            <w:r w:rsidR="00F543C1" w:rsidRPr="00F543C1">
              <w:rPr>
                <w:webHidden/>
              </w:rPr>
              <w:fldChar w:fldCharType="end"/>
            </w:r>
          </w:hyperlink>
        </w:p>
        <w:p w14:paraId="1630E273" w14:textId="330E6291" w:rsidR="00F543C1" w:rsidRPr="00F543C1" w:rsidRDefault="00114061" w:rsidP="00F543C1">
          <w:pPr>
            <w:pStyle w:val="TOC1"/>
            <w:rPr>
              <w:rFonts w:eastAsiaTheme="minorEastAsia"/>
              <w:lang w:val="en-GB" w:eastAsia="en-GB"/>
            </w:rPr>
          </w:pPr>
          <w:hyperlink w:anchor="_Toc522192723" w:history="1">
            <w:r w:rsidR="00F543C1" w:rsidRPr="00F543C1">
              <w:rPr>
                <w:rStyle w:val="Hyperlink"/>
              </w:rPr>
              <w:t>ABSTRAK</w:t>
            </w:r>
            <w:r w:rsidR="00F543C1" w:rsidRPr="00F543C1">
              <w:rPr>
                <w:webHidden/>
              </w:rPr>
              <w:tab/>
            </w:r>
            <w:r w:rsidR="00F543C1" w:rsidRPr="00F543C1">
              <w:rPr>
                <w:webHidden/>
              </w:rPr>
              <w:fldChar w:fldCharType="begin"/>
            </w:r>
            <w:r w:rsidR="00F543C1" w:rsidRPr="00F543C1">
              <w:rPr>
                <w:webHidden/>
              </w:rPr>
              <w:instrText xml:space="preserve"> PAGEREF _Toc522192723 \h </w:instrText>
            </w:r>
            <w:r w:rsidR="00F543C1" w:rsidRPr="00F543C1">
              <w:rPr>
                <w:webHidden/>
              </w:rPr>
            </w:r>
            <w:r w:rsidR="00F543C1" w:rsidRPr="00F543C1">
              <w:rPr>
                <w:webHidden/>
              </w:rPr>
              <w:fldChar w:fldCharType="separate"/>
            </w:r>
            <w:r w:rsidR="00EC7493">
              <w:rPr>
                <w:webHidden/>
              </w:rPr>
              <w:t>vii</w:t>
            </w:r>
            <w:r w:rsidR="00F543C1" w:rsidRPr="00F543C1">
              <w:rPr>
                <w:webHidden/>
              </w:rPr>
              <w:fldChar w:fldCharType="end"/>
            </w:r>
          </w:hyperlink>
        </w:p>
        <w:p w14:paraId="6C6C207A" w14:textId="684252AC" w:rsidR="00F543C1" w:rsidRPr="00F543C1" w:rsidRDefault="00114061" w:rsidP="00F543C1">
          <w:pPr>
            <w:pStyle w:val="TOC1"/>
            <w:rPr>
              <w:rFonts w:eastAsiaTheme="minorEastAsia"/>
              <w:lang w:val="en-GB" w:eastAsia="en-GB"/>
            </w:rPr>
          </w:pPr>
          <w:hyperlink w:anchor="_Toc522192724" w:history="1">
            <w:r w:rsidR="00F543C1" w:rsidRPr="00F543C1">
              <w:rPr>
                <w:rStyle w:val="Hyperlink"/>
              </w:rPr>
              <w:t>DAFTAR ISI</w:t>
            </w:r>
            <w:r w:rsidR="00F543C1" w:rsidRPr="00F543C1">
              <w:rPr>
                <w:webHidden/>
              </w:rPr>
              <w:tab/>
            </w:r>
            <w:r w:rsidR="00F543C1" w:rsidRPr="00F543C1">
              <w:rPr>
                <w:webHidden/>
              </w:rPr>
              <w:fldChar w:fldCharType="begin"/>
            </w:r>
            <w:r w:rsidR="00F543C1" w:rsidRPr="00F543C1">
              <w:rPr>
                <w:webHidden/>
              </w:rPr>
              <w:instrText xml:space="preserve"> PAGEREF _Toc522192724 \h </w:instrText>
            </w:r>
            <w:r w:rsidR="00F543C1" w:rsidRPr="00F543C1">
              <w:rPr>
                <w:webHidden/>
              </w:rPr>
            </w:r>
            <w:r w:rsidR="00F543C1" w:rsidRPr="00F543C1">
              <w:rPr>
                <w:webHidden/>
              </w:rPr>
              <w:fldChar w:fldCharType="separate"/>
            </w:r>
            <w:r w:rsidR="00EC7493">
              <w:rPr>
                <w:webHidden/>
              </w:rPr>
              <w:t>ix</w:t>
            </w:r>
            <w:r w:rsidR="00F543C1" w:rsidRPr="00F543C1">
              <w:rPr>
                <w:webHidden/>
              </w:rPr>
              <w:fldChar w:fldCharType="end"/>
            </w:r>
          </w:hyperlink>
        </w:p>
        <w:p w14:paraId="0B26EC33" w14:textId="35105D3B" w:rsidR="00F543C1" w:rsidRPr="00F543C1" w:rsidRDefault="00114061" w:rsidP="00F543C1">
          <w:pPr>
            <w:pStyle w:val="TOC1"/>
            <w:rPr>
              <w:rFonts w:eastAsiaTheme="minorEastAsia"/>
              <w:lang w:val="en-GB" w:eastAsia="en-GB"/>
            </w:rPr>
          </w:pPr>
          <w:hyperlink w:anchor="_Toc522192725" w:history="1">
            <w:r w:rsidR="00F543C1" w:rsidRPr="00F543C1">
              <w:rPr>
                <w:rStyle w:val="Hyperlink"/>
                <w:iCs/>
              </w:rPr>
              <w:t>DAFTAR TABEL</w:t>
            </w:r>
            <w:r w:rsidR="00F543C1" w:rsidRPr="00F543C1">
              <w:rPr>
                <w:webHidden/>
              </w:rPr>
              <w:tab/>
            </w:r>
            <w:r w:rsidR="00F543C1" w:rsidRPr="00F543C1">
              <w:rPr>
                <w:webHidden/>
              </w:rPr>
              <w:fldChar w:fldCharType="begin"/>
            </w:r>
            <w:r w:rsidR="00F543C1" w:rsidRPr="00F543C1">
              <w:rPr>
                <w:webHidden/>
              </w:rPr>
              <w:instrText xml:space="preserve"> PAGEREF _Toc522192725 \h </w:instrText>
            </w:r>
            <w:r w:rsidR="00F543C1" w:rsidRPr="00F543C1">
              <w:rPr>
                <w:webHidden/>
              </w:rPr>
            </w:r>
            <w:r w:rsidR="00F543C1" w:rsidRPr="00F543C1">
              <w:rPr>
                <w:webHidden/>
              </w:rPr>
              <w:fldChar w:fldCharType="separate"/>
            </w:r>
            <w:r w:rsidR="00EC7493">
              <w:rPr>
                <w:webHidden/>
              </w:rPr>
              <w:t>xii</w:t>
            </w:r>
            <w:r w:rsidR="00F543C1" w:rsidRPr="00F543C1">
              <w:rPr>
                <w:webHidden/>
              </w:rPr>
              <w:fldChar w:fldCharType="end"/>
            </w:r>
          </w:hyperlink>
        </w:p>
        <w:p w14:paraId="6F400803" w14:textId="48EF2190" w:rsidR="00F543C1" w:rsidRPr="00F543C1" w:rsidRDefault="00114061" w:rsidP="00F543C1">
          <w:pPr>
            <w:pStyle w:val="TOC1"/>
            <w:rPr>
              <w:rFonts w:eastAsiaTheme="minorEastAsia"/>
              <w:lang w:val="en-GB" w:eastAsia="en-GB"/>
            </w:rPr>
          </w:pPr>
          <w:hyperlink w:anchor="_Toc522192726" w:history="1">
            <w:r w:rsidR="00F543C1" w:rsidRPr="00F543C1">
              <w:rPr>
                <w:rStyle w:val="Hyperlink"/>
                <w:iCs/>
              </w:rPr>
              <w:t>DAFTAR GAMBAR</w:t>
            </w:r>
            <w:r w:rsidR="00F543C1" w:rsidRPr="00F543C1">
              <w:rPr>
                <w:webHidden/>
              </w:rPr>
              <w:tab/>
            </w:r>
            <w:r w:rsidR="00F543C1" w:rsidRPr="00F543C1">
              <w:rPr>
                <w:webHidden/>
              </w:rPr>
              <w:fldChar w:fldCharType="begin"/>
            </w:r>
            <w:r w:rsidR="00F543C1" w:rsidRPr="00F543C1">
              <w:rPr>
                <w:webHidden/>
              </w:rPr>
              <w:instrText xml:space="preserve"> PAGEREF _Toc522192726 \h </w:instrText>
            </w:r>
            <w:r w:rsidR="00F543C1" w:rsidRPr="00F543C1">
              <w:rPr>
                <w:webHidden/>
              </w:rPr>
            </w:r>
            <w:r w:rsidR="00F543C1" w:rsidRPr="00F543C1">
              <w:rPr>
                <w:webHidden/>
              </w:rPr>
              <w:fldChar w:fldCharType="separate"/>
            </w:r>
            <w:r w:rsidR="00EC7493">
              <w:rPr>
                <w:webHidden/>
              </w:rPr>
              <w:t>xiii</w:t>
            </w:r>
            <w:r w:rsidR="00F543C1" w:rsidRPr="00F543C1">
              <w:rPr>
                <w:webHidden/>
              </w:rPr>
              <w:fldChar w:fldCharType="end"/>
            </w:r>
          </w:hyperlink>
        </w:p>
        <w:p w14:paraId="068050BB" w14:textId="00BEAC14" w:rsidR="00F543C1" w:rsidRPr="00F543C1" w:rsidRDefault="00114061" w:rsidP="00F543C1">
          <w:pPr>
            <w:pStyle w:val="TOC1"/>
            <w:rPr>
              <w:rFonts w:eastAsiaTheme="minorEastAsia"/>
              <w:lang w:val="en-GB" w:eastAsia="en-GB"/>
            </w:rPr>
          </w:pPr>
          <w:hyperlink w:anchor="_Toc522192727" w:history="1">
            <w:r w:rsidR="00F543C1" w:rsidRPr="00F543C1">
              <w:rPr>
                <w:rStyle w:val="Hyperlink"/>
                <w:iCs/>
              </w:rPr>
              <w:t>DAFTAR PERSAMAAN</w:t>
            </w:r>
            <w:r w:rsidR="00F543C1" w:rsidRPr="00F543C1">
              <w:rPr>
                <w:webHidden/>
              </w:rPr>
              <w:tab/>
            </w:r>
            <w:r w:rsidR="00F543C1" w:rsidRPr="00F543C1">
              <w:rPr>
                <w:webHidden/>
              </w:rPr>
              <w:fldChar w:fldCharType="begin"/>
            </w:r>
            <w:r w:rsidR="00F543C1" w:rsidRPr="00F543C1">
              <w:rPr>
                <w:webHidden/>
              </w:rPr>
              <w:instrText xml:space="preserve"> PAGEREF _Toc522192727 \h </w:instrText>
            </w:r>
            <w:r w:rsidR="00F543C1" w:rsidRPr="00F543C1">
              <w:rPr>
                <w:webHidden/>
              </w:rPr>
            </w:r>
            <w:r w:rsidR="00F543C1" w:rsidRPr="00F543C1">
              <w:rPr>
                <w:webHidden/>
              </w:rPr>
              <w:fldChar w:fldCharType="separate"/>
            </w:r>
            <w:r w:rsidR="00EC7493">
              <w:rPr>
                <w:webHidden/>
              </w:rPr>
              <w:t>xiv</w:t>
            </w:r>
            <w:r w:rsidR="00F543C1" w:rsidRPr="00F543C1">
              <w:rPr>
                <w:webHidden/>
              </w:rPr>
              <w:fldChar w:fldCharType="end"/>
            </w:r>
          </w:hyperlink>
        </w:p>
        <w:p w14:paraId="03A5D04F" w14:textId="7119F64B" w:rsidR="00F543C1" w:rsidRPr="00F543C1" w:rsidRDefault="00114061" w:rsidP="00F543C1">
          <w:pPr>
            <w:pStyle w:val="TOC1"/>
            <w:rPr>
              <w:rFonts w:eastAsiaTheme="minorEastAsia"/>
              <w:lang w:val="en-GB" w:eastAsia="en-GB"/>
            </w:rPr>
          </w:pPr>
          <w:hyperlink w:anchor="_Toc522192728" w:history="1">
            <w:r w:rsidR="00F543C1" w:rsidRPr="00F543C1">
              <w:rPr>
                <w:rStyle w:val="Hyperlink"/>
                <w:iCs/>
              </w:rPr>
              <w:t>DAFTAR LAMPIRAN</w:t>
            </w:r>
            <w:r w:rsidR="00F543C1" w:rsidRPr="00F543C1">
              <w:rPr>
                <w:webHidden/>
              </w:rPr>
              <w:tab/>
            </w:r>
            <w:r w:rsidR="00F543C1" w:rsidRPr="00F543C1">
              <w:rPr>
                <w:webHidden/>
              </w:rPr>
              <w:fldChar w:fldCharType="begin"/>
            </w:r>
            <w:r w:rsidR="00F543C1" w:rsidRPr="00F543C1">
              <w:rPr>
                <w:webHidden/>
              </w:rPr>
              <w:instrText xml:space="preserve"> PAGEREF _Toc522192728 \h </w:instrText>
            </w:r>
            <w:r w:rsidR="00F543C1" w:rsidRPr="00F543C1">
              <w:rPr>
                <w:webHidden/>
              </w:rPr>
            </w:r>
            <w:r w:rsidR="00F543C1" w:rsidRPr="00F543C1">
              <w:rPr>
                <w:webHidden/>
              </w:rPr>
              <w:fldChar w:fldCharType="separate"/>
            </w:r>
            <w:r w:rsidR="00EC7493">
              <w:rPr>
                <w:webHidden/>
              </w:rPr>
              <w:t>xvi</w:t>
            </w:r>
            <w:r w:rsidR="00F543C1" w:rsidRPr="00F543C1">
              <w:rPr>
                <w:webHidden/>
              </w:rPr>
              <w:fldChar w:fldCharType="end"/>
            </w:r>
          </w:hyperlink>
        </w:p>
        <w:p w14:paraId="0B3506EC" w14:textId="09897FA4" w:rsidR="00F543C1" w:rsidRPr="00F543C1" w:rsidRDefault="00114061" w:rsidP="00F543C1">
          <w:pPr>
            <w:pStyle w:val="TOC1"/>
            <w:rPr>
              <w:rFonts w:eastAsiaTheme="minorEastAsia"/>
              <w:lang w:val="en-GB" w:eastAsia="en-GB"/>
            </w:rPr>
          </w:pPr>
          <w:hyperlink w:anchor="_Toc522192729" w:history="1">
            <w:r w:rsidR="00F543C1" w:rsidRPr="00F543C1">
              <w:rPr>
                <w:rStyle w:val="Hyperlink"/>
                <w:iCs/>
              </w:rPr>
              <w:t>DAFTAR PSEUDOCODE</w:t>
            </w:r>
            <w:r w:rsidR="00F543C1" w:rsidRPr="00F543C1">
              <w:rPr>
                <w:webHidden/>
              </w:rPr>
              <w:tab/>
            </w:r>
            <w:r w:rsidR="00F543C1" w:rsidRPr="00F543C1">
              <w:rPr>
                <w:webHidden/>
              </w:rPr>
              <w:fldChar w:fldCharType="begin"/>
            </w:r>
            <w:r w:rsidR="00F543C1" w:rsidRPr="00F543C1">
              <w:rPr>
                <w:webHidden/>
              </w:rPr>
              <w:instrText xml:space="preserve"> PAGEREF _Toc522192729 \h </w:instrText>
            </w:r>
            <w:r w:rsidR="00F543C1" w:rsidRPr="00F543C1">
              <w:rPr>
                <w:webHidden/>
              </w:rPr>
            </w:r>
            <w:r w:rsidR="00F543C1" w:rsidRPr="00F543C1">
              <w:rPr>
                <w:webHidden/>
              </w:rPr>
              <w:fldChar w:fldCharType="separate"/>
            </w:r>
            <w:r w:rsidR="00EC7493">
              <w:rPr>
                <w:webHidden/>
              </w:rPr>
              <w:t>xvii</w:t>
            </w:r>
            <w:r w:rsidR="00F543C1" w:rsidRPr="00F543C1">
              <w:rPr>
                <w:webHidden/>
              </w:rPr>
              <w:fldChar w:fldCharType="end"/>
            </w:r>
          </w:hyperlink>
        </w:p>
        <w:p w14:paraId="0C574342" w14:textId="3E5A6999" w:rsidR="00F543C1" w:rsidRPr="00F543C1" w:rsidRDefault="00114061" w:rsidP="00F543C1">
          <w:pPr>
            <w:pStyle w:val="TOC1"/>
            <w:rPr>
              <w:rFonts w:eastAsiaTheme="minorEastAsia"/>
              <w:b w:val="0"/>
              <w:lang w:val="en-GB" w:eastAsia="en-GB"/>
            </w:rPr>
          </w:pPr>
          <w:hyperlink w:anchor="_Toc522192730" w:history="1">
            <w:r w:rsidR="00F543C1" w:rsidRPr="00F543C1">
              <w:rPr>
                <w:rStyle w:val="Hyperlink"/>
              </w:rPr>
              <w:t>BAB 1</w:t>
            </w:r>
            <w:r w:rsidR="00F543C1" w:rsidRPr="00F543C1">
              <w:rPr>
                <w:rFonts w:eastAsiaTheme="minorEastAsia"/>
                <w:lang w:val="en-GB" w:eastAsia="en-GB"/>
              </w:rPr>
              <w:tab/>
            </w:r>
            <w:r w:rsidR="00F543C1" w:rsidRPr="00F543C1">
              <w:rPr>
                <w:rStyle w:val="Hyperlink"/>
              </w:rPr>
              <w:t>PENDAHULUAN</w:t>
            </w:r>
            <w:r w:rsidR="00F543C1" w:rsidRPr="00F543C1">
              <w:rPr>
                <w:webHidden/>
              </w:rPr>
              <w:tab/>
            </w:r>
            <w:r w:rsidR="00F543C1" w:rsidRPr="00F543C1">
              <w:rPr>
                <w:webHidden/>
              </w:rPr>
              <w:fldChar w:fldCharType="begin"/>
            </w:r>
            <w:r w:rsidR="00F543C1" w:rsidRPr="00F543C1">
              <w:rPr>
                <w:webHidden/>
              </w:rPr>
              <w:instrText xml:space="preserve"> PAGEREF _Toc522192730 \h </w:instrText>
            </w:r>
            <w:r w:rsidR="00F543C1" w:rsidRPr="00F543C1">
              <w:rPr>
                <w:webHidden/>
              </w:rPr>
            </w:r>
            <w:r w:rsidR="00F543C1" w:rsidRPr="00F543C1">
              <w:rPr>
                <w:webHidden/>
              </w:rPr>
              <w:fldChar w:fldCharType="separate"/>
            </w:r>
            <w:r w:rsidR="00EC7493">
              <w:rPr>
                <w:webHidden/>
              </w:rPr>
              <w:t>1</w:t>
            </w:r>
            <w:r w:rsidR="00F543C1" w:rsidRPr="00F543C1">
              <w:rPr>
                <w:webHidden/>
              </w:rPr>
              <w:fldChar w:fldCharType="end"/>
            </w:r>
          </w:hyperlink>
        </w:p>
        <w:p w14:paraId="0ABC054F" w14:textId="51D74087" w:rsidR="00F543C1" w:rsidRPr="00F543C1" w:rsidRDefault="00114061" w:rsidP="00F543C1">
          <w:pPr>
            <w:pStyle w:val="TOC2"/>
            <w:spacing w:after="0"/>
            <w:jc w:val="both"/>
            <w:rPr>
              <w:rFonts w:eastAsiaTheme="minorEastAsia"/>
              <w:sz w:val="24"/>
              <w:szCs w:val="24"/>
              <w:lang w:val="en-GB" w:eastAsia="en-GB"/>
            </w:rPr>
          </w:pPr>
          <w:hyperlink w:anchor="_Toc522192731" w:history="1">
            <w:r w:rsidR="00F543C1" w:rsidRPr="00F543C1">
              <w:rPr>
                <w:rStyle w:val="Hyperlink"/>
                <w:sz w:val="24"/>
                <w:szCs w:val="24"/>
              </w:rPr>
              <w:t>1.1</w:t>
            </w:r>
            <w:r w:rsidR="00F543C1" w:rsidRPr="00F543C1">
              <w:rPr>
                <w:rFonts w:eastAsiaTheme="minorEastAsia"/>
                <w:sz w:val="24"/>
                <w:szCs w:val="24"/>
                <w:lang w:val="en-GB" w:eastAsia="en-GB"/>
              </w:rPr>
              <w:tab/>
            </w:r>
            <w:r w:rsidR="00F543C1" w:rsidRPr="00F543C1">
              <w:rPr>
                <w:rStyle w:val="Hyperlink"/>
                <w:sz w:val="24"/>
                <w:szCs w:val="24"/>
              </w:rPr>
              <w:t>Latar Belakang</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_Toc522192731 \h </w:instrText>
            </w:r>
            <w:r w:rsidR="00F543C1" w:rsidRPr="00F543C1">
              <w:rPr>
                <w:webHidden/>
                <w:sz w:val="24"/>
                <w:szCs w:val="24"/>
              </w:rPr>
            </w:r>
            <w:r w:rsidR="00F543C1" w:rsidRPr="00F543C1">
              <w:rPr>
                <w:webHidden/>
                <w:sz w:val="24"/>
                <w:szCs w:val="24"/>
              </w:rPr>
              <w:fldChar w:fldCharType="separate"/>
            </w:r>
            <w:r w:rsidR="00EC7493">
              <w:rPr>
                <w:webHidden/>
                <w:sz w:val="24"/>
                <w:szCs w:val="24"/>
              </w:rPr>
              <w:t>1</w:t>
            </w:r>
            <w:r w:rsidR="00F543C1" w:rsidRPr="00F543C1">
              <w:rPr>
                <w:webHidden/>
                <w:sz w:val="24"/>
                <w:szCs w:val="24"/>
              </w:rPr>
              <w:fldChar w:fldCharType="end"/>
            </w:r>
          </w:hyperlink>
        </w:p>
        <w:p w14:paraId="6A24625E" w14:textId="4B667408" w:rsidR="00F543C1" w:rsidRPr="00F543C1" w:rsidRDefault="00114061" w:rsidP="00F543C1">
          <w:pPr>
            <w:pStyle w:val="TOC2"/>
            <w:spacing w:after="0"/>
            <w:jc w:val="both"/>
            <w:rPr>
              <w:rFonts w:eastAsiaTheme="minorEastAsia"/>
              <w:sz w:val="24"/>
              <w:szCs w:val="24"/>
              <w:lang w:val="en-GB" w:eastAsia="en-GB"/>
            </w:rPr>
          </w:pPr>
          <w:hyperlink w:anchor="_Toc522192732" w:history="1">
            <w:r w:rsidR="00F543C1" w:rsidRPr="00F543C1">
              <w:rPr>
                <w:rStyle w:val="Hyperlink"/>
                <w:sz w:val="24"/>
                <w:szCs w:val="24"/>
              </w:rPr>
              <w:t>1.2</w:t>
            </w:r>
            <w:r w:rsidR="00F543C1" w:rsidRPr="00F543C1">
              <w:rPr>
                <w:rFonts w:eastAsiaTheme="minorEastAsia"/>
                <w:sz w:val="24"/>
                <w:szCs w:val="24"/>
                <w:lang w:val="en-GB" w:eastAsia="en-GB"/>
              </w:rPr>
              <w:tab/>
            </w:r>
            <w:r w:rsidR="00F543C1" w:rsidRPr="00F543C1">
              <w:rPr>
                <w:rStyle w:val="Hyperlink"/>
                <w:sz w:val="24"/>
                <w:szCs w:val="24"/>
              </w:rPr>
              <w:t>Rumusan Masalah</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_Toc522192732 \h </w:instrText>
            </w:r>
            <w:r w:rsidR="00F543C1" w:rsidRPr="00F543C1">
              <w:rPr>
                <w:webHidden/>
                <w:sz w:val="24"/>
                <w:szCs w:val="24"/>
              </w:rPr>
            </w:r>
            <w:r w:rsidR="00F543C1" w:rsidRPr="00F543C1">
              <w:rPr>
                <w:webHidden/>
                <w:sz w:val="24"/>
                <w:szCs w:val="24"/>
              </w:rPr>
              <w:fldChar w:fldCharType="separate"/>
            </w:r>
            <w:r w:rsidR="00EC7493">
              <w:rPr>
                <w:webHidden/>
                <w:sz w:val="24"/>
                <w:szCs w:val="24"/>
              </w:rPr>
              <w:t>3</w:t>
            </w:r>
            <w:r w:rsidR="00F543C1" w:rsidRPr="00F543C1">
              <w:rPr>
                <w:webHidden/>
                <w:sz w:val="24"/>
                <w:szCs w:val="24"/>
              </w:rPr>
              <w:fldChar w:fldCharType="end"/>
            </w:r>
          </w:hyperlink>
        </w:p>
        <w:p w14:paraId="10DE929B" w14:textId="694BD39B" w:rsidR="00F543C1" w:rsidRPr="00F543C1" w:rsidRDefault="00114061" w:rsidP="00F543C1">
          <w:pPr>
            <w:pStyle w:val="TOC2"/>
            <w:spacing w:after="0"/>
            <w:jc w:val="both"/>
            <w:rPr>
              <w:rFonts w:eastAsiaTheme="minorEastAsia"/>
              <w:sz w:val="24"/>
              <w:szCs w:val="24"/>
              <w:lang w:val="en-GB" w:eastAsia="en-GB"/>
            </w:rPr>
          </w:pPr>
          <w:hyperlink w:anchor="_Toc522192733" w:history="1">
            <w:r w:rsidR="00F543C1" w:rsidRPr="00F543C1">
              <w:rPr>
                <w:rStyle w:val="Hyperlink"/>
                <w:sz w:val="24"/>
                <w:szCs w:val="24"/>
              </w:rPr>
              <w:t>1.3</w:t>
            </w:r>
            <w:r w:rsidR="00F543C1" w:rsidRPr="00F543C1">
              <w:rPr>
                <w:rFonts w:eastAsiaTheme="minorEastAsia"/>
                <w:sz w:val="24"/>
                <w:szCs w:val="24"/>
                <w:lang w:val="en-GB" w:eastAsia="en-GB"/>
              </w:rPr>
              <w:tab/>
            </w:r>
            <w:r w:rsidR="00F543C1" w:rsidRPr="00F543C1">
              <w:rPr>
                <w:rStyle w:val="Hyperlink"/>
                <w:sz w:val="24"/>
                <w:szCs w:val="24"/>
              </w:rPr>
              <w:t>Tujuan Penelitian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_Toc522192733 \h </w:instrText>
            </w:r>
            <w:r w:rsidR="00F543C1" w:rsidRPr="00F543C1">
              <w:rPr>
                <w:webHidden/>
                <w:sz w:val="24"/>
                <w:szCs w:val="24"/>
              </w:rPr>
            </w:r>
            <w:r w:rsidR="00F543C1" w:rsidRPr="00F543C1">
              <w:rPr>
                <w:webHidden/>
                <w:sz w:val="24"/>
                <w:szCs w:val="24"/>
              </w:rPr>
              <w:fldChar w:fldCharType="separate"/>
            </w:r>
            <w:r w:rsidR="00EC7493">
              <w:rPr>
                <w:webHidden/>
                <w:sz w:val="24"/>
                <w:szCs w:val="24"/>
              </w:rPr>
              <w:t>4</w:t>
            </w:r>
            <w:r w:rsidR="00F543C1" w:rsidRPr="00F543C1">
              <w:rPr>
                <w:webHidden/>
                <w:sz w:val="24"/>
                <w:szCs w:val="24"/>
              </w:rPr>
              <w:fldChar w:fldCharType="end"/>
            </w:r>
          </w:hyperlink>
        </w:p>
        <w:p w14:paraId="45AB11B6" w14:textId="6B26FC6A" w:rsidR="00F543C1" w:rsidRPr="00F543C1" w:rsidRDefault="00114061" w:rsidP="00F543C1">
          <w:pPr>
            <w:pStyle w:val="TOC2"/>
            <w:spacing w:after="0"/>
            <w:jc w:val="both"/>
            <w:rPr>
              <w:rFonts w:eastAsiaTheme="minorEastAsia"/>
              <w:sz w:val="24"/>
              <w:szCs w:val="24"/>
              <w:lang w:val="en-GB" w:eastAsia="en-GB"/>
            </w:rPr>
          </w:pPr>
          <w:hyperlink w:anchor="_Toc522192734" w:history="1">
            <w:r w:rsidR="00F543C1" w:rsidRPr="00F543C1">
              <w:rPr>
                <w:rStyle w:val="Hyperlink"/>
                <w:sz w:val="24"/>
                <w:szCs w:val="24"/>
              </w:rPr>
              <w:t>1.4</w:t>
            </w:r>
            <w:r w:rsidR="00F543C1" w:rsidRPr="00F543C1">
              <w:rPr>
                <w:rFonts w:eastAsiaTheme="minorEastAsia"/>
                <w:sz w:val="24"/>
                <w:szCs w:val="24"/>
                <w:lang w:val="en-GB" w:eastAsia="en-GB"/>
              </w:rPr>
              <w:tab/>
            </w:r>
            <w:r w:rsidR="00F543C1" w:rsidRPr="00F543C1">
              <w:rPr>
                <w:rStyle w:val="Hyperlink"/>
                <w:sz w:val="24"/>
                <w:szCs w:val="24"/>
              </w:rPr>
              <w:t>Ruang Lingkup dan Batasan Masalah</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_Toc522192734 \h </w:instrText>
            </w:r>
            <w:r w:rsidR="00F543C1" w:rsidRPr="00F543C1">
              <w:rPr>
                <w:webHidden/>
                <w:sz w:val="24"/>
                <w:szCs w:val="24"/>
              </w:rPr>
            </w:r>
            <w:r w:rsidR="00F543C1" w:rsidRPr="00F543C1">
              <w:rPr>
                <w:webHidden/>
                <w:sz w:val="24"/>
                <w:szCs w:val="24"/>
              </w:rPr>
              <w:fldChar w:fldCharType="separate"/>
            </w:r>
            <w:r w:rsidR="00EC7493">
              <w:rPr>
                <w:webHidden/>
                <w:sz w:val="24"/>
                <w:szCs w:val="24"/>
              </w:rPr>
              <w:t>4</w:t>
            </w:r>
            <w:r w:rsidR="00F543C1" w:rsidRPr="00F543C1">
              <w:rPr>
                <w:webHidden/>
                <w:sz w:val="24"/>
                <w:szCs w:val="24"/>
              </w:rPr>
              <w:fldChar w:fldCharType="end"/>
            </w:r>
          </w:hyperlink>
        </w:p>
        <w:p w14:paraId="4ED33EF2" w14:textId="2C58882D" w:rsidR="00F543C1" w:rsidRPr="00F543C1" w:rsidRDefault="00114061" w:rsidP="00F543C1">
          <w:pPr>
            <w:pStyle w:val="TOC1"/>
            <w:rPr>
              <w:rFonts w:eastAsiaTheme="minorEastAsia"/>
              <w:lang w:val="en-GB" w:eastAsia="en-GB"/>
            </w:rPr>
          </w:pPr>
          <w:hyperlink w:anchor="_Toc522192735" w:history="1">
            <w:r w:rsidR="00F543C1" w:rsidRPr="00F543C1">
              <w:rPr>
                <w:rStyle w:val="Hyperlink"/>
              </w:rPr>
              <w:t>BAB 2</w:t>
            </w:r>
            <w:r w:rsidR="00F543C1" w:rsidRPr="00F543C1">
              <w:rPr>
                <w:rFonts w:eastAsiaTheme="minorEastAsia"/>
                <w:lang w:val="en-GB" w:eastAsia="en-GB"/>
              </w:rPr>
              <w:tab/>
            </w:r>
            <w:r w:rsidR="00F543C1" w:rsidRPr="00F543C1">
              <w:rPr>
                <w:rStyle w:val="Hyperlink"/>
              </w:rPr>
              <w:t>LANDASAN TEORI</w:t>
            </w:r>
            <w:r w:rsidR="00F543C1" w:rsidRPr="00F543C1">
              <w:rPr>
                <w:webHidden/>
              </w:rPr>
              <w:tab/>
            </w:r>
            <w:r w:rsidR="00F543C1" w:rsidRPr="00F543C1">
              <w:rPr>
                <w:webHidden/>
              </w:rPr>
              <w:fldChar w:fldCharType="begin"/>
            </w:r>
            <w:r w:rsidR="00F543C1" w:rsidRPr="00F543C1">
              <w:rPr>
                <w:webHidden/>
              </w:rPr>
              <w:instrText xml:space="preserve"> PAGEREF _Toc522192735 \h </w:instrText>
            </w:r>
            <w:r w:rsidR="00F543C1" w:rsidRPr="00F543C1">
              <w:rPr>
                <w:webHidden/>
              </w:rPr>
            </w:r>
            <w:r w:rsidR="00F543C1" w:rsidRPr="00F543C1">
              <w:rPr>
                <w:webHidden/>
              </w:rPr>
              <w:fldChar w:fldCharType="separate"/>
            </w:r>
            <w:r w:rsidR="00EC7493">
              <w:rPr>
                <w:webHidden/>
              </w:rPr>
              <w:t>5</w:t>
            </w:r>
            <w:r w:rsidR="00F543C1" w:rsidRPr="00F543C1">
              <w:rPr>
                <w:webHidden/>
              </w:rPr>
              <w:fldChar w:fldCharType="end"/>
            </w:r>
          </w:hyperlink>
        </w:p>
        <w:p w14:paraId="19229CDD" w14:textId="7C79C7F7" w:rsidR="00F543C1" w:rsidRPr="00F543C1" w:rsidRDefault="00114061" w:rsidP="00F543C1">
          <w:pPr>
            <w:pStyle w:val="TOC2"/>
            <w:spacing w:after="0"/>
            <w:jc w:val="both"/>
            <w:rPr>
              <w:rFonts w:eastAsiaTheme="minorEastAsia"/>
              <w:sz w:val="24"/>
              <w:szCs w:val="24"/>
              <w:lang w:val="en-GB" w:eastAsia="en-GB"/>
            </w:rPr>
          </w:pPr>
          <w:hyperlink w:anchor="_Toc522192736" w:history="1">
            <w:r w:rsidR="00F543C1" w:rsidRPr="00F543C1">
              <w:rPr>
                <w:rStyle w:val="Hyperlink"/>
                <w:sz w:val="24"/>
                <w:szCs w:val="24"/>
                <w:lang w:val="en-ID"/>
              </w:rPr>
              <w:t>2.1</w:t>
            </w:r>
            <w:r w:rsidR="00F543C1" w:rsidRPr="00F543C1">
              <w:rPr>
                <w:rFonts w:eastAsiaTheme="minorEastAsia"/>
                <w:sz w:val="24"/>
                <w:szCs w:val="24"/>
                <w:lang w:val="en-GB" w:eastAsia="en-GB"/>
              </w:rPr>
              <w:tab/>
            </w:r>
            <w:r w:rsidR="00F543C1" w:rsidRPr="00F543C1">
              <w:rPr>
                <w:rStyle w:val="Hyperlink"/>
                <w:i/>
                <w:sz w:val="24"/>
                <w:szCs w:val="24"/>
                <w:lang w:val="en-ID"/>
              </w:rPr>
              <w:t>Malware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_Toc522192736 \h </w:instrText>
            </w:r>
            <w:r w:rsidR="00F543C1" w:rsidRPr="00F543C1">
              <w:rPr>
                <w:webHidden/>
                <w:sz w:val="24"/>
                <w:szCs w:val="24"/>
              </w:rPr>
            </w:r>
            <w:r w:rsidR="00F543C1" w:rsidRPr="00F543C1">
              <w:rPr>
                <w:webHidden/>
                <w:sz w:val="24"/>
                <w:szCs w:val="24"/>
              </w:rPr>
              <w:fldChar w:fldCharType="separate"/>
            </w:r>
            <w:r w:rsidR="00EC7493">
              <w:rPr>
                <w:webHidden/>
                <w:sz w:val="24"/>
                <w:szCs w:val="24"/>
              </w:rPr>
              <w:t>5</w:t>
            </w:r>
            <w:r w:rsidR="00F543C1" w:rsidRPr="00F543C1">
              <w:rPr>
                <w:webHidden/>
                <w:sz w:val="24"/>
                <w:szCs w:val="24"/>
              </w:rPr>
              <w:fldChar w:fldCharType="end"/>
            </w:r>
          </w:hyperlink>
        </w:p>
        <w:p w14:paraId="5FE880AE" w14:textId="030E72C1" w:rsidR="00F543C1" w:rsidRPr="00F543C1" w:rsidRDefault="00114061" w:rsidP="00F543C1">
          <w:pPr>
            <w:pStyle w:val="TOC2"/>
            <w:spacing w:after="0"/>
            <w:jc w:val="both"/>
            <w:rPr>
              <w:rFonts w:eastAsiaTheme="minorEastAsia"/>
              <w:sz w:val="24"/>
              <w:szCs w:val="24"/>
              <w:lang w:val="en-GB" w:eastAsia="en-GB"/>
            </w:rPr>
          </w:pPr>
          <w:hyperlink w:anchor="_Toc522192737" w:history="1">
            <w:r w:rsidR="00F543C1" w:rsidRPr="00F543C1">
              <w:rPr>
                <w:rStyle w:val="Hyperlink"/>
                <w:sz w:val="24"/>
                <w:szCs w:val="24"/>
                <w:lang w:val="en-ID"/>
              </w:rPr>
              <w:t>2.2</w:t>
            </w:r>
            <w:r w:rsidR="00F543C1" w:rsidRPr="00F543C1">
              <w:rPr>
                <w:rFonts w:eastAsiaTheme="minorEastAsia"/>
                <w:sz w:val="24"/>
                <w:szCs w:val="24"/>
                <w:lang w:val="en-GB" w:eastAsia="en-GB"/>
              </w:rPr>
              <w:tab/>
            </w:r>
            <w:r w:rsidR="00F543C1" w:rsidRPr="00F543C1">
              <w:rPr>
                <w:rStyle w:val="Hyperlink"/>
                <w:sz w:val="24"/>
                <w:szCs w:val="24"/>
                <w:lang w:val="en-ID"/>
              </w:rPr>
              <w:t xml:space="preserve">Analisis </w:t>
            </w:r>
            <w:r w:rsidR="00F543C1" w:rsidRPr="00F543C1">
              <w:rPr>
                <w:rStyle w:val="Hyperlink"/>
                <w:i/>
                <w:sz w:val="24"/>
                <w:szCs w:val="24"/>
                <w:lang w:val="en-ID"/>
              </w:rPr>
              <w:t>Malware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_Toc522192737 \h </w:instrText>
            </w:r>
            <w:r w:rsidR="00F543C1" w:rsidRPr="00F543C1">
              <w:rPr>
                <w:webHidden/>
                <w:sz w:val="24"/>
                <w:szCs w:val="24"/>
              </w:rPr>
            </w:r>
            <w:r w:rsidR="00F543C1" w:rsidRPr="00F543C1">
              <w:rPr>
                <w:webHidden/>
                <w:sz w:val="24"/>
                <w:szCs w:val="24"/>
              </w:rPr>
              <w:fldChar w:fldCharType="separate"/>
            </w:r>
            <w:r w:rsidR="00EC7493">
              <w:rPr>
                <w:webHidden/>
                <w:sz w:val="24"/>
                <w:szCs w:val="24"/>
              </w:rPr>
              <w:t>7</w:t>
            </w:r>
            <w:r w:rsidR="00F543C1" w:rsidRPr="00F543C1">
              <w:rPr>
                <w:webHidden/>
                <w:sz w:val="24"/>
                <w:szCs w:val="24"/>
              </w:rPr>
              <w:fldChar w:fldCharType="end"/>
            </w:r>
          </w:hyperlink>
        </w:p>
        <w:p w14:paraId="759D8E77" w14:textId="442FE51C" w:rsidR="00F543C1" w:rsidRPr="00F543C1" w:rsidRDefault="00114061" w:rsidP="00F543C1">
          <w:pPr>
            <w:pStyle w:val="TOC3"/>
            <w:spacing w:after="0"/>
            <w:jc w:val="both"/>
            <w:rPr>
              <w:rFonts w:eastAsiaTheme="minorEastAsia"/>
              <w:sz w:val="24"/>
              <w:szCs w:val="24"/>
              <w:lang w:val="en-GB" w:eastAsia="en-GB"/>
            </w:rPr>
          </w:pPr>
          <w:hyperlink w:anchor="_Toc522192738" w:history="1">
            <w:r w:rsidR="00F543C1" w:rsidRPr="00F543C1">
              <w:rPr>
                <w:rStyle w:val="Hyperlink"/>
                <w:sz w:val="24"/>
                <w:szCs w:val="24"/>
                <w:lang w:val="en-ID"/>
              </w:rPr>
              <w:t>2.2.1</w:t>
            </w:r>
            <w:r w:rsidR="00F543C1" w:rsidRPr="00F543C1">
              <w:rPr>
                <w:rFonts w:eastAsiaTheme="minorEastAsia"/>
                <w:sz w:val="24"/>
                <w:szCs w:val="24"/>
                <w:lang w:val="en-GB" w:eastAsia="en-GB"/>
              </w:rPr>
              <w:tab/>
            </w:r>
            <w:r w:rsidR="00F543C1" w:rsidRPr="00F543C1">
              <w:rPr>
                <w:rStyle w:val="Hyperlink"/>
                <w:sz w:val="24"/>
                <w:szCs w:val="24"/>
                <w:lang w:val="en-ID"/>
              </w:rPr>
              <w:t>Analisis Statis</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_Toc522192738 \h </w:instrText>
            </w:r>
            <w:r w:rsidR="00F543C1" w:rsidRPr="00F543C1">
              <w:rPr>
                <w:webHidden/>
                <w:sz w:val="24"/>
                <w:szCs w:val="24"/>
              </w:rPr>
            </w:r>
            <w:r w:rsidR="00F543C1" w:rsidRPr="00F543C1">
              <w:rPr>
                <w:webHidden/>
                <w:sz w:val="24"/>
                <w:szCs w:val="24"/>
              </w:rPr>
              <w:fldChar w:fldCharType="separate"/>
            </w:r>
            <w:r w:rsidR="00EC7493">
              <w:rPr>
                <w:webHidden/>
                <w:sz w:val="24"/>
                <w:szCs w:val="24"/>
              </w:rPr>
              <w:t>7</w:t>
            </w:r>
            <w:r w:rsidR="00F543C1" w:rsidRPr="00F543C1">
              <w:rPr>
                <w:webHidden/>
                <w:sz w:val="24"/>
                <w:szCs w:val="24"/>
              </w:rPr>
              <w:fldChar w:fldCharType="end"/>
            </w:r>
          </w:hyperlink>
        </w:p>
        <w:p w14:paraId="386F63B7" w14:textId="37EEF68F" w:rsidR="00F543C1" w:rsidRPr="00F543C1" w:rsidRDefault="00114061" w:rsidP="00F543C1">
          <w:pPr>
            <w:pStyle w:val="TOC3"/>
            <w:spacing w:after="0"/>
            <w:jc w:val="both"/>
            <w:rPr>
              <w:rFonts w:eastAsiaTheme="minorEastAsia"/>
              <w:sz w:val="24"/>
              <w:szCs w:val="24"/>
              <w:lang w:val="en-GB" w:eastAsia="en-GB"/>
            </w:rPr>
          </w:pPr>
          <w:hyperlink w:anchor="_Toc522192739" w:history="1">
            <w:r w:rsidR="00F543C1" w:rsidRPr="00F543C1">
              <w:rPr>
                <w:rStyle w:val="Hyperlink"/>
                <w:sz w:val="24"/>
                <w:szCs w:val="24"/>
                <w:lang w:val="en-ID"/>
              </w:rPr>
              <w:t>2.2.2</w:t>
            </w:r>
            <w:r w:rsidR="00F543C1" w:rsidRPr="00F543C1">
              <w:rPr>
                <w:rFonts w:eastAsiaTheme="minorEastAsia"/>
                <w:sz w:val="24"/>
                <w:szCs w:val="24"/>
                <w:lang w:val="en-GB" w:eastAsia="en-GB"/>
              </w:rPr>
              <w:tab/>
            </w:r>
            <w:r w:rsidR="00F543C1" w:rsidRPr="00F543C1">
              <w:rPr>
                <w:rStyle w:val="Hyperlink"/>
                <w:sz w:val="24"/>
                <w:szCs w:val="24"/>
                <w:lang w:val="en-ID"/>
              </w:rPr>
              <w:t>Analisis Dinamik</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_Toc522192739 \h </w:instrText>
            </w:r>
            <w:r w:rsidR="00F543C1" w:rsidRPr="00F543C1">
              <w:rPr>
                <w:webHidden/>
                <w:sz w:val="24"/>
                <w:szCs w:val="24"/>
              </w:rPr>
            </w:r>
            <w:r w:rsidR="00F543C1" w:rsidRPr="00F543C1">
              <w:rPr>
                <w:webHidden/>
                <w:sz w:val="24"/>
                <w:szCs w:val="24"/>
              </w:rPr>
              <w:fldChar w:fldCharType="separate"/>
            </w:r>
            <w:r w:rsidR="00EC7493">
              <w:rPr>
                <w:webHidden/>
                <w:sz w:val="24"/>
                <w:szCs w:val="24"/>
              </w:rPr>
              <w:t>8</w:t>
            </w:r>
            <w:r w:rsidR="00F543C1" w:rsidRPr="00F543C1">
              <w:rPr>
                <w:webHidden/>
                <w:sz w:val="24"/>
                <w:szCs w:val="24"/>
              </w:rPr>
              <w:fldChar w:fldCharType="end"/>
            </w:r>
          </w:hyperlink>
        </w:p>
        <w:p w14:paraId="24514052" w14:textId="695B369C" w:rsidR="00F543C1" w:rsidRPr="00F543C1" w:rsidRDefault="00114061" w:rsidP="00F543C1">
          <w:pPr>
            <w:pStyle w:val="TOC2"/>
            <w:spacing w:after="0"/>
            <w:jc w:val="both"/>
            <w:rPr>
              <w:rFonts w:eastAsiaTheme="minorEastAsia"/>
              <w:sz w:val="24"/>
              <w:szCs w:val="24"/>
              <w:lang w:val="en-GB" w:eastAsia="en-GB"/>
            </w:rPr>
          </w:pPr>
          <w:hyperlink w:anchor="_Toc522192740" w:history="1">
            <w:r w:rsidR="00F543C1" w:rsidRPr="00F543C1">
              <w:rPr>
                <w:rStyle w:val="Hyperlink"/>
                <w:sz w:val="24"/>
                <w:szCs w:val="24"/>
                <w:lang w:val="en-ID"/>
              </w:rPr>
              <w:t>2.3</w:t>
            </w:r>
            <w:r w:rsidR="00F543C1" w:rsidRPr="00F543C1">
              <w:rPr>
                <w:rFonts w:eastAsiaTheme="minorEastAsia"/>
                <w:sz w:val="24"/>
                <w:szCs w:val="24"/>
                <w:lang w:val="en-GB" w:eastAsia="en-GB"/>
              </w:rPr>
              <w:tab/>
            </w:r>
            <w:r w:rsidR="00F543C1" w:rsidRPr="00F543C1">
              <w:rPr>
                <w:rStyle w:val="Hyperlink"/>
                <w:sz w:val="24"/>
                <w:szCs w:val="24"/>
                <w:lang w:val="en-ID"/>
              </w:rPr>
              <w:t>Obfuskasi</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_Toc522192740 \h </w:instrText>
            </w:r>
            <w:r w:rsidR="00F543C1" w:rsidRPr="00F543C1">
              <w:rPr>
                <w:webHidden/>
                <w:sz w:val="24"/>
                <w:szCs w:val="24"/>
              </w:rPr>
            </w:r>
            <w:r w:rsidR="00F543C1" w:rsidRPr="00F543C1">
              <w:rPr>
                <w:webHidden/>
                <w:sz w:val="24"/>
                <w:szCs w:val="24"/>
              </w:rPr>
              <w:fldChar w:fldCharType="separate"/>
            </w:r>
            <w:r w:rsidR="00EC7493">
              <w:rPr>
                <w:webHidden/>
                <w:sz w:val="24"/>
                <w:szCs w:val="24"/>
              </w:rPr>
              <w:t>8</w:t>
            </w:r>
            <w:r w:rsidR="00F543C1" w:rsidRPr="00F543C1">
              <w:rPr>
                <w:webHidden/>
                <w:sz w:val="24"/>
                <w:szCs w:val="24"/>
              </w:rPr>
              <w:fldChar w:fldCharType="end"/>
            </w:r>
          </w:hyperlink>
        </w:p>
        <w:p w14:paraId="5C1D3F49" w14:textId="352C7F8D" w:rsidR="00F543C1" w:rsidRPr="00F543C1" w:rsidRDefault="00114061" w:rsidP="00F543C1">
          <w:pPr>
            <w:pStyle w:val="TOC2"/>
            <w:spacing w:after="0"/>
            <w:jc w:val="both"/>
            <w:rPr>
              <w:rFonts w:eastAsiaTheme="minorEastAsia"/>
              <w:sz w:val="24"/>
              <w:szCs w:val="24"/>
              <w:lang w:val="en-GB" w:eastAsia="en-GB"/>
            </w:rPr>
          </w:pPr>
          <w:hyperlink w:anchor="_Toc522192741" w:history="1">
            <w:r w:rsidR="00F543C1" w:rsidRPr="00F543C1">
              <w:rPr>
                <w:rStyle w:val="Hyperlink"/>
                <w:sz w:val="24"/>
                <w:szCs w:val="24"/>
                <w:lang w:val="en-ID"/>
              </w:rPr>
              <w:t>2.4</w:t>
            </w:r>
            <w:r w:rsidR="00F543C1" w:rsidRPr="00F543C1">
              <w:rPr>
                <w:rFonts w:eastAsiaTheme="minorEastAsia"/>
                <w:sz w:val="24"/>
                <w:szCs w:val="24"/>
                <w:lang w:val="en-GB" w:eastAsia="en-GB"/>
              </w:rPr>
              <w:tab/>
            </w:r>
            <w:r w:rsidR="00F543C1" w:rsidRPr="00F543C1">
              <w:rPr>
                <w:rStyle w:val="Hyperlink"/>
                <w:i/>
                <w:sz w:val="24"/>
                <w:szCs w:val="24"/>
                <w:lang w:val="en-ID"/>
              </w:rPr>
              <w:t>Sandbox</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_Toc522192741 \h </w:instrText>
            </w:r>
            <w:r w:rsidR="00F543C1" w:rsidRPr="00F543C1">
              <w:rPr>
                <w:webHidden/>
                <w:sz w:val="24"/>
                <w:szCs w:val="24"/>
              </w:rPr>
            </w:r>
            <w:r w:rsidR="00F543C1" w:rsidRPr="00F543C1">
              <w:rPr>
                <w:webHidden/>
                <w:sz w:val="24"/>
                <w:szCs w:val="24"/>
              </w:rPr>
              <w:fldChar w:fldCharType="separate"/>
            </w:r>
            <w:r w:rsidR="00EC7493">
              <w:rPr>
                <w:webHidden/>
                <w:sz w:val="24"/>
                <w:szCs w:val="24"/>
              </w:rPr>
              <w:t>10</w:t>
            </w:r>
            <w:r w:rsidR="00F543C1" w:rsidRPr="00F543C1">
              <w:rPr>
                <w:webHidden/>
                <w:sz w:val="24"/>
                <w:szCs w:val="24"/>
              </w:rPr>
              <w:fldChar w:fldCharType="end"/>
            </w:r>
          </w:hyperlink>
        </w:p>
        <w:p w14:paraId="6911C7E2" w14:textId="5A84B2B1" w:rsidR="00F543C1" w:rsidRPr="00F543C1" w:rsidRDefault="00114061" w:rsidP="00F543C1">
          <w:pPr>
            <w:pStyle w:val="TOC2"/>
            <w:spacing w:after="0"/>
            <w:jc w:val="both"/>
            <w:rPr>
              <w:rFonts w:eastAsiaTheme="minorEastAsia"/>
              <w:sz w:val="24"/>
              <w:szCs w:val="24"/>
              <w:lang w:val="en-GB" w:eastAsia="en-GB"/>
            </w:rPr>
          </w:pPr>
          <w:hyperlink w:anchor="_Toc522192742" w:history="1">
            <w:r w:rsidR="00F543C1" w:rsidRPr="00F543C1">
              <w:rPr>
                <w:rStyle w:val="Hyperlink"/>
                <w:sz w:val="24"/>
                <w:szCs w:val="24"/>
                <w:lang w:val="en-ID"/>
              </w:rPr>
              <w:t>2.5</w:t>
            </w:r>
            <w:r w:rsidR="00F543C1" w:rsidRPr="00F543C1">
              <w:rPr>
                <w:rFonts w:eastAsiaTheme="minorEastAsia"/>
                <w:sz w:val="24"/>
                <w:szCs w:val="24"/>
                <w:lang w:val="en-GB" w:eastAsia="en-GB"/>
              </w:rPr>
              <w:tab/>
            </w:r>
            <w:r w:rsidR="00F543C1" w:rsidRPr="00F543C1">
              <w:rPr>
                <w:rStyle w:val="Hyperlink"/>
                <w:sz w:val="24"/>
                <w:szCs w:val="24"/>
                <w:lang w:val="en-ID"/>
              </w:rPr>
              <w:t xml:space="preserve">Windows </w:t>
            </w:r>
            <w:r w:rsidR="00F543C1" w:rsidRPr="00F543C1">
              <w:rPr>
                <w:rStyle w:val="Hyperlink"/>
                <w:i/>
                <w:sz w:val="24"/>
                <w:szCs w:val="24"/>
                <w:lang w:val="en-ID"/>
              </w:rPr>
              <w:t xml:space="preserve">Portable Executable </w:t>
            </w:r>
            <w:r w:rsidR="00F543C1" w:rsidRPr="00F543C1">
              <w:rPr>
                <w:rStyle w:val="Hyperlink"/>
                <w:sz w:val="24"/>
                <w:szCs w:val="24"/>
                <w:lang w:val="en-ID"/>
              </w:rPr>
              <w:t>(PE)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_Toc522192742 \h </w:instrText>
            </w:r>
            <w:r w:rsidR="00F543C1" w:rsidRPr="00F543C1">
              <w:rPr>
                <w:webHidden/>
                <w:sz w:val="24"/>
                <w:szCs w:val="24"/>
              </w:rPr>
            </w:r>
            <w:r w:rsidR="00F543C1" w:rsidRPr="00F543C1">
              <w:rPr>
                <w:webHidden/>
                <w:sz w:val="24"/>
                <w:szCs w:val="24"/>
              </w:rPr>
              <w:fldChar w:fldCharType="separate"/>
            </w:r>
            <w:r w:rsidR="00EC7493">
              <w:rPr>
                <w:webHidden/>
                <w:sz w:val="24"/>
                <w:szCs w:val="24"/>
              </w:rPr>
              <w:t>10</w:t>
            </w:r>
            <w:r w:rsidR="00F543C1" w:rsidRPr="00F543C1">
              <w:rPr>
                <w:webHidden/>
                <w:sz w:val="24"/>
                <w:szCs w:val="24"/>
              </w:rPr>
              <w:fldChar w:fldCharType="end"/>
            </w:r>
          </w:hyperlink>
        </w:p>
        <w:p w14:paraId="6A2E064F" w14:textId="2BB4F0A9" w:rsidR="00F543C1" w:rsidRPr="00F543C1" w:rsidRDefault="00114061" w:rsidP="00F543C1">
          <w:pPr>
            <w:pStyle w:val="TOC2"/>
            <w:spacing w:after="0"/>
            <w:jc w:val="both"/>
            <w:rPr>
              <w:rFonts w:eastAsiaTheme="minorEastAsia"/>
              <w:sz w:val="24"/>
              <w:szCs w:val="24"/>
              <w:lang w:val="en-GB" w:eastAsia="en-GB"/>
            </w:rPr>
          </w:pPr>
          <w:hyperlink w:anchor="_Toc522192743" w:history="1">
            <w:r w:rsidR="00F543C1" w:rsidRPr="00F543C1">
              <w:rPr>
                <w:rStyle w:val="Hyperlink"/>
                <w:sz w:val="24"/>
                <w:szCs w:val="24"/>
                <w:lang w:val="en-ID"/>
              </w:rPr>
              <w:t>2.6</w:t>
            </w:r>
            <w:r w:rsidR="00F543C1" w:rsidRPr="00F543C1">
              <w:rPr>
                <w:rFonts w:eastAsiaTheme="minorEastAsia"/>
                <w:sz w:val="24"/>
                <w:szCs w:val="24"/>
                <w:lang w:val="en-GB" w:eastAsia="en-GB"/>
              </w:rPr>
              <w:tab/>
            </w:r>
            <w:r w:rsidR="00F543C1" w:rsidRPr="00F543C1">
              <w:rPr>
                <w:rStyle w:val="Hyperlink"/>
                <w:sz w:val="24"/>
                <w:szCs w:val="24"/>
                <w:lang w:val="en-ID"/>
              </w:rPr>
              <w:t>Memori</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_Toc522192743 \h </w:instrText>
            </w:r>
            <w:r w:rsidR="00F543C1" w:rsidRPr="00F543C1">
              <w:rPr>
                <w:webHidden/>
                <w:sz w:val="24"/>
                <w:szCs w:val="24"/>
              </w:rPr>
            </w:r>
            <w:r w:rsidR="00F543C1" w:rsidRPr="00F543C1">
              <w:rPr>
                <w:webHidden/>
                <w:sz w:val="24"/>
                <w:szCs w:val="24"/>
              </w:rPr>
              <w:fldChar w:fldCharType="separate"/>
            </w:r>
            <w:r w:rsidR="00EC7493">
              <w:rPr>
                <w:webHidden/>
                <w:sz w:val="24"/>
                <w:szCs w:val="24"/>
              </w:rPr>
              <w:t>12</w:t>
            </w:r>
            <w:r w:rsidR="00F543C1" w:rsidRPr="00F543C1">
              <w:rPr>
                <w:webHidden/>
                <w:sz w:val="24"/>
                <w:szCs w:val="24"/>
              </w:rPr>
              <w:fldChar w:fldCharType="end"/>
            </w:r>
          </w:hyperlink>
        </w:p>
        <w:p w14:paraId="02B50368" w14:textId="1716AD2A" w:rsidR="00F543C1" w:rsidRPr="00F543C1" w:rsidRDefault="00114061" w:rsidP="00F543C1">
          <w:pPr>
            <w:pStyle w:val="TOC3"/>
            <w:spacing w:after="0"/>
            <w:jc w:val="both"/>
            <w:rPr>
              <w:rFonts w:eastAsiaTheme="minorEastAsia"/>
              <w:sz w:val="24"/>
              <w:szCs w:val="24"/>
              <w:lang w:val="en-GB" w:eastAsia="en-GB"/>
            </w:rPr>
          </w:pPr>
          <w:hyperlink w:anchor="_Toc522192744" w:history="1">
            <w:r w:rsidR="00F543C1" w:rsidRPr="00F543C1">
              <w:rPr>
                <w:rStyle w:val="Hyperlink"/>
                <w:sz w:val="24"/>
                <w:szCs w:val="24"/>
                <w:lang w:val="en-ID"/>
              </w:rPr>
              <w:t>2.6.1</w:t>
            </w:r>
            <w:r w:rsidR="00F543C1" w:rsidRPr="00F543C1">
              <w:rPr>
                <w:rFonts w:eastAsiaTheme="minorEastAsia"/>
                <w:sz w:val="24"/>
                <w:szCs w:val="24"/>
                <w:lang w:val="en-GB" w:eastAsia="en-GB"/>
              </w:rPr>
              <w:tab/>
            </w:r>
            <w:r w:rsidR="00F543C1" w:rsidRPr="00F543C1">
              <w:rPr>
                <w:rStyle w:val="Hyperlink"/>
                <w:sz w:val="24"/>
                <w:szCs w:val="24"/>
                <w:lang w:val="en-ID"/>
              </w:rPr>
              <w:t>Memori Fisik</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_Toc522192744 \h </w:instrText>
            </w:r>
            <w:r w:rsidR="00F543C1" w:rsidRPr="00F543C1">
              <w:rPr>
                <w:webHidden/>
                <w:sz w:val="24"/>
                <w:szCs w:val="24"/>
              </w:rPr>
            </w:r>
            <w:r w:rsidR="00F543C1" w:rsidRPr="00F543C1">
              <w:rPr>
                <w:webHidden/>
                <w:sz w:val="24"/>
                <w:szCs w:val="24"/>
              </w:rPr>
              <w:fldChar w:fldCharType="separate"/>
            </w:r>
            <w:r w:rsidR="00EC7493">
              <w:rPr>
                <w:webHidden/>
                <w:sz w:val="24"/>
                <w:szCs w:val="24"/>
              </w:rPr>
              <w:t>12</w:t>
            </w:r>
            <w:r w:rsidR="00F543C1" w:rsidRPr="00F543C1">
              <w:rPr>
                <w:webHidden/>
                <w:sz w:val="24"/>
                <w:szCs w:val="24"/>
              </w:rPr>
              <w:fldChar w:fldCharType="end"/>
            </w:r>
          </w:hyperlink>
        </w:p>
        <w:p w14:paraId="7550662C" w14:textId="354CCD55" w:rsidR="00F543C1" w:rsidRPr="00F543C1" w:rsidRDefault="00114061" w:rsidP="00F543C1">
          <w:pPr>
            <w:pStyle w:val="TOC3"/>
            <w:spacing w:after="0"/>
            <w:jc w:val="both"/>
            <w:rPr>
              <w:rFonts w:eastAsiaTheme="minorEastAsia"/>
              <w:sz w:val="24"/>
              <w:szCs w:val="24"/>
              <w:lang w:val="en-GB" w:eastAsia="en-GB"/>
            </w:rPr>
          </w:pPr>
          <w:hyperlink w:anchor="_Toc522192745" w:history="1">
            <w:r w:rsidR="00F543C1" w:rsidRPr="00F543C1">
              <w:rPr>
                <w:rStyle w:val="Hyperlink"/>
                <w:sz w:val="24"/>
                <w:szCs w:val="24"/>
                <w:lang w:val="en-ID"/>
              </w:rPr>
              <w:t>2.6.2</w:t>
            </w:r>
            <w:r w:rsidR="00F543C1" w:rsidRPr="00F543C1">
              <w:rPr>
                <w:rFonts w:eastAsiaTheme="minorEastAsia"/>
                <w:sz w:val="24"/>
                <w:szCs w:val="24"/>
                <w:lang w:val="en-GB" w:eastAsia="en-GB"/>
              </w:rPr>
              <w:tab/>
            </w:r>
            <w:r w:rsidR="00F543C1" w:rsidRPr="00F543C1">
              <w:rPr>
                <w:rStyle w:val="Hyperlink"/>
                <w:sz w:val="24"/>
                <w:szCs w:val="24"/>
                <w:lang w:val="en-ID"/>
              </w:rPr>
              <w:t>Memori Virtual</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_Toc522192745 \h </w:instrText>
            </w:r>
            <w:r w:rsidR="00F543C1" w:rsidRPr="00F543C1">
              <w:rPr>
                <w:webHidden/>
                <w:sz w:val="24"/>
                <w:szCs w:val="24"/>
              </w:rPr>
            </w:r>
            <w:r w:rsidR="00F543C1" w:rsidRPr="00F543C1">
              <w:rPr>
                <w:webHidden/>
                <w:sz w:val="24"/>
                <w:szCs w:val="24"/>
              </w:rPr>
              <w:fldChar w:fldCharType="separate"/>
            </w:r>
            <w:r w:rsidR="00EC7493">
              <w:rPr>
                <w:webHidden/>
                <w:sz w:val="24"/>
                <w:szCs w:val="24"/>
              </w:rPr>
              <w:t>13</w:t>
            </w:r>
            <w:r w:rsidR="00F543C1" w:rsidRPr="00F543C1">
              <w:rPr>
                <w:webHidden/>
                <w:sz w:val="24"/>
                <w:szCs w:val="24"/>
              </w:rPr>
              <w:fldChar w:fldCharType="end"/>
            </w:r>
          </w:hyperlink>
        </w:p>
        <w:p w14:paraId="286CAB70" w14:textId="3B758486" w:rsidR="00F543C1" w:rsidRPr="00F543C1" w:rsidRDefault="00114061" w:rsidP="00F543C1">
          <w:pPr>
            <w:pStyle w:val="TOC3"/>
            <w:spacing w:after="0"/>
            <w:jc w:val="both"/>
            <w:rPr>
              <w:rFonts w:eastAsiaTheme="minorEastAsia"/>
              <w:sz w:val="24"/>
              <w:szCs w:val="24"/>
              <w:lang w:val="en-GB" w:eastAsia="en-GB"/>
            </w:rPr>
          </w:pPr>
          <w:hyperlink w:anchor="_Toc522192746" w:history="1">
            <w:r w:rsidR="00F543C1" w:rsidRPr="00F543C1">
              <w:rPr>
                <w:rStyle w:val="Hyperlink"/>
                <w:sz w:val="24"/>
                <w:szCs w:val="24"/>
                <w:lang w:val="en-ID"/>
              </w:rPr>
              <w:t>2.6.3</w:t>
            </w:r>
            <w:r w:rsidR="00F543C1" w:rsidRPr="00F543C1">
              <w:rPr>
                <w:rFonts w:eastAsiaTheme="minorEastAsia"/>
                <w:sz w:val="24"/>
                <w:szCs w:val="24"/>
                <w:lang w:val="en-GB" w:eastAsia="en-GB"/>
              </w:rPr>
              <w:tab/>
            </w:r>
            <w:r w:rsidR="00F543C1" w:rsidRPr="00F543C1">
              <w:rPr>
                <w:rStyle w:val="Hyperlink"/>
                <w:i/>
                <w:sz w:val="24"/>
                <w:szCs w:val="24"/>
              </w:rPr>
              <w:t>Windows Process Memory</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_Toc522192746 \h </w:instrText>
            </w:r>
            <w:r w:rsidR="00F543C1" w:rsidRPr="00F543C1">
              <w:rPr>
                <w:webHidden/>
                <w:sz w:val="24"/>
                <w:szCs w:val="24"/>
              </w:rPr>
            </w:r>
            <w:r w:rsidR="00F543C1" w:rsidRPr="00F543C1">
              <w:rPr>
                <w:webHidden/>
                <w:sz w:val="24"/>
                <w:szCs w:val="24"/>
              </w:rPr>
              <w:fldChar w:fldCharType="separate"/>
            </w:r>
            <w:r w:rsidR="00EC7493">
              <w:rPr>
                <w:webHidden/>
                <w:sz w:val="24"/>
                <w:szCs w:val="24"/>
              </w:rPr>
              <w:t>13</w:t>
            </w:r>
            <w:r w:rsidR="00F543C1" w:rsidRPr="00F543C1">
              <w:rPr>
                <w:webHidden/>
                <w:sz w:val="24"/>
                <w:szCs w:val="24"/>
              </w:rPr>
              <w:fldChar w:fldCharType="end"/>
            </w:r>
          </w:hyperlink>
        </w:p>
        <w:p w14:paraId="6BF99F0F" w14:textId="438643A2" w:rsidR="00F543C1" w:rsidRPr="00F543C1" w:rsidRDefault="00114061" w:rsidP="00F543C1">
          <w:pPr>
            <w:pStyle w:val="TOC3"/>
            <w:spacing w:after="0"/>
            <w:jc w:val="both"/>
            <w:rPr>
              <w:rFonts w:eastAsiaTheme="minorEastAsia"/>
              <w:sz w:val="24"/>
              <w:szCs w:val="24"/>
              <w:lang w:val="en-GB" w:eastAsia="en-GB"/>
            </w:rPr>
          </w:pPr>
          <w:hyperlink w:anchor="_Toc522192747" w:history="1">
            <w:r w:rsidR="00F543C1" w:rsidRPr="00F543C1">
              <w:rPr>
                <w:rStyle w:val="Hyperlink"/>
                <w:sz w:val="24"/>
                <w:szCs w:val="24"/>
                <w:lang w:val="en-ID"/>
              </w:rPr>
              <w:t>2.6.4</w:t>
            </w:r>
            <w:r w:rsidR="00F543C1" w:rsidRPr="00F543C1">
              <w:rPr>
                <w:rFonts w:eastAsiaTheme="minorEastAsia"/>
                <w:sz w:val="24"/>
                <w:szCs w:val="24"/>
                <w:lang w:val="en-GB" w:eastAsia="en-GB"/>
              </w:rPr>
              <w:tab/>
            </w:r>
            <w:r w:rsidR="00F543C1" w:rsidRPr="00F543C1">
              <w:rPr>
                <w:rStyle w:val="Hyperlink"/>
                <w:sz w:val="24"/>
                <w:szCs w:val="24"/>
              </w:rPr>
              <w:t>Windows</w:t>
            </w:r>
            <w:r w:rsidR="00F543C1" w:rsidRPr="00F543C1">
              <w:rPr>
                <w:rStyle w:val="Hyperlink"/>
                <w:i/>
                <w:sz w:val="24"/>
                <w:szCs w:val="24"/>
              </w:rPr>
              <w:t xml:space="preserve"> Process Memory</w:t>
            </w:r>
            <w:r w:rsidR="00F543C1" w:rsidRPr="00F543C1">
              <w:rPr>
                <w:rStyle w:val="Hyperlink"/>
                <w:sz w:val="24"/>
                <w:szCs w:val="24"/>
              </w:rPr>
              <w:t xml:space="preserve"> API</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_Toc522192747 \h </w:instrText>
            </w:r>
            <w:r w:rsidR="00F543C1" w:rsidRPr="00F543C1">
              <w:rPr>
                <w:webHidden/>
                <w:sz w:val="24"/>
                <w:szCs w:val="24"/>
              </w:rPr>
            </w:r>
            <w:r w:rsidR="00F543C1" w:rsidRPr="00F543C1">
              <w:rPr>
                <w:webHidden/>
                <w:sz w:val="24"/>
                <w:szCs w:val="24"/>
              </w:rPr>
              <w:fldChar w:fldCharType="separate"/>
            </w:r>
            <w:r w:rsidR="00EC7493">
              <w:rPr>
                <w:webHidden/>
                <w:sz w:val="24"/>
                <w:szCs w:val="24"/>
              </w:rPr>
              <w:t>14</w:t>
            </w:r>
            <w:r w:rsidR="00F543C1" w:rsidRPr="00F543C1">
              <w:rPr>
                <w:webHidden/>
                <w:sz w:val="24"/>
                <w:szCs w:val="24"/>
              </w:rPr>
              <w:fldChar w:fldCharType="end"/>
            </w:r>
          </w:hyperlink>
        </w:p>
        <w:p w14:paraId="6257E534" w14:textId="18D8AEE9" w:rsidR="00F543C1" w:rsidRPr="00F543C1" w:rsidRDefault="00114061" w:rsidP="00F543C1">
          <w:pPr>
            <w:pStyle w:val="TOC4"/>
            <w:spacing w:after="0"/>
            <w:jc w:val="both"/>
            <w:rPr>
              <w:rFonts w:eastAsiaTheme="minorEastAsia"/>
              <w:sz w:val="24"/>
              <w:szCs w:val="24"/>
            </w:rPr>
          </w:pPr>
          <w:hyperlink w:anchor="_Toc522192748" w:history="1">
            <w:r w:rsidR="00F543C1" w:rsidRPr="00F543C1">
              <w:rPr>
                <w:rStyle w:val="Hyperlink"/>
                <w:sz w:val="24"/>
                <w:szCs w:val="24"/>
              </w:rPr>
              <w:t>2.6.4.1</w:t>
            </w:r>
            <w:r w:rsidR="00F543C1" w:rsidRPr="00F543C1">
              <w:rPr>
                <w:rFonts w:eastAsiaTheme="minorEastAsia"/>
                <w:sz w:val="24"/>
                <w:szCs w:val="24"/>
              </w:rPr>
              <w:tab/>
            </w:r>
            <w:r w:rsidR="00F543C1" w:rsidRPr="00F543C1">
              <w:rPr>
                <w:rStyle w:val="Hyperlink"/>
                <w:sz w:val="24"/>
                <w:szCs w:val="24"/>
              </w:rPr>
              <w:t>Fungsi ReadProcessMemory</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_Toc522192748 \h </w:instrText>
            </w:r>
            <w:r w:rsidR="00F543C1" w:rsidRPr="00F543C1">
              <w:rPr>
                <w:webHidden/>
                <w:sz w:val="24"/>
                <w:szCs w:val="24"/>
              </w:rPr>
            </w:r>
            <w:r w:rsidR="00F543C1" w:rsidRPr="00F543C1">
              <w:rPr>
                <w:webHidden/>
                <w:sz w:val="24"/>
                <w:szCs w:val="24"/>
              </w:rPr>
              <w:fldChar w:fldCharType="separate"/>
            </w:r>
            <w:r w:rsidR="00EC7493">
              <w:rPr>
                <w:webHidden/>
                <w:sz w:val="24"/>
                <w:szCs w:val="24"/>
              </w:rPr>
              <w:t>14</w:t>
            </w:r>
            <w:r w:rsidR="00F543C1" w:rsidRPr="00F543C1">
              <w:rPr>
                <w:webHidden/>
                <w:sz w:val="24"/>
                <w:szCs w:val="24"/>
              </w:rPr>
              <w:fldChar w:fldCharType="end"/>
            </w:r>
          </w:hyperlink>
        </w:p>
        <w:p w14:paraId="6100E550" w14:textId="5A822E42" w:rsidR="00F543C1" w:rsidRPr="00F543C1" w:rsidRDefault="00114061" w:rsidP="00F543C1">
          <w:pPr>
            <w:pStyle w:val="TOC4"/>
            <w:spacing w:after="0"/>
            <w:jc w:val="both"/>
            <w:rPr>
              <w:rFonts w:eastAsiaTheme="minorEastAsia"/>
              <w:sz w:val="24"/>
              <w:szCs w:val="24"/>
            </w:rPr>
          </w:pPr>
          <w:hyperlink w:anchor="_Toc522192749" w:history="1">
            <w:r w:rsidR="00F543C1" w:rsidRPr="00F543C1">
              <w:rPr>
                <w:rStyle w:val="Hyperlink"/>
                <w:sz w:val="24"/>
                <w:szCs w:val="24"/>
              </w:rPr>
              <w:t>2.6.4.2</w:t>
            </w:r>
            <w:r w:rsidR="00F543C1" w:rsidRPr="00F543C1">
              <w:rPr>
                <w:rFonts w:eastAsiaTheme="minorEastAsia"/>
                <w:sz w:val="24"/>
                <w:szCs w:val="24"/>
              </w:rPr>
              <w:tab/>
            </w:r>
            <w:r w:rsidR="00F543C1" w:rsidRPr="00F543C1">
              <w:rPr>
                <w:rStyle w:val="Hyperlink"/>
                <w:sz w:val="24"/>
                <w:szCs w:val="24"/>
              </w:rPr>
              <w:t>Fungsi WriteProcessMemory</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_Toc522192749 \h </w:instrText>
            </w:r>
            <w:r w:rsidR="00F543C1" w:rsidRPr="00F543C1">
              <w:rPr>
                <w:webHidden/>
                <w:sz w:val="24"/>
                <w:szCs w:val="24"/>
              </w:rPr>
            </w:r>
            <w:r w:rsidR="00F543C1" w:rsidRPr="00F543C1">
              <w:rPr>
                <w:webHidden/>
                <w:sz w:val="24"/>
                <w:szCs w:val="24"/>
              </w:rPr>
              <w:fldChar w:fldCharType="separate"/>
            </w:r>
            <w:r w:rsidR="00EC7493">
              <w:rPr>
                <w:webHidden/>
                <w:sz w:val="24"/>
                <w:szCs w:val="24"/>
              </w:rPr>
              <w:t>15</w:t>
            </w:r>
            <w:r w:rsidR="00F543C1" w:rsidRPr="00F543C1">
              <w:rPr>
                <w:webHidden/>
                <w:sz w:val="24"/>
                <w:szCs w:val="24"/>
              </w:rPr>
              <w:fldChar w:fldCharType="end"/>
            </w:r>
          </w:hyperlink>
        </w:p>
        <w:p w14:paraId="7A6A1DB4" w14:textId="534F4C13" w:rsidR="00F543C1" w:rsidRPr="00F543C1" w:rsidRDefault="00114061" w:rsidP="00F543C1">
          <w:pPr>
            <w:pStyle w:val="TOC4"/>
            <w:spacing w:after="0"/>
            <w:jc w:val="both"/>
            <w:rPr>
              <w:rFonts w:eastAsiaTheme="minorEastAsia"/>
              <w:sz w:val="24"/>
              <w:szCs w:val="24"/>
            </w:rPr>
          </w:pPr>
          <w:hyperlink w:anchor="_Toc522192750" w:history="1">
            <w:r w:rsidR="00F543C1" w:rsidRPr="00F543C1">
              <w:rPr>
                <w:rStyle w:val="Hyperlink"/>
                <w:sz w:val="24"/>
                <w:szCs w:val="24"/>
              </w:rPr>
              <w:t>2.6.4.3</w:t>
            </w:r>
            <w:r w:rsidR="00F543C1" w:rsidRPr="00F543C1">
              <w:rPr>
                <w:rFonts w:eastAsiaTheme="minorEastAsia"/>
                <w:sz w:val="24"/>
                <w:szCs w:val="24"/>
              </w:rPr>
              <w:tab/>
            </w:r>
            <w:r w:rsidR="00F543C1" w:rsidRPr="00F543C1">
              <w:rPr>
                <w:rStyle w:val="Hyperlink"/>
                <w:sz w:val="24"/>
                <w:szCs w:val="24"/>
              </w:rPr>
              <w:t>Fungsi VirtualProtectEx</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_Toc522192750 \h </w:instrText>
            </w:r>
            <w:r w:rsidR="00F543C1" w:rsidRPr="00F543C1">
              <w:rPr>
                <w:webHidden/>
                <w:sz w:val="24"/>
                <w:szCs w:val="24"/>
              </w:rPr>
            </w:r>
            <w:r w:rsidR="00F543C1" w:rsidRPr="00F543C1">
              <w:rPr>
                <w:webHidden/>
                <w:sz w:val="24"/>
                <w:szCs w:val="24"/>
              </w:rPr>
              <w:fldChar w:fldCharType="separate"/>
            </w:r>
            <w:r w:rsidR="00EC7493">
              <w:rPr>
                <w:webHidden/>
                <w:sz w:val="24"/>
                <w:szCs w:val="24"/>
              </w:rPr>
              <w:t>16</w:t>
            </w:r>
            <w:r w:rsidR="00F543C1" w:rsidRPr="00F543C1">
              <w:rPr>
                <w:webHidden/>
                <w:sz w:val="24"/>
                <w:szCs w:val="24"/>
              </w:rPr>
              <w:fldChar w:fldCharType="end"/>
            </w:r>
          </w:hyperlink>
        </w:p>
        <w:p w14:paraId="540274F5" w14:textId="7050B688" w:rsidR="00F543C1" w:rsidRPr="00F543C1" w:rsidRDefault="00114061" w:rsidP="00F543C1">
          <w:pPr>
            <w:pStyle w:val="TOC4"/>
            <w:spacing w:after="0"/>
            <w:jc w:val="both"/>
            <w:rPr>
              <w:rFonts w:eastAsiaTheme="minorEastAsia"/>
              <w:sz w:val="24"/>
              <w:szCs w:val="24"/>
            </w:rPr>
          </w:pPr>
          <w:hyperlink w:anchor="_Toc522192751" w:history="1">
            <w:r w:rsidR="00F543C1" w:rsidRPr="00F543C1">
              <w:rPr>
                <w:rStyle w:val="Hyperlink"/>
                <w:sz w:val="24"/>
                <w:szCs w:val="24"/>
              </w:rPr>
              <w:t>2.6.4.4</w:t>
            </w:r>
            <w:r w:rsidR="00F543C1" w:rsidRPr="00F543C1">
              <w:rPr>
                <w:rFonts w:eastAsiaTheme="minorEastAsia"/>
                <w:sz w:val="24"/>
                <w:szCs w:val="24"/>
              </w:rPr>
              <w:tab/>
            </w:r>
            <w:r w:rsidR="00F543C1" w:rsidRPr="00F543C1">
              <w:rPr>
                <w:rStyle w:val="Hyperlink"/>
                <w:sz w:val="24"/>
                <w:szCs w:val="24"/>
              </w:rPr>
              <w:t>Fungsi VirtualQueryEx</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_Toc522192751 \h </w:instrText>
            </w:r>
            <w:r w:rsidR="00F543C1" w:rsidRPr="00F543C1">
              <w:rPr>
                <w:webHidden/>
                <w:sz w:val="24"/>
                <w:szCs w:val="24"/>
              </w:rPr>
            </w:r>
            <w:r w:rsidR="00F543C1" w:rsidRPr="00F543C1">
              <w:rPr>
                <w:webHidden/>
                <w:sz w:val="24"/>
                <w:szCs w:val="24"/>
              </w:rPr>
              <w:fldChar w:fldCharType="separate"/>
            </w:r>
            <w:r w:rsidR="00EC7493">
              <w:rPr>
                <w:webHidden/>
                <w:sz w:val="24"/>
                <w:szCs w:val="24"/>
              </w:rPr>
              <w:t>16</w:t>
            </w:r>
            <w:r w:rsidR="00F543C1" w:rsidRPr="00F543C1">
              <w:rPr>
                <w:webHidden/>
                <w:sz w:val="24"/>
                <w:szCs w:val="24"/>
              </w:rPr>
              <w:fldChar w:fldCharType="end"/>
            </w:r>
          </w:hyperlink>
        </w:p>
        <w:p w14:paraId="7D4DAA80" w14:textId="7A39577C" w:rsidR="00F543C1" w:rsidRPr="00F543C1" w:rsidRDefault="00114061" w:rsidP="00F543C1">
          <w:pPr>
            <w:pStyle w:val="TOC2"/>
            <w:spacing w:after="0"/>
            <w:jc w:val="both"/>
            <w:rPr>
              <w:rFonts w:eastAsiaTheme="minorEastAsia"/>
              <w:sz w:val="24"/>
              <w:szCs w:val="24"/>
              <w:lang w:val="en-GB" w:eastAsia="en-GB"/>
            </w:rPr>
          </w:pPr>
          <w:hyperlink w:anchor="_Toc522192752" w:history="1">
            <w:r w:rsidR="00F543C1" w:rsidRPr="00F543C1">
              <w:rPr>
                <w:rStyle w:val="Hyperlink"/>
                <w:sz w:val="24"/>
                <w:szCs w:val="24"/>
                <w:lang w:val="en-ID"/>
              </w:rPr>
              <w:t>2.7</w:t>
            </w:r>
            <w:r w:rsidR="00F543C1" w:rsidRPr="00F543C1">
              <w:rPr>
                <w:rFonts w:eastAsiaTheme="minorEastAsia"/>
                <w:sz w:val="24"/>
                <w:szCs w:val="24"/>
                <w:lang w:val="en-GB" w:eastAsia="en-GB"/>
              </w:rPr>
              <w:tab/>
            </w:r>
            <w:r w:rsidR="00F543C1" w:rsidRPr="00F543C1">
              <w:rPr>
                <w:rStyle w:val="Hyperlink"/>
                <w:sz w:val="24"/>
                <w:szCs w:val="24"/>
                <w:lang w:val="en-ID"/>
              </w:rPr>
              <w:t xml:space="preserve">Windows </w:t>
            </w:r>
            <w:r w:rsidR="00F543C1" w:rsidRPr="00F543C1">
              <w:rPr>
                <w:rStyle w:val="Hyperlink"/>
                <w:i/>
                <w:sz w:val="24"/>
                <w:szCs w:val="24"/>
                <w:lang w:val="en-ID"/>
              </w:rPr>
              <w:t>Debugger</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_Toc522192752 \h </w:instrText>
            </w:r>
            <w:r w:rsidR="00F543C1" w:rsidRPr="00F543C1">
              <w:rPr>
                <w:webHidden/>
                <w:sz w:val="24"/>
                <w:szCs w:val="24"/>
              </w:rPr>
            </w:r>
            <w:r w:rsidR="00F543C1" w:rsidRPr="00F543C1">
              <w:rPr>
                <w:webHidden/>
                <w:sz w:val="24"/>
                <w:szCs w:val="24"/>
              </w:rPr>
              <w:fldChar w:fldCharType="separate"/>
            </w:r>
            <w:r w:rsidR="00EC7493">
              <w:rPr>
                <w:webHidden/>
                <w:sz w:val="24"/>
                <w:szCs w:val="24"/>
              </w:rPr>
              <w:t>17</w:t>
            </w:r>
            <w:r w:rsidR="00F543C1" w:rsidRPr="00F543C1">
              <w:rPr>
                <w:webHidden/>
                <w:sz w:val="24"/>
                <w:szCs w:val="24"/>
              </w:rPr>
              <w:fldChar w:fldCharType="end"/>
            </w:r>
          </w:hyperlink>
        </w:p>
        <w:p w14:paraId="2792E5FD" w14:textId="5A4A0071" w:rsidR="00F543C1" w:rsidRPr="00F543C1" w:rsidRDefault="00114061" w:rsidP="00F543C1">
          <w:pPr>
            <w:pStyle w:val="TOC3"/>
            <w:spacing w:after="0"/>
            <w:jc w:val="both"/>
            <w:rPr>
              <w:rFonts w:eastAsiaTheme="minorEastAsia"/>
              <w:sz w:val="24"/>
              <w:szCs w:val="24"/>
              <w:lang w:val="en-GB" w:eastAsia="en-GB"/>
            </w:rPr>
          </w:pPr>
          <w:hyperlink w:anchor="_Toc522192753" w:history="1">
            <w:r w:rsidR="00F543C1" w:rsidRPr="00F543C1">
              <w:rPr>
                <w:rStyle w:val="Hyperlink"/>
                <w:sz w:val="24"/>
                <w:szCs w:val="24"/>
                <w:lang w:val="en-ID"/>
              </w:rPr>
              <w:t>2.7.1</w:t>
            </w:r>
            <w:r w:rsidR="00F543C1" w:rsidRPr="00F543C1">
              <w:rPr>
                <w:rFonts w:eastAsiaTheme="minorEastAsia"/>
                <w:sz w:val="24"/>
                <w:szCs w:val="24"/>
                <w:lang w:val="en-GB" w:eastAsia="en-GB"/>
              </w:rPr>
              <w:tab/>
            </w:r>
            <w:r w:rsidR="00F543C1" w:rsidRPr="00F543C1">
              <w:rPr>
                <w:rStyle w:val="Hyperlink"/>
                <w:sz w:val="24"/>
                <w:szCs w:val="24"/>
                <w:lang w:val="en-ID"/>
              </w:rPr>
              <w:t xml:space="preserve">Windows </w:t>
            </w:r>
            <w:r w:rsidR="00F543C1" w:rsidRPr="00F543C1">
              <w:rPr>
                <w:rStyle w:val="Hyperlink"/>
                <w:i/>
                <w:sz w:val="24"/>
                <w:szCs w:val="24"/>
                <w:lang w:val="en-ID"/>
              </w:rPr>
              <w:t xml:space="preserve">Debuging </w:t>
            </w:r>
            <w:r w:rsidR="00F543C1" w:rsidRPr="00F543C1">
              <w:rPr>
                <w:rStyle w:val="Hyperlink"/>
                <w:sz w:val="24"/>
                <w:szCs w:val="24"/>
                <w:lang w:val="en-ID"/>
              </w:rPr>
              <w:t>API</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_Toc522192753 \h </w:instrText>
            </w:r>
            <w:r w:rsidR="00F543C1" w:rsidRPr="00F543C1">
              <w:rPr>
                <w:webHidden/>
                <w:sz w:val="24"/>
                <w:szCs w:val="24"/>
              </w:rPr>
            </w:r>
            <w:r w:rsidR="00F543C1" w:rsidRPr="00F543C1">
              <w:rPr>
                <w:webHidden/>
                <w:sz w:val="24"/>
                <w:szCs w:val="24"/>
              </w:rPr>
              <w:fldChar w:fldCharType="separate"/>
            </w:r>
            <w:r w:rsidR="00EC7493">
              <w:rPr>
                <w:webHidden/>
                <w:sz w:val="24"/>
                <w:szCs w:val="24"/>
              </w:rPr>
              <w:t>18</w:t>
            </w:r>
            <w:r w:rsidR="00F543C1" w:rsidRPr="00F543C1">
              <w:rPr>
                <w:webHidden/>
                <w:sz w:val="24"/>
                <w:szCs w:val="24"/>
              </w:rPr>
              <w:fldChar w:fldCharType="end"/>
            </w:r>
          </w:hyperlink>
        </w:p>
        <w:p w14:paraId="498DED8E" w14:textId="69852512" w:rsidR="00F543C1" w:rsidRPr="00F543C1" w:rsidRDefault="00114061" w:rsidP="00F543C1">
          <w:pPr>
            <w:pStyle w:val="TOC4"/>
            <w:spacing w:after="0"/>
            <w:jc w:val="both"/>
            <w:rPr>
              <w:rFonts w:eastAsiaTheme="minorEastAsia"/>
              <w:sz w:val="24"/>
              <w:szCs w:val="24"/>
            </w:rPr>
          </w:pPr>
          <w:hyperlink w:anchor="_Toc522192754" w:history="1">
            <w:r w:rsidR="00F543C1" w:rsidRPr="00F543C1">
              <w:rPr>
                <w:rStyle w:val="Hyperlink"/>
                <w:sz w:val="24"/>
                <w:szCs w:val="24"/>
              </w:rPr>
              <w:t>2.7.1.1</w:t>
            </w:r>
            <w:r w:rsidR="00F543C1" w:rsidRPr="00F543C1">
              <w:rPr>
                <w:rFonts w:eastAsiaTheme="minorEastAsia"/>
                <w:sz w:val="24"/>
                <w:szCs w:val="24"/>
              </w:rPr>
              <w:tab/>
            </w:r>
            <w:r w:rsidR="00F543C1" w:rsidRPr="00F543C1">
              <w:rPr>
                <w:rStyle w:val="Hyperlink"/>
                <w:sz w:val="24"/>
                <w:szCs w:val="24"/>
              </w:rPr>
              <w:t>Fungsi ContinueDebugEvent</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_Toc522192754 \h </w:instrText>
            </w:r>
            <w:r w:rsidR="00F543C1" w:rsidRPr="00F543C1">
              <w:rPr>
                <w:webHidden/>
                <w:sz w:val="24"/>
                <w:szCs w:val="24"/>
              </w:rPr>
            </w:r>
            <w:r w:rsidR="00F543C1" w:rsidRPr="00F543C1">
              <w:rPr>
                <w:webHidden/>
                <w:sz w:val="24"/>
                <w:szCs w:val="24"/>
              </w:rPr>
              <w:fldChar w:fldCharType="separate"/>
            </w:r>
            <w:r w:rsidR="00EC7493">
              <w:rPr>
                <w:webHidden/>
                <w:sz w:val="24"/>
                <w:szCs w:val="24"/>
              </w:rPr>
              <w:t>18</w:t>
            </w:r>
            <w:r w:rsidR="00F543C1" w:rsidRPr="00F543C1">
              <w:rPr>
                <w:webHidden/>
                <w:sz w:val="24"/>
                <w:szCs w:val="24"/>
              </w:rPr>
              <w:fldChar w:fldCharType="end"/>
            </w:r>
          </w:hyperlink>
        </w:p>
        <w:p w14:paraId="64DF47D6" w14:textId="047A6954" w:rsidR="00F543C1" w:rsidRPr="00F543C1" w:rsidRDefault="00114061" w:rsidP="00F543C1">
          <w:pPr>
            <w:pStyle w:val="TOC4"/>
            <w:spacing w:after="0"/>
            <w:jc w:val="both"/>
            <w:rPr>
              <w:rFonts w:eastAsiaTheme="minorEastAsia"/>
              <w:sz w:val="24"/>
              <w:szCs w:val="24"/>
            </w:rPr>
          </w:pPr>
          <w:hyperlink w:anchor="_Toc522192755" w:history="1">
            <w:r w:rsidR="00F543C1" w:rsidRPr="00F543C1">
              <w:rPr>
                <w:rStyle w:val="Hyperlink"/>
                <w:sz w:val="24"/>
                <w:szCs w:val="24"/>
              </w:rPr>
              <w:t>2.7.1.2</w:t>
            </w:r>
            <w:r w:rsidR="00F543C1" w:rsidRPr="00F543C1">
              <w:rPr>
                <w:rFonts w:eastAsiaTheme="minorEastAsia"/>
                <w:sz w:val="24"/>
                <w:szCs w:val="24"/>
              </w:rPr>
              <w:tab/>
            </w:r>
            <w:r w:rsidR="00F543C1" w:rsidRPr="00F543C1">
              <w:rPr>
                <w:rStyle w:val="Hyperlink"/>
                <w:sz w:val="24"/>
                <w:szCs w:val="24"/>
              </w:rPr>
              <w:t>Fungsi DebugActiveProcess</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_Toc522192755 \h </w:instrText>
            </w:r>
            <w:r w:rsidR="00F543C1" w:rsidRPr="00F543C1">
              <w:rPr>
                <w:webHidden/>
                <w:sz w:val="24"/>
                <w:szCs w:val="24"/>
              </w:rPr>
            </w:r>
            <w:r w:rsidR="00F543C1" w:rsidRPr="00F543C1">
              <w:rPr>
                <w:webHidden/>
                <w:sz w:val="24"/>
                <w:szCs w:val="24"/>
              </w:rPr>
              <w:fldChar w:fldCharType="separate"/>
            </w:r>
            <w:r w:rsidR="00EC7493">
              <w:rPr>
                <w:webHidden/>
                <w:sz w:val="24"/>
                <w:szCs w:val="24"/>
              </w:rPr>
              <w:t>19</w:t>
            </w:r>
            <w:r w:rsidR="00F543C1" w:rsidRPr="00F543C1">
              <w:rPr>
                <w:webHidden/>
                <w:sz w:val="24"/>
                <w:szCs w:val="24"/>
              </w:rPr>
              <w:fldChar w:fldCharType="end"/>
            </w:r>
          </w:hyperlink>
        </w:p>
        <w:p w14:paraId="64D3C21E" w14:textId="70B9E258" w:rsidR="00F543C1" w:rsidRPr="00F543C1" w:rsidRDefault="00114061" w:rsidP="00F543C1">
          <w:pPr>
            <w:pStyle w:val="TOC4"/>
            <w:spacing w:after="0"/>
            <w:jc w:val="both"/>
            <w:rPr>
              <w:rFonts w:eastAsiaTheme="minorEastAsia"/>
              <w:sz w:val="24"/>
              <w:szCs w:val="24"/>
            </w:rPr>
          </w:pPr>
          <w:hyperlink w:anchor="_Toc522192756" w:history="1">
            <w:r w:rsidR="00F543C1" w:rsidRPr="00F543C1">
              <w:rPr>
                <w:rStyle w:val="Hyperlink"/>
                <w:sz w:val="24"/>
                <w:szCs w:val="24"/>
              </w:rPr>
              <w:t>2.7.1.3</w:t>
            </w:r>
            <w:r w:rsidR="00F543C1" w:rsidRPr="00F543C1">
              <w:rPr>
                <w:rFonts w:eastAsiaTheme="minorEastAsia"/>
                <w:sz w:val="24"/>
                <w:szCs w:val="24"/>
              </w:rPr>
              <w:tab/>
            </w:r>
            <w:r w:rsidR="00F543C1" w:rsidRPr="00F543C1">
              <w:rPr>
                <w:rStyle w:val="Hyperlink"/>
                <w:sz w:val="24"/>
                <w:szCs w:val="24"/>
              </w:rPr>
              <w:t>Fungsi DebugActiveProcessStop</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_Toc522192756 \h </w:instrText>
            </w:r>
            <w:r w:rsidR="00F543C1" w:rsidRPr="00F543C1">
              <w:rPr>
                <w:webHidden/>
                <w:sz w:val="24"/>
                <w:szCs w:val="24"/>
              </w:rPr>
            </w:r>
            <w:r w:rsidR="00F543C1" w:rsidRPr="00F543C1">
              <w:rPr>
                <w:webHidden/>
                <w:sz w:val="24"/>
                <w:szCs w:val="24"/>
              </w:rPr>
              <w:fldChar w:fldCharType="separate"/>
            </w:r>
            <w:r w:rsidR="00EC7493">
              <w:rPr>
                <w:webHidden/>
                <w:sz w:val="24"/>
                <w:szCs w:val="24"/>
              </w:rPr>
              <w:t>19</w:t>
            </w:r>
            <w:r w:rsidR="00F543C1" w:rsidRPr="00F543C1">
              <w:rPr>
                <w:webHidden/>
                <w:sz w:val="24"/>
                <w:szCs w:val="24"/>
              </w:rPr>
              <w:fldChar w:fldCharType="end"/>
            </w:r>
          </w:hyperlink>
        </w:p>
        <w:p w14:paraId="2ACAEFE3" w14:textId="32CB286D" w:rsidR="00F543C1" w:rsidRPr="00F543C1" w:rsidRDefault="00114061" w:rsidP="00F543C1">
          <w:pPr>
            <w:pStyle w:val="TOC4"/>
            <w:spacing w:after="0"/>
            <w:jc w:val="both"/>
            <w:rPr>
              <w:rFonts w:eastAsiaTheme="minorEastAsia"/>
              <w:sz w:val="24"/>
              <w:szCs w:val="24"/>
            </w:rPr>
          </w:pPr>
          <w:hyperlink w:anchor="_Toc522192757" w:history="1">
            <w:r w:rsidR="00F543C1" w:rsidRPr="00F543C1">
              <w:rPr>
                <w:rStyle w:val="Hyperlink"/>
                <w:sz w:val="24"/>
                <w:szCs w:val="24"/>
              </w:rPr>
              <w:t>2.7.1.4</w:t>
            </w:r>
            <w:r w:rsidR="00F543C1" w:rsidRPr="00F543C1">
              <w:rPr>
                <w:rFonts w:eastAsiaTheme="minorEastAsia"/>
                <w:sz w:val="24"/>
                <w:szCs w:val="24"/>
              </w:rPr>
              <w:tab/>
            </w:r>
            <w:r w:rsidR="00F543C1" w:rsidRPr="00F543C1">
              <w:rPr>
                <w:rStyle w:val="Hyperlink"/>
                <w:sz w:val="24"/>
                <w:szCs w:val="24"/>
              </w:rPr>
              <w:t>Fungsi WaitForDebugEvent</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_Toc522192757 \h </w:instrText>
            </w:r>
            <w:r w:rsidR="00F543C1" w:rsidRPr="00F543C1">
              <w:rPr>
                <w:webHidden/>
                <w:sz w:val="24"/>
                <w:szCs w:val="24"/>
              </w:rPr>
            </w:r>
            <w:r w:rsidR="00F543C1" w:rsidRPr="00F543C1">
              <w:rPr>
                <w:webHidden/>
                <w:sz w:val="24"/>
                <w:szCs w:val="24"/>
              </w:rPr>
              <w:fldChar w:fldCharType="separate"/>
            </w:r>
            <w:r w:rsidR="00EC7493">
              <w:rPr>
                <w:webHidden/>
                <w:sz w:val="24"/>
                <w:szCs w:val="24"/>
              </w:rPr>
              <w:t>19</w:t>
            </w:r>
            <w:r w:rsidR="00F543C1" w:rsidRPr="00F543C1">
              <w:rPr>
                <w:webHidden/>
                <w:sz w:val="24"/>
                <w:szCs w:val="24"/>
              </w:rPr>
              <w:fldChar w:fldCharType="end"/>
            </w:r>
          </w:hyperlink>
        </w:p>
        <w:p w14:paraId="46619C06" w14:textId="7BB9E386" w:rsidR="00F543C1" w:rsidRPr="00F543C1" w:rsidRDefault="00114061" w:rsidP="00F543C1">
          <w:pPr>
            <w:pStyle w:val="TOC3"/>
            <w:spacing w:after="0"/>
            <w:jc w:val="both"/>
            <w:rPr>
              <w:rFonts w:eastAsiaTheme="minorEastAsia"/>
              <w:sz w:val="24"/>
              <w:szCs w:val="24"/>
              <w:lang w:val="en-GB" w:eastAsia="en-GB"/>
            </w:rPr>
          </w:pPr>
          <w:hyperlink w:anchor="_Toc522192758" w:history="1">
            <w:r w:rsidR="00F543C1" w:rsidRPr="00F543C1">
              <w:rPr>
                <w:rStyle w:val="Hyperlink"/>
                <w:sz w:val="24"/>
                <w:szCs w:val="24"/>
              </w:rPr>
              <w:t>2.7.2</w:t>
            </w:r>
            <w:r w:rsidR="00F543C1" w:rsidRPr="00F543C1">
              <w:rPr>
                <w:rStyle w:val="Hyperlink"/>
                <w:i/>
                <w:sz w:val="24"/>
                <w:szCs w:val="24"/>
              </w:rPr>
              <w:t xml:space="preserve"> Debug Event</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_Toc522192758 \h </w:instrText>
            </w:r>
            <w:r w:rsidR="00F543C1" w:rsidRPr="00F543C1">
              <w:rPr>
                <w:webHidden/>
                <w:sz w:val="24"/>
                <w:szCs w:val="24"/>
              </w:rPr>
            </w:r>
            <w:r w:rsidR="00F543C1" w:rsidRPr="00F543C1">
              <w:rPr>
                <w:webHidden/>
                <w:sz w:val="24"/>
                <w:szCs w:val="24"/>
              </w:rPr>
              <w:fldChar w:fldCharType="separate"/>
            </w:r>
            <w:r w:rsidR="00EC7493">
              <w:rPr>
                <w:webHidden/>
                <w:sz w:val="24"/>
                <w:szCs w:val="24"/>
              </w:rPr>
              <w:t>20</w:t>
            </w:r>
            <w:r w:rsidR="00F543C1" w:rsidRPr="00F543C1">
              <w:rPr>
                <w:webHidden/>
                <w:sz w:val="24"/>
                <w:szCs w:val="24"/>
              </w:rPr>
              <w:fldChar w:fldCharType="end"/>
            </w:r>
          </w:hyperlink>
        </w:p>
        <w:p w14:paraId="29AB73BD" w14:textId="1FA67867" w:rsidR="00F543C1" w:rsidRPr="00F543C1" w:rsidRDefault="00114061" w:rsidP="00F543C1">
          <w:pPr>
            <w:pStyle w:val="TOC2"/>
            <w:spacing w:after="0"/>
            <w:jc w:val="both"/>
            <w:rPr>
              <w:rFonts w:eastAsiaTheme="minorEastAsia"/>
              <w:sz w:val="24"/>
              <w:szCs w:val="24"/>
              <w:lang w:val="en-GB" w:eastAsia="en-GB"/>
            </w:rPr>
          </w:pPr>
          <w:hyperlink w:anchor="_Toc522192759" w:history="1">
            <w:r w:rsidR="00F543C1" w:rsidRPr="00F543C1">
              <w:rPr>
                <w:rStyle w:val="Hyperlink"/>
                <w:sz w:val="24"/>
                <w:szCs w:val="24"/>
                <w:lang w:val="en-ID"/>
              </w:rPr>
              <w:t>2.8</w:t>
            </w:r>
            <w:r w:rsidR="00F543C1" w:rsidRPr="00F543C1">
              <w:rPr>
                <w:rFonts w:eastAsiaTheme="minorEastAsia"/>
                <w:sz w:val="24"/>
                <w:szCs w:val="24"/>
                <w:lang w:val="en-GB" w:eastAsia="en-GB"/>
              </w:rPr>
              <w:tab/>
            </w:r>
            <w:r w:rsidR="00F543C1" w:rsidRPr="00F543C1">
              <w:rPr>
                <w:rStyle w:val="Hyperlink"/>
                <w:i/>
                <w:sz w:val="24"/>
                <w:szCs w:val="24"/>
                <w:lang w:val="en-ID"/>
              </w:rPr>
              <w:t>Breakpoint</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_Toc522192759 \h </w:instrText>
            </w:r>
            <w:r w:rsidR="00F543C1" w:rsidRPr="00F543C1">
              <w:rPr>
                <w:webHidden/>
                <w:sz w:val="24"/>
                <w:szCs w:val="24"/>
              </w:rPr>
            </w:r>
            <w:r w:rsidR="00F543C1" w:rsidRPr="00F543C1">
              <w:rPr>
                <w:webHidden/>
                <w:sz w:val="24"/>
                <w:szCs w:val="24"/>
              </w:rPr>
              <w:fldChar w:fldCharType="separate"/>
            </w:r>
            <w:r w:rsidR="00EC7493">
              <w:rPr>
                <w:webHidden/>
                <w:sz w:val="24"/>
                <w:szCs w:val="24"/>
              </w:rPr>
              <w:t>22</w:t>
            </w:r>
            <w:r w:rsidR="00F543C1" w:rsidRPr="00F543C1">
              <w:rPr>
                <w:webHidden/>
                <w:sz w:val="24"/>
                <w:szCs w:val="24"/>
              </w:rPr>
              <w:fldChar w:fldCharType="end"/>
            </w:r>
          </w:hyperlink>
        </w:p>
        <w:p w14:paraId="3183E02B" w14:textId="6C12BA17" w:rsidR="00F543C1" w:rsidRPr="00F543C1" w:rsidRDefault="00114061" w:rsidP="00F543C1">
          <w:pPr>
            <w:pStyle w:val="TOC3"/>
            <w:spacing w:after="0"/>
            <w:jc w:val="both"/>
            <w:rPr>
              <w:rFonts w:eastAsiaTheme="minorEastAsia"/>
              <w:sz w:val="24"/>
              <w:szCs w:val="24"/>
              <w:lang w:val="en-GB" w:eastAsia="en-GB"/>
            </w:rPr>
          </w:pPr>
          <w:hyperlink w:anchor="_Toc522192760" w:history="1">
            <w:r w:rsidR="00F543C1" w:rsidRPr="00F543C1">
              <w:rPr>
                <w:rStyle w:val="Hyperlink"/>
                <w:sz w:val="24"/>
                <w:szCs w:val="24"/>
                <w:lang w:val="en-ID"/>
              </w:rPr>
              <w:t>2.8.1</w:t>
            </w:r>
            <w:r w:rsidR="00F543C1" w:rsidRPr="00F543C1">
              <w:rPr>
                <w:rFonts w:eastAsiaTheme="minorEastAsia"/>
                <w:sz w:val="24"/>
                <w:szCs w:val="24"/>
                <w:lang w:val="en-GB" w:eastAsia="en-GB"/>
              </w:rPr>
              <w:tab/>
            </w:r>
            <w:r w:rsidR="00F543C1" w:rsidRPr="00F543C1">
              <w:rPr>
                <w:rStyle w:val="Hyperlink"/>
                <w:i/>
                <w:sz w:val="24"/>
                <w:szCs w:val="24"/>
                <w:lang w:val="en-ID"/>
              </w:rPr>
              <w:t>Software Breakpoint</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_Toc522192760 \h </w:instrText>
            </w:r>
            <w:r w:rsidR="00F543C1" w:rsidRPr="00F543C1">
              <w:rPr>
                <w:webHidden/>
                <w:sz w:val="24"/>
                <w:szCs w:val="24"/>
              </w:rPr>
            </w:r>
            <w:r w:rsidR="00F543C1" w:rsidRPr="00F543C1">
              <w:rPr>
                <w:webHidden/>
                <w:sz w:val="24"/>
                <w:szCs w:val="24"/>
              </w:rPr>
              <w:fldChar w:fldCharType="separate"/>
            </w:r>
            <w:r w:rsidR="00EC7493">
              <w:rPr>
                <w:webHidden/>
                <w:sz w:val="24"/>
                <w:szCs w:val="24"/>
              </w:rPr>
              <w:t>22</w:t>
            </w:r>
            <w:r w:rsidR="00F543C1" w:rsidRPr="00F543C1">
              <w:rPr>
                <w:webHidden/>
                <w:sz w:val="24"/>
                <w:szCs w:val="24"/>
              </w:rPr>
              <w:fldChar w:fldCharType="end"/>
            </w:r>
          </w:hyperlink>
        </w:p>
        <w:p w14:paraId="2B3BA88A" w14:textId="53A0A40B" w:rsidR="00F543C1" w:rsidRPr="00F543C1" w:rsidRDefault="00114061" w:rsidP="00F543C1">
          <w:pPr>
            <w:pStyle w:val="TOC3"/>
            <w:spacing w:after="0"/>
            <w:jc w:val="both"/>
            <w:rPr>
              <w:rFonts w:eastAsiaTheme="minorEastAsia"/>
              <w:sz w:val="24"/>
              <w:szCs w:val="24"/>
              <w:lang w:val="en-GB" w:eastAsia="en-GB"/>
            </w:rPr>
          </w:pPr>
          <w:hyperlink w:anchor="_Toc522192761" w:history="1">
            <w:r w:rsidR="00F543C1" w:rsidRPr="00F543C1">
              <w:rPr>
                <w:rStyle w:val="Hyperlink"/>
                <w:sz w:val="24"/>
                <w:szCs w:val="24"/>
                <w:lang w:val="en-ID"/>
              </w:rPr>
              <w:t>2.8.2</w:t>
            </w:r>
            <w:r w:rsidR="00F543C1" w:rsidRPr="00F543C1">
              <w:rPr>
                <w:rFonts w:eastAsiaTheme="minorEastAsia"/>
                <w:sz w:val="24"/>
                <w:szCs w:val="24"/>
                <w:lang w:val="en-GB" w:eastAsia="en-GB"/>
              </w:rPr>
              <w:tab/>
            </w:r>
            <w:r w:rsidR="00F543C1" w:rsidRPr="00F543C1">
              <w:rPr>
                <w:rStyle w:val="Hyperlink"/>
                <w:i/>
                <w:sz w:val="24"/>
                <w:szCs w:val="24"/>
                <w:lang w:val="en-ID"/>
              </w:rPr>
              <w:t>Hardware Breakpoint</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_Toc522192761 \h </w:instrText>
            </w:r>
            <w:r w:rsidR="00F543C1" w:rsidRPr="00F543C1">
              <w:rPr>
                <w:webHidden/>
                <w:sz w:val="24"/>
                <w:szCs w:val="24"/>
              </w:rPr>
            </w:r>
            <w:r w:rsidR="00F543C1" w:rsidRPr="00F543C1">
              <w:rPr>
                <w:webHidden/>
                <w:sz w:val="24"/>
                <w:szCs w:val="24"/>
              </w:rPr>
              <w:fldChar w:fldCharType="separate"/>
            </w:r>
            <w:r w:rsidR="00EC7493">
              <w:rPr>
                <w:webHidden/>
                <w:sz w:val="24"/>
                <w:szCs w:val="24"/>
              </w:rPr>
              <w:t>23</w:t>
            </w:r>
            <w:r w:rsidR="00F543C1" w:rsidRPr="00F543C1">
              <w:rPr>
                <w:webHidden/>
                <w:sz w:val="24"/>
                <w:szCs w:val="24"/>
              </w:rPr>
              <w:fldChar w:fldCharType="end"/>
            </w:r>
          </w:hyperlink>
        </w:p>
        <w:p w14:paraId="2ABD8496" w14:textId="382040A4" w:rsidR="00F543C1" w:rsidRPr="00F543C1" w:rsidRDefault="00114061" w:rsidP="00F543C1">
          <w:pPr>
            <w:pStyle w:val="TOC3"/>
            <w:spacing w:after="0"/>
            <w:jc w:val="both"/>
            <w:rPr>
              <w:rFonts w:eastAsiaTheme="minorEastAsia"/>
              <w:sz w:val="24"/>
              <w:szCs w:val="24"/>
              <w:lang w:val="en-GB" w:eastAsia="en-GB"/>
            </w:rPr>
          </w:pPr>
          <w:hyperlink w:anchor="_Toc522192762" w:history="1">
            <w:r w:rsidR="00F543C1" w:rsidRPr="00F543C1">
              <w:rPr>
                <w:rStyle w:val="Hyperlink"/>
                <w:sz w:val="24"/>
                <w:szCs w:val="24"/>
                <w:lang w:val="en-ID"/>
              </w:rPr>
              <w:t>2.8.3</w:t>
            </w:r>
            <w:r w:rsidR="00F543C1" w:rsidRPr="00F543C1">
              <w:rPr>
                <w:rFonts w:eastAsiaTheme="minorEastAsia"/>
                <w:sz w:val="24"/>
                <w:szCs w:val="24"/>
                <w:lang w:val="en-GB" w:eastAsia="en-GB"/>
              </w:rPr>
              <w:tab/>
            </w:r>
            <w:r w:rsidR="00F543C1" w:rsidRPr="00F543C1">
              <w:rPr>
                <w:rStyle w:val="Hyperlink"/>
                <w:i/>
                <w:sz w:val="24"/>
                <w:szCs w:val="24"/>
                <w:lang w:val="en-ID"/>
              </w:rPr>
              <w:t>Memory Breakpoint</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_Toc522192762 \h </w:instrText>
            </w:r>
            <w:r w:rsidR="00F543C1" w:rsidRPr="00F543C1">
              <w:rPr>
                <w:webHidden/>
                <w:sz w:val="24"/>
                <w:szCs w:val="24"/>
              </w:rPr>
            </w:r>
            <w:r w:rsidR="00F543C1" w:rsidRPr="00F543C1">
              <w:rPr>
                <w:webHidden/>
                <w:sz w:val="24"/>
                <w:szCs w:val="24"/>
              </w:rPr>
              <w:fldChar w:fldCharType="separate"/>
            </w:r>
            <w:r w:rsidR="00EC7493">
              <w:rPr>
                <w:webHidden/>
                <w:sz w:val="24"/>
                <w:szCs w:val="24"/>
              </w:rPr>
              <w:t>24</w:t>
            </w:r>
            <w:r w:rsidR="00F543C1" w:rsidRPr="00F543C1">
              <w:rPr>
                <w:webHidden/>
                <w:sz w:val="24"/>
                <w:szCs w:val="24"/>
              </w:rPr>
              <w:fldChar w:fldCharType="end"/>
            </w:r>
          </w:hyperlink>
        </w:p>
        <w:p w14:paraId="439428C9" w14:textId="28220046" w:rsidR="00F543C1" w:rsidRPr="00F543C1" w:rsidRDefault="00114061" w:rsidP="00F543C1">
          <w:pPr>
            <w:pStyle w:val="TOC2"/>
            <w:spacing w:after="0"/>
            <w:jc w:val="both"/>
            <w:rPr>
              <w:rFonts w:eastAsiaTheme="minorEastAsia"/>
              <w:sz w:val="24"/>
              <w:szCs w:val="24"/>
              <w:lang w:val="en-GB" w:eastAsia="en-GB"/>
            </w:rPr>
          </w:pPr>
          <w:hyperlink w:anchor="_Toc522192763" w:history="1">
            <w:r w:rsidR="00F543C1" w:rsidRPr="00F543C1">
              <w:rPr>
                <w:rStyle w:val="Hyperlink"/>
                <w:sz w:val="24"/>
                <w:szCs w:val="24"/>
                <w:lang w:val="en-ID"/>
              </w:rPr>
              <w:t>2.9</w:t>
            </w:r>
            <w:r w:rsidR="00F543C1" w:rsidRPr="00F543C1">
              <w:rPr>
                <w:rFonts w:eastAsiaTheme="minorEastAsia"/>
                <w:sz w:val="24"/>
                <w:szCs w:val="24"/>
                <w:lang w:val="en-GB" w:eastAsia="en-GB"/>
              </w:rPr>
              <w:tab/>
            </w:r>
            <w:r w:rsidR="00F543C1" w:rsidRPr="00F543C1">
              <w:rPr>
                <w:rStyle w:val="Hyperlink"/>
                <w:sz w:val="24"/>
                <w:szCs w:val="24"/>
                <w:lang w:val="en-ID"/>
              </w:rPr>
              <w:t xml:space="preserve">Konsep </w:t>
            </w:r>
            <w:r w:rsidR="00F543C1" w:rsidRPr="00F543C1">
              <w:rPr>
                <w:rStyle w:val="Hyperlink"/>
                <w:i/>
                <w:sz w:val="24"/>
                <w:szCs w:val="24"/>
                <w:lang w:val="en-ID"/>
              </w:rPr>
              <w:t>Memory Scanning</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_Toc522192763 \h </w:instrText>
            </w:r>
            <w:r w:rsidR="00F543C1" w:rsidRPr="00F543C1">
              <w:rPr>
                <w:webHidden/>
                <w:sz w:val="24"/>
                <w:szCs w:val="24"/>
              </w:rPr>
            </w:r>
            <w:r w:rsidR="00F543C1" w:rsidRPr="00F543C1">
              <w:rPr>
                <w:webHidden/>
                <w:sz w:val="24"/>
                <w:szCs w:val="24"/>
              </w:rPr>
              <w:fldChar w:fldCharType="separate"/>
            </w:r>
            <w:r w:rsidR="00EC7493">
              <w:rPr>
                <w:webHidden/>
                <w:sz w:val="24"/>
                <w:szCs w:val="24"/>
              </w:rPr>
              <w:t>25</w:t>
            </w:r>
            <w:r w:rsidR="00F543C1" w:rsidRPr="00F543C1">
              <w:rPr>
                <w:webHidden/>
                <w:sz w:val="24"/>
                <w:szCs w:val="24"/>
              </w:rPr>
              <w:fldChar w:fldCharType="end"/>
            </w:r>
          </w:hyperlink>
        </w:p>
        <w:p w14:paraId="25ED8D00" w14:textId="0613E4E8" w:rsidR="00F543C1" w:rsidRPr="00F543C1" w:rsidRDefault="00114061" w:rsidP="00F543C1">
          <w:pPr>
            <w:pStyle w:val="TOC2"/>
            <w:spacing w:after="0"/>
            <w:jc w:val="both"/>
            <w:rPr>
              <w:rFonts w:eastAsiaTheme="minorEastAsia"/>
              <w:sz w:val="24"/>
              <w:szCs w:val="24"/>
              <w:lang w:val="en-GB" w:eastAsia="en-GB"/>
            </w:rPr>
          </w:pPr>
          <w:hyperlink w:anchor="_Toc522192764" w:history="1">
            <w:r w:rsidR="00F543C1" w:rsidRPr="00F543C1">
              <w:rPr>
                <w:rStyle w:val="Hyperlink"/>
                <w:sz w:val="24"/>
                <w:szCs w:val="24"/>
                <w:lang w:val="en-ID"/>
              </w:rPr>
              <w:t>2.10</w:t>
            </w:r>
            <w:r w:rsidR="00F543C1" w:rsidRPr="00F543C1">
              <w:rPr>
                <w:rFonts w:eastAsiaTheme="minorEastAsia"/>
                <w:sz w:val="24"/>
                <w:szCs w:val="24"/>
                <w:lang w:val="en-GB" w:eastAsia="en-GB"/>
              </w:rPr>
              <w:tab/>
            </w:r>
            <w:r w:rsidR="00F543C1" w:rsidRPr="00F543C1">
              <w:rPr>
                <w:rStyle w:val="Hyperlink"/>
                <w:i/>
                <w:sz w:val="24"/>
                <w:szCs w:val="24"/>
                <w:lang w:val="en-ID"/>
              </w:rPr>
              <w:t>Malware Signature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_Toc522192764 \h </w:instrText>
            </w:r>
            <w:r w:rsidR="00F543C1" w:rsidRPr="00F543C1">
              <w:rPr>
                <w:webHidden/>
                <w:sz w:val="24"/>
                <w:szCs w:val="24"/>
              </w:rPr>
            </w:r>
            <w:r w:rsidR="00F543C1" w:rsidRPr="00F543C1">
              <w:rPr>
                <w:webHidden/>
                <w:sz w:val="24"/>
                <w:szCs w:val="24"/>
              </w:rPr>
              <w:fldChar w:fldCharType="separate"/>
            </w:r>
            <w:r w:rsidR="00EC7493">
              <w:rPr>
                <w:webHidden/>
                <w:sz w:val="24"/>
                <w:szCs w:val="24"/>
              </w:rPr>
              <w:t>25</w:t>
            </w:r>
            <w:r w:rsidR="00F543C1" w:rsidRPr="00F543C1">
              <w:rPr>
                <w:webHidden/>
                <w:sz w:val="24"/>
                <w:szCs w:val="24"/>
              </w:rPr>
              <w:fldChar w:fldCharType="end"/>
            </w:r>
          </w:hyperlink>
        </w:p>
        <w:p w14:paraId="2546F4A5" w14:textId="17C20620" w:rsidR="00F543C1" w:rsidRPr="00F543C1" w:rsidRDefault="00114061" w:rsidP="00F543C1">
          <w:pPr>
            <w:pStyle w:val="TOC3"/>
            <w:spacing w:after="0"/>
            <w:jc w:val="both"/>
            <w:rPr>
              <w:rFonts w:eastAsiaTheme="minorEastAsia"/>
              <w:sz w:val="24"/>
              <w:szCs w:val="24"/>
              <w:lang w:val="en-GB" w:eastAsia="en-GB"/>
            </w:rPr>
          </w:pPr>
          <w:hyperlink w:anchor="_Toc522192765" w:history="1">
            <w:r w:rsidR="00F543C1" w:rsidRPr="00F543C1">
              <w:rPr>
                <w:rStyle w:val="Hyperlink"/>
                <w:sz w:val="24"/>
                <w:szCs w:val="24"/>
                <w:lang w:val="en-ID"/>
              </w:rPr>
              <w:t>2.10.1</w:t>
            </w:r>
            <w:r w:rsidR="00F543C1" w:rsidRPr="00F543C1">
              <w:rPr>
                <w:rFonts w:eastAsiaTheme="minorEastAsia"/>
                <w:sz w:val="24"/>
                <w:szCs w:val="24"/>
                <w:lang w:val="en-GB" w:eastAsia="en-GB"/>
              </w:rPr>
              <w:tab/>
            </w:r>
            <w:r w:rsidR="00F543C1" w:rsidRPr="00F543C1">
              <w:rPr>
                <w:rStyle w:val="Hyperlink"/>
                <w:sz w:val="24"/>
                <w:szCs w:val="24"/>
                <w:lang w:val="en-ID"/>
              </w:rPr>
              <w:t xml:space="preserve">Struktur </w:t>
            </w:r>
            <w:r w:rsidR="00F543C1" w:rsidRPr="00F543C1">
              <w:rPr>
                <w:rStyle w:val="Hyperlink"/>
                <w:i/>
                <w:sz w:val="24"/>
                <w:szCs w:val="24"/>
                <w:lang w:val="en-ID"/>
              </w:rPr>
              <w:t>Signature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_Toc522192765 \h </w:instrText>
            </w:r>
            <w:r w:rsidR="00F543C1" w:rsidRPr="00F543C1">
              <w:rPr>
                <w:webHidden/>
                <w:sz w:val="24"/>
                <w:szCs w:val="24"/>
              </w:rPr>
            </w:r>
            <w:r w:rsidR="00F543C1" w:rsidRPr="00F543C1">
              <w:rPr>
                <w:webHidden/>
                <w:sz w:val="24"/>
                <w:szCs w:val="24"/>
              </w:rPr>
              <w:fldChar w:fldCharType="separate"/>
            </w:r>
            <w:r w:rsidR="00EC7493">
              <w:rPr>
                <w:webHidden/>
                <w:sz w:val="24"/>
                <w:szCs w:val="24"/>
              </w:rPr>
              <w:t>26</w:t>
            </w:r>
            <w:r w:rsidR="00F543C1" w:rsidRPr="00F543C1">
              <w:rPr>
                <w:webHidden/>
                <w:sz w:val="24"/>
                <w:szCs w:val="24"/>
              </w:rPr>
              <w:fldChar w:fldCharType="end"/>
            </w:r>
          </w:hyperlink>
        </w:p>
        <w:p w14:paraId="2E2427E6" w14:textId="6BAE11B9" w:rsidR="00F543C1" w:rsidRPr="00F543C1" w:rsidRDefault="00114061" w:rsidP="00F543C1">
          <w:pPr>
            <w:pStyle w:val="TOC3"/>
            <w:spacing w:after="0"/>
            <w:jc w:val="both"/>
            <w:rPr>
              <w:rFonts w:eastAsiaTheme="minorEastAsia"/>
              <w:sz w:val="24"/>
              <w:szCs w:val="24"/>
              <w:lang w:val="en-GB" w:eastAsia="en-GB"/>
            </w:rPr>
          </w:pPr>
          <w:hyperlink w:anchor="_Toc522192766" w:history="1">
            <w:r w:rsidR="00F543C1" w:rsidRPr="00F543C1">
              <w:rPr>
                <w:rStyle w:val="Hyperlink"/>
                <w:sz w:val="24"/>
                <w:szCs w:val="24"/>
                <w:lang w:val="en-ID"/>
              </w:rPr>
              <w:t>2.10.2</w:t>
            </w:r>
            <w:r w:rsidR="00F543C1" w:rsidRPr="00F543C1">
              <w:rPr>
                <w:rFonts w:eastAsiaTheme="minorEastAsia"/>
                <w:sz w:val="24"/>
                <w:szCs w:val="24"/>
                <w:lang w:val="en-GB" w:eastAsia="en-GB"/>
              </w:rPr>
              <w:tab/>
            </w:r>
            <w:r w:rsidR="00F543C1" w:rsidRPr="00F543C1">
              <w:rPr>
                <w:rStyle w:val="Hyperlink"/>
                <w:sz w:val="24"/>
                <w:szCs w:val="24"/>
                <w:lang w:val="en-ID"/>
              </w:rPr>
              <w:t xml:space="preserve">CVD (ClamAV </w:t>
            </w:r>
            <w:r w:rsidR="00F543C1" w:rsidRPr="00F543C1">
              <w:rPr>
                <w:rStyle w:val="Hyperlink"/>
                <w:i/>
                <w:sz w:val="24"/>
                <w:szCs w:val="24"/>
                <w:lang w:val="en-ID"/>
              </w:rPr>
              <w:t>Virus Database</w:t>
            </w:r>
            <w:r w:rsidR="00F543C1" w:rsidRPr="00F543C1">
              <w:rPr>
                <w:rStyle w:val="Hyperlink"/>
                <w:sz w:val="24"/>
                <w:szCs w:val="24"/>
                <w:lang w:val="en-ID"/>
              </w:rPr>
              <w:t>)</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_Toc522192766 \h </w:instrText>
            </w:r>
            <w:r w:rsidR="00F543C1" w:rsidRPr="00F543C1">
              <w:rPr>
                <w:webHidden/>
                <w:sz w:val="24"/>
                <w:szCs w:val="24"/>
              </w:rPr>
            </w:r>
            <w:r w:rsidR="00F543C1" w:rsidRPr="00F543C1">
              <w:rPr>
                <w:webHidden/>
                <w:sz w:val="24"/>
                <w:szCs w:val="24"/>
              </w:rPr>
              <w:fldChar w:fldCharType="separate"/>
            </w:r>
            <w:r w:rsidR="00EC7493">
              <w:rPr>
                <w:webHidden/>
                <w:sz w:val="24"/>
                <w:szCs w:val="24"/>
              </w:rPr>
              <w:t>27</w:t>
            </w:r>
            <w:r w:rsidR="00F543C1" w:rsidRPr="00F543C1">
              <w:rPr>
                <w:webHidden/>
                <w:sz w:val="24"/>
                <w:szCs w:val="24"/>
              </w:rPr>
              <w:fldChar w:fldCharType="end"/>
            </w:r>
          </w:hyperlink>
        </w:p>
        <w:p w14:paraId="3C1B60BF" w14:textId="401D8CC2" w:rsidR="00F543C1" w:rsidRPr="00F543C1" w:rsidRDefault="00114061" w:rsidP="00F543C1">
          <w:pPr>
            <w:pStyle w:val="TOC2"/>
            <w:spacing w:after="0"/>
            <w:jc w:val="both"/>
            <w:rPr>
              <w:rFonts w:eastAsiaTheme="minorEastAsia"/>
              <w:sz w:val="24"/>
              <w:szCs w:val="24"/>
              <w:lang w:val="en-GB" w:eastAsia="en-GB"/>
            </w:rPr>
          </w:pPr>
          <w:hyperlink w:anchor="_Toc522192767" w:history="1">
            <w:r w:rsidR="00F543C1" w:rsidRPr="00F543C1">
              <w:rPr>
                <w:rStyle w:val="Hyperlink"/>
                <w:sz w:val="24"/>
                <w:szCs w:val="24"/>
                <w:lang w:val="en-ID"/>
              </w:rPr>
              <w:t>2.11</w:t>
            </w:r>
            <w:r w:rsidR="00F543C1" w:rsidRPr="00F543C1">
              <w:rPr>
                <w:rFonts w:eastAsiaTheme="minorEastAsia"/>
                <w:sz w:val="24"/>
                <w:szCs w:val="24"/>
                <w:lang w:val="en-GB" w:eastAsia="en-GB"/>
              </w:rPr>
              <w:tab/>
            </w:r>
            <w:r w:rsidR="00F543C1" w:rsidRPr="00F543C1">
              <w:rPr>
                <w:rStyle w:val="Hyperlink"/>
                <w:i/>
                <w:sz w:val="24"/>
                <w:szCs w:val="24"/>
                <w:lang w:val="en-ID"/>
              </w:rPr>
              <w:t>Multi-Pattern String Matching</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_Toc522192767 \h </w:instrText>
            </w:r>
            <w:r w:rsidR="00F543C1" w:rsidRPr="00F543C1">
              <w:rPr>
                <w:webHidden/>
                <w:sz w:val="24"/>
                <w:szCs w:val="24"/>
              </w:rPr>
            </w:r>
            <w:r w:rsidR="00F543C1" w:rsidRPr="00F543C1">
              <w:rPr>
                <w:webHidden/>
                <w:sz w:val="24"/>
                <w:szCs w:val="24"/>
              </w:rPr>
              <w:fldChar w:fldCharType="separate"/>
            </w:r>
            <w:r w:rsidR="00EC7493">
              <w:rPr>
                <w:webHidden/>
                <w:sz w:val="24"/>
                <w:szCs w:val="24"/>
              </w:rPr>
              <w:t>28</w:t>
            </w:r>
            <w:r w:rsidR="00F543C1" w:rsidRPr="00F543C1">
              <w:rPr>
                <w:webHidden/>
                <w:sz w:val="24"/>
                <w:szCs w:val="24"/>
              </w:rPr>
              <w:fldChar w:fldCharType="end"/>
            </w:r>
          </w:hyperlink>
        </w:p>
        <w:p w14:paraId="015B5017" w14:textId="4E43B917" w:rsidR="00F543C1" w:rsidRPr="00F543C1" w:rsidRDefault="00114061" w:rsidP="00F543C1">
          <w:pPr>
            <w:pStyle w:val="TOC3"/>
            <w:spacing w:after="0"/>
            <w:jc w:val="both"/>
            <w:rPr>
              <w:rFonts w:eastAsiaTheme="minorEastAsia"/>
              <w:sz w:val="24"/>
              <w:szCs w:val="24"/>
              <w:lang w:val="en-GB" w:eastAsia="en-GB"/>
            </w:rPr>
          </w:pPr>
          <w:hyperlink w:anchor="_Toc522192768" w:history="1">
            <w:r w:rsidR="00F543C1" w:rsidRPr="00F543C1">
              <w:rPr>
                <w:rStyle w:val="Hyperlink"/>
                <w:sz w:val="24"/>
                <w:szCs w:val="24"/>
                <w:lang w:val="en-ID"/>
              </w:rPr>
              <w:t>2.11.1</w:t>
            </w:r>
            <w:r w:rsidR="00F543C1" w:rsidRPr="00F543C1">
              <w:rPr>
                <w:rFonts w:eastAsiaTheme="minorEastAsia"/>
                <w:sz w:val="24"/>
                <w:szCs w:val="24"/>
                <w:lang w:val="en-GB" w:eastAsia="en-GB"/>
              </w:rPr>
              <w:tab/>
            </w:r>
            <w:r w:rsidR="00F543C1" w:rsidRPr="00F543C1">
              <w:rPr>
                <w:rStyle w:val="Hyperlink"/>
                <w:sz w:val="24"/>
                <w:szCs w:val="24"/>
                <w:lang w:val="en-ID"/>
              </w:rPr>
              <w:t>Algoritma Boyer-Moore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_Toc522192768 \h </w:instrText>
            </w:r>
            <w:r w:rsidR="00F543C1" w:rsidRPr="00F543C1">
              <w:rPr>
                <w:webHidden/>
                <w:sz w:val="24"/>
                <w:szCs w:val="24"/>
              </w:rPr>
            </w:r>
            <w:r w:rsidR="00F543C1" w:rsidRPr="00F543C1">
              <w:rPr>
                <w:webHidden/>
                <w:sz w:val="24"/>
                <w:szCs w:val="24"/>
              </w:rPr>
              <w:fldChar w:fldCharType="separate"/>
            </w:r>
            <w:r w:rsidR="00EC7493">
              <w:rPr>
                <w:webHidden/>
                <w:sz w:val="24"/>
                <w:szCs w:val="24"/>
              </w:rPr>
              <w:t>29</w:t>
            </w:r>
            <w:r w:rsidR="00F543C1" w:rsidRPr="00F543C1">
              <w:rPr>
                <w:webHidden/>
                <w:sz w:val="24"/>
                <w:szCs w:val="24"/>
              </w:rPr>
              <w:fldChar w:fldCharType="end"/>
            </w:r>
          </w:hyperlink>
        </w:p>
        <w:p w14:paraId="271C2786" w14:textId="53122378" w:rsidR="00F543C1" w:rsidRPr="00F543C1" w:rsidRDefault="00114061" w:rsidP="00F543C1">
          <w:pPr>
            <w:pStyle w:val="TOC3"/>
            <w:spacing w:after="0"/>
            <w:jc w:val="both"/>
            <w:rPr>
              <w:rFonts w:eastAsiaTheme="minorEastAsia"/>
              <w:sz w:val="24"/>
              <w:szCs w:val="24"/>
              <w:lang w:val="en-GB" w:eastAsia="en-GB"/>
            </w:rPr>
          </w:pPr>
          <w:hyperlink w:anchor="_Toc522192769" w:history="1">
            <w:r w:rsidR="00F543C1" w:rsidRPr="00F543C1">
              <w:rPr>
                <w:rStyle w:val="Hyperlink"/>
                <w:sz w:val="24"/>
                <w:szCs w:val="24"/>
                <w:lang w:val="en-ID"/>
              </w:rPr>
              <w:t>2.11.2</w:t>
            </w:r>
            <w:r w:rsidR="00F543C1" w:rsidRPr="00F543C1">
              <w:rPr>
                <w:rFonts w:eastAsiaTheme="minorEastAsia"/>
                <w:sz w:val="24"/>
                <w:szCs w:val="24"/>
                <w:lang w:val="en-GB" w:eastAsia="en-GB"/>
              </w:rPr>
              <w:tab/>
            </w:r>
            <w:r w:rsidR="00F543C1" w:rsidRPr="00F543C1">
              <w:rPr>
                <w:rStyle w:val="Hyperlink"/>
                <w:sz w:val="24"/>
                <w:szCs w:val="24"/>
                <w:lang w:val="en-ID"/>
              </w:rPr>
              <w:t>Algoritma Rabin-Karp</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_Toc522192769 \h </w:instrText>
            </w:r>
            <w:r w:rsidR="00F543C1" w:rsidRPr="00F543C1">
              <w:rPr>
                <w:webHidden/>
                <w:sz w:val="24"/>
                <w:szCs w:val="24"/>
              </w:rPr>
            </w:r>
            <w:r w:rsidR="00F543C1" w:rsidRPr="00F543C1">
              <w:rPr>
                <w:webHidden/>
                <w:sz w:val="24"/>
                <w:szCs w:val="24"/>
              </w:rPr>
              <w:fldChar w:fldCharType="separate"/>
            </w:r>
            <w:r w:rsidR="00EC7493">
              <w:rPr>
                <w:webHidden/>
                <w:sz w:val="24"/>
                <w:szCs w:val="24"/>
              </w:rPr>
              <w:t>30</w:t>
            </w:r>
            <w:r w:rsidR="00F543C1" w:rsidRPr="00F543C1">
              <w:rPr>
                <w:webHidden/>
                <w:sz w:val="24"/>
                <w:szCs w:val="24"/>
              </w:rPr>
              <w:fldChar w:fldCharType="end"/>
            </w:r>
          </w:hyperlink>
        </w:p>
        <w:p w14:paraId="7E24F6C0" w14:textId="41C9FE18" w:rsidR="00F543C1" w:rsidRPr="00F543C1" w:rsidRDefault="00114061" w:rsidP="00F543C1">
          <w:pPr>
            <w:pStyle w:val="TOC3"/>
            <w:spacing w:after="0"/>
            <w:jc w:val="both"/>
            <w:rPr>
              <w:rFonts w:eastAsiaTheme="minorEastAsia"/>
              <w:sz w:val="24"/>
              <w:szCs w:val="24"/>
              <w:lang w:val="en-GB" w:eastAsia="en-GB"/>
            </w:rPr>
          </w:pPr>
          <w:hyperlink w:anchor="_Toc522192770" w:history="1">
            <w:r w:rsidR="00F543C1" w:rsidRPr="00F543C1">
              <w:rPr>
                <w:rStyle w:val="Hyperlink"/>
                <w:sz w:val="24"/>
                <w:szCs w:val="24"/>
                <w:lang w:val="en-ID"/>
              </w:rPr>
              <w:t>2.11.3</w:t>
            </w:r>
            <w:r w:rsidR="00F543C1" w:rsidRPr="00F543C1">
              <w:rPr>
                <w:rFonts w:eastAsiaTheme="minorEastAsia"/>
                <w:sz w:val="24"/>
                <w:szCs w:val="24"/>
                <w:lang w:val="en-GB" w:eastAsia="en-GB"/>
              </w:rPr>
              <w:tab/>
            </w:r>
            <w:r w:rsidR="00F543C1" w:rsidRPr="00F543C1">
              <w:rPr>
                <w:rStyle w:val="Hyperlink"/>
                <w:sz w:val="24"/>
                <w:szCs w:val="24"/>
                <w:lang w:val="en-ID"/>
              </w:rPr>
              <w:t>Struktur Data Suffix Tree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_Toc522192770 \h </w:instrText>
            </w:r>
            <w:r w:rsidR="00F543C1" w:rsidRPr="00F543C1">
              <w:rPr>
                <w:webHidden/>
                <w:sz w:val="24"/>
                <w:szCs w:val="24"/>
              </w:rPr>
            </w:r>
            <w:r w:rsidR="00F543C1" w:rsidRPr="00F543C1">
              <w:rPr>
                <w:webHidden/>
                <w:sz w:val="24"/>
                <w:szCs w:val="24"/>
              </w:rPr>
              <w:fldChar w:fldCharType="separate"/>
            </w:r>
            <w:r w:rsidR="00EC7493">
              <w:rPr>
                <w:webHidden/>
                <w:sz w:val="24"/>
                <w:szCs w:val="24"/>
              </w:rPr>
              <w:t>31</w:t>
            </w:r>
            <w:r w:rsidR="00F543C1" w:rsidRPr="00F543C1">
              <w:rPr>
                <w:webHidden/>
                <w:sz w:val="24"/>
                <w:szCs w:val="24"/>
              </w:rPr>
              <w:fldChar w:fldCharType="end"/>
            </w:r>
          </w:hyperlink>
        </w:p>
        <w:p w14:paraId="6B1B1C7F" w14:textId="296B6B8A" w:rsidR="00F543C1" w:rsidRPr="00F543C1" w:rsidRDefault="00114061" w:rsidP="00F543C1">
          <w:pPr>
            <w:pStyle w:val="TOC2"/>
            <w:spacing w:after="0"/>
            <w:jc w:val="both"/>
            <w:rPr>
              <w:rFonts w:eastAsiaTheme="minorEastAsia"/>
              <w:sz w:val="24"/>
              <w:szCs w:val="24"/>
              <w:lang w:val="en-GB" w:eastAsia="en-GB"/>
            </w:rPr>
          </w:pPr>
          <w:hyperlink w:anchor="_Toc522192771" w:history="1">
            <w:r w:rsidR="00F543C1" w:rsidRPr="00F543C1">
              <w:rPr>
                <w:rStyle w:val="Hyperlink"/>
                <w:sz w:val="24"/>
                <w:szCs w:val="24"/>
              </w:rPr>
              <w:t>2.12</w:t>
            </w:r>
            <w:r w:rsidR="00F543C1" w:rsidRPr="00F543C1">
              <w:rPr>
                <w:rFonts w:eastAsiaTheme="minorEastAsia"/>
                <w:sz w:val="24"/>
                <w:szCs w:val="24"/>
                <w:lang w:val="en-GB" w:eastAsia="en-GB"/>
              </w:rPr>
              <w:tab/>
            </w:r>
            <w:r w:rsidR="00F543C1" w:rsidRPr="00F543C1">
              <w:rPr>
                <w:rStyle w:val="Hyperlink"/>
                <w:sz w:val="24"/>
                <w:szCs w:val="24"/>
              </w:rPr>
              <w:t>Antivirus</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_Toc522192771 \h </w:instrText>
            </w:r>
            <w:r w:rsidR="00F543C1" w:rsidRPr="00F543C1">
              <w:rPr>
                <w:webHidden/>
                <w:sz w:val="24"/>
                <w:szCs w:val="24"/>
              </w:rPr>
            </w:r>
            <w:r w:rsidR="00F543C1" w:rsidRPr="00F543C1">
              <w:rPr>
                <w:webHidden/>
                <w:sz w:val="24"/>
                <w:szCs w:val="24"/>
              </w:rPr>
              <w:fldChar w:fldCharType="separate"/>
            </w:r>
            <w:r w:rsidR="00EC7493">
              <w:rPr>
                <w:webHidden/>
                <w:sz w:val="24"/>
                <w:szCs w:val="24"/>
              </w:rPr>
              <w:t>34</w:t>
            </w:r>
            <w:r w:rsidR="00F543C1" w:rsidRPr="00F543C1">
              <w:rPr>
                <w:webHidden/>
                <w:sz w:val="24"/>
                <w:szCs w:val="24"/>
              </w:rPr>
              <w:fldChar w:fldCharType="end"/>
            </w:r>
          </w:hyperlink>
        </w:p>
        <w:p w14:paraId="0A211639" w14:textId="160E4F2C" w:rsidR="00F543C1" w:rsidRPr="00F543C1" w:rsidRDefault="00114061" w:rsidP="00F543C1">
          <w:pPr>
            <w:pStyle w:val="TOC1"/>
            <w:rPr>
              <w:rFonts w:eastAsiaTheme="minorEastAsia"/>
              <w:lang w:val="en-GB" w:eastAsia="en-GB"/>
            </w:rPr>
          </w:pPr>
          <w:hyperlink w:anchor="_Toc522192772" w:history="1">
            <w:r w:rsidR="00F543C1" w:rsidRPr="00F543C1">
              <w:rPr>
                <w:rStyle w:val="Hyperlink"/>
              </w:rPr>
              <w:t>BAB 3</w:t>
            </w:r>
            <w:r w:rsidR="00F543C1" w:rsidRPr="00F543C1">
              <w:rPr>
                <w:rFonts w:eastAsiaTheme="minorEastAsia"/>
                <w:lang w:val="en-GB" w:eastAsia="en-GB"/>
              </w:rPr>
              <w:tab/>
            </w:r>
            <w:r w:rsidR="00F543C1" w:rsidRPr="00F543C1">
              <w:rPr>
                <w:rStyle w:val="Hyperlink"/>
              </w:rPr>
              <w:t>ANALISIS</w:t>
            </w:r>
            <w:r w:rsidR="00F543C1" w:rsidRPr="00F543C1">
              <w:rPr>
                <w:webHidden/>
              </w:rPr>
              <w:tab/>
            </w:r>
            <w:r w:rsidR="00F543C1" w:rsidRPr="00F543C1">
              <w:rPr>
                <w:webHidden/>
              </w:rPr>
              <w:fldChar w:fldCharType="begin"/>
            </w:r>
            <w:r w:rsidR="00F543C1" w:rsidRPr="00F543C1">
              <w:rPr>
                <w:webHidden/>
              </w:rPr>
              <w:instrText xml:space="preserve"> PAGEREF _Toc522192772 \h </w:instrText>
            </w:r>
            <w:r w:rsidR="00F543C1" w:rsidRPr="00F543C1">
              <w:rPr>
                <w:webHidden/>
              </w:rPr>
            </w:r>
            <w:r w:rsidR="00F543C1" w:rsidRPr="00F543C1">
              <w:rPr>
                <w:webHidden/>
              </w:rPr>
              <w:fldChar w:fldCharType="separate"/>
            </w:r>
            <w:r w:rsidR="00EC7493">
              <w:rPr>
                <w:webHidden/>
              </w:rPr>
              <w:t>35</w:t>
            </w:r>
            <w:r w:rsidR="00F543C1" w:rsidRPr="00F543C1">
              <w:rPr>
                <w:webHidden/>
              </w:rPr>
              <w:fldChar w:fldCharType="end"/>
            </w:r>
          </w:hyperlink>
        </w:p>
        <w:p w14:paraId="325E3358" w14:textId="1F7E95CD" w:rsidR="00F543C1" w:rsidRPr="00F543C1" w:rsidRDefault="00114061" w:rsidP="00F543C1">
          <w:pPr>
            <w:pStyle w:val="TOC2"/>
            <w:spacing w:after="0"/>
            <w:jc w:val="both"/>
            <w:rPr>
              <w:rFonts w:eastAsiaTheme="minorEastAsia"/>
              <w:sz w:val="24"/>
              <w:szCs w:val="24"/>
              <w:lang w:val="en-GB" w:eastAsia="en-GB"/>
            </w:rPr>
          </w:pPr>
          <w:hyperlink w:anchor="_Toc522192773" w:history="1">
            <w:r w:rsidR="00F543C1" w:rsidRPr="00F543C1">
              <w:rPr>
                <w:rStyle w:val="Hyperlink"/>
                <w:sz w:val="24"/>
                <w:szCs w:val="24"/>
              </w:rPr>
              <w:t>3.1</w:t>
            </w:r>
            <w:r w:rsidR="00F543C1" w:rsidRPr="00F543C1">
              <w:rPr>
                <w:rFonts w:eastAsiaTheme="minorEastAsia"/>
                <w:sz w:val="24"/>
                <w:szCs w:val="24"/>
                <w:lang w:val="en-GB" w:eastAsia="en-GB"/>
              </w:rPr>
              <w:tab/>
            </w:r>
            <w:r w:rsidR="00F543C1" w:rsidRPr="00F543C1">
              <w:rPr>
                <w:rStyle w:val="Hyperlink"/>
                <w:sz w:val="24"/>
                <w:szCs w:val="24"/>
              </w:rPr>
              <w:t xml:space="preserve">Analisis Data </w:t>
            </w:r>
            <w:r w:rsidR="00F543C1" w:rsidRPr="00F543C1">
              <w:rPr>
                <w:rStyle w:val="Hyperlink"/>
                <w:i/>
                <w:sz w:val="24"/>
                <w:szCs w:val="24"/>
              </w:rPr>
              <w:t>Signature Malware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_Toc522192773 \h </w:instrText>
            </w:r>
            <w:r w:rsidR="00F543C1" w:rsidRPr="00F543C1">
              <w:rPr>
                <w:webHidden/>
                <w:sz w:val="24"/>
                <w:szCs w:val="24"/>
              </w:rPr>
            </w:r>
            <w:r w:rsidR="00F543C1" w:rsidRPr="00F543C1">
              <w:rPr>
                <w:webHidden/>
                <w:sz w:val="24"/>
                <w:szCs w:val="24"/>
              </w:rPr>
              <w:fldChar w:fldCharType="separate"/>
            </w:r>
            <w:r w:rsidR="00EC7493">
              <w:rPr>
                <w:webHidden/>
                <w:sz w:val="24"/>
                <w:szCs w:val="24"/>
              </w:rPr>
              <w:t>35</w:t>
            </w:r>
            <w:r w:rsidR="00F543C1" w:rsidRPr="00F543C1">
              <w:rPr>
                <w:webHidden/>
                <w:sz w:val="24"/>
                <w:szCs w:val="24"/>
              </w:rPr>
              <w:fldChar w:fldCharType="end"/>
            </w:r>
          </w:hyperlink>
        </w:p>
        <w:p w14:paraId="62E47801" w14:textId="490E6BFA" w:rsidR="00F543C1" w:rsidRPr="00F543C1" w:rsidRDefault="00114061" w:rsidP="00F543C1">
          <w:pPr>
            <w:pStyle w:val="TOC2"/>
            <w:spacing w:after="0"/>
            <w:jc w:val="both"/>
            <w:rPr>
              <w:rFonts w:eastAsiaTheme="minorEastAsia"/>
              <w:sz w:val="24"/>
              <w:szCs w:val="24"/>
              <w:lang w:val="en-GB" w:eastAsia="en-GB"/>
            </w:rPr>
          </w:pPr>
          <w:hyperlink w:anchor="_Toc522192774" w:history="1">
            <w:r w:rsidR="00F543C1" w:rsidRPr="00F543C1">
              <w:rPr>
                <w:rStyle w:val="Hyperlink"/>
                <w:sz w:val="24"/>
                <w:szCs w:val="24"/>
              </w:rPr>
              <w:t>3.2</w:t>
            </w:r>
            <w:r w:rsidR="00F543C1" w:rsidRPr="00F543C1">
              <w:rPr>
                <w:rFonts w:eastAsiaTheme="minorEastAsia"/>
                <w:sz w:val="24"/>
                <w:szCs w:val="24"/>
                <w:lang w:val="en-GB" w:eastAsia="en-GB"/>
              </w:rPr>
              <w:tab/>
            </w:r>
            <w:r w:rsidR="00F543C1" w:rsidRPr="00F543C1">
              <w:rPr>
                <w:rStyle w:val="Hyperlink"/>
                <w:sz w:val="24"/>
                <w:szCs w:val="24"/>
              </w:rPr>
              <w:t xml:space="preserve">Windows </w:t>
            </w:r>
            <w:r w:rsidR="00F543C1" w:rsidRPr="00F543C1">
              <w:rPr>
                <w:rStyle w:val="Hyperlink"/>
                <w:i/>
                <w:sz w:val="24"/>
                <w:szCs w:val="24"/>
              </w:rPr>
              <w:t>Custom</w:t>
            </w:r>
            <w:r w:rsidR="00F543C1" w:rsidRPr="00F543C1">
              <w:rPr>
                <w:rStyle w:val="Hyperlink"/>
                <w:sz w:val="24"/>
                <w:szCs w:val="24"/>
              </w:rPr>
              <w:t xml:space="preserve"> </w:t>
            </w:r>
            <w:r w:rsidR="00F543C1" w:rsidRPr="00F543C1">
              <w:rPr>
                <w:rStyle w:val="Hyperlink"/>
                <w:i/>
                <w:sz w:val="24"/>
                <w:szCs w:val="24"/>
              </w:rPr>
              <w:t>Debugger</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_Toc522192774 \h </w:instrText>
            </w:r>
            <w:r w:rsidR="00F543C1" w:rsidRPr="00F543C1">
              <w:rPr>
                <w:webHidden/>
                <w:sz w:val="24"/>
                <w:szCs w:val="24"/>
              </w:rPr>
            </w:r>
            <w:r w:rsidR="00F543C1" w:rsidRPr="00F543C1">
              <w:rPr>
                <w:webHidden/>
                <w:sz w:val="24"/>
                <w:szCs w:val="24"/>
              </w:rPr>
              <w:fldChar w:fldCharType="separate"/>
            </w:r>
            <w:r w:rsidR="00EC7493">
              <w:rPr>
                <w:webHidden/>
                <w:sz w:val="24"/>
                <w:szCs w:val="24"/>
              </w:rPr>
              <w:t>36</w:t>
            </w:r>
            <w:r w:rsidR="00F543C1" w:rsidRPr="00F543C1">
              <w:rPr>
                <w:webHidden/>
                <w:sz w:val="24"/>
                <w:szCs w:val="24"/>
              </w:rPr>
              <w:fldChar w:fldCharType="end"/>
            </w:r>
          </w:hyperlink>
        </w:p>
        <w:p w14:paraId="71DCB1AD" w14:textId="4D4A5949" w:rsidR="00F543C1" w:rsidRPr="00F543C1" w:rsidRDefault="00114061" w:rsidP="00F543C1">
          <w:pPr>
            <w:pStyle w:val="TOC2"/>
            <w:spacing w:after="0"/>
            <w:jc w:val="both"/>
            <w:rPr>
              <w:rFonts w:eastAsiaTheme="minorEastAsia"/>
              <w:sz w:val="24"/>
              <w:szCs w:val="24"/>
              <w:lang w:val="en-GB" w:eastAsia="en-GB"/>
            </w:rPr>
          </w:pPr>
          <w:hyperlink w:anchor="_Toc522192775" w:history="1">
            <w:r w:rsidR="00F543C1" w:rsidRPr="00F543C1">
              <w:rPr>
                <w:rStyle w:val="Hyperlink"/>
                <w:sz w:val="24"/>
                <w:szCs w:val="24"/>
              </w:rPr>
              <w:t>3.3</w:t>
            </w:r>
            <w:r w:rsidR="00F543C1" w:rsidRPr="00F543C1">
              <w:rPr>
                <w:rFonts w:eastAsiaTheme="minorEastAsia"/>
                <w:sz w:val="24"/>
                <w:szCs w:val="24"/>
                <w:lang w:val="en-GB" w:eastAsia="en-GB"/>
              </w:rPr>
              <w:tab/>
            </w:r>
            <w:r w:rsidR="00F543C1" w:rsidRPr="00F543C1">
              <w:rPr>
                <w:rStyle w:val="Hyperlink"/>
                <w:sz w:val="24"/>
                <w:szCs w:val="24"/>
              </w:rPr>
              <w:t xml:space="preserve">Penentuan Titik Penghentian Program atau </w:t>
            </w:r>
            <w:r w:rsidR="00F543C1" w:rsidRPr="00F543C1">
              <w:rPr>
                <w:rStyle w:val="Hyperlink"/>
                <w:i/>
                <w:sz w:val="24"/>
                <w:szCs w:val="24"/>
              </w:rPr>
              <w:t>Breakpoint</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_Toc522192775 \h </w:instrText>
            </w:r>
            <w:r w:rsidR="00F543C1" w:rsidRPr="00F543C1">
              <w:rPr>
                <w:webHidden/>
                <w:sz w:val="24"/>
                <w:szCs w:val="24"/>
              </w:rPr>
            </w:r>
            <w:r w:rsidR="00F543C1" w:rsidRPr="00F543C1">
              <w:rPr>
                <w:webHidden/>
                <w:sz w:val="24"/>
                <w:szCs w:val="24"/>
              </w:rPr>
              <w:fldChar w:fldCharType="separate"/>
            </w:r>
            <w:r w:rsidR="00EC7493">
              <w:rPr>
                <w:webHidden/>
                <w:sz w:val="24"/>
                <w:szCs w:val="24"/>
              </w:rPr>
              <w:t>39</w:t>
            </w:r>
            <w:r w:rsidR="00F543C1" w:rsidRPr="00F543C1">
              <w:rPr>
                <w:webHidden/>
                <w:sz w:val="24"/>
                <w:szCs w:val="24"/>
              </w:rPr>
              <w:fldChar w:fldCharType="end"/>
            </w:r>
          </w:hyperlink>
        </w:p>
        <w:p w14:paraId="3A992898" w14:textId="773CC228" w:rsidR="00F543C1" w:rsidRPr="00F543C1" w:rsidRDefault="00114061" w:rsidP="00F543C1">
          <w:pPr>
            <w:pStyle w:val="TOC2"/>
            <w:spacing w:after="0"/>
            <w:jc w:val="both"/>
            <w:rPr>
              <w:rFonts w:eastAsiaTheme="minorEastAsia"/>
              <w:sz w:val="24"/>
              <w:szCs w:val="24"/>
              <w:lang w:val="en-GB" w:eastAsia="en-GB"/>
            </w:rPr>
          </w:pPr>
          <w:hyperlink w:anchor="_Toc522192776" w:history="1">
            <w:r w:rsidR="00F543C1" w:rsidRPr="00F543C1">
              <w:rPr>
                <w:rStyle w:val="Hyperlink"/>
                <w:sz w:val="24"/>
                <w:szCs w:val="24"/>
              </w:rPr>
              <w:t>3.4</w:t>
            </w:r>
            <w:r w:rsidR="00F543C1" w:rsidRPr="00F543C1">
              <w:rPr>
                <w:rFonts w:eastAsiaTheme="minorEastAsia"/>
                <w:sz w:val="24"/>
                <w:szCs w:val="24"/>
                <w:lang w:val="en-GB" w:eastAsia="en-GB"/>
              </w:rPr>
              <w:tab/>
            </w:r>
            <w:r w:rsidR="00F543C1" w:rsidRPr="00F543C1">
              <w:rPr>
                <w:rStyle w:val="Hyperlink"/>
                <w:sz w:val="24"/>
                <w:szCs w:val="24"/>
              </w:rPr>
              <w:t xml:space="preserve">Penentuan Teknik untuk Menghentikan </w:t>
            </w:r>
            <w:r w:rsidR="00F543C1" w:rsidRPr="00F543C1">
              <w:rPr>
                <w:rStyle w:val="Hyperlink"/>
                <w:i/>
                <w:sz w:val="24"/>
                <w:szCs w:val="24"/>
              </w:rPr>
              <w:t xml:space="preserve">Debugger </w:t>
            </w:r>
            <w:r w:rsidR="00F543C1" w:rsidRPr="00F543C1">
              <w:rPr>
                <w:rStyle w:val="Hyperlink"/>
                <w:sz w:val="24"/>
                <w:szCs w:val="24"/>
              </w:rPr>
              <w:t>Sementara</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_Toc522192776 \h </w:instrText>
            </w:r>
            <w:r w:rsidR="00F543C1" w:rsidRPr="00F543C1">
              <w:rPr>
                <w:webHidden/>
                <w:sz w:val="24"/>
                <w:szCs w:val="24"/>
              </w:rPr>
            </w:r>
            <w:r w:rsidR="00F543C1" w:rsidRPr="00F543C1">
              <w:rPr>
                <w:webHidden/>
                <w:sz w:val="24"/>
                <w:szCs w:val="24"/>
              </w:rPr>
              <w:fldChar w:fldCharType="separate"/>
            </w:r>
            <w:r w:rsidR="00EC7493">
              <w:rPr>
                <w:webHidden/>
                <w:sz w:val="24"/>
                <w:szCs w:val="24"/>
              </w:rPr>
              <w:t>41</w:t>
            </w:r>
            <w:r w:rsidR="00F543C1" w:rsidRPr="00F543C1">
              <w:rPr>
                <w:webHidden/>
                <w:sz w:val="24"/>
                <w:szCs w:val="24"/>
              </w:rPr>
              <w:fldChar w:fldCharType="end"/>
            </w:r>
          </w:hyperlink>
        </w:p>
        <w:p w14:paraId="20B714AE" w14:textId="79756444" w:rsidR="00F543C1" w:rsidRPr="00F543C1" w:rsidRDefault="00114061" w:rsidP="00F543C1">
          <w:pPr>
            <w:pStyle w:val="TOC2"/>
            <w:spacing w:after="0"/>
            <w:jc w:val="both"/>
            <w:rPr>
              <w:rFonts w:eastAsiaTheme="minorEastAsia"/>
              <w:sz w:val="24"/>
              <w:szCs w:val="24"/>
              <w:lang w:val="en-GB" w:eastAsia="en-GB"/>
            </w:rPr>
          </w:pPr>
          <w:hyperlink w:anchor="_Toc522192777" w:history="1">
            <w:r w:rsidR="00F543C1" w:rsidRPr="00F543C1">
              <w:rPr>
                <w:rStyle w:val="Hyperlink"/>
                <w:sz w:val="24"/>
                <w:szCs w:val="24"/>
              </w:rPr>
              <w:t>3.5</w:t>
            </w:r>
            <w:r w:rsidR="00F543C1" w:rsidRPr="00F543C1">
              <w:rPr>
                <w:rFonts w:eastAsiaTheme="minorEastAsia"/>
                <w:sz w:val="24"/>
                <w:szCs w:val="24"/>
                <w:lang w:val="en-GB" w:eastAsia="en-GB"/>
              </w:rPr>
              <w:tab/>
            </w:r>
            <w:r w:rsidR="00F543C1" w:rsidRPr="00F543C1">
              <w:rPr>
                <w:rStyle w:val="Hyperlink"/>
                <w:i/>
                <w:sz w:val="24"/>
                <w:szCs w:val="24"/>
              </w:rPr>
              <w:t>Debug Event</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_Toc522192777 \h </w:instrText>
            </w:r>
            <w:r w:rsidR="00F543C1" w:rsidRPr="00F543C1">
              <w:rPr>
                <w:webHidden/>
                <w:sz w:val="24"/>
                <w:szCs w:val="24"/>
              </w:rPr>
            </w:r>
            <w:r w:rsidR="00F543C1" w:rsidRPr="00F543C1">
              <w:rPr>
                <w:webHidden/>
                <w:sz w:val="24"/>
                <w:szCs w:val="24"/>
              </w:rPr>
              <w:fldChar w:fldCharType="separate"/>
            </w:r>
            <w:r w:rsidR="00EC7493">
              <w:rPr>
                <w:webHidden/>
                <w:sz w:val="24"/>
                <w:szCs w:val="24"/>
              </w:rPr>
              <w:t>41</w:t>
            </w:r>
            <w:r w:rsidR="00F543C1" w:rsidRPr="00F543C1">
              <w:rPr>
                <w:webHidden/>
                <w:sz w:val="24"/>
                <w:szCs w:val="24"/>
              </w:rPr>
              <w:fldChar w:fldCharType="end"/>
            </w:r>
          </w:hyperlink>
        </w:p>
        <w:p w14:paraId="2AA1194D" w14:textId="07AA4ACF" w:rsidR="00F543C1" w:rsidRPr="00F543C1" w:rsidRDefault="00114061" w:rsidP="00F543C1">
          <w:pPr>
            <w:pStyle w:val="TOC2"/>
            <w:spacing w:after="0"/>
            <w:jc w:val="both"/>
            <w:rPr>
              <w:rFonts w:eastAsiaTheme="minorEastAsia"/>
              <w:sz w:val="24"/>
              <w:szCs w:val="24"/>
              <w:lang w:val="en-GB" w:eastAsia="en-GB"/>
            </w:rPr>
          </w:pPr>
          <w:hyperlink w:anchor="_Toc522192778" w:history="1">
            <w:r w:rsidR="00F543C1" w:rsidRPr="00F543C1">
              <w:rPr>
                <w:rStyle w:val="Hyperlink"/>
                <w:sz w:val="24"/>
                <w:szCs w:val="24"/>
              </w:rPr>
              <w:t>3.6</w:t>
            </w:r>
            <w:r w:rsidR="00F543C1" w:rsidRPr="00F543C1">
              <w:rPr>
                <w:rFonts w:eastAsiaTheme="minorEastAsia"/>
                <w:sz w:val="24"/>
                <w:szCs w:val="24"/>
                <w:lang w:val="en-GB" w:eastAsia="en-GB"/>
              </w:rPr>
              <w:tab/>
            </w:r>
            <w:r w:rsidR="00F543C1" w:rsidRPr="00F543C1">
              <w:rPr>
                <w:rStyle w:val="Hyperlink"/>
                <w:sz w:val="24"/>
                <w:szCs w:val="24"/>
              </w:rPr>
              <w:t>Analisis Memori</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_Toc522192778 \h </w:instrText>
            </w:r>
            <w:r w:rsidR="00F543C1" w:rsidRPr="00F543C1">
              <w:rPr>
                <w:webHidden/>
                <w:sz w:val="24"/>
                <w:szCs w:val="24"/>
              </w:rPr>
            </w:r>
            <w:r w:rsidR="00F543C1" w:rsidRPr="00F543C1">
              <w:rPr>
                <w:webHidden/>
                <w:sz w:val="24"/>
                <w:szCs w:val="24"/>
              </w:rPr>
              <w:fldChar w:fldCharType="separate"/>
            </w:r>
            <w:r w:rsidR="00EC7493">
              <w:rPr>
                <w:webHidden/>
                <w:sz w:val="24"/>
                <w:szCs w:val="24"/>
              </w:rPr>
              <w:t>42</w:t>
            </w:r>
            <w:r w:rsidR="00F543C1" w:rsidRPr="00F543C1">
              <w:rPr>
                <w:webHidden/>
                <w:sz w:val="24"/>
                <w:szCs w:val="24"/>
              </w:rPr>
              <w:fldChar w:fldCharType="end"/>
            </w:r>
          </w:hyperlink>
        </w:p>
        <w:p w14:paraId="01545A65" w14:textId="699D9CCE" w:rsidR="00F543C1" w:rsidRPr="00F543C1" w:rsidRDefault="00114061" w:rsidP="00F543C1">
          <w:pPr>
            <w:pStyle w:val="TOC2"/>
            <w:spacing w:after="0"/>
            <w:jc w:val="both"/>
            <w:rPr>
              <w:rFonts w:eastAsiaTheme="minorEastAsia"/>
              <w:sz w:val="24"/>
              <w:szCs w:val="24"/>
              <w:lang w:val="en-GB" w:eastAsia="en-GB"/>
            </w:rPr>
          </w:pPr>
          <w:hyperlink w:anchor="_Toc522192779" w:history="1">
            <w:r w:rsidR="00F543C1" w:rsidRPr="00F543C1">
              <w:rPr>
                <w:rStyle w:val="Hyperlink"/>
                <w:sz w:val="24"/>
                <w:szCs w:val="24"/>
              </w:rPr>
              <w:t>3.7</w:t>
            </w:r>
            <w:r w:rsidR="00F543C1" w:rsidRPr="00F543C1">
              <w:rPr>
                <w:rFonts w:eastAsiaTheme="minorEastAsia"/>
                <w:sz w:val="24"/>
                <w:szCs w:val="24"/>
                <w:lang w:val="en-GB" w:eastAsia="en-GB"/>
              </w:rPr>
              <w:tab/>
            </w:r>
            <w:r w:rsidR="00F543C1" w:rsidRPr="00F543C1">
              <w:rPr>
                <w:rStyle w:val="Hyperlink"/>
                <w:sz w:val="24"/>
                <w:szCs w:val="24"/>
              </w:rPr>
              <w:t xml:space="preserve">Algoritma </w:t>
            </w:r>
            <w:r w:rsidR="00F543C1" w:rsidRPr="00F543C1">
              <w:rPr>
                <w:rStyle w:val="Hyperlink"/>
                <w:i/>
                <w:sz w:val="24"/>
                <w:szCs w:val="24"/>
              </w:rPr>
              <w:t>String Matching</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_Toc522192779 \h </w:instrText>
            </w:r>
            <w:r w:rsidR="00F543C1" w:rsidRPr="00F543C1">
              <w:rPr>
                <w:webHidden/>
                <w:sz w:val="24"/>
                <w:szCs w:val="24"/>
              </w:rPr>
            </w:r>
            <w:r w:rsidR="00F543C1" w:rsidRPr="00F543C1">
              <w:rPr>
                <w:webHidden/>
                <w:sz w:val="24"/>
                <w:szCs w:val="24"/>
              </w:rPr>
              <w:fldChar w:fldCharType="separate"/>
            </w:r>
            <w:r w:rsidR="00EC7493">
              <w:rPr>
                <w:webHidden/>
                <w:sz w:val="24"/>
                <w:szCs w:val="24"/>
              </w:rPr>
              <w:t>43</w:t>
            </w:r>
            <w:r w:rsidR="00F543C1" w:rsidRPr="00F543C1">
              <w:rPr>
                <w:webHidden/>
                <w:sz w:val="24"/>
                <w:szCs w:val="24"/>
              </w:rPr>
              <w:fldChar w:fldCharType="end"/>
            </w:r>
          </w:hyperlink>
        </w:p>
        <w:p w14:paraId="1C1C89BE" w14:textId="2560A5B8" w:rsidR="00F543C1" w:rsidRPr="00F543C1" w:rsidRDefault="00114061" w:rsidP="00F543C1">
          <w:pPr>
            <w:pStyle w:val="TOC3"/>
            <w:spacing w:after="0"/>
            <w:jc w:val="both"/>
            <w:rPr>
              <w:rFonts w:eastAsiaTheme="minorEastAsia"/>
              <w:sz w:val="24"/>
              <w:szCs w:val="24"/>
              <w:lang w:val="en-GB" w:eastAsia="en-GB"/>
            </w:rPr>
          </w:pPr>
          <w:hyperlink w:anchor="_Toc522192780" w:history="1">
            <w:r w:rsidR="00F543C1" w:rsidRPr="00F543C1">
              <w:rPr>
                <w:rStyle w:val="Hyperlink"/>
                <w:sz w:val="24"/>
                <w:szCs w:val="24"/>
              </w:rPr>
              <w:t>3.7.1</w:t>
            </w:r>
            <w:r w:rsidR="00F543C1" w:rsidRPr="00F543C1">
              <w:rPr>
                <w:rFonts w:eastAsiaTheme="minorEastAsia"/>
                <w:sz w:val="24"/>
                <w:szCs w:val="24"/>
                <w:lang w:val="en-GB" w:eastAsia="en-GB"/>
              </w:rPr>
              <w:tab/>
            </w:r>
            <w:r w:rsidR="00F543C1" w:rsidRPr="00F543C1">
              <w:rPr>
                <w:rStyle w:val="Hyperlink"/>
                <w:sz w:val="24"/>
                <w:szCs w:val="24"/>
              </w:rPr>
              <w:t>Algoritma Boyer-Moore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_Toc522192780 \h </w:instrText>
            </w:r>
            <w:r w:rsidR="00F543C1" w:rsidRPr="00F543C1">
              <w:rPr>
                <w:webHidden/>
                <w:sz w:val="24"/>
                <w:szCs w:val="24"/>
              </w:rPr>
            </w:r>
            <w:r w:rsidR="00F543C1" w:rsidRPr="00F543C1">
              <w:rPr>
                <w:webHidden/>
                <w:sz w:val="24"/>
                <w:szCs w:val="24"/>
              </w:rPr>
              <w:fldChar w:fldCharType="separate"/>
            </w:r>
            <w:r w:rsidR="00EC7493">
              <w:rPr>
                <w:webHidden/>
                <w:sz w:val="24"/>
                <w:szCs w:val="24"/>
              </w:rPr>
              <w:t>43</w:t>
            </w:r>
            <w:r w:rsidR="00F543C1" w:rsidRPr="00F543C1">
              <w:rPr>
                <w:webHidden/>
                <w:sz w:val="24"/>
                <w:szCs w:val="24"/>
              </w:rPr>
              <w:fldChar w:fldCharType="end"/>
            </w:r>
          </w:hyperlink>
        </w:p>
        <w:p w14:paraId="0DDD0895" w14:textId="42D95F0E" w:rsidR="00F543C1" w:rsidRPr="00F543C1" w:rsidRDefault="00114061" w:rsidP="00F543C1">
          <w:pPr>
            <w:pStyle w:val="TOC4"/>
            <w:spacing w:after="0"/>
            <w:jc w:val="both"/>
            <w:rPr>
              <w:rFonts w:eastAsiaTheme="minorEastAsia"/>
              <w:sz w:val="24"/>
              <w:szCs w:val="24"/>
            </w:rPr>
          </w:pPr>
          <w:hyperlink w:anchor="_Toc522192781" w:history="1">
            <w:r w:rsidR="00F543C1" w:rsidRPr="00F543C1">
              <w:rPr>
                <w:rStyle w:val="Hyperlink"/>
                <w:rFonts w:eastAsia="Arial"/>
                <w:sz w:val="24"/>
                <w:szCs w:val="24"/>
              </w:rPr>
              <w:t>3.7.1.1</w:t>
            </w:r>
            <w:r w:rsidR="00F543C1" w:rsidRPr="00F543C1">
              <w:rPr>
                <w:rFonts w:eastAsiaTheme="minorEastAsia"/>
                <w:sz w:val="24"/>
                <w:szCs w:val="24"/>
              </w:rPr>
              <w:tab/>
            </w:r>
            <w:r w:rsidR="00F543C1" w:rsidRPr="00F543C1">
              <w:rPr>
                <w:rStyle w:val="Hyperlink"/>
                <w:rFonts w:eastAsia="Arial"/>
                <w:sz w:val="24"/>
                <w:szCs w:val="24"/>
              </w:rPr>
              <w:t xml:space="preserve">Aturan </w:t>
            </w:r>
            <w:r w:rsidR="00F543C1" w:rsidRPr="00A3700F">
              <w:rPr>
                <w:rStyle w:val="Hyperlink"/>
                <w:rFonts w:eastAsia="Arial"/>
                <w:i/>
                <w:sz w:val="24"/>
                <w:szCs w:val="24"/>
              </w:rPr>
              <w:t>Bad Character</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_Toc522192781 \h </w:instrText>
            </w:r>
            <w:r w:rsidR="00F543C1" w:rsidRPr="00F543C1">
              <w:rPr>
                <w:webHidden/>
                <w:sz w:val="24"/>
                <w:szCs w:val="24"/>
              </w:rPr>
            </w:r>
            <w:r w:rsidR="00F543C1" w:rsidRPr="00F543C1">
              <w:rPr>
                <w:webHidden/>
                <w:sz w:val="24"/>
                <w:szCs w:val="24"/>
              </w:rPr>
              <w:fldChar w:fldCharType="separate"/>
            </w:r>
            <w:r w:rsidR="00EC7493">
              <w:rPr>
                <w:webHidden/>
                <w:sz w:val="24"/>
                <w:szCs w:val="24"/>
              </w:rPr>
              <w:t>44</w:t>
            </w:r>
            <w:r w:rsidR="00F543C1" w:rsidRPr="00F543C1">
              <w:rPr>
                <w:webHidden/>
                <w:sz w:val="24"/>
                <w:szCs w:val="24"/>
              </w:rPr>
              <w:fldChar w:fldCharType="end"/>
            </w:r>
          </w:hyperlink>
        </w:p>
        <w:p w14:paraId="739EF0D7" w14:textId="7DBB14E6" w:rsidR="00F543C1" w:rsidRPr="00F543C1" w:rsidRDefault="00114061" w:rsidP="00F543C1">
          <w:pPr>
            <w:pStyle w:val="TOC4"/>
            <w:spacing w:after="0"/>
            <w:jc w:val="both"/>
            <w:rPr>
              <w:rFonts w:eastAsiaTheme="minorEastAsia"/>
              <w:sz w:val="24"/>
              <w:szCs w:val="24"/>
            </w:rPr>
          </w:pPr>
          <w:hyperlink w:anchor="_Toc522192782" w:history="1">
            <w:r w:rsidR="00F543C1" w:rsidRPr="00F543C1">
              <w:rPr>
                <w:rStyle w:val="Hyperlink"/>
                <w:rFonts w:eastAsia="Arial"/>
                <w:sz w:val="24"/>
                <w:szCs w:val="24"/>
              </w:rPr>
              <w:t>3.7.1.2</w:t>
            </w:r>
            <w:r w:rsidR="00F543C1" w:rsidRPr="00F543C1">
              <w:rPr>
                <w:rFonts w:eastAsiaTheme="minorEastAsia"/>
                <w:sz w:val="24"/>
                <w:szCs w:val="24"/>
              </w:rPr>
              <w:tab/>
            </w:r>
            <w:r w:rsidR="00F543C1" w:rsidRPr="00F543C1">
              <w:rPr>
                <w:rStyle w:val="Hyperlink"/>
                <w:rFonts w:eastAsia="Arial"/>
                <w:sz w:val="24"/>
                <w:szCs w:val="24"/>
              </w:rPr>
              <w:t xml:space="preserve">Aturan </w:t>
            </w:r>
            <w:r w:rsidR="00F543C1" w:rsidRPr="00A3700F">
              <w:rPr>
                <w:rStyle w:val="Hyperlink"/>
                <w:rFonts w:eastAsia="Arial"/>
                <w:i/>
                <w:sz w:val="24"/>
                <w:szCs w:val="24"/>
              </w:rPr>
              <w:t>Good Shift</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_Toc522192782 \h </w:instrText>
            </w:r>
            <w:r w:rsidR="00F543C1" w:rsidRPr="00F543C1">
              <w:rPr>
                <w:webHidden/>
                <w:sz w:val="24"/>
                <w:szCs w:val="24"/>
              </w:rPr>
            </w:r>
            <w:r w:rsidR="00F543C1" w:rsidRPr="00F543C1">
              <w:rPr>
                <w:webHidden/>
                <w:sz w:val="24"/>
                <w:szCs w:val="24"/>
              </w:rPr>
              <w:fldChar w:fldCharType="separate"/>
            </w:r>
            <w:r w:rsidR="00EC7493">
              <w:rPr>
                <w:webHidden/>
                <w:sz w:val="24"/>
                <w:szCs w:val="24"/>
              </w:rPr>
              <w:t>45</w:t>
            </w:r>
            <w:r w:rsidR="00F543C1" w:rsidRPr="00F543C1">
              <w:rPr>
                <w:webHidden/>
                <w:sz w:val="24"/>
                <w:szCs w:val="24"/>
              </w:rPr>
              <w:fldChar w:fldCharType="end"/>
            </w:r>
          </w:hyperlink>
        </w:p>
        <w:p w14:paraId="338A4CD9" w14:textId="48D2B1FC" w:rsidR="00F543C1" w:rsidRPr="00F543C1" w:rsidRDefault="00114061" w:rsidP="00F543C1">
          <w:pPr>
            <w:pStyle w:val="TOC3"/>
            <w:spacing w:after="0"/>
            <w:jc w:val="both"/>
            <w:rPr>
              <w:rFonts w:eastAsiaTheme="minorEastAsia"/>
              <w:sz w:val="24"/>
              <w:szCs w:val="24"/>
              <w:lang w:val="en-GB" w:eastAsia="en-GB"/>
            </w:rPr>
          </w:pPr>
          <w:hyperlink w:anchor="_Toc522192783" w:history="1">
            <w:r w:rsidR="00F543C1" w:rsidRPr="00F543C1">
              <w:rPr>
                <w:rStyle w:val="Hyperlink"/>
                <w:sz w:val="24"/>
                <w:szCs w:val="24"/>
              </w:rPr>
              <w:t>3.7.2</w:t>
            </w:r>
            <w:r w:rsidR="00F543C1" w:rsidRPr="00F543C1">
              <w:rPr>
                <w:rFonts w:eastAsiaTheme="minorEastAsia"/>
                <w:sz w:val="24"/>
                <w:szCs w:val="24"/>
                <w:lang w:val="en-GB" w:eastAsia="en-GB"/>
              </w:rPr>
              <w:tab/>
            </w:r>
            <w:r w:rsidR="00F543C1" w:rsidRPr="00F543C1">
              <w:rPr>
                <w:rStyle w:val="Hyperlink"/>
                <w:sz w:val="24"/>
                <w:szCs w:val="24"/>
              </w:rPr>
              <w:t>Algoritma Rabin-Karp</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_Toc522192783 \h </w:instrText>
            </w:r>
            <w:r w:rsidR="00F543C1" w:rsidRPr="00F543C1">
              <w:rPr>
                <w:webHidden/>
                <w:sz w:val="24"/>
                <w:szCs w:val="24"/>
              </w:rPr>
            </w:r>
            <w:r w:rsidR="00F543C1" w:rsidRPr="00F543C1">
              <w:rPr>
                <w:webHidden/>
                <w:sz w:val="24"/>
                <w:szCs w:val="24"/>
              </w:rPr>
              <w:fldChar w:fldCharType="separate"/>
            </w:r>
            <w:r w:rsidR="00EC7493">
              <w:rPr>
                <w:webHidden/>
                <w:sz w:val="24"/>
                <w:szCs w:val="24"/>
              </w:rPr>
              <w:t>47</w:t>
            </w:r>
            <w:r w:rsidR="00F543C1" w:rsidRPr="00F543C1">
              <w:rPr>
                <w:webHidden/>
                <w:sz w:val="24"/>
                <w:szCs w:val="24"/>
              </w:rPr>
              <w:fldChar w:fldCharType="end"/>
            </w:r>
          </w:hyperlink>
        </w:p>
        <w:p w14:paraId="5BB2EFE1" w14:textId="49064837" w:rsidR="00F543C1" w:rsidRPr="00F543C1" w:rsidRDefault="00114061" w:rsidP="00F543C1">
          <w:pPr>
            <w:pStyle w:val="TOC3"/>
            <w:spacing w:after="0"/>
            <w:jc w:val="both"/>
            <w:rPr>
              <w:rFonts w:eastAsiaTheme="minorEastAsia"/>
              <w:sz w:val="24"/>
              <w:szCs w:val="24"/>
              <w:lang w:val="en-GB" w:eastAsia="en-GB"/>
            </w:rPr>
          </w:pPr>
          <w:hyperlink w:anchor="_Toc522192784" w:history="1">
            <w:r w:rsidR="00F543C1" w:rsidRPr="00F543C1">
              <w:rPr>
                <w:rStyle w:val="Hyperlink"/>
                <w:sz w:val="24"/>
                <w:szCs w:val="24"/>
              </w:rPr>
              <w:t>3.7.3</w:t>
            </w:r>
            <w:r w:rsidR="00F543C1" w:rsidRPr="00F543C1">
              <w:rPr>
                <w:rFonts w:eastAsiaTheme="minorEastAsia"/>
                <w:sz w:val="24"/>
                <w:szCs w:val="24"/>
                <w:lang w:val="en-GB" w:eastAsia="en-GB"/>
              </w:rPr>
              <w:tab/>
            </w:r>
            <w:r w:rsidR="00F543C1" w:rsidRPr="00F543C1">
              <w:rPr>
                <w:rStyle w:val="Hyperlink"/>
                <w:bCs/>
                <w:sz w:val="24"/>
                <w:szCs w:val="24"/>
              </w:rPr>
              <w:t xml:space="preserve">Struktur </w:t>
            </w:r>
            <w:r w:rsidR="00F543C1" w:rsidRPr="00F543C1">
              <w:rPr>
                <w:rStyle w:val="Hyperlink"/>
                <w:sz w:val="24"/>
                <w:szCs w:val="24"/>
              </w:rPr>
              <w:t>D</w:t>
            </w:r>
            <w:r w:rsidR="00F543C1" w:rsidRPr="00F543C1">
              <w:rPr>
                <w:rStyle w:val="Hyperlink"/>
                <w:bCs/>
                <w:sz w:val="24"/>
                <w:szCs w:val="24"/>
              </w:rPr>
              <w:t xml:space="preserve">ata </w:t>
            </w:r>
            <w:r w:rsidR="00F543C1" w:rsidRPr="00F543C1">
              <w:rPr>
                <w:rStyle w:val="Hyperlink"/>
                <w:i/>
                <w:sz w:val="24"/>
                <w:szCs w:val="24"/>
              </w:rPr>
              <w:t>S</w:t>
            </w:r>
            <w:r w:rsidR="00F543C1" w:rsidRPr="00F543C1">
              <w:rPr>
                <w:rStyle w:val="Hyperlink"/>
                <w:bCs/>
                <w:i/>
                <w:sz w:val="24"/>
                <w:szCs w:val="24"/>
              </w:rPr>
              <w:t xml:space="preserve">uffix </w:t>
            </w:r>
            <w:r w:rsidR="00F543C1" w:rsidRPr="00F543C1">
              <w:rPr>
                <w:rStyle w:val="Hyperlink"/>
                <w:i/>
                <w:sz w:val="24"/>
                <w:szCs w:val="24"/>
              </w:rPr>
              <w:t>T</w:t>
            </w:r>
            <w:r w:rsidR="00F543C1" w:rsidRPr="00F543C1">
              <w:rPr>
                <w:rStyle w:val="Hyperlink"/>
                <w:bCs/>
                <w:i/>
                <w:sz w:val="24"/>
                <w:szCs w:val="24"/>
              </w:rPr>
              <w:t>ree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_Toc522192784 \h </w:instrText>
            </w:r>
            <w:r w:rsidR="00F543C1" w:rsidRPr="00F543C1">
              <w:rPr>
                <w:webHidden/>
                <w:sz w:val="24"/>
                <w:szCs w:val="24"/>
              </w:rPr>
            </w:r>
            <w:r w:rsidR="00F543C1" w:rsidRPr="00F543C1">
              <w:rPr>
                <w:webHidden/>
                <w:sz w:val="24"/>
                <w:szCs w:val="24"/>
              </w:rPr>
              <w:fldChar w:fldCharType="separate"/>
            </w:r>
            <w:r w:rsidR="00EC7493">
              <w:rPr>
                <w:webHidden/>
                <w:sz w:val="24"/>
                <w:szCs w:val="24"/>
              </w:rPr>
              <w:t>48</w:t>
            </w:r>
            <w:r w:rsidR="00F543C1" w:rsidRPr="00F543C1">
              <w:rPr>
                <w:webHidden/>
                <w:sz w:val="24"/>
                <w:szCs w:val="24"/>
              </w:rPr>
              <w:fldChar w:fldCharType="end"/>
            </w:r>
          </w:hyperlink>
        </w:p>
        <w:p w14:paraId="7AA97CC7" w14:textId="433999C4" w:rsidR="00F543C1" w:rsidRPr="00F543C1" w:rsidRDefault="00114061" w:rsidP="00F543C1">
          <w:pPr>
            <w:pStyle w:val="TOC4"/>
            <w:spacing w:after="0"/>
            <w:jc w:val="both"/>
            <w:rPr>
              <w:rFonts w:eastAsiaTheme="minorEastAsia"/>
              <w:sz w:val="24"/>
              <w:szCs w:val="24"/>
            </w:rPr>
          </w:pPr>
          <w:hyperlink w:anchor="_Toc522192785" w:history="1">
            <w:r w:rsidR="00F543C1" w:rsidRPr="00F543C1">
              <w:rPr>
                <w:rStyle w:val="Hyperlink"/>
                <w:sz w:val="24"/>
                <w:szCs w:val="24"/>
              </w:rPr>
              <w:t>3.7.3.1</w:t>
            </w:r>
            <w:r w:rsidR="00F543C1" w:rsidRPr="00F543C1">
              <w:rPr>
                <w:rFonts w:eastAsiaTheme="minorEastAsia"/>
                <w:sz w:val="24"/>
                <w:szCs w:val="24"/>
              </w:rPr>
              <w:tab/>
            </w:r>
            <w:r w:rsidR="00F543C1" w:rsidRPr="00F543C1">
              <w:rPr>
                <w:rStyle w:val="Hyperlink"/>
                <w:sz w:val="24"/>
                <w:szCs w:val="24"/>
              </w:rPr>
              <w:t xml:space="preserve">Proses Pemenggalan </w:t>
            </w:r>
            <w:r w:rsidR="00F543C1" w:rsidRPr="00A3700F">
              <w:rPr>
                <w:rStyle w:val="Hyperlink"/>
                <w:bCs/>
                <w:i/>
                <w:sz w:val="24"/>
                <w:szCs w:val="24"/>
              </w:rPr>
              <w:t>String</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_Toc522192785 \h </w:instrText>
            </w:r>
            <w:r w:rsidR="00F543C1" w:rsidRPr="00F543C1">
              <w:rPr>
                <w:webHidden/>
                <w:sz w:val="24"/>
                <w:szCs w:val="24"/>
              </w:rPr>
            </w:r>
            <w:r w:rsidR="00F543C1" w:rsidRPr="00F543C1">
              <w:rPr>
                <w:webHidden/>
                <w:sz w:val="24"/>
                <w:szCs w:val="24"/>
              </w:rPr>
              <w:fldChar w:fldCharType="separate"/>
            </w:r>
            <w:r w:rsidR="00EC7493">
              <w:rPr>
                <w:webHidden/>
                <w:sz w:val="24"/>
                <w:szCs w:val="24"/>
              </w:rPr>
              <w:t>48</w:t>
            </w:r>
            <w:r w:rsidR="00F543C1" w:rsidRPr="00F543C1">
              <w:rPr>
                <w:webHidden/>
                <w:sz w:val="24"/>
                <w:szCs w:val="24"/>
              </w:rPr>
              <w:fldChar w:fldCharType="end"/>
            </w:r>
          </w:hyperlink>
        </w:p>
        <w:p w14:paraId="5324C9AA" w14:textId="30DE86A1" w:rsidR="00F543C1" w:rsidRPr="00F543C1" w:rsidRDefault="00114061" w:rsidP="00F543C1">
          <w:pPr>
            <w:pStyle w:val="TOC4"/>
            <w:spacing w:after="0"/>
            <w:jc w:val="both"/>
            <w:rPr>
              <w:rFonts w:eastAsiaTheme="minorEastAsia"/>
              <w:sz w:val="24"/>
              <w:szCs w:val="24"/>
            </w:rPr>
          </w:pPr>
          <w:hyperlink w:anchor="_Toc522192786" w:history="1">
            <w:r w:rsidR="00F543C1" w:rsidRPr="00F543C1">
              <w:rPr>
                <w:rStyle w:val="Hyperlink"/>
                <w:sz w:val="24"/>
                <w:szCs w:val="24"/>
              </w:rPr>
              <w:t>3.7.3.2</w:t>
            </w:r>
            <w:r w:rsidR="00F543C1" w:rsidRPr="00F543C1">
              <w:rPr>
                <w:rFonts w:eastAsiaTheme="minorEastAsia"/>
                <w:sz w:val="24"/>
                <w:szCs w:val="24"/>
              </w:rPr>
              <w:tab/>
            </w:r>
            <w:r w:rsidR="00F543C1" w:rsidRPr="00F543C1">
              <w:rPr>
                <w:rStyle w:val="Hyperlink"/>
                <w:sz w:val="24"/>
                <w:szCs w:val="24"/>
              </w:rPr>
              <w:t xml:space="preserve">Proses Pembangunan </w:t>
            </w:r>
            <w:r w:rsidR="00F543C1" w:rsidRPr="00A3700F">
              <w:rPr>
                <w:rStyle w:val="Hyperlink"/>
                <w:i/>
                <w:sz w:val="24"/>
                <w:szCs w:val="24"/>
              </w:rPr>
              <w:t>Suffix</w:t>
            </w:r>
            <w:r w:rsidR="00F543C1" w:rsidRPr="00F543C1">
              <w:rPr>
                <w:rStyle w:val="Hyperlink"/>
                <w:sz w:val="24"/>
                <w:szCs w:val="24"/>
              </w:rPr>
              <w:t xml:space="preserve"> </w:t>
            </w:r>
            <w:r w:rsidR="00F543C1" w:rsidRPr="00A3700F">
              <w:rPr>
                <w:rStyle w:val="Hyperlink"/>
                <w:i/>
                <w:sz w:val="24"/>
                <w:szCs w:val="24"/>
              </w:rPr>
              <w:t>Tree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_Toc522192786 \h </w:instrText>
            </w:r>
            <w:r w:rsidR="00F543C1" w:rsidRPr="00F543C1">
              <w:rPr>
                <w:webHidden/>
                <w:sz w:val="24"/>
                <w:szCs w:val="24"/>
              </w:rPr>
            </w:r>
            <w:r w:rsidR="00F543C1" w:rsidRPr="00F543C1">
              <w:rPr>
                <w:webHidden/>
                <w:sz w:val="24"/>
                <w:szCs w:val="24"/>
              </w:rPr>
              <w:fldChar w:fldCharType="separate"/>
            </w:r>
            <w:r w:rsidR="00EC7493">
              <w:rPr>
                <w:webHidden/>
                <w:sz w:val="24"/>
                <w:szCs w:val="24"/>
              </w:rPr>
              <w:t>49</w:t>
            </w:r>
            <w:r w:rsidR="00F543C1" w:rsidRPr="00F543C1">
              <w:rPr>
                <w:webHidden/>
                <w:sz w:val="24"/>
                <w:szCs w:val="24"/>
              </w:rPr>
              <w:fldChar w:fldCharType="end"/>
            </w:r>
          </w:hyperlink>
        </w:p>
        <w:p w14:paraId="455963D6" w14:textId="14AE62AF" w:rsidR="00F543C1" w:rsidRPr="00F543C1" w:rsidRDefault="00114061" w:rsidP="00F543C1">
          <w:pPr>
            <w:pStyle w:val="TOC4"/>
            <w:spacing w:after="0"/>
            <w:jc w:val="both"/>
            <w:rPr>
              <w:rFonts w:eastAsiaTheme="minorEastAsia"/>
              <w:sz w:val="24"/>
              <w:szCs w:val="24"/>
            </w:rPr>
          </w:pPr>
          <w:hyperlink w:anchor="_Toc522192787" w:history="1">
            <w:r w:rsidR="00F543C1" w:rsidRPr="00F543C1">
              <w:rPr>
                <w:rStyle w:val="Hyperlink"/>
                <w:sz w:val="24"/>
                <w:szCs w:val="24"/>
              </w:rPr>
              <w:t>3.7.3.3</w:t>
            </w:r>
            <w:r w:rsidR="00F543C1" w:rsidRPr="00F543C1">
              <w:rPr>
                <w:rFonts w:eastAsiaTheme="minorEastAsia"/>
                <w:sz w:val="24"/>
                <w:szCs w:val="24"/>
              </w:rPr>
              <w:tab/>
            </w:r>
            <w:r w:rsidR="00F543C1" w:rsidRPr="00F543C1">
              <w:rPr>
                <w:rStyle w:val="Hyperlink"/>
                <w:sz w:val="24"/>
                <w:szCs w:val="24"/>
              </w:rPr>
              <w:t xml:space="preserve">Proses </w:t>
            </w:r>
            <w:r w:rsidR="00F543C1" w:rsidRPr="00A3700F">
              <w:rPr>
                <w:rStyle w:val="Hyperlink"/>
                <w:i/>
                <w:sz w:val="24"/>
                <w:szCs w:val="24"/>
              </w:rPr>
              <w:t>String Matching</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_Toc522192787 \h </w:instrText>
            </w:r>
            <w:r w:rsidR="00F543C1" w:rsidRPr="00F543C1">
              <w:rPr>
                <w:webHidden/>
                <w:sz w:val="24"/>
                <w:szCs w:val="24"/>
              </w:rPr>
            </w:r>
            <w:r w:rsidR="00F543C1" w:rsidRPr="00F543C1">
              <w:rPr>
                <w:webHidden/>
                <w:sz w:val="24"/>
                <w:szCs w:val="24"/>
              </w:rPr>
              <w:fldChar w:fldCharType="separate"/>
            </w:r>
            <w:r w:rsidR="00EC7493">
              <w:rPr>
                <w:webHidden/>
                <w:sz w:val="24"/>
                <w:szCs w:val="24"/>
              </w:rPr>
              <w:t>50</w:t>
            </w:r>
            <w:r w:rsidR="00F543C1" w:rsidRPr="00F543C1">
              <w:rPr>
                <w:webHidden/>
                <w:sz w:val="24"/>
                <w:szCs w:val="24"/>
              </w:rPr>
              <w:fldChar w:fldCharType="end"/>
            </w:r>
          </w:hyperlink>
        </w:p>
        <w:p w14:paraId="1157E3DC" w14:textId="5AA8583E" w:rsidR="00F543C1" w:rsidRPr="00F543C1" w:rsidRDefault="00114061" w:rsidP="00F543C1">
          <w:pPr>
            <w:pStyle w:val="TOC1"/>
            <w:rPr>
              <w:rFonts w:eastAsiaTheme="minorEastAsia"/>
              <w:lang w:val="en-GB" w:eastAsia="en-GB"/>
            </w:rPr>
          </w:pPr>
          <w:hyperlink w:anchor="_Toc522192788" w:history="1">
            <w:r w:rsidR="00F543C1" w:rsidRPr="00F543C1">
              <w:rPr>
                <w:rStyle w:val="Hyperlink"/>
              </w:rPr>
              <w:t>BAB 4</w:t>
            </w:r>
            <w:r w:rsidR="00F543C1" w:rsidRPr="00F543C1">
              <w:rPr>
                <w:rFonts w:eastAsiaTheme="minorEastAsia"/>
                <w:lang w:val="en-GB" w:eastAsia="en-GB"/>
              </w:rPr>
              <w:tab/>
            </w:r>
            <w:r w:rsidR="00F543C1" w:rsidRPr="00F543C1">
              <w:rPr>
                <w:rStyle w:val="Hyperlink"/>
              </w:rPr>
              <w:t>RANCANGAN</w:t>
            </w:r>
            <w:r w:rsidR="00F543C1" w:rsidRPr="00F543C1">
              <w:rPr>
                <w:webHidden/>
              </w:rPr>
              <w:tab/>
            </w:r>
            <w:r w:rsidR="00F543C1" w:rsidRPr="00F543C1">
              <w:rPr>
                <w:webHidden/>
              </w:rPr>
              <w:fldChar w:fldCharType="begin"/>
            </w:r>
            <w:r w:rsidR="00F543C1" w:rsidRPr="00F543C1">
              <w:rPr>
                <w:webHidden/>
              </w:rPr>
              <w:instrText xml:space="preserve"> PAGEREF _Toc522192788 \h </w:instrText>
            </w:r>
            <w:r w:rsidR="00F543C1" w:rsidRPr="00F543C1">
              <w:rPr>
                <w:webHidden/>
              </w:rPr>
            </w:r>
            <w:r w:rsidR="00F543C1" w:rsidRPr="00F543C1">
              <w:rPr>
                <w:webHidden/>
              </w:rPr>
              <w:fldChar w:fldCharType="separate"/>
            </w:r>
            <w:r w:rsidR="00EC7493">
              <w:rPr>
                <w:webHidden/>
              </w:rPr>
              <w:t>51</w:t>
            </w:r>
            <w:r w:rsidR="00F543C1" w:rsidRPr="00F543C1">
              <w:rPr>
                <w:webHidden/>
              </w:rPr>
              <w:fldChar w:fldCharType="end"/>
            </w:r>
          </w:hyperlink>
        </w:p>
        <w:p w14:paraId="73CD1D99" w14:textId="5F01269D" w:rsidR="00F543C1" w:rsidRPr="00F543C1" w:rsidRDefault="00114061" w:rsidP="00F543C1">
          <w:pPr>
            <w:pStyle w:val="TOC2"/>
            <w:spacing w:after="0"/>
            <w:jc w:val="both"/>
            <w:rPr>
              <w:rFonts w:eastAsiaTheme="minorEastAsia"/>
              <w:sz w:val="24"/>
              <w:szCs w:val="24"/>
              <w:lang w:val="en-GB" w:eastAsia="en-GB"/>
            </w:rPr>
          </w:pPr>
          <w:hyperlink w:anchor="_Toc522192789" w:history="1">
            <w:r w:rsidR="00F543C1" w:rsidRPr="00F543C1">
              <w:rPr>
                <w:rStyle w:val="Hyperlink"/>
                <w:sz w:val="24"/>
                <w:szCs w:val="24"/>
              </w:rPr>
              <w:t>4.1</w:t>
            </w:r>
            <w:r w:rsidR="00F543C1" w:rsidRPr="00F543C1">
              <w:rPr>
                <w:rFonts w:eastAsiaTheme="minorEastAsia"/>
                <w:sz w:val="24"/>
                <w:szCs w:val="24"/>
                <w:lang w:val="en-GB" w:eastAsia="en-GB"/>
              </w:rPr>
              <w:tab/>
            </w:r>
            <w:r w:rsidR="00F543C1" w:rsidRPr="00F543C1">
              <w:rPr>
                <w:rStyle w:val="Hyperlink"/>
                <w:sz w:val="24"/>
                <w:szCs w:val="24"/>
              </w:rPr>
              <w:t>DFD Rancangan Sistem</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_Toc522192789 \h </w:instrText>
            </w:r>
            <w:r w:rsidR="00F543C1" w:rsidRPr="00F543C1">
              <w:rPr>
                <w:webHidden/>
                <w:sz w:val="24"/>
                <w:szCs w:val="24"/>
              </w:rPr>
            </w:r>
            <w:r w:rsidR="00F543C1" w:rsidRPr="00F543C1">
              <w:rPr>
                <w:webHidden/>
                <w:sz w:val="24"/>
                <w:szCs w:val="24"/>
              </w:rPr>
              <w:fldChar w:fldCharType="separate"/>
            </w:r>
            <w:r w:rsidR="00EC7493">
              <w:rPr>
                <w:webHidden/>
                <w:sz w:val="24"/>
                <w:szCs w:val="24"/>
              </w:rPr>
              <w:t>52</w:t>
            </w:r>
            <w:r w:rsidR="00F543C1" w:rsidRPr="00F543C1">
              <w:rPr>
                <w:webHidden/>
                <w:sz w:val="24"/>
                <w:szCs w:val="24"/>
              </w:rPr>
              <w:fldChar w:fldCharType="end"/>
            </w:r>
          </w:hyperlink>
        </w:p>
        <w:p w14:paraId="1EF57D01" w14:textId="288E9991" w:rsidR="00F543C1" w:rsidRPr="00F543C1" w:rsidRDefault="00114061" w:rsidP="00F543C1">
          <w:pPr>
            <w:pStyle w:val="TOC3"/>
            <w:spacing w:after="0"/>
            <w:jc w:val="both"/>
            <w:rPr>
              <w:rFonts w:eastAsiaTheme="minorEastAsia"/>
              <w:sz w:val="24"/>
              <w:szCs w:val="24"/>
              <w:lang w:val="en-GB" w:eastAsia="en-GB"/>
            </w:rPr>
          </w:pPr>
          <w:hyperlink w:anchor="_Toc522192790" w:history="1">
            <w:r w:rsidR="00F543C1" w:rsidRPr="00F543C1">
              <w:rPr>
                <w:rStyle w:val="Hyperlink"/>
                <w:sz w:val="24"/>
                <w:szCs w:val="24"/>
              </w:rPr>
              <w:t>4.1.1</w:t>
            </w:r>
            <w:r w:rsidR="00F543C1" w:rsidRPr="00F543C1">
              <w:rPr>
                <w:rFonts w:eastAsiaTheme="minorEastAsia"/>
                <w:sz w:val="24"/>
                <w:szCs w:val="24"/>
                <w:lang w:val="en-GB" w:eastAsia="en-GB"/>
              </w:rPr>
              <w:tab/>
            </w:r>
            <w:r w:rsidR="00F543C1" w:rsidRPr="00F543C1">
              <w:rPr>
                <w:rStyle w:val="Hyperlink"/>
                <w:sz w:val="24"/>
                <w:szCs w:val="24"/>
              </w:rPr>
              <w:t>DFD Level 0</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_Toc522192790 \h </w:instrText>
            </w:r>
            <w:r w:rsidR="00F543C1" w:rsidRPr="00F543C1">
              <w:rPr>
                <w:webHidden/>
                <w:sz w:val="24"/>
                <w:szCs w:val="24"/>
              </w:rPr>
            </w:r>
            <w:r w:rsidR="00F543C1" w:rsidRPr="00F543C1">
              <w:rPr>
                <w:webHidden/>
                <w:sz w:val="24"/>
                <w:szCs w:val="24"/>
              </w:rPr>
              <w:fldChar w:fldCharType="separate"/>
            </w:r>
            <w:r w:rsidR="00EC7493">
              <w:rPr>
                <w:webHidden/>
                <w:sz w:val="24"/>
                <w:szCs w:val="24"/>
              </w:rPr>
              <w:t>52</w:t>
            </w:r>
            <w:r w:rsidR="00F543C1" w:rsidRPr="00F543C1">
              <w:rPr>
                <w:webHidden/>
                <w:sz w:val="24"/>
                <w:szCs w:val="24"/>
              </w:rPr>
              <w:fldChar w:fldCharType="end"/>
            </w:r>
          </w:hyperlink>
        </w:p>
        <w:p w14:paraId="4AC9641B" w14:textId="5B3AE52A" w:rsidR="00F543C1" w:rsidRPr="00F543C1" w:rsidRDefault="00114061" w:rsidP="00F543C1">
          <w:pPr>
            <w:pStyle w:val="TOC3"/>
            <w:spacing w:after="0"/>
            <w:jc w:val="both"/>
            <w:rPr>
              <w:rFonts w:eastAsiaTheme="minorEastAsia"/>
              <w:sz w:val="24"/>
              <w:szCs w:val="24"/>
              <w:lang w:val="en-GB" w:eastAsia="en-GB"/>
            </w:rPr>
          </w:pPr>
          <w:hyperlink w:anchor="_Toc522192791" w:history="1">
            <w:r w:rsidR="00F543C1" w:rsidRPr="00F543C1">
              <w:rPr>
                <w:rStyle w:val="Hyperlink"/>
                <w:sz w:val="24"/>
                <w:szCs w:val="24"/>
              </w:rPr>
              <w:t>4.1.2</w:t>
            </w:r>
            <w:r w:rsidR="00F543C1" w:rsidRPr="00F543C1">
              <w:rPr>
                <w:rFonts w:eastAsiaTheme="minorEastAsia"/>
                <w:sz w:val="24"/>
                <w:szCs w:val="24"/>
                <w:lang w:val="en-GB" w:eastAsia="en-GB"/>
              </w:rPr>
              <w:tab/>
            </w:r>
            <w:r w:rsidR="00F543C1" w:rsidRPr="00F543C1">
              <w:rPr>
                <w:rStyle w:val="Hyperlink"/>
                <w:sz w:val="24"/>
                <w:szCs w:val="24"/>
              </w:rPr>
              <w:t>DFD Level 1</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_Toc522192791 \h </w:instrText>
            </w:r>
            <w:r w:rsidR="00F543C1" w:rsidRPr="00F543C1">
              <w:rPr>
                <w:webHidden/>
                <w:sz w:val="24"/>
                <w:szCs w:val="24"/>
              </w:rPr>
            </w:r>
            <w:r w:rsidR="00F543C1" w:rsidRPr="00F543C1">
              <w:rPr>
                <w:webHidden/>
                <w:sz w:val="24"/>
                <w:szCs w:val="24"/>
              </w:rPr>
              <w:fldChar w:fldCharType="separate"/>
            </w:r>
            <w:r w:rsidR="00EC7493">
              <w:rPr>
                <w:webHidden/>
                <w:sz w:val="24"/>
                <w:szCs w:val="24"/>
              </w:rPr>
              <w:t>52</w:t>
            </w:r>
            <w:r w:rsidR="00F543C1" w:rsidRPr="00F543C1">
              <w:rPr>
                <w:webHidden/>
                <w:sz w:val="24"/>
                <w:szCs w:val="24"/>
              </w:rPr>
              <w:fldChar w:fldCharType="end"/>
            </w:r>
          </w:hyperlink>
        </w:p>
        <w:p w14:paraId="2B124A5C" w14:textId="3FD1DA38" w:rsidR="00F543C1" w:rsidRPr="00F543C1" w:rsidRDefault="00114061" w:rsidP="00F543C1">
          <w:pPr>
            <w:pStyle w:val="TOC4"/>
            <w:spacing w:after="0"/>
            <w:jc w:val="both"/>
            <w:rPr>
              <w:rFonts w:eastAsiaTheme="minorEastAsia"/>
              <w:sz w:val="24"/>
              <w:szCs w:val="24"/>
            </w:rPr>
          </w:pPr>
          <w:hyperlink w:anchor="_Toc522192792" w:history="1">
            <w:r w:rsidR="00F543C1" w:rsidRPr="00F543C1">
              <w:rPr>
                <w:rStyle w:val="Hyperlink"/>
                <w:sz w:val="24"/>
                <w:szCs w:val="24"/>
              </w:rPr>
              <w:t xml:space="preserve">4.1.2.1 Mengakses </w:t>
            </w:r>
            <w:r w:rsidR="00F543C1" w:rsidRPr="00A3700F">
              <w:rPr>
                <w:rStyle w:val="Hyperlink"/>
                <w:i/>
                <w:sz w:val="24"/>
                <w:szCs w:val="24"/>
              </w:rPr>
              <w:t>File Executable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_Toc522192792 \h </w:instrText>
            </w:r>
            <w:r w:rsidR="00F543C1" w:rsidRPr="00F543C1">
              <w:rPr>
                <w:webHidden/>
                <w:sz w:val="24"/>
                <w:szCs w:val="24"/>
              </w:rPr>
            </w:r>
            <w:r w:rsidR="00F543C1" w:rsidRPr="00F543C1">
              <w:rPr>
                <w:webHidden/>
                <w:sz w:val="24"/>
                <w:szCs w:val="24"/>
              </w:rPr>
              <w:fldChar w:fldCharType="separate"/>
            </w:r>
            <w:r w:rsidR="00EC7493">
              <w:rPr>
                <w:webHidden/>
                <w:sz w:val="24"/>
                <w:szCs w:val="24"/>
              </w:rPr>
              <w:t>54</w:t>
            </w:r>
            <w:r w:rsidR="00F543C1" w:rsidRPr="00F543C1">
              <w:rPr>
                <w:webHidden/>
                <w:sz w:val="24"/>
                <w:szCs w:val="24"/>
              </w:rPr>
              <w:fldChar w:fldCharType="end"/>
            </w:r>
          </w:hyperlink>
        </w:p>
        <w:p w14:paraId="77BB6A22" w14:textId="47739B3B" w:rsidR="00F543C1" w:rsidRPr="00F543C1" w:rsidRDefault="00114061" w:rsidP="00F543C1">
          <w:pPr>
            <w:pStyle w:val="TOC4"/>
            <w:spacing w:after="0"/>
            <w:jc w:val="both"/>
            <w:rPr>
              <w:rFonts w:eastAsiaTheme="minorEastAsia"/>
              <w:sz w:val="24"/>
              <w:szCs w:val="24"/>
            </w:rPr>
          </w:pPr>
          <w:hyperlink w:anchor="_Toc522192793" w:history="1">
            <w:r w:rsidR="00F543C1" w:rsidRPr="00F543C1">
              <w:rPr>
                <w:rStyle w:val="Hyperlink"/>
                <w:sz w:val="24"/>
                <w:szCs w:val="24"/>
              </w:rPr>
              <w:t xml:space="preserve">4.1.2.2 </w:t>
            </w:r>
            <w:r w:rsidR="00F543C1" w:rsidRPr="00A3700F">
              <w:rPr>
                <w:rStyle w:val="Hyperlink"/>
                <w:i/>
                <w:sz w:val="24"/>
                <w:szCs w:val="24"/>
              </w:rPr>
              <w:t>Get Address Text Section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_Toc522192793 \h </w:instrText>
            </w:r>
            <w:r w:rsidR="00F543C1" w:rsidRPr="00F543C1">
              <w:rPr>
                <w:webHidden/>
                <w:sz w:val="24"/>
                <w:szCs w:val="24"/>
              </w:rPr>
            </w:r>
            <w:r w:rsidR="00F543C1" w:rsidRPr="00F543C1">
              <w:rPr>
                <w:webHidden/>
                <w:sz w:val="24"/>
                <w:szCs w:val="24"/>
              </w:rPr>
              <w:fldChar w:fldCharType="separate"/>
            </w:r>
            <w:r w:rsidR="00EC7493">
              <w:rPr>
                <w:webHidden/>
                <w:sz w:val="24"/>
                <w:szCs w:val="24"/>
              </w:rPr>
              <w:t>55</w:t>
            </w:r>
            <w:r w:rsidR="00F543C1" w:rsidRPr="00F543C1">
              <w:rPr>
                <w:webHidden/>
                <w:sz w:val="24"/>
                <w:szCs w:val="24"/>
              </w:rPr>
              <w:fldChar w:fldCharType="end"/>
            </w:r>
          </w:hyperlink>
        </w:p>
        <w:p w14:paraId="6BE39BD3" w14:textId="4294CD8D" w:rsidR="00F543C1" w:rsidRPr="00F543C1" w:rsidRDefault="00114061" w:rsidP="00F543C1">
          <w:pPr>
            <w:pStyle w:val="TOC4"/>
            <w:spacing w:after="0"/>
            <w:jc w:val="both"/>
            <w:rPr>
              <w:rFonts w:eastAsiaTheme="minorEastAsia"/>
              <w:sz w:val="24"/>
              <w:szCs w:val="24"/>
            </w:rPr>
          </w:pPr>
          <w:hyperlink w:anchor="_Toc522192794" w:history="1">
            <w:r w:rsidR="00F543C1" w:rsidRPr="00F543C1">
              <w:rPr>
                <w:rStyle w:val="Hyperlink"/>
                <w:sz w:val="24"/>
                <w:szCs w:val="24"/>
              </w:rPr>
              <w:t xml:space="preserve">4.1.2.3 Mendapatkan </w:t>
            </w:r>
            <w:r w:rsidR="00F543C1" w:rsidRPr="00A3700F">
              <w:rPr>
                <w:rStyle w:val="Hyperlink"/>
                <w:i/>
                <w:sz w:val="24"/>
                <w:szCs w:val="24"/>
              </w:rPr>
              <w:t>Snapshot Text Section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_Toc522192794 \h </w:instrText>
            </w:r>
            <w:r w:rsidR="00F543C1" w:rsidRPr="00F543C1">
              <w:rPr>
                <w:webHidden/>
                <w:sz w:val="24"/>
                <w:szCs w:val="24"/>
              </w:rPr>
            </w:r>
            <w:r w:rsidR="00F543C1" w:rsidRPr="00F543C1">
              <w:rPr>
                <w:webHidden/>
                <w:sz w:val="24"/>
                <w:szCs w:val="24"/>
              </w:rPr>
              <w:fldChar w:fldCharType="separate"/>
            </w:r>
            <w:r w:rsidR="00EC7493">
              <w:rPr>
                <w:webHidden/>
                <w:sz w:val="24"/>
                <w:szCs w:val="24"/>
              </w:rPr>
              <w:t>55</w:t>
            </w:r>
            <w:r w:rsidR="00F543C1" w:rsidRPr="00F543C1">
              <w:rPr>
                <w:webHidden/>
                <w:sz w:val="24"/>
                <w:szCs w:val="24"/>
              </w:rPr>
              <w:fldChar w:fldCharType="end"/>
            </w:r>
          </w:hyperlink>
        </w:p>
        <w:p w14:paraId="15DDE910" w14:textId="151CAF67" w:rsidR="00F543C1" w:rsidRPr="00F543C1" w:rsidRDefault="00114061" w:rsidP="00F543C1">
          <w:pPr>
            <w:pStyle w:val="TOC5"/>
            <w:spacing w:after="0"/>
            <w:jc w:val="both"/>
            <w:rPr>
              <w:rFonts w:eastAsiaTheme="minorEastAsia"/>
              <w:sz w:val="24"/>
              <w:szCs w:val="24"/>
              <w:lang w:val="en-GB" w:eastAsia="en-GB"/>
            </w:rPr>
          </w:pPr>
          <w:hyperlink w:anchor="_Toc522192795" w:history="1">
            <w:r w:rsidR="00F543C1" w:rsidRPr="00F543C1">
              <w:rPr>
                <w:rStyle w:val="Hyperlink"/>
                <w:bCs/>
                <w:iCs/>
                <w:sz w:val="24"/>
                <w:szCs w:val="24"/>
              </w:rPr>
              <w:t>4.1.2.4.5</w:t>
            </w:r>
            <w:r w:rsidR="00F543C1" w:rsidRPr="00F543C1">
              <w:rPr>
                <w:rStyle w:val="Hyperlink"/>
                <w:bCs/>
                <w:i/>
                <w:iCs/>
                <w:sz w:val="24"/>
                <w:szCs w:val="24"/>
              </w:rPr>
              <w:t xml:space="preserve"> Execute Code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_Toc522192795 \h </w:instrText>
            </w:r>
            <w:r w:rsidR="00F543C1" w:rsidRPr="00F543C1">
              <w:rPr>
                <w:webHidden/>
                <w:sz w:val="24"/>
                <w:szCs w:val="24"/>
              </w:rPr>
            </w:r>
            <w:r w:rsidR="00F543C1" w:rsidRPr="00F543C1">
              <w:rPr>
                <w:webHidden/>
                <w:sz w:val="24"/>
                <w:szCs w:val="24"/>
              </w:rPr>
              <w:fldChar w:fldCharType="separate"/>
            </w:r>
            <w:r w:rsidR="00EC7493">
              <w:rPr>
                <w:webHidden/>
                <w:sz w:val="24"/>
                <w:szCs w:val="24"/>
              </w:rPr>
              <w:t>57</w:t>
            </w:r>
            <w:r w:rsidR="00F543C1" w:rsidRPr="00F543C1">
              <w:rPr>
                <w:webHidden/>
                <w:sz w:val="24"/>
                <w:szCs w:val="24"/>
              </w:rPr>
              <w:fldChar w:fldCharType="end"/>
            </w:r>
          </w:hyperlink>
        </w:p>
        <w:p w14:paraId="7D42C494" w14:textId="7639C0AF" w:rsidR="00F543C1" w:rsidRPr="00F543C1" w:rsidRDefault="00114061" w:rsidP="00F543C1">
          <w:pPr>
            <w:pStyle w:val="TOC4"/>
            <w:spacing w:after="0"/>
            <w:jc w:val="both"/>
            <w:rPr>
              <w:rFonts w:eastAsiaTheme="minorEastAsia"/>
              <w:sz w:val="24"/>
              <w:szCs w:val="24"/>
            </w:rPr>
          </w:pPr>
          <w:hyperlink w:anchor="_Toc522192796" w:history="1">
            <w:r w:rsidR="00F543C1" w:rsidRPr="00F543C1">
              <w:rPr>
                <w:rStyle w:val="Hyperlink"/>
                <w:sz w:val="24"/>
                <w:szCs w:val="24"/>
              </w:rPr>
              <w:t>4.1.2.4 Read Process Memory</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_Toc522192796 \h </w:instrText>
            </w:r>
            <w:r w:rsidR="00F543C1" w:rsidRPr="00F543C1">
              <w:rPr>
                <w:webHidden/>
                <w:sz w:val="24"/>
                <w:szCs w:val="24"/>
              </w:rPr>
            </w:r>
            <w:r w:rsidR="00F543C1" w:rsidRPr="00F543C1">
              <w:rPr>
                <w:webHidden/>
                <w:sz w:val="24"/>
                <w:szCs w:val="24"/>
              </w:rPr>
              <w:fldChar w:fldCharType="separate"/>
            </w:r>
            <w:r w:rsidR="00EC7493">
              <w:rPr>
                <w:webHidden/>
                <w:sz w:val="24"/>
                <w:szCs w:val="24"/>
              </w:rPr>
              <w:t>59</w:t>
            </w:r>
            <w:r w:rsidR="00F543C1" w:rsidRPr="00F543C1">
              <w:rPr>
                <w:webHidden/>
                <w:sz w:val="24"/>
                <w:szCs w:val="24"/>
              </w:rPr>
              <w:fldChar w:fldCharType="end"/>
            </w:r>
          </w:hyperlink>
        </w:p>
        <w:p w14:paraId="057C63B2" w14:textId="7FA4E84C" w:rsidR="00F543C1" w:rsidRPr="00F543C1" w:rsidRDefault="00114061" w:rsidP="00F543C1">
          <w:pPr>
            <w:pStyle w:val="TOC4"/>
            <w:spacing w:after="0"/>
            <w:jc w:val="both"/>
            <w:rPr>
              <w:rFonts w:eastAsiaTheme="minorEastAsia"/>
              <w:sz w:val="24"/>
              <w:szCs w:val="24"/>
            </w:rPr>
          </w:pPr>
          <w:hyperlink w:anchor="_Toc522192797" w:history="1">
            <w:r w:rsidR="00F543C1" w:rsidRPr="00F543C1">
              <w:rPr>
                <w:rStyle w:val="Hyperlink"/>
                <w:sz w:val="24"/>
                <w:szCs w:val="24"/>
              </w:rPr>
              <w:t xml:space="preserve">4.1.2.5 Deteksi </w:t>
            </w:r>
            <w:r w:rsidR="00F543C1" w:rsidRPr="00A3700F">
              <w:rPr>
                <w:rStyle w:val="Hyperlink"/>
                <w:i/>
                <w:sz w:val="24"/>
                <w:szCs w:val="24"/>
              </w:rPr>
              <w:t>Signature</w:t>
            </w:r>
            <w:r w:rsidR="00F543C1" w:rsidRPr="00F543C1">
              <w:rPr>
                <w:rStyle w:val="Hyperlink"/>
                <w:sz w:val="24"/>
                <w:szCs w:val="24"/>
              </w:rPr>
              <w:t xml:space="preserve"> dengan Algoritma </w:t>
            </w:r>
            <w:r w:rsidR="00F543C1" w:rsidRPr="00A3700F">
              <w:rPr>
                <w:rStyle w:val="Hyperlink"/>
                <w:i/>
                <w:sz w:val="24"/>
                <w:szCs w:val="24"/>
              </w:rPr>
              <w:t>String Matching</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_Toc522192797 \h </w:instrText>
            </w:r>
            <w:r w:rsidR="00F543C1" w:rsidRPr="00F543C1">
              <w:rPr>
                <w:webHidden/>
                <w:sz w:val="24"/>
                <w:szCs w:val="24"/>
              </w:rPr>
            </w:r>
            <w:r w:rsidR="00F543C1" w:rsidRPr="00F543C1">
              <w:rPr>
                <w:webHidden/>
                <w:sz w:val="24"/>
                <w:szCs w:val="24"/>
              </w:rPr>
              <w:fldChar w:fldCharType="separate"/>
            </w:r>
            <w:r w:rsidR="00EC7493">
              <w:rPr>
                <w:webHidden/>
                <w:sz w:val="24"/>
                <w:szCs w:val="24"/>
              </w:rPr>
              <w:t>59</w:t>
            </w:r>
            <w:r w:rsidR="00F543C1" w:rsidRPr="00F543C1">
              <w:rPr>
                <w:webHidden/>
                <w:sz w:val="24"/>
                <w:szCs w:val="24"/>
              </w:rPr>
              <w:fldChar w:fldCharType="end"/>
            </w:r>
          </w:hyperlink>
        </w:p>
        <w:p w14:paraId="100955F2" w14:textId="20990674" w:rsidR="00F543C1" w:rsidRPr="00F543C1" w:rsidRDefault="00114061" w:rsidP="00F543C1">
          <w:pPr>
            <w:pStyle w:val="TOC5"/>
            <w:spacing w:after="0"/>
            <w:jc w:val="both"/>
            <w:rPr>
              <w:rFonts w:eastAsiaTheme="minorEastAsia"/>
              <w:sz w:val="24"/>
              <w:szCs w:val="24"/>
              <w:lang w:val="en-GB" w:eastAsia="en-GB"/>
            </w:rPr>
          </w:pPr>
          <w:hyperlink w:anchor="_Toc522192798" w:history="1">
            <w:r w:rsidR="00F543C1" w:rsidRPr="00F543C1">
              <w:rPr>
                <w:rStyle w:val="Hyperlink"/>
                <w:sz w:val="24"/>
                <w:szCs w:val="24"/>
              </w:rPr>
              <w:t>4.1.2.5.1 Algoritma Boyer-Moore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_Toc522192798 \h </w:instrText>
            </w:r>
            <w:r w:rsidR="00F543C1" w:rsidRPr="00F543C1">
              <w:rPr>
                <w:webHidden/>
                <w:sz w:val="24"/>
                <w:szCs w:val="24"/>
              </w:rPr>
            </w:r>
            <w:r w:rsidR="00F543C1" w:rsidRPr="00F543C1">
              <w:rPr>
                <w:webHidden/>
                <w:sz w:val="24"/>
                <w:szCs w:val="24"/>
              </w:rPr>
              <w:fldChar w:fldCharType="separate"/>
            </w:r>
            <w:r w:rsidR="00EC7493">
              <w:rPr>
                <w:webHidden/>
                <w:sz w:val="24"/>
                <w:szCs w:val="24"/>
              </w:rPr>
              <w:t>59</w:t>
            </w:r>
            <w:r w:rsidR="00F543C1" w:rsidRPr="00F543C1">
              <w:rPr>
                <w:webHidden/>
                <w:sz w:val="24"/>
                <w:szCs w:val="24"/>
              </w:rPr>
              <w:fldChar w:fldCharType="end"/>
            </w:r>
          </w:hyperlink>
        </w:p>
        <w:p w14:paraId="5132D3D2" w14:textId="7A813683" w:rsidR="00F543C1" w:rsidRPr="00F543C1" w:rsidRDefault="00114061" w:rsidP="00F543C1">
          <w:pPr>
            <w:pStyle w:val="TOC5"/>
            <w:spacing w:after="0"/>
            <w:jc w:val="both"/>
            <w:rPr>
              <w:rFonts w:eastAsiaTheme="minorEastAsia"/>
              <w:sz w:val="24"/>
              <w:szCs w:val="24"/>
              <w:lang w:val="en-GB" w:eastAsia="en-GB"/>
            </w:rPr>
          </w:pPr>
          <w:hyperlink w:anchor="_Toc522192799" w:history="1">
            <w:r w:rsidR="00F543C1" w:rsidRPr="00F543C1">
              <w:rPr>
                <w:rStyle w:val="Hyperlink"/>
                <w:sz w:val="24"/>
                <w:szCs w:val="24"/>
              </w:rPr>
              <w:t>4.1.2.5.2 Algoritma Rabin-Karp</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_Toc522192799 \h </w:instrText>
            </w:r>
            <w:r w:rsidR="00F543C1" w:rsidRPr="00F543C1">
              <w:rPr>
                <w:webHidden/>
                <w:sz w:val="24"/>
                <w:szCs w:val="24"/>
              </w:rPr>
            </w:r>
            <w:r w:rsidR="00F543C1" w:rsidRPr="00F543C1">
              <w:rPr>
                <w:webHidden/>
                <w:sz w:val="24"/>
                <w:szCs w:val="24"/>
              </w:rPr>
              <w:fldChar w:fldCharType="separate"/>
            </w:r>
            <w:r w:rsidR="00EC7493">
              <w:rPr>
                <w:webHidden/>
                <w:sz w:val="24"/>
                <w:szCs w:val="24"/>
              </w:rPr>
              <w:t>60</w:t>
            </w:r>
            <w:r w:rsidR="00F543C1" w:rsidRPr="00F543C1">
              <w:rPr>
                <w:webHidden/>
                <w:sz w:val="24"/>
                <w:szCs w:val="24"/>
              </w:rPr>
              <w:fldChar w:fldCharType="end"/>
            </w:r>
          </w:hyperlink>
        </w:p>
        <w:p w14:paraId="25F4EDE4" w14:textId="2AF56F3D" w:rsidR="00F543C1" w:rsidRPr="00F543C1" w:rsidRDefault="00114061" w:rsidP="00F543C1">
          <w:pPr>
            <w:pStyle w:val="TOC5"/>
            <w:spacing w:after="0"/>
            <w:jc w:val="both"/>
            <w:rPr>
              <w:rFonts w:eastAsiaTheme="minorEastAsia"/>
              <w:sz w:val="24"/>
              <w:szCs w:val="24"/>
              <w:lang w:val="en-GB" w:eastAsia="en-GB"/>
            </w:rPr>
          </w:pPr>
          <w:hyperlink w:anchor="_Toc522192800" w:history="1">
            <w:r w:rsidR="00F543C1" w:rsidRPr="00F543C1">
              <w:rPr>
                <w:rStyle w:val="Hyperlink"/>
                <w:sz w:val="24"/>
                <w:szCs w:val="24"/>
              </w:rPr>
              <w:t xml:space="preserve">4.1.2.5.3 </w:t>
            </w:r>
            <w:r w:rsidR="00F543C1" w:rsidRPr="00F543C1">
              <w:rPr>
                <w:rStyle w:val="Hyperlink"/>
                <w:i/>
                <w:sz w:val="24"/>
                <w:szCs w:val="24"/>
              </w:rPr>
              <w:t xml:space="preserve"> Suffix Tree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_Toc522192800 \h </w:instrText>
            </w:r>
            <w:r w:rsidR="00F543C1" w:rsidRPr="00F543C1">
              <w:rPr>
                <w:webHidden/>
                <w:sz w:val="24"/>
                <w:szCs w:val="24"/>
              </w:rPr>
            </w:r>
            <w:r w:rsidR="00F543C1" w:rsidRPr="00F543C1">
              <w:rPr>
                <w:webHidden/>
                <w:sz w:val="24"/>
                <w:szCs w:val="24"/>
              </w:rPr>
              <w:fldChar w:fldCharType="separate"/>
            </w:r>
            <w:r w:rsidR="00EC7493">
              <w:rPr>
                <w:webHidden/>
                <w:sz w:val="24"/>
                <w:szCs w:val="24"/>
              </w:rPr>
              <w:t>61</w:t>
            </w:r>
            <w:r w:rsidR="00F543C1" w:rsidRPr="00F543C1">
              <w:rPr>
                <w:webHidden/>
                <w:sz w:val="24"/>
                <w:szCs w:val="24"/>
              </w:rPr>
              <w:fldChar w:fldCharType="end"/>
            </w:r>
          </w:hyperlink>
        </w:p>
        <w:p w14:paraId="40570C0F" w14:textId="7109C556" w:rsidR="00F543C1" w:rsidRPr="00F543C1" w:rsidRDefault="00114061" w:rsidP="00F543C1">
          <w:pPr>
            <w:pStyle w:val="TOC1"/>
            <w:rPr>
              <w:rFonts w:eastAsiaTheme="minorEastAsia"/>
              <w:lang w:val="en-GB" w:eastAsia="en-GB"/>
            </w:rPr>
          </w:pPr>
          <w:hyperlink w:anchor="_Toc522192801" w:history="1">
            <w:r w:rsidR="00F543C1" w:rsidRPr="00F543C1">
              <w:rPr>
                <w:rStyle w:val="Hyperlink"/>
              </w:rPr>
              <w:t>BAB 5</w:t>
            </w:r>
            <w:r w:rsidR="00F543C1" w:rsidRPr="00F543C1">
              <w:rPr>
                <w:rFonts w:eastAsiaTheme="minorEastAsia"/>
                <w:lang w:val="en-GB" w:eastAsia="en-GB"/>
              </w:rPr>
              <w:tab/>
            </w:r>
            <w:r w:rsidR="00F543C1" w:rsidRPr="00F543C1">
              <w:rPr>
                <w:rStyle w:val="Hyperlink"/>
              </w:rPr>
              <w:t>IMPLEMENTASI</w:t>
            </w:r>
            <w:r w:rsidR="00F543C1" w:rsidRPr="00F543C1">
              <w:rPr>
                <w:webHidden/>
              </w:rPr>
              <w:tab/>
            </w:r>
            <w:r w:rsidR="00F543C1" w:rsidRPr="00F543C1">
              <w:rPr>
                <w:webHidden/>
              </w:rPr>
              <w:fldChar w:fldCharType="begin"/>
            </w:r>
            <w:r w:rsidR="00F543C1" w:rsidRPr="00F543C1">
              <w:rPr>
                <w:webHidden/>
              </w:rPr>
              <w:instrText xml:space="preserve"> PAGEREF _Toc522192801 \h </w:instrText>
            </w:r>
            <w:r w:rsidR="00F543C1" w:rsidRPr="00F543C1">
              <w:rPr>
                <w:webHidden/>
              </w:rPr>
            </w:r>
            <w:r w:rsidR="00F543C1" w:rsidRPr="00F543C1">
              <w:rPr>
                <w:webHidden/>
              </w:rPr>
              <w:fldChar w:fldCharType="separate"/>
            </w:r>
            <w:r w:rsidR="00EC7493">
              <w:rPr>
                <w:webHidden/>
              </w:rPr>
              <w:t>62</w:t>
            </w:r>
            <w:r w:rsidR="00F543C1" w:rsidRPr="00F543C1">
              <w:rPr>
                <w:webHidden/>
              </w:rPr>
              <w:fldChar w:fldCharType="end"/>
            </w:r>
          </w:hyperlink>
        </w:p>
        <w:p w14:paraId="6676792F" w14:textId="3DF22420" w:rsidR="00F543C1" w:rsidRPr="00F543C1" w:rsidRDefault="00114061" w:rsidP="00F543C1">
          <w:pPr>
            <w:pStyle w:val="TOC2"/>
            <w:spacing w:after="0"/>
            <w:jc w:val="both"/>
            <w:rPr>
              <w:rFonts w:eastAsiaTheme="minorEastAsia"/>
              <w:sz w:val="24"/>
              <w:szCs w:val="24"/>
              <w:lang w:val="en-GB" w:eastAsia="en-GB"/>
            </w:rPr>
          </w:pPr>
          <w:hyperlink w:anchor="_Toc522192802" w:history="1">
            <w:r w:rsidR="00F543C1" w:rsidRPr="00F543C1">
              <w:rPr>
                <w:rStyle w:val="Hyperlink"/>
                <w:rFonts w:eastAsia="Times New Roman,DejaVu Sans"/>
                <w:sz w:val="24"/>
                <w:szCs w:val="24"/>
              </w:rPr>
              <w:t>5.1</w:t>
            </w:r>
            <w:r w:rsidR="00F543C1" w:rsidRPr="00F543C1">
              <w:rPr>
                <w:rFonts w:eastAsiaTheme="minorEastAsia"/>
                <w:sz w:val="24"/>
                <w:szCs w:val="24"/>
                <w:lang w:val="en-GB" w:eastAsia="en-GB"/>
              </w:rPr>
              <w:tab/>
            </w:r>
            <w:r w:rsidR="00F543C1" w:rsidRPr="00F543C1">
              <w:rPr>
                <w:rStyle w:val="Hyperlink"/>
                <w:sz w:val="24"/>
                <w:szCs w:val="24"/>
              </w:rPr>
              <w:t>Batasan Implementasi</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_Toc522192802 \h </w:instrText>
            </w:r>
            <w:r w:rsidR="00F543C1" w:rsidRPr="00F543C1">
              <w:rPr>
                <w:webHidden/>
                <w:sz w:val="24"/>
                <w:szCs w:val="24"/>
              </w:rPr>
            </w:r>
            <w:r w:rsidR="00F543C1" w:rsidRPr="00F543C1">
              <w:rPr>
                <w:webHidden/>
                <w:sz w:val="24"/>
                <w:szCs w:val="24"/>
              </w:rPr>
              <w:fldChar w:fldCharType="separate"/>
            </w:r>
            <w:r w:rsidR="00EC7493">
              <w:rPr>
                <w:webHidden/>
                <w:sz w:val="24"/>
                <w:szCs w:val="24"/>
              </w:rPr>
              <w:t>62</w:t>
            </w:r>
            <w:r w:rsidR="00F543C1" w:rsidRPr="00F543C1">
              <w:rPr>
                <w:webHidden/>
                <w:sz w:val="24"/>
                <w:szCs w:val="24"/>
              </w:rPr>
              <w:fldChar w:fldCharType="end"/>
            </w:r>
          </w:hyperlink>
        </w:p>
        <w:p w14:paraId="6A13E2D4" w14:textId="4F84A0C2" w:rsidR="00F543C1" w:rsidRPr="00F543C1" w:rsidRDefault="00114061" w:rsidP="00F543C1">
          <w:pPr>
            <w:pStyle w:val="TOC2"/>
            <w:spacing w:after="0"/>
            <w:jc w:val="both"/>
            <w:rPr>
              <w:rFonts w:eastAsiaTheme="minorEastAsia"/>
              <w:sz w:val="24"/>
              <w:szCs w:val="24"/>
              <w:lang w:val="en-GB" w:eastAsia="en-GB"/>
            </w:rPr>
          </w:pPr>
          <w:hyperlink w:anchor="_Toc522192803" w:history="1">
            <w:r w:rsidR="00F543C1" w:rsidRPr="00F543C1">
              <w:rPr>
                <w:rStyle w:val="Hyperlink"/>
                <w:rFonts w:eastAsia="Times New Roman,DejaVu Sans"/>
                <w:sz w:val="24"/>
                <w:szCs w:val="24"/>
              </w:rPr>
              <w:t>5.2</w:t>
            </w:r>
            <w:r w:rsidR="00F543C1" w:rsidRPr="00F543C1">
              <w:rPr>
                <w:rFonts w:eastAsiaTheme="minorEastAsia"/>
                <w:sz w:val="24"/>
                <w:szCs w:val="24"/>
                <w:lang w:val="en-GB" w:eastAsia="en-GB"/>
              </w:rPr>
              <w:tab/>
            </w:r>
            <w:r w:rsidR="00F543C1" w:rsidRPr="00F543C1">
              <w:rPr>
                <w:rStyle w:val="Hyperlink"/>
                <w:sz w:val="24"/>
                <w:szCs w:val="24"/>
              </w:rPr>
              <w:t xml:space="preserve">Implementasi </w:t>
            </w:r>
            <w:r w:rsidR="00F543C1" w:rsidRPr="00F543C1">
              <w:rPr>
                <w:rStyle w:val="Hyperlink"/>
                <w:i/>
                <w:sz w:val="24"/>
                <w:szCs w:val="24"/>
              </w:rPr>
              <w:t>Debugger</w:t>
            </w:r>
            <w:r w:rsidR="00F543C1" w:rsidRPr="00F543C1">
              <w:rPr>
                <w:rStyle w:val="Hyperlink"/>
                <w:sz w:val="24"/>
                <w:szCs w:val="24"/>
              </w:rPr>
              <w:t xml:space="preserve"> dengan Algoritma </w:t>
            </w:r>
            <w:r w:rsidR="00F543C1" w:rsidRPr="00F543C1">
              <w:rPr>
                <w:rStyle w:val="Hyperlink"/>
                <w:i/>
                <w:sz w:val="24"/>
                <w:szCs w:val="24"/>
              </w:rPr>
              <w:t>Memory Scanning</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_Toc522192803 \h </w:instrText>
            </w:r>
            <w:r w:rsidR="00F543C1" w:rsidRPr="00F543C1">
              <w:rPr>
                <w:webHidden/>
                <w:sz w:val="24"/>
                <w:szCs w:val="24"/>
              </w:rPr>
            </w:r>
            <w:r w:rsidR="00F543C1" w:rsidRPr="00F543C1">
              <w:rPr>
                <w:webHidden/>
                <w:sz w:val="24"/>
                <w:szCs w:val="24"/>
              </w:rPr>
              <w:fldChar w:fldCharType="separate"/>
            </w:r>
            <w:r w:rsidR="00EC7493">
              <w:rPr>
                <w:webHidden/>
                <w:sz w:val="24"/>
                <w:szCs w:val="24"/>
              </w:rPr>
              <w:t>62</w:t>
            </w:r>
            <w:r w:rsidR="00F543C1" w:rsidRPr="00F543C1">
              <w:rPr>
                <w:webHidden/>
                <w:sz w:val="24"/>
                <w:szCs w:val="24"/>
              </w:rPr>
              <w:fldChar w:fldCharType="end"/>
            </w:r>
          </w:hyperlink>
        </w:p>
        <w:p w14:paraId="17F1C84B" w14:textId="6F158922" w:rsidR="00F543C1" w:rsidRPr="00F543C1" w:rsidRDefault="00114061" w:rsidP="00F543C1">
          <w:pPr>
            <w:pStyle w:val="TOC3"/>
            <w:spacing w:after="0"/>
            <w:jc w:val="both"/>
            <w:rPr>
              <w:rFonts w:eastAsiaTheme="minorEastAsia"/>
              <w:sz w:val="24"/>
              <w:szCs w:val="24"/>
              <w:lang w:val="en-GB" w:eastAsia="en-GB"/>
            </w:rPr>
          </w:pPr>
          <w:hyperlink w:anchor="_Toc522192804" w:history="1">
            <w:r w:rsidR="00F543C1" w:rsidRPr="00F543C1">
              <w:rPr>
                <w:rStyle w:val="Hyperlink"/>
                <w:rFonts w:eastAsia="Times New Roman,DejaVu Sans"/>
                <w:sz w:val="24"/>
                <w:szCs w:val="24"/>
              </w:rPr>
              <w:t>5.2.1</w:t>
            </w:r>
            <w:r w:rsidR="00F543C1" w:rsidRPr="00F543C1">
              <w:rPr>
                <w:rFonts w:eastAsiaTheme="minorEastAsia"/>
                <w:sz w:val="24"/>
                <w:szCs w:val="24"/>
                <w:lang w:val="en-GB" w:eastAsia="en-GB"/>
              </w:rPr>
              <w:tab/>
            </w:r>
            <w:r w:rsidR="00F543C1" w:rsidRPr="00F543C1">
              <w:rPr>
                <w:rStyle w:val="Hyperlink"/>
                <w:sz w:val="24"/>
                <w:szCs w:val="24"/>
              </w:rPr>
              <w:t xml:space="preserve">Implementasi untuk Mengakses </w:t>
            </w:r>
            <w:r w:rsidR="00F543C1" w:rsidRPr="00F543C1">
              <w:rPr>
                <w:rStyle w:val="Hyperlink"/>
                <w:i/>
                <w:sz w:val="24"/>
                <w:szCs w:val="24"/>
              </w:rPr>
              <w:t>File Executable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_Toc522192804 \h </w:instrText>
            </w:r>
            <w:r w:rsidR="00F543C1" w:rsidRPr="00F543C1">
              <w:rPr>
                <w:webHidden/>
                <w:sz w:val="24"/>
                <w:szCs w:val="24"/>
              </w:rPr>
            </w:r>
            <w:r w:rsidR="00F543C1" w:rsidRPr="00F543C1">
              <w:rPr>
                <w:webHidden/>
                <w:sz w:val="24"/>
                <w:szCs w:val="24"/>
              </w:rPr>
              <w:fldChar w:fldCharType="separate"/>
            </w:r>
            <w:r w:rsidR="00EC7493">
              <w:rPr>
                <w:webHidden/>
                <w:sz w:val="24"/>
                <w:szCs w:val="24"/>
              </w:rPr>
              <w:t>64</w:t>
            </w:r>
            <w:r w:rsidR="00F543C1" w:rsidRPr="00F543C1">
              <w:rPr>
                <w:webHidden/>
                <w:sz w:val="24"/>
                <w:szCs w:val="24"/>
              </w:rPr>
              <w:fldChar w:fldCharType="end"/>
            </w:r>
          </w:hyperlink>
        </w:p>
        <w:p w14:paraId="319DA097" w14:textId="74248FFC" w:rsidR="00F543C1" w:rsidRPr="00F543C1" w:rsidRDefault="00114061" w:rsidP="00F543C1">
          <w:pPr>
            <w:pStyle w:val="TOC3"/>
            <w:spacing w:after="0"/>
            <w:jc w:val="both"/>
            <w:rPr>
              <w:rFonts w:eastAsiaTheme="minorEastAsia"/>
              <w:sz w:val="24"/>
              <w:szCs w:val="24"/>
              <w:lang w:val="en-GB" w:eastAsia="en-GB"/>
            </w:rPr>
          </w:pPr>
          <w:hyperlink w:anchor="_Toc522192805" w:history="1">
            <w:r w:rsidR="00F543C1" w:rsidRPr="00F543C1">
              <w:rPr>
                <w:rStyle w:val="Hyperlink"/>
                <w:rFonts w:eastAsia="Times New Roman,DejaVu Sans"/>
                <w:sz w:val="24"/>
                <w:szCs w:val="24"/>
              </w:rPr>
              <w:t>5.2.2</w:t>
            </w:r>
            <w:r w:rsidR="00F543C1" w:rsidRPr="00F543C1">
              <w:rPr>
                <w:rFonts w:eastAsiaTheme="minorEastAsia"/>
                <w:sz w:val="24"/>
                <w:szCs w:val="24"/>
                <w:lang w:val="en-GB" w:eastAsia="en-GB"/>
              </w:rPr>
              <w:tab/>
            </w:r>
            <w:r w:rsidR="00F543C1" w:rsidRPr="00F543C1">
              <w:rPr>
                <w:rStyle w:val="Hyperlink"/>
                <w:sz w:val="24"/>
                <w:szCs w:val="24"/>
              </w:rPr>
              <w:t xml:space="preserve">Implementasi untuk Mengakses </w:t>
            </w:r>
            <w:r w:rsidR="00F543C1" w:rsidRPr="00F543C1">
              <w:rPr>
                <w:rStyle w:val="Hyperlink"/>
                <w:i/>
                <w:sz w:val="24"/>
                <w:szCs w:val="24"/>
              </w:rPr>
              <w:t>Text Section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_Toc522192805 \h </w:instrText>
            </w:r>
            <w:r w:rsidR="00F543C1" w:rsidRPr="00F543C1">
              <w:rPr>
                <w:webHidden/>
                <w:sz w:val="24"/>
                <w:szCs w:val="24"/>
              </w:rPr>
            </w:r>
            <w:r w:rsidR="00F543C1" w:rsidRPr="00F543C1">
              <w:rPr>
                <w:webHidden/>
                <w:sz w:val="24"/>
                <w:szCs w:val="24"/>
              </w:rPr>
              <w:fldChar w:fldCharType="separate"/>
            </w:r>
            <w:r w:rsidR="00EC7493">
              <w:rPr>
                <w:webHidden/>
                <w:sz w:val="24"/>
                <w:szCs w:val="24"/>
              </w:rPr>
              <w:t>64</w:t>
            </w:r>
            <w:r w:rsidR="00F543C1" w:rsidRPr="00F543C1">
              <w:rPr>
                <w:webHidden/>
                <w:sz w:val="24"/>
                <w:szCs w:val="24"/>
              </w:rPr>
              <w:fldChar w:fldCharType="end"/>
            </w:r>
          </w:hyperlink>
        </w:p>
        <w:p w14:paraId="0726954E" w14:textId="62B46E03" w:rsidR="00F543C1" w:rsidRPr="00F543C1" w:rsidRDefault="00114061" w:rsidP="00F543C1">
          <w:pPr>
            <w:pStyle w:val="TOC3"/>
            <w:spacing w:after="0"/>
            <w:jc w:val="both"/>
            <w:rPr>
              <w:rFonts w:eastAsiaTheme="minorEastAsia"/>
              <w:sz w:val="24"/>
              <w:szCs w:val="24"/>
              <w:lang w:val="en-GB" w:eastAsia="en-GB"/>
            </w:rPr>
          </w:pPr>
          <w:hyperlink w:anchor="_Toc522192806" w:history="1">
            <w:r w:rsidR="00F543C1" w:rsidRPr="00F543C1">
              <w:rPr>
                <w:rStyle w:val="Hyperlink"/>
                <w:sz w:val="24"/>
                <w:szCs w:val="24"/>
              </w:rPr>
              <w:t>5.2.3</w:t>
            </w:r>
            <w:r w:rsidR="00F543C1" w:rsidRPr="00F543C1">
              <w:rPr>
                <w:rFonts w:eastAsiaTheme="minorEastAsia"/>
                <w:sz w:val="24"/>
                <w:szCs w:val="24"/>
                <w:lang w:val="en-GB" w:eastAsia="en-GB"/>
              </w:rPr>
              <w:tab/>
            </w:r>
            <w:r w:rsidR="00F543C1" w:rsidRPr="00F543C1">
              <w:rPr>
                <w:rStyle w:val="Hyperlink"/>
                <w:sz w:val="24"/>
                <w:szCs w:val="24"/>
              </w:rPr>
              <w:t xml:space="preserve">Implementasi untuk Mengambil </w:t>
            </w:r>
            <w:r w:rsidR="00F543C1" w:rsidRPr="00F543C1">
              <w:rPr>
                <w:rStyle w:val="Hyperlink"/>
                <w:i/>
                <w:sz w:val="24"/>
                <w:szCs w:val="24"/>
              </w:rPr>
              <w:t>Snapshot</w:t>
            </w:r>
            <w:r w:rsidR="00F543C1" w:rsidRPr="00F543C1">
              <w:rPr>
                <w:rStyle w:val="Hyperlink"/>
                <w:sz w:val="24"/>
                <w:szCs w:val="24"/>
              </w:rPr>
              <w:t xml:space="preserve"> </w:t>
            </w:r>
            <w:r w:rsidR="00F543C1" w:rsidRPr="00F543C1">
              <w:rPr>
                <w:rStyle w:val="Hyperlink"/>
                <w:i/>
                <w:sz w:val="24"/>
                <w:szCs w:val="24"/>
              </w:rPr>
              <w:t>Text Section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_Toc522192806 \h </w:instrText>
            </w:r>
            <w:r w:rsidR="00F543C1" w:rsidRPr="00F543C1">
              <w:rPr>
                <w:webHidden/>
                <w:sz w:val="24"/>
                <w:szCs w:val="24"/>
              </w:rPr>
            </w:r>
            <w:r w:rsidR="00F543C1" w:rsidRPr="00F543C1">
              <w:rPr>
                <w:webHidden/>
                <w:sz w:val="24"/>
                <w:szCs w:val="24"/>
              </w:rPr>
              <w:fldChar w:fldCharType="separate"/>
            </w:r>
            <w:r w:rsidR="00EC7493">
              <w:rPr>
                <w:webHidden/>
                <w:sz w:val="24"/>
                <w:szCs w:val="24"/>
              </w:rPr>
              <w:t>65</w:t>
            </w:r>
            <w:r w:rsidR="00F543C1" w:rsidRPr="00F543C1">
              <w:rPr>
                <w:webHidden/>
                <w:sz w:val="24"/>
                <w:szCs w:val="24"/>
              </w:rPr>
              <w:fldChar w:fldCharType="end"/>
            </w:r>
          </w:hyperlink>
        </w:p>
        <w:p w14:paraId="6E3A79A5" w14:textId="32F06ACF" w:rsidR="00F543C1" w:rsidRPr="00F543C1" w:rsidRDefault="00114061" w:rsidP="00F543C1">
          <w:pPr>
            <w:pStyle w:val="TOC4"/>
            <w:spacing w:after="0"/>
            <w:jc w:val="both"/>
            <w:rPr>
              <w:rFonts w:eastAsiaTheme="minorEastAsia"/>
              <w:sz w:val="24"/>
              <w:szCs w:val="24"/>
            </w:rPr>
          </w:pPr>
          <w:hyperlink w:anchor="_Toc522192807" w:history="1">
            <w:r w:rsidR="00F543C1" w:rsidRPr="00F543C1">
              <w:rPr>
                <w:rStyle w:val="Hyperlink"/>
                <w:sz w:val="24"/>
                <w:szCs w:val="24"/>
              </w:rPr>
              <w:t>5.2.3.1</w:t>
            </w:r>
            <w:r w:rsidR="00F543C1" w:rsidRPr="00F543C1">
              <w:rPr>
                <w:rFonts w:eastAsiaTheme="minorEastAsia"/>
                <w:sz w:val="24"/>
                <w:szCs w:val="24"/>
              </w:rPr>
              <w:tab/>
            </w:r>
            <w:r w:rsidR="00F543C1" w:rsidRPr="00F543C1">
              <w:rPr>
                <w:rStyle w:val="Hyperlink"/>
                <w:sz w:val="24"/>
                <w:szCs w:val="24"/>
              </w:rPr>
              <w:t>Memanggil Fungsi Run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_Toc522192807 \h </w:instrText>
            </w:r>
            <w:r w:rsidR="00F543C1" w:rsidRPr="00F543C1">
              <w:rPr>
                <w:webHidden/>
                <w:sz w:val="24"/>
                <w:szCs w:val="24"/>
              </w:rPr>
            </w:r>
            <w:r w:rsidR="00F543C1" w:rsidRPr="00F543C1">
              <w:rPr>
                <w:webHidden/>
                <w:sz w:val="24"/>
                <w:szCs w:val="24"/>
              </w:rPr>
              <w:fldChar w:fldCharType="separate"/>
            </w:r>
            <w:r w:rsidR="00EC7493">
              <w:rPr>
                <w:webHidden/>
                <w:sz w:val="24"/>
                <w:szCs w:val="24"/>
              </w:rPr>
              <w:t>67</w:t>
            </w:r>
            <w:r w:rsidR="00F543C1" w:rsidRPr="00F543C1">
              <w:rPr>
                <w:webHidden/>
                <w:sz w:val="24"/>
                <w:szCs w:val="24"/>
              </w:rPr>
              <w:fldChar w:fldCharType="end"/>
            </w:r>
          </w:hyperlink>
        </w:p>
        <w:p w14:paraId="5459A481" w14:textId="10206E2E" w:rsidR="00F543C1" w:rsidRPr="00F543C1" w:rsidRDefault="00114061" w:rsidP="00F543C1">
          <w:pPr>
            <w:pStyle w:val="TOC3"/>
            <w:spacing w:after="0"/>
            <w:jc w:val="both"/>
            <w:rPr>
              <w:rFonts w:eastAsiaTheme="minorEastAsia"/>
              <w:sz w:val="24"/>
              <w:szCs w:val="24"/>
              <w:lang w:val="en-GB" w:eastAsia="en-GB"/>
            </w:rPr>
          </w:pPr>
          <w:hyperlink w:anchor="_Toc522192808" w:history="1">
            <w:r w:rsidR="00F543C1" w:rsidRPr="00F543C1">
              <w:rPr>
                <w:rStyle w:val="Hyperlink"/>
                <w:sz w:val="24"/>
                <w:szCs w:val="24"/>
              </w:rPr>
              <w:t>5.2.4</w:t>
            </w:r>
            <w:r w:rsidR="00F543C1" w:rsidRPr="00F543C1">
              <w:rPr>
                <w:rFonts w:eastAsiaTheme="minorEastAsia"/>
                <w:sz w:val="24"/>
                <w:szCs w:val="24"/>
                <w:lang w:val="en-GB" w:eastAsia="en-GB"/>
              </w:rPr>
              <w:tab/>
            </w:r>
            <w:r w:rsidR="00F543C1" w:rsidRPr="00F543C1">
              <w:rPr>
                <w:rStyle w:val="Hyperlink"/>
                <w:sz w:val="24"/>
                <w:szCs w:val="24"/>
              </w:rPr>
              <w:t xml:space="preserve">Mengambil </w:t>
            </w:r>
            <w:r w:rsidR="00F543C1" w:rsidRPr="00F543C1">
              <w:rPr>
                <w:rStyle w:val="Hyperlink"/>
                <w:i/>
                <w:sz w:val="24"/>
                <w:szCs w:val="24"/>
              </w:rPr>
              <w:t>Signature Malware</w:t>
            </w:r>
            <w:r w:rsidR="00F543C1" w:rsidRPr="00F543C1">
              <w:rPr>
                <w:rStyle w:val="Hyperlink"/>
                <w:sz w:val="24"/>
                <w:szCs w:val="24"/>
              </w:rPr>
              <w:t xml:space="preserve"> dari </w:t>
            </w:r>
            <w:r w:rsidR="00F543C1" w:rsidRPr="00F543C1">
              <w:rPr>
                <w:rStyle w:val="Hyperlink"/>
                <w:i/>
                <w:sz w:val="24"/>
                <w:szCs w:val="24"/>
              </w:rPr>
              <w:t>Database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_Toc522192808 \h </w:instrText>
            </w:r>
            <w:r w:rsidR="00F543C1" w:rsidRPr="00F543C1">
              <w:rPr>
                <w:webHidden/>
                <w:sz w:val="24"/>
                <w:szCs w:val="24"/>
              </w:rPr>
            </w:r>
            <w:r w:rsidR="00F543C1" w:rsidRPr="00F543C1">
              <w:rPr>
                <w:webHidden/>
                <w:sz w:val="24"/>
                <w:szCs w:val="24"/>
              </w:rPr>
              <w:fldChar w:fldCharType="separate"/>
            </w:r>
            <w:r w:rsidR="00EC7493">
              <w:rPr>
                <w:webHidden/>
                <w:sz w:val="24"/>
                <w:szCs w:val="24"/>
              </w:rPr>
              <w:t>69</w:t>
            </w:r>
            <w:r w:rsidR="00F543C1" w:rsidRPr="00F543C1">
              <w:rPr>
                <w:webHidden/>
                <w:sz w:val="24"/>
                <w:szCs w:val="24"/>
              </w:rPr>
              <w:fldChar w:fldCharType="end"/>
            </w:r>
          </w:hyperlink>
        </w:p>
        <w:p w14:paraId="0E08C28E" w14:textId="05BF4101" w:rsidR="00F543C1" w:rsidRPr="00F543C1" w:rsidRDefault="00114061" w:rsidP="00F543C1">
          <w:pPr>
            <w:pStyle w:val="TOC3"/>
            <w:spacing w:after="0"/>
            <w:jc w:val="both"/>
            <w:rPr>
              <w:rFonts w:eastAsiaTheme="minorEastAsia"/>
              <w:sz w:val="24"/>
              <w:szCs w:val="24"/>
              <w:lang w:val="en-GB" w:eastAsia="en-GB"/>
            </w:rPr>
          </w:pPr>
          <w:hyperlink w:anchor="_Toc522192809" w:history="1">
            <w:r w:rsidR="00F543C1" w:rsidRPr="00F543C1">
              <w:rPr>
                <w:rStyle w:val="Hyperlink"/>
                <w:sz w:val="24"/>
                <w:szCs w:val="24"/>
              </w:rPr>
              <w:t xml:space="preserve">5.2.5 Proses </w:t>
            </w:r>
            <w:r w:rsidR="00F543C1" w:rsidRPr="00F543C1">
              <w:rPr>
                <w:rStyle w:val="Hyperlink"/>
                <w:i/>
                <w:sz w:val="24"/>
                <w:szCs w:val="24"/>
              </w:rPr>
              <w:t>String Matching</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_Toc522192809 \h </w:instrText>
            </w:r>
            <w:r w:rsidR="00F543C1" w:rsidRPr="00F543C1">
              <w:rPr>
                <w:webHidden/>
                <w:sz w:val="24"/>
                <w:szCs w:val="24"/>
              </w:rPr>
            </w:r>
            <w:r w:rsidR="00F543C1" w:rsidRPr="00F543C1">
              <w:rPr>
                <w:webHidden/>
                <w:sz w:val="24"/>
                <w:szCs w:val="24"/>
              </w:rPr>
              <w:fldChar w:fldCharType="separate"/>
            </w:r>
            <w:r w:rsidR="00EC7493">
              <w:rPr>
                <w:webHidden/>
                <w:sz w:val="24"/>
                <w:szCs w:val="24"/>
              </w:rPr>
              <w:t>69</w:t>
            </w:r>
            <w:r w:rsidR="00F543C1" w:rsidRPr="00F543C1">
              <w:rPr>
                <w:webHidden/>
                <w:sz w:val="24"/>
                <w:szCs w:val="24"/>
              </w:rPr>
              <w:fldChar w:fldCharType="end"/>
            </w:r>
          </w:hyperlink>
        </w:p>
        <w:p w14:paraId="011C8553" w14:textId="0991662C" w:rsidR="00F543C1" w:rsidRPr="00F543C1" w:rsidRDefault="00114061" w:rsidP="00F543C1">
          <w:pPr>
            <w:pStyle w:val="TOC4"/>
            <w:spacing w:after="0"/>
            <w:jc w:val="both"/>
            <w:rPr>
              <w:rFonts w:eastAsiaTheme="minorEastAsia"/>
              <w:sz w:val="24"/>
              <w:szCs w:val="24"/>
            </w:rPr>
          </w:pPr>
          <w:hyperlink w:anchor="_Toc522192810" w:history="1">
            <w:r w:rsidR="00F543C1" w:rsidRPr="00F543C1">
              <w:rPr>
                <w:rStyle w:val="Hyperlink"/>
                <w:sz w:val="24"/>
                <w:szCs w:val="24"/>
              </w:rPr>
              <w:t>5.2.5.1 Algoritma Boyer Moore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_Toc522192810 \h </w:instrText>
            </w:r>
            <w:r w:rsidR="00F543C1" w:rsidRPr="00F543C1">
              <w:rPr>
                <w:webHidden/>
                <w:sz w:val="24"/>
                <w:szCs w:val="24"/>
              </w:rPr>
            </w:r>
            <w:r w:rsidR="00F543C1" w:rsidRPr="00F543C1">
              <w:rPr>
                <w:webHidden/>
                <w:sz w:val="24"/>
                <w:szCs w:val="24"/>
              </w:rPr>
              <w:fldChar w:fldCharType="separate"/>
            </w:r>
            <w:r w:rsidR="00EC7493">
              <w:rPr>
                <w:webHidden/>
                <w:sz w:val="24"/>
                <w:szCs w:val="24"/>
              </w:rPr>
              <w:t>69</w:t>
            </w:r>
            <w:r w:rsidR="00F543C1" w:rsidRPr="00F543C1">
              <w:rPr>
                <w:webHidden/>
                <w:sz w:val="24"/>
                <w:szCs w:val="24"/>
              </w:rPr>
              <w:fldChar w:fldCharType="end"/>
            </w:r>
          </w:hyperlink>
        </w:p>
        <w:p w14:paraId="3E337C6C" w14:textId="450FE626" w:rsidR="00F543C1" w:rsidRPr="00F543C1" w:rsidRDefault="00114061" w:rsidP="00F543C1">
          <w:pPr>
            <w:pStyle w:val="TOC4"/>
            <w:spacing w:after="0"/>
            <w:jc w:val="both"/>
            <w:rPr>
              <w:rFonts w:eastAsiaTheme="minorEastAsia"/>
              <w:sz w:val="24"/>
              <w:szCs w:val="24"/>
            </w:rPr>
          </w:pPr>
          <w:hyperlink w:anchor="_Toc522192811" w:history="1">
            <w:r w:rsidR="00F543C1" w:rsidRPr="00F543C1">
              <w:rPr>
                <w:rStyle w:val="Hyperlink"/>
                <w:sz w:val="24"/>
                <w:szCs w:val="24"/>
              </w:rPr>
              <w:t>5.2.5.2 Algoritma Rabin-Karp</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_Toc522192811 \h </w:instrText>
            </w:r>
            <w:r w:rsidR="00F543C1" w:rsidRPr="00F543C1">
              <w:rPr>
                <w:webHidden/>
                <w:sz w:val="24"/>
                <w:szCs w:val="24"/>
              </w:rPr>
            </w:r>
            <w:r w:rsidR="00F543C1" w:rsidRPr="00F543C1">
              <w:rPr>
                <w:webHidden/>
                <w:sz w:val="24"/>
                <w:szCs w:val="24"/>
              </w:rPr>
              <w:fldChar w:fldCharType="separate"/>
            </w:r>
            <w:r w:rsidR="00EC7493">
              <w:rPr>
                <w:webHidden/>
                <w:sz w:val="24"/>
                <w:szCs w:val="24"/>
              </w:rPr>
              <w:t>70</w:t>
            </w:r>
            <w:r w:rsidR="00F543C1" w:rsidRPr="00F543C1">
              <w:rPr>
                <w:webHidden/>
                <w:sz w:val="24"/>
                <w:szCs w:val="24"/>
              </w:rPr>
              <w:fldChar w:fldCharType="end"/>
            </w:r>
          </w:hyperlink>
        </w:p>
        <w:p w14:paraId="583908B6" w14:textId="42FB7309" w:rsidR="00F543C1" w:rsidRPr="00F543C1" w:rsidRDefault="00114061" w:rsidP="00F543C1">
          <w:pPr>
            <w:pStyle w:val="TOC4"/>
            <w:spacing w:after="0"/>
            <w:jc w:val="both"/>
            <w:rPr>
              <w:rFonts w:eastAsiaTheme="minorEastAsia"/>
              <w:sz w:val="24"/>
              <w:szCs w:val="24"/>
            </w:rPr>
          </w:pPr>
          <w:hyperlink w:anchor="_Toc522192812" w:history="1">
            <w:r w:rsidR="00F543C1" w:rsidRPr="00F543C1">
              <w:rPr>
                <w:rStyle w:val="Hyperlink"/>
                <w:sz w:val="24"/>
                <w:szCs w:val="24"/>
              </w:rPr>
              <w:t>5.2.5.3 Suffix Tree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_Toc522192812 \h </w:instrText>
            </w:r>
            <w:r w:rsidR="00F543C1" w:rsidRPr="00F543C1">
              <w:rPr>
                <w:webHidden/>
                <w:sz w:val="24"/>
                <w:szCs w:val="24"/>
              </w:rPr>
            </w:r>
            <w:r w:rsidR="00F543C1" w:rsidRPr="00F543C1">
              <w:rPr>
                <w:webHidden/>
                <w:sz w:val="24"/>
                <w:szCs w:val="24"/>
              </w:rPr>
              <w:fldChar w:fldCharType="separate"/>
            </w:r>
            <w:r w:rsidR="00EC7493">
              <w:rPr>
                <w:webHidden/>
                <w:sz w:val="24"/>
                <w:szCs w:val="24"/>
              </w:rPr>
              <w:t>72</w:t>
            </w:r>
            <w:r w:rsidR="00F543C1" w:rsidRPr="00F543C1">
              <w:rPr>
                <w:webHidden/>
                <w:sz w:val="24"/>
                <w:szCs w:val="24"/>
              </w:rPr>
              <w:fldChar w:fldCharType="end"/>
            </w:r>
          </w:hyperlink>
        </w:p>
        <w:p w14:paraId="1F100C61" w14:textId="1173891E" w:rsidR="00F543C1" w:rsidRPr="00F543C1" w:rsidRDefault="00114061" w:rsidP="00F543C1">
          <w:pPr>
            <w:pStyle w:val="TOC1"/>
            <w:rPr>
              <w:rFonts w:eastAsiaTheme="minorEastAsia"/>
              <w:lang w:val="en-GB" w:eastAsia="en-GB"/>
            </w:rPr>
          </w:pPr>
          <w:hyperlink w:anchor="_Toc522192813" w:history="1">
            <w:r w:rsidR="00F543C1" w:rsidRPr="00F543C1">
              <w:rPr>
                <w:rStyle w:val="Hyperlink"/>
              </w:rPr>
              <w:t>BAB 6</w:t>
            </w:r>
            <w:r w:rsidR="00F543C1" w:rsidRPr="00F543C1">
              <w:rPr>
                <w:rFonts w:eastAsiaTheme="minorEastAsia"/>
                <w:lang w:val="en-GB" w:eastAsia="en-GB"/>
              </w:rPr>
              <w:tab/>
            </w:r>
            <w:r w:rsidR="00F543C1" w:rsidRPr="00F543C1">
              <w:rPr>
                <w:rStyle w:val="Hyperlink"/>
              </w:rPr>
              <w:t>EKSPERIMEN DAN PEMBAHASAN</w:t>
            </w:r>
            <w:r w:rsidR="00F543C1" w:rsidRPr="00F543C1">
              <w:rPr>
                <w:webHidden/>
              </w:rPr>
              <w:tab/>
            </w:r>
            <w:r w:rsidR="00F543C1" w:rsidRPr="00F543C1">
              <w:rPr>
                <w:webHidden/>
              </w:rPr>
              <w:fldChar w:fldCharType="begin"/>
            </w:r>
            <w:r w:rsidR="00F543C1" w:rsidRPr="00F543C1">
              <w:rPr>
                <w:webHidden/>
              </w:rPr>
              <w:instrText xml:space="preserve"> PAGEREF _Toc522192813 \h </w:instrText>
            </w:r>
            <w:r w:rsidR="00F543C1" w:rsidRPr="00F543C1">
              <w:rPr>
                <w:webHidden/>
              </w:rPr>
            </w:r>
            <w:r w:rsidR="00F543C1" w:rsidRPr="00F543C1">
              <w:rPr>
                <w:webHidden/>
              </w:rPr>
              <w:fldChar w:fldCharType="separate"/>
            </w:r>
            <w:r w:rsidR="00EC7493">
              <w:rPr>
                <w:webHidden/>
              </w:rPr>
              <w:t>73</w:t>
            </w:r>
            <w:r w:rsidR="00F543C1" w:rsidRPr="00F543C1">
              <w:rPr>
                <w:webHidden/>
              </w:rPr>
              <w:fldChar w:fldCharType="end"/>
            </w:r>
          </w:hyperlink>
        </w:p>
        <w:p w14:paraId="45B7AC0C" w14:textId="34994FF0" w:rsidR="00F543C1" w:rsidRPr="00F543C1" w:rsidRDefault="00114061" w:rsidP="00F543C1">
          <w:pPr>
            <w:pStyle w:val="TOC2"/>
            <w:spacing w:after="0"/>
            <w:jc w:val="both"/>
            <w:rPr>
              <w:rFonts w:eastAsiaTheme="minorEastAsia"/>
              <w:sz w:val="24"/>
              <w:szCs w:val="24"/>
              <w:lang w:val="en-GB" w:eastAsia="en-GB"/>
            </w:rPr>
          </w:pPr>
          <w:hyperlink w:anchor="_Toc522192814" w:history="1">
            <w:r w:rsidR="00F543C1" w:rsidRPr="00F543C1">
              <w:rPr>
                <w:rStyle w:val="Hyperlink"/>
                <w:sz w:val="24"/>
                <w:szCs w:val="24"/>
              </w:rPr>
              <w:t>6.1 Pengujian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_Toc522192814 \h </w:instrText>
            </w:r>
            <w:r w:rsidR="00F543C1" w:rsidRPr="00F543C1">
              <w:rPr>
                <w:webHidden/>
                <w:sz w:val="24"/>
                <w:szCs w:val="24"/>
              </w:rPr>
            </w:r>
            <w:r w:rsidR="00F543C1" w:rsidRPr="00F543C1">
              <w:rPr>
                <w:webHidden/>
                <w:sz w:val="24"/>
                <w:szCs w:val="24"/>
              </w:rPr>
              <w:fldChar w:fldCharType="separate"/>
            </w:r>
            <w:r w:rsidR="00EC7493">
              <w:rPr>
                <w:webHidden/>
                <w:sz w:val="24"/>
                <w:szCs w:val="24"/>
              </w:rPr>
              <w:t>73</w:t>
            </w:r>
            <w:r w:rsidR="00F543C1" w:rsidRPr="00F543C1">
              <w:rPr>
                <w:webHidden/>
                <w:sz w:val="24"/>
                <w:szCs w:val="24"/>
              </w:rPr>
              <w:fldChar w:fldCharType="end"/>
            </w:r>
          </w:hyperlink>
        </w:p>
        <w:p w14:paraId="325014CA" w14:textId="238B1FDE" w:rsidR="00F543C1" w:rsidRPr="00F543C1" w:rsidRDefault="00114061" w:rsidP="00F543C1">
          <w:pPr>
            <w:pStyle w:val="TOC3"/>
            <w:spacing w:after="0"/>
            <w:jc w:val="both"/>
            <w:rPr>
              <w:rFonts w:eastAsiaTheme="minorEastAsia"/>
              <w:sz w:val="24"/>
              <w:szCs w:val="24"/>
              <w:lang w:val="en-GB" w:eastAsia="en-GB"/>
            </w:rPr>
          </w:pPr>
          <w:hyperlink w:anchor="_Toc522192815" w:history="1">
            <w:r w:rsidR="00F543C1" w:rsidRPr="00F543C1">
              <w:rPr>
                <w:rStyle w:val="Hyperlink"/>
                <w:sz w:val="24"/>
                <w:szCs w:val="24"/>
              </w:rPr>
              <w:t>6.1.1 Tujuan Pengujian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_Toc522192815 \h </w:instrText>
            </w:r>
            <w:r w:rsidR="00F543C1" w:rsidRPr="00F543C1">
              <w:rPr>
                <w:webHidden/>
                <w:sz w:val="24"/>
                <w:szCs w:val="24"/>
              </w:rPr>
            </w:r>
            <w:r w:rsidR="00F543C1" w:rsidRPr="00F543C1">
              <w:rPr>
                <w:webHidden/>
                <w:sz w:val="24"/>
                <w:szCs w:val="24"/>
              </w:rPr>
              <w:fldChar w:fldCharType="separate"/>
            </w:r>
            <w:r w:rsidR="00EC7493">
              <w:rPr>
                <w:webHidden/>
                <w:sz w:val="24"/>
                <w:szCs w:val="24"/>
              </w:rPr>
              <w:t>73</w:t>
            </w:r>
            <w:r w:rsidR="00F543C1" w:rsidRPr="00F543C1">
              <w:rPr>
                <w:webHidden/>
                <w:sz w:val="24"/>
                <w:szCs w:val="24"/>
              </w:rPr>
              <w:fldChar w:fldCharType="end"/>
            </w:r>
          </w:hyperlink>
        </w:p>
        <w:p w14:paraId="453A4759" w14:textId="11EE9009" w:rsidR="00F543C1" w:rsidRPr="00F543C1" w:rsidRDefault="00114061" w:rsidP="00F543C1">
          <w:pPr>
            <w:pStyle w:val="TOC3"/>
            <w:spacing w:after="0"/>
            <w:jc w:val="both"/>
            <w:rPr>
              <w:rFonts w:eastAsiaTheme="minorEastAsia"/>
              <w:sz w:val="24"/>
              <w:szCs w:val="24"/>
              <w:lang w:val="en-GB" w:eastAsia="en-GB"/>
            </w:rPr>
          </w:pPr>
          <w:hyperlink w:anchor="_Toc522192816" w:history="1">
            <w:r w:rsidR="00F543C1" w:rsidRPr="00F543C1">
              <w:rPr>
                <w:rStyle w:val="Hyperlink"/>
                <w:sz w:val="24"/>
                <w:szCs w:val="24"/>
              </w:rPr>
              <w:t>6.1.2 Persiapan Pengujian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_Toc522192816 \h </w:instrText>
            </w:r>
            <w:r w:rsidR="00F543C1" w:rsidRPr="00F543C1">
              <w:rPr>
                <w:webHidden/>
                <w:sz w:val="24"/>
                <w:szCs w:val="24"/>
              </w:rPr>
            </w:r>
            <w:r w:rsidR="00F543C1" w:rsidRPr="00F543C1">
              <w:rPr>
                <w:webHidden/>
                <w:sz w:val="24"/>
                <w:szCs w:val="24"/>
              </w:rPr>
              <w:fldChar w:fldCharType="separate"/>
            </w:r>
            <w:r w:rsidR="00EC7493">
              <w:rPr>
                <w:webHidden/>
                <w:sz w:val="24"/>
                <w:szCs w:val="24"/>
              </w:rPr>
              <w:t>74</w:t>
            </w:r>
            <w:r w:rsidR="00F543C1" w:rsidRPr="00F543C1">
              <w:rPr>
                <w:webHidden/>
                <w:sz w:val="24"/>
                <w:szCs w:val="24"/>
              </w:rPr>
              <w:fldChar w:fldCharType="end"/>
            </w:r>
          </w:hyperlink>
        </w:p>
        <w:p w14:paraId="67D0037C" w14:textId="294361B7" w:rsidR="00F543C1" w:rsidRPr="00F543C1" w:rsidRDefault="00114061" w:rsidP="00F543C1">
          <w:pPr>
            <w:pStyle w:val="TOC4"/>
            <w:spacing w:after="0"/>
            <w:jc w:val="both"/>
            <w:rPr>
              <w:rFonts w:eastAsiaTheme="minorEastAsia"/>
              <w:sz w:val="24"/>
              <w:szCs w:val="24"/>
            </w:rPr>
          </w:pPr>
          <w:hyperlink w:anchor="_Toc522192817" w:history="1">
            <w:r w:rsidR="00F543C1" w:rsidRPr="00F543C1">
              <w:rPr>
                <w:rStyle w:val="Hyperlink"/>
                <w:sz w:val="24"/>
                <w:szCs w:val="24"/>
              </w:rPr>
              <w:t>6.1.2.1 File Executable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_Toc522192817 \h </w:instrText>
            </w:r>
            <w:r w:rsidR="00F543C1" w:rsidRPr="00F543C1">
              <w:rPr>
                <w:webHidden/>
                <w:sz w:val="24"/>
                <w:szCs w:val="24"/>
              </w:rPr>
            </w:r>
            <w:r w:rsidR="00F543C1" w:rsidRPr="00F543C1">
              <w:rPr>
                <w:webHidden/>
                <w:sz w:val="24"/>
                <w:szCs w:val="24"/>
              </w:rPr>
              <w:fldChar w:fldCharType="separate"/>
            </w:r>
            <w:r w:rsidR="00EC7493">
              <w:rPr>
                <w:webHidden/>
                <w:sz w:val="24"/>
                <w:szCs w:val="24"/>
              </w:rPr>
              <w:t>74</w:t>
            </w:r>
            <w:r w:rsidR="00F543C1" w:rsidRPr="00F543C1">
              <w:rPr>
                <w:webHidden/>
                <w:sz w:val="24"/>
                <w:szCs w:val="24"/>
              </w:rPr>
              <w:fldChar w:fldCharType="end"/>
            </w:r>
          </w:hyperlink>
        </w:p>
        <w:p w14:paraId="3222AA4D" w14:textId="75CDFC07" w:rsidR="00F543C1" w:rsidRPr="00F543C1" w:rsidRDefault="00114061" w:rsidP="00F543C1">
          <w:pPr>
            <w:pStyle w:val="TOC4"/>
            <w:spacing w:after="0"/>
            <w:jc w:val="both"/>
            <w:rPr>
              <w:rFonts w:eastAsiaTheme="minorEastAsia"/>
              <w:sz w:val="24"/>
              <w:szCs w:val="24"/>
            </w:rPr>
          </w:pPr>
          <w:hyperlink w:anchor="_Toc522192818" w:history="1">
            <w:r w:rsidR="00F543C1" w:rsidRPr="00F543C1">
              <w:rPr>
                <w:rStyle w:val="Hyperlink"/>
                <w:sz w:val="24"/>
                <w:szCs w:val="24"/>
              </w:rPr>
              <w:t>6.1.2.2 Lingkungan Pengujian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_Toc522192818 \h </w:instrText>
            </w:r>
            <w:r w:rsidR="00F543C1" w:rsidRPr="00F543C1">
              <w:rPr>
                <w:webHidden/>
                <w:sz w:val="24"/>
                <w:szCs w:val="24"/>
              </w:rPr>
            </w:r>
            <w:r w:rsidR="00F543C1" w:rsidRPr="00F543C1">
              <w:rPr>
                <w:webHidden/>
                <w:sz w:val="24"/>
                <w:szCs w:val="24"/>
              </w:rPr>
              <w:fldChar w:fldCharType="separate"/>
            </w:r>
            <w:r w:rsidR="00EC7493">
              <w:rPr>
                <w:webHidden/>
                <w:sz w:val="24"/>
                <w:szCs w:val="24"/>
              </w:rPr>
              <w:t>74</w:t>
            </w:r>
            <w:r w:rsidR="00F543C1" w:rsidRPr="00F543C1">
              <w:rPr>
                <w:webHidden/>
                <w:sz w:val="24"/>
                <w:szCs w:val="24"/>
              </w:rPr>
              <w:fldChar w:fldCharType="end"/>
            </w:r>
          </w:hyperlink>
        </w:p>
        <w:p w14:paraId="76EC2848" w14:textId="1A76AD46" w:rsidR="00F543C1" w:rsidRPr="00F543C1" w:rsidRDefault="00114061" w:rsidP="00F543C1">
          <w:pPr>
            <w:pStyle w:val="TOC4"/>
            <w:spacing w:after="0"/>
            <w:jc w:val="both"/>
            <w:rPr>
              <w:rFonts w:eastAsiaTheme="minorEastAsia"/>
              <w:sz w:val="24"/>
              <w:szCs w:val="24"/>
            </w:rPr>
          </w:pPr>
          <w:hyperlink w:anchor="_Toc522192819" w:history="1">
            <w:r w:rsidR="00F543C1" w:rsidRPr="00F543C1">
              <w:rPr>
                <w:rStyle w:val="Hyperlink"/>
                <w:sz w:val="24"/>
                <w:szCs w:val="24"/>
              </w:rPr>
              <w:t>6.1.2.3 Skenario Pengujian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_Toc522192819 \h </w:instrText>
            </w:r>
            <w:r w:rsidR="00F543C1" w:rsidRPr="00F543C1">
              <w:rPr>
                <w:webHidden/>
                <w:sz w:val="24"/>
                <w:szCs w:val="24"/>
              </w:rPr>
            </w:r>
            <w:r w:rsidR="00F543C1" w:rsidRPr="00F543C1">
              <w:rPr>
                <w:webHidden/>
                <w:sz w:val="24"/>
                <w:szCs w:val="24"/>
              </w:rPr>
              <w:fldChar w:fldCharType="separate"/>
            </w:r>
            <w:r w:rsidR="00EC7493">
              <w:rPr>
                <w:webHidden/>
                <w:sz w:val="24"/>
                <w:szCs w:val="24"/>
              </w:rPr>
              <w:t>74</w:t>
            </w:r>
            <w:r w:rsidR="00F543C1" w:rsidRPr="00F543C1">
              <w:rPr>
                <w:webHidden/>
                <w:sz w:val="24"/>
                <w:szCs w:val="24"/>
              </w:rPr>
              <w:fldChar w:fldCharType="end"/>
            </w:r>
          </w:hyperlink>
        </w:p>
        <w:p w14:paraId="5CD249F7" w14:textId="5F23B29A" w:rsidR="00F543C1" w:rsidRPr="00F543C1" w:rsidRDefault="00114061" w:rsidP="00F543C1">
          <w:pPr>
            <w:pStyle w:val="TOC2"/>
            <w:spacing w:after="0"/>
            <w:jc w:val="both"/>
            <w:rPr>
              <w:rFonts w:eastAsiaTheme="minorEastAsia"/>
              <w:sz w:val="24"/>
              <w:szCs w:val="24"/>
              <w:lang w:val="en-GB" w:eastAsia="en-GB"/>
            </w:rPr>
          </w:pPr>
          <w:hyperlink w:anchor="_Toc522192820" w:history="1">
            <w:r w:rsidR="00F543C1" w:rsidRPr="00F543C1">
              <w:rPr>
                <w:rStyle w:val="Hyperlink"/>
                <w:rFonts w:eastAsia="Times New Roman,DejaVu Sans"/>
                <w:sz w:val="24"/>
                <w:szCs w:val="24"/>
              </w:rPr>
              <w:t>6.2</w:t>
            </w:r>
            <w:r w:rsidR="00F543C1" w:rsidRPr="00F543C1">
              <w:rPr>
                <w:rFonts w:eastAsiaTheme="minorEastAsia"/>
                <w:sz w:val="24"/>
                <w:szCs w:val="24"/>
                <w:lang w:val="en-GB" w:eastAsia="en-GB"/>
              </w:rPr>
              <w:tab/>
            </w:r>
            <w:r w:rsidR="00F543C1" w:rsidRPr="00F543C1">
              <w:rPr>
                <w:rStyle w:val="Hyperlink"/>
                <w:rFonts w:eastAsia="DejaVu Sans"/>
                <w:sz w:val="24"/>
                <w:szCs w:val="24"/>
              </w:rPr>
              <w:t xml:space="preserve">Pengujian </w:t>
            </w:r>
            <w:r w:rsidR="00F543C1" w:rsidRPr="00F543C1">
              <w:rPr>
                <w:rStyle w:val="Hyperlink"/>
                <w:rFonts w:eastAsia="DejaVu Sans"/>
                <w:i/>
                <w:sz w:val="24"/>
                <w:szCs w:val="24"/>
              </w:rPr>
              <w:t>Custom Debugger</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_Toc522192820 \h </w:instrText>
            </w:r>
            <w:r w:rsidR="00F543C1" w:rsidRPr="00F543C1">
              <w:rPr>
                <w:webHidden/>
                <w:sz w:val="24"/>
                <w:szCs w:val="24"/>
              </w:rPr>
            </w:r>
            <w:r w:rsidR="00F543C1" w:rsidRPr="00F543C1">
              <w:rPr>
                <w:webHidden/>
                <w:sz w:val="24"/>
                <w:szCs w:val="24"/>
              </w:rPr>
              <w:fldChar w:fldCharType="separate"/>
            </w:r>
            <w:r w:rsidR="00EC7493">
              <w:rPr>
                <w:webHidden/>
                <w:sz w:val="24"/>
                <w:szCs w:val="24"/>
              </w:rPr>
              <w:t>75</w:t>
            </w:r>
            <w:r w:rsidR="00F543C1" w:rsidRPr="00F543C1">
              <w:rPr>
                <w:webHidden/>
                <w:sz w:val="24"/>
                <w:szCs w:val="24"/>
              </w:rPr>
              <w:fldChar w:fldCharType="end"/>
            </w:r>
          </w:hyperlink>
        </w:p>
        <w:p w14:paraId="0A6C73A8" w14:textId="2A8E6C65" w:rsidR="00F543C1" w:rsidRPr="00F543C1" w:rsidRDefault="00114061" w:rsidP="00F543C1">
          <w:pPr>
            <w:pStyle w:val="TOC2"/>
            <w:spacing w:after="0"/>
            <w:jc w:val="both"/>
            <w:rPr>
              <w:rFonts w:eastAsiaTheme="minorEastAsia"/>
              <w:sz w:val="24"/>
              <w:szCs w:val="24"/>
              <w:lang w:val="en-GB" w:eastAsia="en-GB"/>
            </w:rPr>
          </w:pPr>
          <w:hyperlink w:anchor="_Toc522192821" w:history="1">
            <w:r w:rsidR="00F543C1" w:rsidRPr="00F543C1">
              <w:rPr>
                <w:rStyle w:val="Hyperlink"/>
                <w:sz w:val="24"/>
                <w:szCs w:val="24"/>
              </w:rPr>
              <w:t>6.3</w:t>
            </w:r>
            <w:r w:rsidR="00F543C1" w:rsidRPr="00F543C1">
              <w:rPr>
                <w:rFonts w:eastAsiaTheme="minorEastAsia"/>
                <w:sz w:val="24"/>
                <w:szCs w:val="24"/>
                <w:lang w:val="en-GB" w:eastAsia="en-GB"/>
              </w:rPr>
              <w:tab/>
            </w:r>
            <w:r w:rsidR="00F543C1" w:rsidRPr="00F543C1">
              <w:rPr>
                <w:rStyle w:val="Hyperlink"/>
                <w:sz w:val="24"/>
                <w:szCs w:val="24"/>
              </w:rPr>
              <w:t>Percobaan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_Toc522192821 \h </w:instrText>
            </w:r>
            <w:r w:rsidR="00F543C1" w:rsidRPr="00F543C1">
              <w:rPr>
                <w:webHidden/>
                <w:sz w:val="24"/>
                <w:szCs w:val="24"/>
              </w:rPr>
            </w:r>
            <w:r w:rsidR="00F543C1" w:rsidRPr="00F543C1">
              <w:rPr>
                <w:webHidden/>
                <w:sz w:val="24"/>
                <w:szCs w:val="24"/>
              </w:rPr>
              <w:fldChar w:fldCharType="separate"/>
            </w:r>
            <w:r w:rsidR="00EC7493">
              <w:rPr>
                <w:webHidden/>
                <w:sz w:val="24"/>
                <w:szCs w:val="24"/>
              </w:rPr>
              <w:t>76</w:t>
            </w:r>
            <w:r w:rsidR="00F543C1" w:rsidRPr="00F543C1">
              <w:rPr>
                <w:webHidden/>
                <w:sz w:val="24"/>
                <w:szCs w:val="24"/>
              </w:rPr>
              <w:fldChar w:fldCharType="end"/>
            </w:r>
          </w:hyperlink>
        </w:p>
        <w:p w14:paraId="7D9DAF39" w14:textId="3F370B99" w:rsidR="00F543C1" w:rsidRPr="00F543C1" w:rsidRDefault="00114061" w:rsidP="00F543C1">
          <w:pPr>
            <w:pStyle w:val="TOC2"/>
            <w:spacing w:after="0"/>
            <w:jc w:val="both"/>
            <w:rPr>
              <w:rFonts w:eastAsiaTheme="minorEastAsia"/>
              <w:sz w:val="24"/>
              <w:szCs w:val="24"/>
              <w:lang w:val="en-GB" w:eastAsia="en-GB"/>
            </w:rPr>
          </w:pPr>
          <w:hyperlink w:anchor="_Toc522192822" w:history="1">
            <w:r w:rsidR="00F543C1" w:rsidRPr="00F543C1">
              <w:rPr>
                <w:rStyle w:val="Hyperlink"/>
                <w:rFonts w:eastAsia="Times New Roman,DejaVu Sans"/>
                <w:sz w:val="24"/>
                <w:szCs w:val="24"/>
              </w:rPr>
              <w:t>6.4</w:t>
            </w:r>
            <w:r w:rsidR="00F543C1" w:rsidRPr="00F543C1">
              <w:rPr>
                <w:rFonts w:eastAsiaTheme="minorEastAsia"/>
                <w:sz w:val="24"/>
                <w:szCs w:val="24"/>
                <w:lang w:val="en-GB" w:eastAsia="en-GB"/>
              </w:rPr>
              <w:tab/>
            </w:r>
            <w:r w:rsidR="00F543C1" w:rsidRPr="00F543C1">
              <w:rPr>
                <w:rStyle w:val="Hyperlink"/>
                <w:sz w:val="24"/>
                <w:szCs w:val="24"/>
              </w:rPr>
              <w:t>Pembahasan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_Toc522192822 \h </w:instrText>
            </w:r>
            <w:r w:rsidR="00F543C1" w:rsidRPr="00F543C1">
              <w:rPr>
                <w:webHidden/>
                <w:sz w:val="24"/>
                <w:szCs w:val="24"/>
              </w:rPr>
            </w:r>
            <w:r w:rsidR="00F543C1" w:rsidRPr="00F543C1">
              <w:rPr>
                <w:webHidden/>
                <w:sz w:val="24"/>
                <w:szCs w:val="24"/>
              </w:rPr>
              <w:fldChar w:fldCharType="separate"/>
            </w:r>
            <w:r w:rsidR="00EC7493">
              <w:rPr>
                <w:webHidden/>
                <w:sz w:val="24"/>
                <w:szCs w:val="24"/>
              </w:rPr>
              <w:t>81</w:t>
            </w:r>
            <w:r w:rsidR="00F543C1" w:rsidRPr="00F543C1">
              <w:rPr>
                <w:webHidden/>
                <w:sz w:val="24"/>
                <w:szCs w:val="24"/>
              </w:rPr>
              <w:fldChar w:fldCharType="end"/>
            </w:r>
          </w:hyperlink>
        </w:p>
        <w:p w14:paraId="25580A94" w14:textId="3DA45572" w:rsidR="00F543C1" w:rsidRPr="00F543C1" w:rsidRDefault="00114061" w:rsidP="00F543C1">
          <w:pPr>
            <w:pStyle w:val="TOC3"/>
            <w:spacing w:after="0"/>
            <w:jc w:val="both"/>
            <w:rPr>
              <w:rFonts w:eastAsiaTheme="minorEastAsia"/>
              <w:sz w:val="24"/>
              <w:szCs w:val="24"/>
              <w:lang w:val="en-GB" w:eastAsia="en-GB"/>
            </w:rPr>
          </w:pPr>
          <w:hyperlink w:anchor="_Toc522192823" w:history="1">
            <w:r w:rsidR="00F543C1" w:rsidRPr="00F543C1">
              <w:rPr>
                <w:rStyle w:val="Hyperlink"/>
                <w:rFonts w:eastAsia="DejaVu Sans"/>
                <w:sz w:val="24"/>
                <w:szCs w:val="24"/>
              </w:rPr>
              <w:t>6.4.1</w:t>
            </w:r>
            <w:r w:rsidR="00F543C1" w:rsidRPr="00F543C1">
              <w:rPr>
                <w:rFonts w:eastAsiaTheme="minorEastAsia"/>
                <w:sz w:val="24"/>
                <w:szCs w:val="24"/>
                <w:lang w:val="en-GB" w:eastAsia="en-GB"/>
              </w:rPr>
              <w:tab/>
            </w:r>
            <w:r w:rsidR="00F543C1" w:rsidRPr="00F543C1">
              <w:rPr>
                <w:rStyle w:val="Hyperlink"/>
                <w:rFonts w:eastAsia="DejaVu Sans"/>
                <w:i/>
                <w:sz w:val="24"/>
                <w:szCs w:val="24"/>
              </w:rPr>
              <w:t>Custom Debugger</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_Toc522192823 \h </w:instrText>
            </w:r>
            <w:r w:rsidR="00F543C1" w:rsidRPr="00F543C1">
              <w:rPr>
                <w:webHidden/>
                <w:sz w:val="24"/>
                <w:szCs w:val="24"/>
              </w:rPr>
            </w:r>
            <w:r w:rsidR="00F543C1" w:rsidRPr="00F543C1">
              <w:rPr>
                <w:webHidden/>
                <w:sz w:val="24"/>
                <w:szCs w:val="24"/>
              </w:rPr>
              <w:fldChar w:fldCharType="separate"/>
            </w:r>
            <w:r w:rsidR="00EC7493">
              <w:rPr>
                <w:webHidden/>
                <w:sz w:val="24"/>
                <w:szCs w:val="24"/>
              </w:rPr>
              <w:t>81</w:t>
            </w:r>
            <w:r w:rsidR="00F543C1" w:rsidRPr="00F543C1">
              <w:rPr>
                <w:webHidden/>
                <w:sz w:val="24"/>
                <w:szCs w:val="24"/>
              </w:rPr>
              <w:fldChar w:fldCharType="end"/>
            </w:r>
          </w:hyperlink>
        </w:p>
        <w:p w14:paraId="3D9AA6C2" w14:textId="0A381F4A" w:rsidR="00F543C1" w:rsidRPr="00F543C1" w:rsidRDefault="00114061" w:rsidP="00F543C1">
          <w:pPr>
            <w:pStyle w:val="TOC4"/>
            <w:spacing w:after="0"/>
            <w:jc w:val="both"/>
            <w:rPr>
              <w:rFonts w:eastAsiaTheme="minorEastAsia"/>
              <w:sz w:val="24"/>
              <w:szCs w:val="24"/>
            </w:rPr>
          </w:pPr>
          <w:hyperlink w:anchor="_Toc522192824" w:history="1">
            <w:r w:rsidR="00F543C1" w:rsidRPr="00F543C1">
              <w:rPr>
                <w:rStyle w:val="Hyperlink"/>
                <w:sz w:val="24"/>
                <w:szCs w:val="24"/>
              </w:rPr>
              <w:t>6.4.1.1</w:t>
            </w:r>
            <w:r w:rsidR="00F543C1" w:rsidRPr="00F543C1">
              <w:rPr>
                <w:rFonts w:eastAsiaTheme="minorEastAsia"/>
                <w:sz w:val="24"/>
                <w:szCs w:val="24"/>
              </w:rPr>
              <w:tab/>
            </w:r>
            <w:r w:rsidR="00F543C1" w:rsidRPr="00F543C1">
              <w:rPr>
                <w:rStyle w:val="Hyperlink"/>
                <w:sz w:val="24"/>
                <w:szCs w:val="24"/>
              </w:rPr>
              <w:t>Boyer-Moore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_Toc522192824 \h </w:instrText>
            </w:r>
            <w:r w:rsidR="00F543C1" w:rsidRPr="00F543C1">
              <w:rPr>
                <w:webHidden/>
                <w:sz w:val="24"/>
                <w:szCs w:val="24"/>
              </w:rPr>
            </w:r>
            <w:r w:rsidR="00F543C1" w:rsidRPr="00F543C1">
              <w:rPr>
                <w:webHidden/>
                <w:sz w:val="24"/>
                <w:szCs w:val="24"/>
              </w:rPr>
              <w:fldChar w:fldCharType="separate"/>
            </w:r>
            <w:r w:rsidR="00EC7493">
              <w:rPr>
                <w:webHidden/>
                <w:sz w:val="24"/>
                <w:szCs w:val="24"/>
              </w:rPr>
              <w:t>82</w:t>
            </w:r>
            <w:r w:rsidR="00F543C1" w:rsidRPr="00F543C1">
              <w:rPr>
                <w:webHidden/>
                <w:sz w:val="24"/>
                <w:szCs w:val="24"/>
              </w:rPr>
              <w:fldChar w:fldCharType="end"/>
            </w:r>
          </w:hyperlink>
        </w:p>
        <w:p w14:paraId="70FC35E4" w14:textId="109D14DF" w:rsidR="00F543C1" w:rsidRPr="00F543C1" w:rsidRDefault="00114061" w:rsidP="00F543C1">
          <w:pPr>
            <w:pStyle w:val="TOC4"/>
            <w:spacing w:after="0"/>
            <w:jc w:val="both"/>
            <w:rPr>
              <w:rFonts w:eastAsiaTheme="minorEastAsia"/>
              <w:sz w:val="24"/>
              <w:szCs w:val="24"/>
            </w:rPr>
          </w:pPr>
          <w:hyperlink w:anchor="_Toc522192825" w:history="1">
            <w:r w:rsidR="00F543C1" w:rsidRPr="00F543C1">
              <w:rPr>
                <w:rStyle w:val="Hyperlink"/>
                <w:sz w:val="24"/>
                <w:szCs w:val="24"/>
              </w:rPr>
              <w:t>6.4.1.2</w:t>
            </w:r>
            <w:r w:rsidR="00F543C1" w:rsidRPr="00F543C1">
              <w:rPr>
                <w:rFonts w:eastAsiaTheme="minorEastAsia"/>
                <w:sz w:val="24"/>
                <w:szCs w:val="24"/>
              </w:rPr>
              <w:tab/>
            </w:r>
            <w:r w:rsidR="00F543C1" w:rsidRPr="00F543C1">
              <w:rPr>
                <w:rStyle w:val="Hyperlink"/>
                <w:i/>
                <w:sz w:val="24"/>
                <w:szCs w:val="24"/>
              </w:rPr>
              <w:t>Suffix Tree</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_Toc522192825 \h </w:instrText>
            </w:r>
            <w:r w:rsidR="00F543C1" w:rsidRPr="00F543C1">
              <w:rPr>
                <w:webHidden/>
                <w:sz w:val="24"/>
                <w:szCs w:val="24"/>
              </w:rPr>
            </w:r>
            <w:r w:rsidR="00F543C1" w:rsidRPr="00F543C1">
              <w:rPr>
                <w:webHidden/>
                <w:sz w:val="24"/>
                <w:szCs w:val="24"/>
              </w:rPr>
              <w:fldChar w:fldCharType="separate"/>
            </w:r>
            <w:r w:rsidR="00EC7493">
              <w:rPr>
                <w:webHidden/>
                <w:sz w:val="24"/>
                <w:szCs w:val="24"/>
              </w:rPr>
              <w:t>82</w:t>
            </w:r>
            <w:r w:rsidR="00F543C1" w:rsidRPr="00F543C1">
              <w:rPr>
                <w:webHidden/>
                <w:sz w:val="24"/>
                <w:szCs w:val="24"/>
              </w:rPr>
              <w:fldChar w:fldCharType="end"/>
            </w:r>
          </w:hyperlink>
        </w:p>
        <w:p w14:paraId="16AC6EBB" w14:textId="46107D2E" w:rsidR="00F543C1" w:rsidRPr="00F543C1" w:rsidRDefault="00114061" w:rsidP="00F543C1">
          <w:pPr>
            <w:pStyle w:val="TOC4"/>
            <w:spacing w:after="0"/>
            <w:jc w:val="both"/>
            <w:rPr>
              <w:rFonts w:eastAsiaTheme="minorEastAsia"/>
              <w:sz w:val="24"/>
              <w:szCs w:val="24"/>
            </w:rPr>
          </w:pPr>
          <w:hyperlink w:anchor="_Toc522192826" w:history="1">
            <w:r w:rsidR="00F543C1" w:rsidRPr="00F543C1">
              <w:rPr>
                <w:rStyle w:val="Hyperlink"/>
                <w:sz w:val="24"/>
                <w:szCs w:val="24"/>
              </w:rPr>
              <w:t>6.4.1.3</w:t>
            </w:r>
            <w:r w:rsidR="00F543C1" w:rsidRPr="00F543C1">
              <w:rPr>
                <w:rFonts w:eastAsiaTheme="minorEastAsia"/>
                <w:sz w:val="24"/>
                <w:szCs w:val="24"/>
              </w:rPr>
              <w:tab/>
            </w:r>
            <w:r w:rsidR="00F543C1" w:rsidRPr="00F543C1">
              <w:rPr>
                <w:rStyle w:val="Hyperlink"/>
                <w:sz w:val="24"/>
                <w:szCs w:val="24"/>
              </w:rPr>
              <w:t>Rabin-Karp</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_Toc522192826 \h </w:instrText>
            </w:r>
            <w:r w:rsidR="00F543C1" w:rsidRPr="00F543C1">
              <w:rPr>
                <w:webHidden/>
                <w:sz w:val="24"/>
                <w:szCs w:val="24"/>
              </w:rPr>
            </w:r>
            <w:r w:rsidR="00F543C1" w:rsidRPr="00F543C1">
              <w:rPr>
                <w:webHidden/>
                <w:sz w:val="24"/>
                <w:szCs w:val="24"/>
              </w:rPr>
              <w:fldChar w:fldCharType="separate"/>
            </w:r>
            <w:r w:rsidR="00EC7493">
              <w:rPr>
                <w:webHidden/>
                <w:sz w:val="24"/>
                <w:szCs w:val="24"/>
              </w:rPr>
              <w:t>83</w:t>
            </w:r>
            <w:r w:rsidR="00F543C1" w:rsidRPr="00F543C1">
              <w:rPr>
                <w:webHidden/>
                <w:sz w:val="24"/>
                <w:szCs w:val="24"/>
              </w:rPr>
              <w:fldChar w:fldCharType="end"/>
            </w:r>
          </w:hyperlink>
        </w:p>
        <w:p w14:paraId="7020BBFF" w14:textId="52D1117A" w:rsidR="00F543C1" w:rsidRPr="00F543C1" w:rsidRDefault="00114061" w:rsidP="00F543C1">
          <w:pPr>
            <w:pStyle w:val="TOC3"/>
            <w:spacing w:after="0"/>
            <w:jc w:val="both"/>
            <w:rPr>
              <w:rFonts w:eastAsiaTheme="minorEastAsia"/>
              <w:sz w:val="24"/>
              <w:szCs w:val="24"/>
              <w:lang w:val="en-GB" w:eastAsia="en-GB"/>
            </w:rPr>
          </w:pPr>
          <w:hyperlink w:anchor="_Toc522192827" w:history="1">
            <w:r w:rsidR="00F543C1" w:rsidRPr="00F543C1">
              <w:rPr>
                <w:rStyle w:val="Hyperlink"/>
                <w:rFonts w:eastAsia="DejaVu Sans"/>
                <w:sz w:val="24"/>
                <w:szCs w:val="24"/>
              </w:rPr>
              <w:t>6.4.2</w:t>
            </w:r>
            <w:r w:rsidR="00F543C1" w:rsidRPr="00F543C1">
              <w:rPr>
                <w:rFonts w:eastAsiaTheme="minorEastAsia"/>
                <w:sz w:val="24"/>
                <w:szCs w:val="24"/>
                <w:lang w:val="en-GB" w:eastAsia="en-GB"/>
              </w:rPr>
              <w:tab/>
            </w:r>
            <w:r w:rsidR="00F543C1" w:rsidRPr="00F543C1">
              <w:rPr>
                <w:rStyle w:val="Hyperlink"/>
                <w:rFonts w:eastAsia="DejaVu Sans"/>
                <w:sz w:val="24"/>
                <w:szCs w:val="24"/>
              </w:rPr>
              <w:t>Antivirus AVG</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_Toc522192827 \h </w:instrText>
            </w:r>
            <w:r w:rsidR="00F543C1" w:rsidRPr="00F543C1">
              <w:rPr>
                <w:webHidden/>
                <w:sz w:val="24"/>
                <w:szCs w:val="24"/>
              </w:rPr>
            </w:r>
            <w:r w:rsidR="00F543C1" w:rsidRPr="00F543C1">
              <w:rPr>
                <w:webHidden/>
                <w:sz w:val="24"/>
                <w:szCs w:val="24"/>
              </w:rPr>
              <w:fldChar w:fldCharType="separate"/>
            </w:r>
            <w:r w:rsidR="00EC7493">
              <w:rPr>
                <w:webHidden/>
                <w:sz w:val="24"/>
                <w:szCs w:val="24"/>
              </w:rPr>
              <w:t>83</w:t>
            </w:r>
            <w:r w:rsidR="00F543C1" w:rsidRPr="00F543C1">
              <w:rPr>
                <w:webHidden/>
                <w:sz w:val="24"/>
                <w:szCs w:val="24"/>
              </w:rPr>
              <w:fldChar w:fldCharType="end"/>
            </w:r>
          </w:hyperlink>
        </w:p>
        <w:p w14:paraId="32D90B17" w14:textId="27044849" w:rsidR="00F543C1" w:rsidRPr="00F543C1" w:rsidRDefault="00114061" w:rsidP="00F543C1">
          <w:pPr>
            <w:pStyle w:val="TOC3"/>
            <w:spacing w:after="0"/>
            <w:jc w:val="both"/>
            <w:rPr>
              <w:rFonts w:eastAsiaTheme="minorEastAsia"/>
              <w:sz w:val="24"/>
              <w:szCs w:val="24"/>
              <w:lang w:val="en-GB" w:eastAsia="en-GB"/>
            </w:rPr>
          </w:pPr>
          <w:hyperlink w:anchor="_Toc522192828" w:history="1">
            <w:r w:rsidR="00F543C1" w:rsidRPr="00F543C1">
              <w:rPr>
                <w:rStyle w:val="Hyperlink"/>
                <w:rFonts w:eastAsia="DejaVu Sans"/>
                <w:sz w:val="24"/>
                <w:szCs w:val="24"/>
              </w:rPr>
              <w:t>6.4.3</w:t>
            </w:r>
            <w:r w:rsidR="00F543C1" w:rsidRPr="00F543C1">
              <w:rPr>
                <w:rFonts w:eastAsiaTheme="minorEastAsia"/>
                <w:sz w:val="24"/>
                <w:szCs w:val="24"/>
                <w:lang w:val="en-GB" w:eastAsia="en-GB"/>
              </w:rPr>
              <w:tab/>
            </w:r>
            <w:r w:rsidR="00F543C1" w:rsidRPr="00F543C1">
              <w:rPr>
                <w:rStyle w:val="Hyperlink"/>
                <w:rFonts w:eastAsia="DejaVu Sans"/>
                <w:sz w:val="24"/>
                <w:szCs w:val="24"/>
              </w:rPr>
              <w:t>Hasil Percobaan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_Toc522192828 \h </w:instrText>
            </w:r>
            <w:r w:rsidR="00F543C1" w:rsidRPr="00F543C1">
              <w:rPr>
                <w:webHidden/>
                <w:sz w:val="24"/>
                <w:szCs w:val="24"/>
              </w:rPr>
            </w:r>
            <w:r w:rsidR="00F543C1" w:rsidRPr="00F543C1">
              <w:rPr>
                <w:webHidden/>
                <w:sz w:val="24"/>
                <w:szCs w:val="24"/>
              </w:rPr>
              <w:fldChar w:fldCharType="separate"/>
            </w:r>
            <w:r w:rsidR="00EC7493">
              <w:rPr>
                <w:webHidden/>
                <w:sz w:val="24"/>
                <w:szCs w:val="24"/>
              </w:rPr>
              <w:t>84</w:t>
            </w:r>
            <w:r w:rsidR="00F543C1" w:rsidRPr="00F543C1">
              <w:rPr>
                <w:webHidden/>
                <w:sz w:val="24"/>
                <w:szCs w:val="24"/>
              </w:rPr>
              <w:fldChar w:fldCharType="end"/>
            </w:r>
          </w:hyperlink>
        </w:p>
        <w:p w14:paraId="4B8B4919" w14:textId="7C037ED4" w:rsidR="00F543C1" w:rsidRPr="00F543C1" w:rsidRDefault="00114061" w:rsidP="00F543C1">
          <w:pPr>
            <w:pStyle w:val="TOC1"/>
            <w:rPr>
              <w:rFonts w:eastAsiaTheme="minorEastAsia"/>
              <w:lang w:val="en-GB" w:eastAsia="en-GB"/>
            </w:rPr>
          </w:pPr>
          <w:hyperlink w:anchor="_Toc522192829" w:history="1">
            <w:r w:rsidR="00F543C1" w:rsidRPr="00F543C1">
              <w:rPr>
                <w:rStyle w:val="Hyperlink"/>
              </w:rPr>
              <w:t>BAB 7 KESIMPULAN DAN SARAN</w:t>
            </w:r>
            <w:r w:rsidR="00F543C1" w:rsidRPr="00F543C1">
              <w:rPr>
                <w:webHidden/>
              </w:rPr>
              <w:tab/>
            </w:r>
            <w:r w:rsidR="00F543C1" w:rsidRPr="00F543C1">
              <w:rPr>
                <w:webHidden/>
              </w:rPr>
              <w:fldChar w:fldCharType="begin"/>
            </w:r>
            <w:r w:rsidR="00F543C1" w:rsidRPr="00F543C1">
              <w:rPr>
                <w:webHidden/>
              </w:rPr>
              <w:instrText xml:space="preserve"> PAGEREF _Toc522192829 \h </w:instrText>
            </w:r>
            <w:r w:rsidR="00F543C1" w:rsidRPr="00F543C1">
              <w:rPr>
                <w:webHidden/>
              </w:rPr>
            </w:r>
            <w:r w:rsidR="00F543C1" w:rsidRPr="00F543C1">
              <w:rPr>
                <w:webHidden/>
              </w:rPr>
              <w:fldChar w:fldCharType="separate"/>
            </w:r>
            <w:r w:rsidR="00EC7493">
              <w:rPr>
                <w:webHidden/>
              </w:rPr>
              <w:t>87</w:t>
            </w:r>
            <w:r w:rsidR="00F543C1" w:rsidRPr="00F543C1">
              <w:rPr>
                <w:webHidden/>
              </w:rPr>
              <w:fldChar w:fldCharType="end"/>
            </w:r>
          </w:hyperlink>
        </w:p>
        <w:p w14:paraId="39801275" w14:textId="10B47F33" w:rsidR="00F543C1" w:rsidRPr="00F543C1" w:rsidRDefault="00114061" w:rsidP="00F543C1">
          <w:pPr>
            <w:pStyle w:val="TOC2"/>
            <w:spacing w:after="0"/>
            <w:jc w:val="both"/>
            <w:rPr>
              <w:rFonts w:eastAsiaTheme="minorEastAsia"/>
              <w:sz w:val="24"/>
              <w:szCs w:val="24"/>
              <w:lang w:val="en-GB" w:eastAsia="en-GB"/>
            </w:rPr>
          </w:pPr>
          <w:hyperlink w:anchor="_Toc522192830" w:history="1">
            <w:r w:rsidR="00F543C1" w:rsidRPr="00F543C1">
              <w:rPr>
                <w:rStyle w:val="Hyperlink"/>
                <w:sz w:val="24"/>
                <w:szCs w:val="24"/>
              </w:rPr>
              <w:t>7.1</w:t>
            </w:r>
            <w:r w:rsidR="00F543C1" w:rsidRPr="00F543C1">
              <w:rPr>
                <w:rFonts w:eastAsiaTheme="minorEastAsia"/>
                <w:sz w:val="24"/>
                <w:szCs w:val="24"/>
                <w:lang w:val="en-GB" w:eastAsia="en-GB"/>
              </w:rPr>
              <w:tab/>
            </w:r>
            <w:r w:rsidR="00F543C1" w:rsidRPr="00F543C1">
              <w:rPr>
                <w:rStyle w:val="Hyperlink"/>
                <w:sz w:val="24"/>
                <w:szCs w:val="24"/>
              </w:rPr>
              <w:t>Kesimpulan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_Toc522192830 \h </w:instrText>
            </w:r>
            <w:r w:rsidR="00F543C1" w:rsidRPr="00F543C1">
              <w:rPr>
                <w:webHidden/>
                <w:sz w:val="24"/>
                <w:szCs w:val="24"/>
              </w:rPr>
            </w:r>
            <w:r w:rsidR="00F543C1" w:rsidRPr="00F543C1">
              <w:rPr>
                <w:webHidden/>
                <w:sz w:val="24"/>
                <w:szCs w:val="24"/>
              </w:rPr>
              <w:fldChar w:fldCharType="separate"/>
            </w:r>
            <w:r w:rsidR="00EC7493">
              <w:rPr>
                <w:webHidden/>
                <w:sz w:val="24"/>
                <w:szCs w:val="24"/>
              </w:rPr>
              <w:t>87</w:t>
            </w:r>
            <w:r w:rsidR="00F543C1" w:rsidRPr="00F543C1">
              <w:rPr>
                <w:webHidden/>
                <w:sz w:val="24"/>
                <w:szCs w:val="24"/>
              </w:rPr>
              <w:fldChar w:fldCharType="end"/>
            </w:r>
          </w:hyperlink>
        </w:p>
        <w:p w14:paraId="0150EC32" w14:textId="187FB594" w:rsidR="00F543C1" w:rsidRPr="00F543C1" w:rsidRDefault="00114061" w:rsidP="00F543C1">
          <w:pPr>
            <w:pStyle w:val="TOC2"/>
            <w:spacing w:after="0"/>
            <w:jc w:val="both"/>
            <w:rPr>
              <w:rFonts w:eastAsiaTheme="minorEastAsia"/>
              <w:sz w:val="24"/>
              <w:szCs w:val="24"/>
              <w:lang w:val="en-GB" w:eastAsia="en-GB"/>
            </w:rPr>
          </w:pPr>
          <w:hyperlink w:anchor="_Toc522192831" w:history="1">
            <w:r w:rsidR="00F543C1" w:rsidRPr="00F543C1">
              <w:rPr>
                <w:rStyle w:val="Hyperlink"/>
                <w:sz w:val="24"/>
                <w:szCs w:val="24"/>
                <w:lang w:val="en-AU"/>
              </w:rPr>
              <w:t>7.2</w:t>
            </w:r>
            <w:r w:rsidR="00F543C1" w:rsidRPr="00F543C1">
              <w:rPr>
                <w:rFonts w:eastAsiaTheme="minorEastAsia"/>
                <w:sz w:val="24"/>
                <w:szCs w:val="24"/>
                <w:lang w:val="en-GB" w:eastAsia="en-GB"/>
              </w:rPr>
              <w:tab/>
            </w:r>
            <w:r w:rsidR="00F543C1" w:rsidRPr="00F543C1">
              <w:rPr>
                <w:rStyle w:val="Hyperlink"/>
                <w:sz w:val="24"/>
                <w:szCs w:val="24"/>
              </w:rPr>
              <w:t>Saran</w:t>
            </w:r>
            <w:r w:rsidR="00F543C1" w:rsidRPr="00F543C1">
              <w:rPr>
                <w:webHidden/>
                <w:sz w:val="24"/>
                <w:szCs w:val="24"/>
              </w:rPr>
              <w:tab/>
            </w:r>
            <w:r w:rsidR="00F543C1" w:rsidRPr="00F543C1">
              <w:rPr>
                <w:webHidden/>
                <w:sz w:val="24"/>
                <w:szCs w:val="24"/>
              </w:rPr>
              <w:fldChar w:fldCharType="begin"/>
            </w:r>
            <w:r w:rsidR="00F543C1" w:rsidRPr="00F543C1">
              <w:rPr>
                <w:webHidden/>
                <w:sz w:val="24"/>
                <w:szCs w:val="24"/>
              </w:rPr>
              <w:instrText xml:space="preserve"> PAGEREF _Toc522192831 \h </w:instrText>
            </w:r>
            <w:r w:rsidR="00F543C1" w:rsidRPr="00F543C1">
              <w:rPr>
                <w:webHidden/>
                <w:sz w:val="24"/>
                <w:szCs w:val="24"/>
              </w:rPr>
            </w:r>
            <w:r w:rsidR="00F543C1" w:rsidRPr="00F543C1">
              <w:rPr>
                <w:webHidden/>
                <w:sz w:val="24"/>
                <w:szCs w:val="24"/>
              </w:rPr>
              <w:fldChar w:fldCharType="separate"/>
            </w:r>
            <w:r w:rsidR="00EC7493">
              <w:rPr>
                <w:webHidden/>
                <w:sz w:val="24"/>
                <w:szCs w:val="24"/>
              </w:rPr>
              <w:t>88</w:t>
            </w:r>
            <w:r w:rsidR="00F543C1" w:rsidRPr="00F543C1">
              <w:rPr>
                <w:webHidden/>
                <w:sz w:val="24"/>
                <w:szCs w:val="24"/>
              </w:rPr>
              <w:fldChar w:fldCharType="end"/>
            </w:r>
          </w:hyperlink>
        </w:p>
        <w:p w14:paraId="1881FDE7" w14:textId="36DC95DD" w:rsidR="00F543C1" w:rsidRPr="00F543C1" w:rsidRDefault="00114061" w:rsidP="00F543C1">
          <w:pPr>
            <w:pStyle w:val="TOC1"/>
            <w:rPr>
              <w:rFonts w:asciiTheme="minorHAnsi" w:eastAsiaTheme="minorEastAsia" w:hAnsiTheme="minorHAnsi" w:cstheme="minorBidi"/>
              <w:sz w:val="22"/>
              <w:szCs w:val="22"/>
              <w:lang w:val="en-GB" w:eastAsia="en-GB"/>
            </w:rPr>
          </w:pPr>
          <w:hyperlink w:anchor="_Toc522192832" w:history="1">
            <w:r w:rsidR="00F543C1" w:rsidRPr="00F543C1">
              <w:rPr>
                <w:rStyle w:val="Hyperlink"/>
              </w:rPr>
              <w:t>DAFTAR PUSTAKA</w:t>
            </w:r>
            <w:r w:rsidR="00F543C1" w:rsidRPr="00F543C1">
              <w:rPr>
                <w:webHidden/>
              </w:rPr>
              <w:tab/>
            </w:r>
            <w:r w:rsidR="00F543C1" w:rsidRPr="00F543C1">
              <w:rPr>
                <w:webHidden/>
              </w:rPr>
              <w:fldChar w:fldCharType="begin"/>
            </w:r>
            <w:r w:rsidR="00F543C1" w:rsidRPr="00F543C1">
              <w:rPr>
                <w:webHidden/>
              </w:rPr>
              <w:instrText xml:space="preserve"> PAGEREF _Toc522192832 \h </w:instrText>
            </w:r>
            <w:r w:rsidR="00F543C1" w:rsidRPr="00F543C1">
              <w:rPr>
                <w:webHidden/>
              </w:rPr>
            </w:r>
            <w:r w:rsidR="00F543C1" w:rsidRPr="00F543C1">
              <w:rPr>
                <w:webHidden/>
              </w:rPr>
              <w:fldChar w:fldCharType="separate"/>
            </w:r>
            <w:r w:rsidR="00EC7493">
              <w:rPr>
                <w:webHidden/>
              </w:rPr>
              <w:t>89</w:t>
            </w:r>
            <w:r w:rsidR="00F543C1" w:rsidRPr="00F543C1">
              <w:rPr>
                <w:webHidden/>
              </w:rPr>
              <w:fldChar w:fldCharType="end"/>
            </w:r>
          </w:hyperlink>
        </w:p>
        <w:p w14:paraId="7D393A30" w14:textId="37042878" w:rsidR="004B65EA" w:rsidRPr="006C2B92" w:rsidRDefault="006E5FDB" w:rsidP="00F543C1">
          <w:pPr>
            <w:pStyle w:val="TOC1"/>
          </w:pPr>
          <w:r w:rsidRPr="006C2B92">
            <w:fldChar w:fldCharType="end"/>
          </w:r>
        </w:p>
      </w:sdtContent>
    </w:sdt>
    <w:p w14:paraId="019DE484" w14:textId="77777777" w:rsidR="006C2B92" w:rsidRDefault="006C2B92">
      <w:pPr>
        <w:spacing w:after="160" w:line="259" w:lineRule="auto"/>
        <w:rPr>
          <w:b/>
          <w:iCs/>
          <w:sz w:val="24"/>
          <w:szCs w:val="24"/>
        </w:rPr>
      </w:pPr>
      <w:r>
        <w:rPr>
          <w:b/>
          <w:iCs/>
          <w:sz w:val="24"/>
          <w:szCs w:val="24"/>
        </w:rPr>
        <w:br w:type="page"/>
      </w:r>
    </w:p>
    <w:p w14:paraId="2A41CA59" w14:textId="77777777" w:rsidR="00B13F0D" w:rsidRDefault="00B13F0D" w:rsidP="00B13F0D">
      <w:pPr>
        <w:pStyle w:val="Heading1"/>
        <w:numPr>
          <w:ilvl w:val="0"/>
          <w:numId w:val="0"/>
        </w:numPr>
        <w:jc w:val="center"/>
        <w:rPr>
          <w:rFonts w:ascii="Times New Roman" w:hAnsi="Times New Roman" w:cs="Times New Roman"/>
          <w:b/>
          <w:iCs/>
          <w:color w:val="auto"/>
          <w:sz w:val="24"/>
          <w:szCs w:val="24"/>
        </w:rPr>
      </w:pPr>
      <w:bookmarkStart w:id="9" w:name="_Toc522192725"/>
      <w:r w:rsidRPr="0060011B">
        <w:rPr>
          <w:rFonts w:ascii="Times New Roman" w:hAnsi="Times New Roman" w:cs="Times New Roman"/>
          <w:b/>
          <w:iCs/>
          <w:color w:val="auto"/>
          <w:sz w:val="24"/>
          <w:szCs w:val="24"/>
        </w:rPr>
        <w:lastRenderedPageBreak/>
        <w:t>DAFTAR TABEL</w:t>
      </w:r>
      <w:bookmarkEnd w:id="9"/>
    </w:p>
    <w:p w14:paraId="38FC9398" w14:textId="77777777" w:rsidR="00B13F0D" w:rsidRPr="00E05D15" w:rsidRDefault="00B13F0D" w:rsidP="00B13F0D"/>
    <w:p w14:paraId="4CB71133" w14:textId="77777777" w:rsidR="00B13F0D" w:rsidRPr="00DA4BF1" w:rsidRDefault="00B13F0D" w:rsidP="00B13F0D"/>
    <w:p w14:paraId="261BA958" w14:textId="4FE30BCD" w:rsidR="00B13F0D" w:rsidRPr="00CF0F91" w:rsidRDefault="00B13F0D" w:rsidP="00B13F0D">
      <w:pPr>
        <w:pStyle w:val="TableofFigures"/>
        <w:tabs>
          <w:tab w:val="right" w:leader="dot" w:pos="8212"/>
        </w:tabs>
        <w:rPr>
          <w:rFonts w:asciiTheme="minorHAnsi" w:eastAsiaTheme="minorEastAsia" w:hAnsiTheme="minorHAnsi" w:cstheme="minorBidi"/>
          <w:noProof/>
          <w:sz w:val="28"/>
          <w:szCs w:val="22"/>
          <w:lang w:val="en-GB" w:eastAsia="en-GB"/>
        </w:rPr>
      </w:pPr>
      <w:r w:rsidRPr="008C1B25">
        <w:rPr>
          <w:i/>
          <w:iCs/>
          <w:sz w:val="24"/>
          <w:szCs w:val="24"/>
        </w:rPr>
        <w:fldChar w:fldCharType="begin"/>
      </w:r>
      <w:r w:rsidRPr="008C1B25">
        <w:rPr>
          <w:i/>
          <w:iCs/>
          <w:sz w:val="24"/>
          <w:szCs w:val="24"/>
        </w:rPr>
        <w:instrText xml:space="preserve"> TOC \h \z \c "Tabel" </w:instrText>
      </w:r>
      <w:r w:rsidRPr="008C1B25">
        <w:rPr>
          <w:i/>
          <w:iCs/>
          <w:sz w:val="24"/>
          <w:szCs w:val="24"/>
        </w:rPr>
        <w:fldChar w:fldCharType="separate"/>
      </w:r>
      <w:hyperlink w:anchor="_Toc522045342" w:history="1">
        <w:r w:rsidRPr="00CF0F91">
          <w:rPr>
            <w:rStyle w:val="Hyperlink"/>
            <w:rFonts w:eastAsiaTheme="majorEastAsia"/>
            <w:noProof/>
            <w:sz w:val="24"/>
          </w:rPr>
          <w:t>Tabel 2.1 Parameter Fungsi ReadProcessMemory</w:t>
        </w:r>
        <w:r w:rsidRPr="00CF0F91">
          <w:rPr>
            <w:noProof/>
            <w:webHidden/>
            <w:sz w:val="24"/>
          </w:rPr>
          <w:tab/>
        </w:r>
        <w:r w:rsidRPr="00CF0F91">
          <w:rPr>
            <w:noProof/>
            <w:webHidden/>
            <w:sz w:val="24"/>
          </w:rPr>
          <w:fldChar w:fldCharType="begin"/>
        </w:r>
        <w:r w:rsidRPr="00CF0F91">
          <w:rPr>
            <w:noProof/>
            <w:webHidden/>
            <w:sz w:val="24"/>
          </w:rPr>
          <w:instrText xml:space="preserve"> PAGEREF _Toc522045342 \h </w:instrText>
        </w:r>
        <w:r w:rsidRPr="00CF0F91">
          <w:rPr>
            <w:noProof/>
            <w:webHidden/>
            <w:sz w:val="24"/>
          </w:rPr>
        </w:r>
        <w:r w:rsidRPr="00CF0F91">
          <w:rPr>
            <w:noProof/>
            <w:webHidden/>
            <w:sz w:val="24"/>
          </w:rPr>
          <w:fldChar w:fldCharType="separate"/>
        </w:r>
        <w:r w:rsidR="00EC7493">
          <w:rPr>
            <w:noProof/>
            <w:webHidden/>
            <w:sz w:val="24"/>
          </w:rPr>
          <w:t>15</w:t>
        </w:r>
        <w:r w:rsidRPr="00CF0F91">
          <w:rPr>
            <w:noProof/>
            <w:webHidden/>
            <w:sz w:val="24"/>
          </w:rPr>
          <w:fldChar w:fldCharType="end"/>
        </w:r>
      </w:hyperlink>
    </w:p>
    <w:p w14:paraId="0E3C6A51" w14:textId="008DE9A2"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43" w:history="1">
        <w:r w:rsidR="00B13F0D" w:rsidRPr="00CF0F91">
          <w:rPr>
            <w:rStyle w:val="Hyperlink"/>
            <w:rFonts w:eastAsiaTheme="majorEastAsia"/>
            <w:noProof/>
            <w:sz w:val="24"/>
          </w:rPr>
          <w:t>Tabel 2.2 Parameter Fungsi WriteProcessMemory</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_Toc522045343 \h </w:instrText>
        </w:r>
        <w:r w:rsidR="00B13F0D" w:rsidRPr="00CF0F91">
          <w:rPr>
            <w:noProof/>
            <w:webHidden/>
            <w:sz w:val="24"/>
          </w:rPr>
        </w:r>
        <w:r w:rsidR="00B13F0D" w:rsidRPr="00CF0F91">
          <w:rPr>
            <w:noProof/>
            <w:webHidden/>
            <w:sz w:val="24"/>
          </w:rPr>
          <w:fldChar w:fldCharType="separate"/>
        </w:r>
        <w:r w:rsidR="00EC7493">
          <w:rPr>
            <w:noProof/>
            <w:webHidden/>
            <w:sz w:val="24"/>
          </w:rPr>
          <w:t>15</w:t>
        </w:r>
        <w:r w:rsidR="00B13F0D" w:rsidRPr="00CF0F91">
          <w:rPr>
            <w:noProof/>
            <w:webHidden/>
            <w:sz w:val="24"/>
          </w:rPr>
          <w:fldChar w:fldCharType="end"/>
        </w:r>
      </w:hyperlink>
    </w:p>
    <w:p w14:paraId="3EC754A2" w14:textId="7FCA6E8C"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44" w:history="1">
        <w:r w:rsidR="00B13F0D" w:rsidRPr="00CF0F91">
          <w:rPr>
            <w:rStyle w:val="Hyperlink"/>
            <w:rFonts w:eastAsiaTheme="majorEastAsia"/>
            <w:noProof/>
            <w:sz w:val="24"/>
          </w:rPr>
          <w:t>Tabel 2.3 Parameter Fungsi VirtualProtextEx</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_Toc522045344 \h </w:instrText>
        </w:r>
        <w:r w:rsidR="00B13F0D" w:rsidRPr="00CF0F91">
          <w:rPr>
            <w:noProof/>
            <w:webHidden/>
            <w:sz w:val="24"/>
          </w:rPr>
        </w:r>
        <w:r w:rsidR="00B13F0D" w:rsidRPr="00CF0F91">
          <w:rPr>
            <w:noProof/>
            <w:webHidden/>
            <w:sz w:val="24"/>
          </w:rPr>
          <w:fldChar w:fldCharType="separate"/>
        </w:r>
        <w:r w:rsidR="00EC7493">
          <w:rPr>
            <w:noProof/>
            <w:webHidden/>
            <w:sz w:val="24"/>
          </w:rPr>
          <w:t>16</w:t>
        </w:r>
        <w:r w:rsidR="00B13F0D" w:rsidRPr="00CF0F91">
          <w:rPr>
            <w:noProof/>
            <w:webHidden/>
            <w:sz w:val="24"/>
          </w:rPr>
          <w:fldChar w:fldCharType="end"/>
        </w:r>
      </w:hyperlink>
    </w:p>
    <w:p w14:paraId="00068EF7" w14:textId="5D459F2E"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45" w:history="1">
        <w:r w:rsidR="00B13F0D" w:rsidRPr="00CF0F91">
          <w:rPr>
            <w:rStyle w:val="Hyperlink"/>
            <w:rFonts w:eastAsiaTheme="majorEastAsia"/>
            <w:noProof/>
            <w:sz w:val="24"/>
          </w:rPr>
          <w:t>Tabel 2.4 Parameter Fungsi VirtualQueryEx</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_Toc522045345 \h </w:instrText>
        </w:r>
        <w:r w:rsidR="00B13F0D" w:rsidRPr="00CF0F91">
          <w:rPr>
            <w:noProof/>
            <w:webHidden/>
            <w:sz w:val="24"/>
          </w:rPr>
        </w:r>
        <w:r w:rsidR="00B13F0D" w:rsidRPr="00CF0F91">
          <w:rPr>
            <w:noProof/>
            <w:webHidden/>
            <w:sz w:val="24"/>
          </w:rPr>
          <w:fldChar w:fldCharType="separate"/>
        </w:r>
        <w:r w:rsidR="00EC7493">
          <w:rPr>
            <w:noProof/>
            <w:webHidden/>
            <w:sz w:val="24"/>
          </w:rPr>
          <w:t>17</w:t>
        </w:r>
        <w:r w:rsidR="00B13F0D" w:rsidRPr="00CF0F91">
          <w:rPr>
            <w:noProof/>
            <w:webHidden/>
            <w:sz w:val="24"/>
          </w:rPr>
          <w:fldChar w:fldCharType="end"/>
        </w:r>
      </w:hyperlink>
    </w:p>
    <w:p w14:paraId="16A7517B" w14:textId="25EA493A"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46" w:history="1">
        <w:r w:rsidR="00B13F0D" w:rsidRPr="00CF0F91">
          <w:rPr>
            <w:rStyle w:val="Hyperlink"/>
            <w:rFonts w:eastAsiaTheme="majorEastAsia"/>
            <w:noProof/>
            <w:sz w:val="24"/>
          </w:rPr>
          <w:t>Tabel 2.5 Parameter Fungsi ContinueDebugEvent</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_Toc522045346 \h </w:instrText>
        </w:r>
        <w:r w:rsidR="00B13F0D" w:rsidRPr="00CF0F91">
          <w:rPr>
            <w:noProof/>
            <w:webHidden/>
            <w:sz w:val="24"/>
          </w:rPr>
        </w:r>
        <w:r w:rsidR="00B13F0D" w:rsidRPr="00CF0F91">
          <w:rPr>
            <w:noProof/>
            <w:webHidden/>
            <w:sz w:val="24"/>
          </w:rPr>
          <w:fldChar w:fldCharType="separate"/>
        </w:r>
        <w:r w:rsidR="00EC7493">
          <w:rPr>
            <w:noProof/>
            <w:webHidden/>
            <w:sz w:val="24"/>
          </w:rPr>
          <w:t>19</w:t>
        </w:r>
        <w:r w:rsidR="00B13F0D" w:rsidRPr="00CF0F91">
          <w:rPr>
            <w:noProof/>
            <w:webHidden/>
            <w:sz w:val="24"/>
          </w:rPr>
          <w:fldChar w:fldCharType="end"/>
        </w:r>
      </w:hyperlink>
    </w:p>
    <w:p w14:paraId="2BED948F" w14:textId="579697FB"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47" w:history="1">
        <w:r w:rsidR="00B13F0D" w:rsidRPr="00CF0F91">
          <w:rPr>
            <w:rStyle w:val="Hyperlink"/>
            <w:rFonts w:eastAsiaTheme="majorEastAsia"/>
            <w:noProof/>
            <w:sz w:val="24"/>
          </w:rPr>
          <w:t>Tabel 2.6 Parameter FungsiDebugActiveProcess</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_Toc522045347 \h </w:instrText>
        </w:r>
        <w:r w:rsidR="00B13F0D" w:rsidRPr="00CF0F91">
          <w:rPr>
            <w:noProof/>
            <w:webHidden/>
            <w:sz w:val="24"/>
          </w:rPr>
        </w:r>
        <w:r w:rsidR="00B13F0D" w:rsidRPr="00CF0F91">
          <w:rPr>
            <w:noProof/>
            <w:webHidden/>
            <w:sz w:val="24"/>
          </w:rPr>
          <w:fldChar w:fldCharType="separate"/>
        </w:r>
        <w:r w:rsidR="00EC7493">
          <w:rPr>
            <w:noProof/>
            <w:webHidden/>
            <w:sz w:val="24"/>
          </w:rPr>
          <w:t>19</w:t>
        </w:r>
        <w:r w:rsidR="00B13F0D" w:rsidRPr="00CF0F91">
          <w:rPr>
            <w:noProof/>
            <w:webHidden/>
            <w:sz w:val="24"/>
          </w:rPr>
          <w:fldChar w:fldCharType="end"/>
        </w:r>
      </w:hyperlink>
    </w:p>
    <w:p w14:paraId="5468EDE9" w14:textId="16D59592"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48" w:history="1">
        <w:r w:rsidR="00B13F0D" w:rsidRPr="00CF0F91">
          <w:rPr>
            <w:rStyle w:val="Hyperlink"/>
            <w:rFonts w:eastAsiaTheme="majorEastAsia"/>
            <w:noProof/>
            <w:sz w:val="24"/>
          </w:rPr>
          <w:t>Tabel 2.7 Parameter Fungsi DebugActiveProcessStop</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_Toc522045348 \h </w:instrText>
        </w:r>
        <w:r w:rsidR="00B13F0D" w:rsidRPr="00CF0F91">
          <w:rPr>
            <w:noProof/>
            <w:webHidden/>
            <w:sz w:val="24"/>
          </w:rPr>
        </w:r>
        <w:r w:rsidR="00B13F0D" w:rsidRPr="00CF0F91">
          <w:rPr>
            <w:noProof/>
            <w:webHidden/>
            <w:sz w:val="24"/>
          </w:rPr>
          <w:fldChar w:fldCharType="separate"/>
        </w:r>
        <w:r w:rsidR="00EC7493">
          <w:rPr>
            <w:noProof/>
            <w:webHidden/>
            <w:sz w:val="24"/>
          </w:rPr>
          <w:t>19</w:t>
        </w:r>
        <w:r w:rsidR="00B13F0D" w:rsidRPr="00CF0F91">
          <w:rPr>
            <w:noProof/>
            <w:webHidden/>
            <w:sz w:val="24"/>
          </w:rPr>
          <w:fldChar w:fldCharType="end"/>
        </w:r>
      </w:hyperlink>
    </w:p>
    <w:p w14:paraId="587BE19A" w14:textId="5F1C48FB"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49" w:history="1">
        <w:r w:rsidR="00B13F0D" w:rsidRPr="00CF0F91">
          <w:rPr>
            <w:rStyle w:val="Hyperlink"/>
            <w:rFonts w:eastAsiaTheme="majorEastAsia"/>
            <w:noProof/>
            <w:sz w:val="24"/>
          </w:rPr>
          <w:t>Tabel 2.8 Parameter Fungsi WaitForDebugEvent</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_Toc522045349 \h </w:instrText>
        </w:r>
        <w:r w:rsidR="00B13F0D" w:rsidRPr="00CF0F91">
          <w:rPr>
            <w:noProof/>
            <w:webHidden/>
            <w:sz w:val="24"/>
          </w:rPr>
        </w:r>
        <w:r w:rsidR="00B13F0D" w:rsidRPr="00CF0F91">
          <w:rPr>
            <w:noProof/>
            <w:webHidden/>
            <w:sz w:val="24"/>
          </w:rPr>
          <w:fldChar w:fldCharType="separate"/>
        </w:r>
        <w:r w:rsidR="00EC7493">
          <w:rPr>
            <w:noProof/>
            <w:webHidden/>
            <w:sz w:val="24"/>
          </w:rPr>
          <w:t>20</w:t>
        </w:r>
        <w:r w:rsidR="00B13F0D" w:rsidRPr="00CF0F91">
          <w:rPr>
            <w:noProof/>
            <w:webHidden/>
            <w:sz w:val="24"/>
          </w:rPr>
          <w:fldChar w:fldCharType="end"/>
        </w:r>
      </w:hyperlink>
    </w:p>
    <w:p w14:paraId="238AC89C" w14:textId="3FE820AC"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50" w:history="1">
        <w:r w:rsidR="00B13F0D" w:rsidRPr="00CF0F91">
          <w:rPr>
            <w:rStyle w:val="Hyperlink"/>
            <w:rFonts w:eastAsiaTheme="majorEastAsia"/>
            <w:noProof/>
            <w:sz w:val="24"/>
          </w:rPr>
          <w:t>Tabel 2.9. Parameter Struktur DEBUG_EVENT</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_Toc522045350 \h </w:instrText>
        </w:r>
        <w:r w:rsidR="00B13F0D" w:rsidRPr="00CF0F91">
          <w:rPr>
            <w:noProof/>
            <w:webHidden/>
            <w:sz w:val="24"/>
          </w:rPr>
        </w:r>
        <w:r w:rsidR="00B13F0D" w:rsidRPr="00CF0F91">
          <w:rPr>
            <w:noProof/>
            <w:webHidden/>
            <w:sz w:val="24"/>
          </w:rPr>
          <w:fldChar w:fldCharType="separate"/>
        </w:r>
        <w:r w:rsidR="00EC7493">
          <w:rPr>
            <w:noProof/>
            <w:webHidden/>
            <w:sz w:val="24"/>
          </w:rPr>
          <w:t>20</w:t>
        </w:r>
        <w:r w:rsidR="00B13F0D" w:rsidRPr="00CF0F91">
          <w:rPr>
            <w:noProof/>
            <w:webHidden/>
            <w:sz w:val="24"/>
          </w:rPr>
          <w:fldChar w:fldCharType="end"/>
        </w:r>
      </w:hyperlink>
    </w:p>
    <w:p w14:paraId="1E3EBF39" w14:textId="1FBCED98"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r:id="rId11" w:anchor="_Toc522045351" w:history="1">
        <w:r w:rsidR="00B13F0D" w:rsidRPr="00CF0F91">
          <w:rPr>
            <w:rStyle w:val="Hyperlink"/>
            <w:rFonts w:eastAsiaTheme="majorEastAsia"/>
            <w:noProof/>
            <w:sz w:val="24"/>
          </w:rPr>
          <w:t xml:space="preserve">Tabel 2.10 Tipe </w:t>
        </w:r>
        <w:r w:rsidR="00B13F0D" w:rsidRPr="00CF0F91">
          <w:rPr>
            <w:rStyle w:val="Hyperlink"/>
            <w:rFonts w:eastAsiaTheme="majorEastAsia"/>
            <w:i/>
            <w:noProof/>
            <w:sz w:val="24"/>
          </w:rPr>
          <w:t xml:space="preserve">Signature </w:t>
        </w:r>
        <w:r w:rsidR="00B13F0D" w:rsidRPr="00CF0F91">
          <w:rPr>
            <w:rStyle w:val="Hyperlink"/>
            <w:rFonts w:eastAsiaTheme="majorEastAsia"/>
            <w:noProof/>
            <w:sz w:val="24"/>
            <w:lang w:val="en-GB"/>
          </w:rPr>
          <w:t>[27]</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_Toc522045351 \h </w:instrText>
        </w:r>
        <w:r w:rsidR="00B13F0D" w:rsidRPr="00CF0F91">
          <w:rPr>
            <w:noProof/>
            <w:webHidden/>
            <w:sz w:val="24"/>
          </w:rPr>
        </w:r>
        <w:r w:rsidR="00B13F0D" w:rsidRPr="00CF0F91">
          <w:rPr>
            <w:noProof/>
            <w:webHidden/>
            <w:sz w:val="24"/>
          </w:rPr>
          <w:fldChar w:fldCharType="separate"/>
        </w:r>
        <w:r w:rsidR="00EC7493">
          <w:rPr>
            <w:noProof/>
            <w:webHidden/>
            <w:sz w:val="24"/>
          </w:rPr>
          <w:t>26</w:t>
        </w:r>
        <w:r w:rsidR="00B13F0D" w:rsidRPr="00CF0F91">
          <w:rPr>
            <w:noProof/>
            <w:webHidden/>
            <w:sz w:val="24"/>
          </w:rPr>
          <w:fldChar w:fldCharType="end"/>
        </w:r>
      </w:hyperlink>
    </w:p>
    <w:p w14:paraId="683AAA2C" w14:textId="78D9D2C4"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52" w:history="1">
        <w:r w:rsidR="00B13F0D" w:rsidRPr="00CF0F91">
          <w:rPr>
            <w:rStyle w:val="Hyperlink"/>
            <w:rFonts w:eastAsiaTheme="majorEastAsia"/>
            <w:noProof/>
            <w:sz w:val="24"/>
          </w:rPr>
          <w:t xml:space="preserve">Tabel 3.1 Hasil Identifikasi </w:t>
        </w:r>
        <w:r w:rsidR="00B13F0D" w:rsidRPr="00CF0F91">
          <w:rPr>
            <w:rStyle w:val="Hyperlink"/>
            <w:rFonts w:eastAsiaTheme="majorEastAsia"/>
            <w:i/>
            <w:noProof/>
            <w:sz w:val="24"/>
          </w:rPr>
          <w:t>Malware</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_Toc522045352 \h </w:instrText>
        </w:r>
        <w:r w:rsidR="00B13F0D" w:rsidRPr="00CF0F91">
          <w:rPr>
            <w:noProof/>
            <w:webHidden/>
            <w:sz w:val="24"/>
          </w:rPr>
        </w:r>
        <w:r w:rsidR="00B13F0D" w:rsidRPr="00CF0F91">
          <w:rPr>
            <w:noProof/>
            <w:webHidden/>
            <w:sz w:val="24"/>
          </w:rPr>
          <w:fldChar w:fldCharType="separate"/>
        </w:r>
        <w:r w:rsidR="00EC7493">
          <w:rPr>
            <w:noProof/>
            <w:webHidden/>
            <w:sz w:val="24"/>
          </w:rPr>
          <w:t>36</w:t>
        </w:r>
        <w:r w:rsidR="00B13F0D" w:rsidRPr="00CF0F91">
          <w:rPr>
            <w:noProof/>
            <w:webHidden/>
            <w:sz w:val="24"/>
          </w:rPr>
          <w:fldChar w:fldCharType="end"/>
        </w:r>
      </w:hyperlink>
    </w:p>
    <w:p w14:paraId="2D9F4A3A" w14:textId="2496AD5C"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53" w:history="1">
        <w:r w:rsidR="00B13F0D" w:rsidRPr="00CF0F91">
          <w:rPr>
            <w:rStyle w:val="Hyperlink"/>
            <w:rFonts w:eastAsiaTheme="majorEastAsia"/>
            <w:noProof/>
            <w:sz w:val="24"/>
          </w:rPr>
          <w:t xml:space="preserve">Tabel 3.2 Pemenggalan </w:t>
        </w:r>
        <w:r w:rsidR="00B13F0D" w:rsidRPr="00CF0F91">
          <w:rPr>
            <w:rStyle w:val="Hyperlink"/>
            <w:rFonts w:eastAsiaTheme="majorEastAsia"/>
            <w:i/>
            <w:noProof/>
            <w:sz w:val="24"/>
          </w:rPr>
          <w:t>String</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_Toc522045353 \h </w:instrText>
        </w:r>
        <w:r w:rsidR="00B13F0D" w:rsidRPr="00CF0F91">
          <w:rPr>
            <w:noProof/>
            <w:webHidden/>
            <w:sz w:val="24"/>
          </w:rPr>
        </w:r>
        <w:r w:rsidR="00B13F0D" w:rsidRPr="00CF0F91">
          <w:rPr>
            <w:noProof/>
            <w:webHidden/>
            <w:sz w:val="24"/>
          </w:rPr>
          <w:fldChar w:fldCharType="separate"/>
        </w:r>
        <w:r w:rsidR="00EC7493">
          <w:rPr>
            <w:noProof/>
            <w:webHidden/>
            <w:sz w:val="24"/>
          </w:rPr>
          <w:t>49</w:t>
        </w:r>
        <w:r w:rsidR="00B13F0D" w:rsidRPr="00CF0F91">
          <w:rPr>
            <w:noProof/>
            <w:webHidden/>
            <w:sz w:val="24"/>
          </w:rPr>
          <w:fldChar w:fldCharType="end"/>
        </w:r>
      </w:hyperlink>
    </w:p>
    <w:p w14:paraId="52EF70A8" w14:textId="717E9936"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54" w:history="1">
        <w:r w:rsidR="00B13F0D" w:rsidRPr="00CF0F91">
          <w:rPr>
            <w:rStyle w:val="Hyperlink"/>
            <w:rFonts w:eastAsiaTheme="majorEastAsia"/>
            <w:noProof/>
            <w:sz w:val="24"/>
          </w:rPr>
          <w:t xml:space="preserve">Tabel 6.1 </w:t>
        </w:r>
        <w:r w:rsidR="00B13F0D" w:rsidRPr="00BB005D">
          <w:rPr>
            <w:rStyle w:val="Hyperlink"/>
            <w:rFonts w:eastAsiaTheme="majorEastAsia"/>
            <w:i/>
            <w:noProof/>
            <w:sz w:val="24"/>
          </w:rPr>
          <w:t>Use</w:t>
        </w:r>
        <w:r w:rsidR="00B13F0D" w:rsidRPr="00CF0F91">
          <w:rPr>
            <w:rStyle w:val="Hyperlink"/>
            <w:rFonts w:eastAsiaTheme="majorEastAsia"/>
            <w:noProof/>
            <w:sz w:val="24"/>
          </w:rPr>
          <w:t xml:space="preserve"> </w:t>
        </w:r>
        <w:r w:rsidR="00B13F0D" w:rsidRPr="00BB005D">
          <w:rPr>
            <w:rStyle w:val="Hyperlink"/>
            <w:rFonts w:eastAsiaTheme="majorEastAsia"/>
            <w:i/>
            <w:noProof/>
            <w:sz w:val="24"/>
          </w:rPr>
          <w:t>Case</w:t>
        </w:r>
        <w:r w:rsidR="00B13F0D" w:rsidRPr="00CF0F91">
          <w:rPr>
            <w:rStyle w:val="Hyperlink"/>
            <w:rFonts w:eastAsiaTheme="majorEastAsia"/>
            <w:noProof/>
            <w:sz w:val="24"/>
          </w:rPr>
          <w:t xml:space="preserve"> </w:t>
        </w:r>
        <w:r w:rsidR="00B13F0D" w:rsidRPr="00BB005D">
          <w:rPr>
            <w:rStyle w:val="Hyperlink"/>
            <w:rFonts w:eastAsiaTheme="majorEastAsia"/>
            <w:i/>
            <w:noProof/>
            <w:sz w:val="24"/>
          </w:rPr>
          <w:t>Scenario</w:t>
        </w:r>
        <w:r w:rsidR="00B13F0D" w:rsidRPr="00CF0F91">
          <w:rPr>
            <w:rStyle w:val="Hyperlink"/>
            <w:rFonts w:eastAsiaTheme="majorEastAsia"/>
            <w:noProof/>
            <w:sz w:val="24"/>
          </w:rPr>
          <w:t xml:space="preserve"> Pengujian </w:t>
        </w:r>
        <w:r w:rsidR="00B13F0D" w:rsidRPr="00BB005D">
          <w:rPr>
            <w:rStyle w:val="Hyperlink"/>
            <w:rFonts w:eastAsiaTheme="majorEastAsia"/>
            <w:i/>
            <w:noProof/>
            <w:sz w:val="24"/>
          </w:rPr>
          <w:t>File</w:t>
        </w:r>
        <w:r w:rsidR="00B13F0D" w:rsidRPr="00CF0F91">
          <w:rPr>
            <w:rStyle w:val="Hyperlink"/>
            <w:rFonts w:eastAsiaTheme="majorEastAsia"/>
            <w:noProof/>
            <w:sz w:val="24"/>
          </w:rPr>
          <w:t xml:space="preserve"> yang Diduga </w:t>
        </w:r>
        <w:r w:rsidR="00B13F0D" w:rsidRPr="00BB005D">
          <w:rPr>
            <w:rStyle w:val="Hyperlink"/>
            <w:rFonts w:eastAsiaTheme="majorEastAsia"/>
            <w:i/>
            <w:noProof/>
            <w:sz w:val="24"/>
          </w:rPr>
          <w:t>Malware</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_Toc522045354 \h </w:instrText>
        </w:r>
        <w:r w:rsidR="00B13F0D" w:rsidRPr="00CF0F91">
          <w:rPr>
            <w:noProof/>
            <w:webHidden/>
            <w:sz w:val="24"/>
          </w:rPr>
        </w:r>
        <w:r w:rsidR="00B13F0D" w:rsidRPr="00CF0F91">
          <w:rPr>
            <w:noProof/>
            <w:webHidden/>
            <w:sz w:val="24"/>
          </w:rPr>
          <w:fldChar w:fldCharType="separate"/>
        </w:r>
        <w:r w:rsidR="00EC7493">
          <w:rPr>
            <w:noProof/>
            <w:webHidden/>
            <w:sz w:val="24"/>
          </w:rPr>
          <w:t>75</w:t>
        </w:r>
        <w:r w:rsidR="00B13F0D" w:rsidRPr="00CF0F91">
          <w:rPr>
            <w:noProof/>
            <w:webHidden/>
            <w:sz w:val="24"/>
          </w:rPr>
          <w:fldChar w:fldCharType="end"/>
        </w:r>
      </w:hyperlink>
    </w:p>
    <w:p w14:paraId="46C1B1DA" w14:textId="497055F1" w:rsidR="00B13F0D" w:rsidRPr="00CF0F91"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45355" w:history="1">
        <w:r w:rsidR="00B13F0D" w:rsidRPr="00CF0F91">
          <w:rPr>
            <w:rStyle w:val="Hyperlink"/>
            <w:rFonts w:eastAsiaTheme="majorEastAsia"/>
            <w:noProof/>
            <w:sz w:val="24"/>
          </w:rPr>
          <w:t xml:space="preserve">Tabel 6.2 </w:t>
        </w:r>
        <w:r w:rsidR="00B13F0D" w:rsidRPr="00BB005D">
          <w:rPr>
            <w:rStyle w:val="Hyperlink"/>
            <w:rFonts w:eastAsiaTheme="majorEastAsia"/>
            <w:i/>
            <w:noProof/>
            <w:sz w:val="24"/>
          </w:rPr>
          <w:t>Use</w:t>
        </w:r>
        <w:r w:rsidR="00B13F0D" w:rsidRPr="00CF0F91">
          <w:rPr>
            <w:rStyle w:val="Hyperlink"/>
            <w:rFonts w:eastAsiaTheme="majorEastAsia"/>
            <w:noProof/>
            <w:sz w:val="24"/>
          </w:rPr>
          <w:t xml:space="preserve"> </w:t>
        </w:r>
        <w:r w:rsidR="00B13F0D" w:rsidRPr="00BB005D">
          <w:rPr>
            <w:rStyle w:val="Hyperlink"/>
            <w:rFonts w:eastAsiaTheme="majorEastAsia"/>
            <w:i/>
            <w:noProof/>
            <w:sz w:val="24"/>
          </w:rPr>
          <w:t>Case</w:t>
        </w:r>
        <w:r w:rsidR="00B13F0D" w:rsidRPr="00CF0F91">
          <w:rPr>
            <w:rStyle w:val="Hyperlink"/>
            <w:rFonts w:eastAsiaTheme="majorEastAsia"/>
            <w:noProof/>
            <w:sz w:val="24"/>
          </w:rPr>
          <w:t xml:space="preserve"> </w:t>
        </w:r>
        <w:r w:rsidR="00B13F0D" w:rsidRPr="00BB005D">
          <w:rPr>
            <w:rStyle w:val="Hyperlink"/>
            <w:rFonts w:eastAsiaTheme="majorEastAsia"/>
            <w:i/>
            <w:noProof/>
            <w:sz w:val="24"/>
          </w:rPr>
          <w:t>Scenario</w:t>
        </w:r>
        <w:r w:rsidR="00B13F0D" w:rsidRPr="00CF0F91">
          <w:rPr>
            <w:rStyle w:val="Hyperlink"/>
            <w:rFonts w:eastAsiaTheme="majorEastAsia"/>
            <w:noProof/>
            <w:sz w:val="24"/>
          </w:rPr>
          <w:t xml:space="preserve"> Pengujian </w:t>
        </w:r>
        <w:r w:rsidR="00B13F0D" w:rsidRPr="00BB005D">
          <w:rPr>
            <w:rStyle w:val="Hyperlink"/>
            <w:rFonts w:eastAsiaTheme="majorEastAsia"/>
            <w:i/>
            <w:noProof/>
            <w:sz w:val="24"/>
          </w:rPr>
          <w:t>File</w:t>
        </w:r>
        <w:r w:rsidR="00B13F0D" w:rsidRPr="00CF0F91">
          <w:rPr>
            <w:rStyle w:val="Hyperlink"/>
            <w:rFonts w:eastAsiaTheme="majorEastAsia"/>
            <w:noProof/>
            <w:sz w:val="24"/>
          </w:rPr>
          <w:t xml:space="preserve"> Tidak Dapat Disimpulkan Sebagai </w:t>
        </w:r>
        <w:r w:rsidR="00B13F0D" w:rsidRPr="00BB005D">
          <w:rPr>
            <w:rStyle w:val="Hyperlink"/>
            <w:rFonts w:eastAsiaTheme="majorEastAsia"/>
            <w:i/>
            <w:noProof/>
            <w:sz w:val="24"/>
          </w:rPr>
          <w:t>Malware</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_Toc522045355 \h </w:instrText>
        </w:r>
        <w:r w:rsidR="00B13F0D" w:rsidRPr="00CF0F91">
          <w:rPr>
            <w:noProof/>
            <w:webHidden/>
            <w:sz w:val="24"/>
          </w:rPr>
        </w:r>
        <w:r w:rsidR="00B13F0D" w:rsidRPr="00CF0F91">
          <w:rPr>
            <w:noProof/>
            <w:webHidden/>
            <w:sz w:val="24"/>
          </w:rPr>
          <w:fldChar w:fldCharType="separate"/>
        </w:r>
        <w:r w:rsidR="00EC7493">
          <w:rPr>
            <w:noProof/>
            <w:webHidden/>
            <w:sz w:val="24"/>
          </w:rPr>
          <w:t>76</w:t>
        </w:r>
        <w:r w:rsidR="00B13F0D" w:rsidRPr="00CF0F91">
          <w:rPr>
            <w:noProof/>
            <w:webHidden/>
            <w:sz w:val="24"/>
          </w:rPr>
          <w:fldChar w:fldCharType="end"/>
        </w:r>
      </w:hyperlink>
    </w:p>
    <w:p w14:paraId="0FD0C35A" w14:textId="429A707A" w:rsidR="00B13F0D" w:rsidRDefault="00114061" w:rsidP="00B13F0D">
      <w:pPr>
        <w:pStyle w:val="TableofFigures"/>
        <w:tabs>
          <w:tab w:val="right" w:leader="dot" w:pos="8212"/>
        </w:tabs>
        <w:rPr>
          <w:rFonts w:asciiTheme="minorHAnsi" w:eastAsiaTheme="minorEastAsia" w:hAnsiTheme="minorHAnsi" w:cstheme="minorBidi"/>
          <w:noProof/>
          <w:sz w:val="22"/>
          <w:szCs w:val="22"/>
          <w:lang w:val="en-GB" w:eastAsia="en-GB"/>
        </w:rPr>
      </w:pPr>
      <w:hyperlink w:anchor="_Toc522045356" w:history="1">
        <w:r w:rsidR="00B13F0D" w:rsidRPr="00CF0F91">
          <w:rPr>
            <w:rStyle w:val="Hyperlink"/>
            <w:rFonts w:eastAsiaTheme="majorEastAsia"/>
            <w:noProof/>
            <w:sz w:val="24"/>
          </w:rPr>
          <w:t xml:space="preserve">Tabel 6.3 Percobaan </w:t>
        </w:r>
        <w:r w:rsidR="00B13F0D" w:rsidRPr="00BB005D">
          <w:rPr>
            <w:rStyle w:val="Hyperlink"/>
            <w:rFonts w:eastAsiaTheme="majorEastAsia"/>
            <w:i/>
            <w:noProof/>
            <w:sz w:val="24"/>
          </w:rPr>
          <w:t>File</w:t>
        </w:r>
        <w:r w:rsidR="00B13F0D" w:rsidRPr="00CF0F91">
          <w:rPr>
            <w:rStyle w:val="Hyperlink"/>
            <w:rFonts w:eastAsiaTheme="majorEastAsia"/>
            <w:noProof/>
            <w:sz w:val="24"/>
          </w:rPr>
          <w:t xml:space="preserve"> </w:t>
        </w:r>
        <w:r w:rsidR="00B13F0D">
          <w:rPr>
            <w:rStyle w:val="Hyperlink"/>
            <w:rFonts w:eastAsiaTheme="majorEastAsia"/>
            <w:i/>
            <w:noProof/>
            <w:sz w:val="24"/>
          </w:rPr>
          <w:t>E</w:t>
        </w:r>
        <w:r w:rsidR="00B13F0D" w:rsidRPr="00BB005D">
          <w:rPr>
            <w:rStyle w:val="Hyperlink"/>
            <w:rFonts w:eastAsiaTheme="majorEastAsia"/>
            <w:i/>
            <w:noProof/>
            <w:sz w:val="24"/>
          </w:rPr>
          <w:t>xecutable</w:t>
        </w:r>
        <w:r w:rsidR="00B13F0D" w:rsidRPr="00CF0F91">
          <w:rPr>
            <w:noProof/>
            <w:webHidden/>
            <w:sz w:val="24"/>
          </w:rPr>
          <w:tab/>
        </w:r>
        <w:r w:rsidR="00B13F0D" w:rsidRPr="00CF0F91">
          <w:rPr>
            <w:noProof/>
            <w:webHidden/>
            <w:sz w:val="24"/>
          </w:rPr>
          <w:fldChar w:fldCharType="begin"/>
        </w:r>
        <w:r w:rsidR="00B13F0D" w:rsidRPr="00CF0F91">
          <w:rPr>
            <w:noProof/>
            <w:webHidden/>
            <w:sz w:val="24"/>
          </w:rPr>
          <w:instrText xml:space="preserve"> PAGEREF _Toc522045356 \h </w:instrText>
        </w:r>
        <w:r w:rsidR="00B13F0D" w:rsidRPr="00CF0F91">
          <w:rPr>
            <w:noProof/>
            <w:webHidden/>
            <w:sz w:val="24"/>
          </w:rPr>
        </w:r>
        <w:r w:rsidR="00B13F0D" w:rsidRPr="00CF0F91">
          <w:rPr>
            <w:noProof/>
            <w:webHidden/>
            <w:sz w:val="24"/>
          </w:rPr>
          <w:fldChar w:fldCharType="separate"/>
        </w:r>
        <w:r w:rsidR="00EC7493">
          <w:rPr>
            <w:noProof/>
            <w:webHidden/>
            <w:sz w:val="24"/>
          </w:rPr>
          <w:t>77</w:t>
        </w:r>
        <w:r w:rsidR="00B13F0D" w:rsidRPr="00CF0F91">
          <w:rPr>
            <w:noProof/>
            <w:webHidden/>
            <w:sz w:val="24"/>
          </w:rPr>
          <w:fldChar w:fldCharType="end"/>
        </w:r>
      </w:hyperlink>
    </w:p>
    <w:p w14:paraId="56E30E4A" w14:textId="77777777" w:rsidR="00B13F0D" w:rsidRPr="008C1B25" w:rsidRDefault="00B13F0D" w:rsidP="00B13F0D">
      <w:pPr>
        <w:spacing w:after="160"/>
        <w:rPr>
          <w:i/>
          <w:iCs/>
          <w:sz w:val="24"/>
          <w:szCs w:val="24"/>
        </w:rPr>
      </w:pPr>
      <w:r w:rsidRPr="008C1B25">
        <w:rPr>
          <w:i/>
          <w:iCs/>
          <w:sz w:val="24"/>
          <w:szCs w:val="24"/>
        </w:rPr>
        <w:fldChar w:fldCharType="end"/>
      </w:r>
    </w:p>
    <w:p w14:paraId="3944EA34" w14:textId="5FA8085E" w:rsidR="00757280" w:rsidRDefault="00B13F0D" w:rsidP="00B13F0D">
      <w:pPr>
        <w:pStyle w:val="TableofFigures"/>
        <w:tabs>
          <w:tab w:val="right" w:leader="dot" w:pos="9016"/>
        </w:tabs>
        <w:jc w:val="center"/>
        <w:outlineLvl w:val="0"/>
        <w:rPr>
          <w:b/>
          <w:iCs/>
          <w:sz w:val="24"/>
          <w:szCs w:val="24"/>
        </w:rPr>
      </w:pPr>
      <w:r w:rsidRPr="00610384">
        <w:rPr>
          <w:i/>
          <w:iCs/>
          <w:sz w:val="24"/>
          <w:szCs w:val="24"/>
        </w:rPr>
        <w:br w:type="page"/>
      </w:r>
      <w:bookmarkStart w:id="10" w:name="_Toc522192726"/>
      <w:r w:rsidR="00757280" w:rsidRPr="006E5FDB">
        <w:rPr>
          <w:b/>
          <w:iCs/>
          <w:sz w:val="24"/>
          <w:szCs w:val="24"/>
        </w:rPr>
        <w:lastRenderedPageBreak/>
        <w:t>D</w:t>
      </w:r>
      <w:r w:rsidR="006E5FDB">
        <w:rPr>
          <w:b/>
          <w:iCs/>
          <w:sz w:val="24"/>
          <w:szCs w:val="24"/>
        </w:rPr>
        <w:t>AFTAR GAMBAR</w:t>
      </w:r>
      <w:bookmarkEnd w:id="10"/>
    </w:p>
    <w:p w14:paraId="2DA49F56" w14:textId="77777777" w:rsidR="00E05D15" w:rsidRPr="00E05D15" w:rsidRDefault="00E05D15" w:rsidP="00E05D15"/>
    <w:p w14:paraId="36B9DCF6" w14:textId="77777777" w:rsidR="004B443E" w:rsidRPr="004B443E" w:rsidRDefault="004B443E" w:rsidP="004B443E"/>
    <w:p w14:paraId="1D8FDFFA" w14:textId="729A14FF" w:rsidR="00C15771" w:rsidRPr="00C15771" w:rsidRDefault="004B65EA">
      <w:pPr>
        <w:pStyle w:val="TableofFigures"/>
        <w:tabs>
          <w:tab w:val="right" w:leader="dot" w:pos="8212"/>
        </w:tabs>
        <w:rPr>
          <w:rFonts w:eastAsiaTheme="minorEastAsia"/>
          <w:noProof/>
          <w:sz w:val="24"/>
          <w:szCs w:val="24"/>
          <w:lang w:val="en-GB" w:eastAsia="en-GB"/>
        </w:rPr>
      </w:pPr>
      <w:r w:rsidRPr="004B443E">
        <w:rPr>
          <w:i/>
          <w:iCs/>
          <w:sz w:val="24"/>
          <w:szCs w:val="24"/>
        </w:rPr>
        <w:fldChar w:fldCharType="begin"/>
      </w:r>
      <w:r w:rsidRPr="004B443E">
        <w:rPr>
          <w:i/>
          <w:iCs/>
          <w:sz w:val="24"/>
          <w:szCs w:val="24"/>
        </w:rPr>
        <w:instrText xml:space="preserve"> TOC \h \z \c "Gambar" </w:instrText>
      </w:r>
      <w:r w:rsidRPr="004B443E">
        <w:rPr>
          <w:i/>
          <w:iCs/>
          <w:sz w:val="24"/>
          <w:szCs w:val="24"/>
        </w:rPr>
        <w:fldChar w:fldCharType="separate"/>
      </w:r>
      <w:hyperlink r:id="rId12" w:anchor="_Toc522079691" w:history="1">
        <w:r w:rsidR="00C15771" w:rsidRPr="00C15771">
          <w:rPr>
            <w:rStyle w:val="Hyperlink"/>
            <w:rFonts w:eastAsiaTheme="majorEastAsia"/>
            <w:noProof/>
            <w:sz w:val="24"/>
            <w:szCs w:val="24"/>
          </w:rPr>
          <w:t>Gambar 2.1 Format Berkas PE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_Toc522079691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11</w:t>
        </w:r>
        <w:r w:rsidR="00C15771" w:rsidRPr="00C15771">
          <w:rPr>
            <w:noProof/>
            <w:webHidden/>
            <w:sz w:val="24"/>
            <w:szCs w:val="24"/>
          </w:rPr>
          <w:fldChar w:fldCharType="end"/>
        </w:r>
      </w:hyperlink>
    </w:p>
    <w:p w14:paraId="3390474C" w14:textId="3E4FDE70" w:rsidR="00C15771" w:rsidRPr="00C15771" w:rsidRDefault="00114061">
      <w:pPr>
        <w:pStyle w:val="TableofFigures"/>
        <w:tabs>
          <w:tab w:val="right" w:leader="dot" w:pos="8212"/>
        </w:tabs>
        <w:rPr>
          <w:rFonts w:eastAsiaTheme="minorEastAsia"/>
          <w:noProof/>
          <w:sz w:val="24"/>
          <w:szCs w:val="24"/>
          <w:lang w:val="en-GB" w:eastAsia="en-GB"/>
        </w:rPr>
      </w:pPr>
      <w:hyperlink w:anchor="_Toc522079692" w:history="1">
        <w:r w:rsidR="00C15771" w:rsidRPr="00C15771">
          <w:rPr>
            <w:rStyle w:val="Hyperlink"/>
            <w:rFonts w:eastAsiaTheme="majorEastAsia"/>
            <w:noProof/>
            <w:sz w:val="24"/>
            <w:szCs w:val="24"/>
          </w:rPr>
          <w:t>Gambar 2.2 Pemetaan Memori Virtual dan Fisik [10]</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_Toc522079692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12</w:t>
        </w:r>
        <w:r w:rsidR="00C15771" w:rsidRPr="00C15771">
          <w:rPr>
            <w:noProof/>
            <w:webHidden/>
            <w:sz w:val="24"/>
            <w:szCs w:val="24"/>
          </w:rPr>
          <w:fldChar w:fldCharType="end"/>
        </w:r>
      </w:hyperlink>
    </w:p>
    <w:p w14:paraId="410C0168" w14:textId="6260BFA2" w:rsidR="00C15771" w:rsidRPr="00C15771" w:rsidRDefault="00114061">
      <w:pPr>
        <w:pStyle w:val="TableofFigures"/>
        <w:tabs>
          <w:tab w:val="right" w:leader="dot" w:pos="8212"/>
        </w:tabs>
        <w:rPr>
          <w:rFonts w:eastAsiaTheme="minorEastAsia"/>
          <w:noProof/>
          <w:sz w:val="24"/>
          <w:szCs w:val="24"/>
          <w:lang w:val="en-GB" w:eastAsia="en-GB"/>
        </w:rPr>
      </w:pPr>
      <w:hyperlink w:anchor="_Toc522079693" w:history="1">
        <w:r w:rsidR="00C15771" w:rsidRPr="00C15771">
          <w:rPr>
            <w:rStyle w:val="Hyperlink"/>
            <w:rFonts w:eastAsiaTheme="majorEastAsia"/>
            <w:noProof/>
            <w:sz w:val="24"/>
            <w:szCs w:val="24"/>
          </w:rPr>
          <w:t xml:space="preserve">Gambar 2.3 Konsep </w:t>
        </w:r>
        <w:r w:rsidR="00C15771" w:rsidRPr="00C15771">
          <w:rPr>
            <w:rStyle w:val="Hyperlink"/>
            <w:rFonts w:eastAsiaTheme="majorEastAsia"/>
            <w:i/>
            <w:noProof/>
            <w:sz w:val="24"/>
            <w:szCs w:val="24"/>
          </w:rPr>
          <w:t>Software</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Breakpoint</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_Toc522079693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23</w:t>
        </w:r>
        <w:r w:rsidR="00C15771" w:rsidRPr="00C15771">
          <w:rPr>
            <w:noProof/>
            <w:webHidden/>
            <w:sz w:val="24"/>
            <w:szCs w:val="24"/>
          </w:rPr>
          <w:fldChar w:fldCharType="end"/>
        </w:r>
      </w:hyperlink>
    </w:p>
    <w:p w14:paraId="049EC19C" w14:textId="291D2F4A" w:rsidR="00C15771" w:rsidRPr="00C15771" w:rsidRDefault="00114061">
      <w:pPr>
        <w:pStyle w:val="TableofFigures"/>
        <w:tabs>
          <w:tab w:val="right" w:leader="dot" w:pos="8212"/>
        </w:tabs>
        <w:rPr>
          <w:rFonts w:eastAsiaTheme="minorEastAsia"/>
          <w:noProof/>
          <w:sz w:val="24"/>
          <w:szCs w:val="24"/>
          <w:lang w:val="en-GB" w:eastAsia="en-GB"/>
        </w:rPr>
      </w:pPr>
      <w:hyperlink r:id="rId13" w:anchor="_Toc522079694" w:history="1">
        <w:r w:rsidR="00C15771" w:rsidRPr="00C15771">
          <w:rPr>
            <w:rStyle w:val="Hyperlink"/>
            <w:rFonts w:eastAsiaTheme="majorEastAsia"/>
            <w:noProof/>
            <w:sz w:val="24"/>
            <w:szCs w:val="24"/>
          </w:rPr>
          <w:t xml:space="preserve">Gambar 2.4 </w:t>
        </w:r>
        <w:r w:rsidR="00C15771" w:rsidRPr="00C15771">
          <w:rPr>
            <w:rStyle w:val="Hyperlink"/>
            <w:rFonts w:eastAsiaTheme="majorEastAsia"/>
            <w:i/>
            <w:noProof/>
            <w:sz w:val="24"/>
            <w:szCs w:val="24"/>
          </w:rPr>
          <w:t>Tree</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Set</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String</w:t>
        </w:r>
        <w:r w:rsidR="00C15771" w:rsidRPr="00C15771">
          <w:rPr>
            <w:rStyle w:val="Hyperlink"/>
            <w:rFonts w:eastAsiaTheme="majorEastAsia"/>
            <w:noProof/>
            <w:sz w:val="24"/>
            <w:szCs w:val="24"/>
          </w:rPr>
          <w:t xml:space="preserve"> [39]</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_Toc522079694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32</w:t>
        </w:r>
        <w:r w:rsidR="00C15771" w:rsidRPr="00C15771">
          <w:rPr>
            <w:noProof/>
            <w:webHidden/>
            <w:sz w:val="24"/>
            <w:szCs w:val="24"/>
          </w:rPr>
          <w:fldChar w:fldCharType="end"/>
        </w:r>
      </w:hyperlink>
    </w:p>
    <w:p w14:paraId="59763471" w14:textId="6331D7BC" w:rsidR="00C15771" w:rsidRPr="00C15771" w:rsidRDefault="00114061">
      <w:pPr>
        <w:pStyle w:val="TableofFigures"/>
        <w:tabs>
          <w:tab w:val="right" w:leader="dot" w:pos="8212"/>
        </w:tabs>
        <w:rPr>
          <w:rFonts w:eastAsiaTheme="minorEastAsia"/>
          <w:noProof/>
          <w:sz w:val="24"/>
          <w:szCs w:val="24"/>
          <w:lang w:val="en-GB" w:eastAsia="en-GB"/>
        </w:rPr>
      </w:pPr>
      <w:hyperlink r:id="rId14" w:anchor="_Toc522079695" w:history="1">
        <w:r w:rsidR="00C15771" w:rsidRPr="00C15771">
          <w:rPr>
            <w:rStyle w:val="Hyperlink"/>
            <w:rFonts w:eastAsiaTheme="majorEastAsia"/>
            <w:noProof/>
            <w:sz w:val="24"/>
            <w:szCs w:val="24"/>
          </w:rPr>
          <w:t xml:space="preserve">Gambar 2.5 </w:t>
        </w:r>
        <w:r w:rsidR="00C15771" w:rsidRPr="00C15771">
          <w:rPr>
            <w:rStyle w:val="Hyperlink"/>
            <w:rFonts w:eastAsiaTheme="majorEastAsia"/>
            <w:i/>
            <w:noProof/>
            <w:sz w:val="24"/>
            <w:szCs w:val="24"/>
          </w:rPr>
          <w:t>Compressed</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Tree</w:t>
        </w:r>
        <w:r w:rsidR="00C15771" w:rsidRPr="00C15771">
          <w:rPr>
            <w:rStyle w:val="Hyperlink"/>
            <w:rFonts w:eastAsiaTheme="majorEastAsia"/>
            <w:noProof/>
            <w:sz w:val="24"/>
            <w:szCs w:val="24"/>
          </w:rPr>
          <w:t xml:space="preserve"> [39]</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_Toc522079695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33</w:t>
        </w:r>
        <w:r w:rsidR="00C15771" w:rsidRPr="00C15771">
          <w:rPr>
            <w:noProof/>
            <w:webHidden/>
            <w:sz w:val="24"/>
            <w:szCs w:val="24"/>
          </w:rPr>
          <w:fldChar w:fldCharType="end"/>
        </w:r>
      </w:hyperlink>
    </w:p>
    <w:p w14:paraId="26C6CACA" w14:textId="278BE3F3" w:rsidR="00C15771" w:rsidRPr="00C15771" w:rsidRDefault="00114061">
      <w:pPr>
        <w:pStyle w:val="TableofFigures"/>
        <w:tabs>
          <w:tab w:val="right" w:leader="dot" w:pos="8212"/>
        </w:tabs>
        <w:rPr>
          <w:rFonts w:eastAsiaTheme="minorEastAsia"/>
          <w:noProof/>
          <w:sz w:val="24"/>
          <w:szCs w:val="24"/>
          <w:lang w:val="en-GB" w:eastAsia="en-GB"/>
        </w:rPr>
      </w:pPr>
      <w:hyperlink w:anchor="_Toc522079696" w:history="1">
        <w:r w:rsidR="00C15771" w:rsidRPr="00C15771">
          <w:rPr>
            <w:rStyle w:val="Hyperlink"/>
            <w:rFonts w:eastAsiaTheme="majorEastAsia"/>
            <w:noProof/>
            <w:sz w:val="24"/>
            <w:szCs w:val="24"/>
          </w:rPr>
          <w:t xml:space="preserve">Gambar 2.6 </w:t>
        </w:r>
        <w:r w:rsidR="00C15771" w:rsidRPr="00C15771">
          <w:rPr>
            <w:rStyle w:val="Hyperlink"/>
            <w:rFonts w:eastAsiaTheme="majorEastAsia"/>
            <w:i/>
            <w:noProof/>
            <w:sz w:val="24"/>
            <w:szCs w:val="24"/>
          </w:rPr>
          <w:t xml:space="preserve">Suffix Tree </w:t>
        </w:r>
        <w:r w:rsidR="00C15771" w:rsidRPr="00C15771">
          <w:rPr>
            <w:rStyle w:val="Hyperlink"/>
            <w:rFonts w:eastAsiaTheme="majorEastAsia"/>
            <w:noProof/>
            <w:sz w:val="24"/>
            <w:szCs w:val="24"/>
          </w:rPr>
          <w:t>[37]</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_Toc522079696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33</w:t>
        </w:r>
        <w:r w:rsidR="00C15771" w:rsidRPr="00C15771">
          <w:rPr>
            <w:noProof/>
            <w:webHidden/>
            <w:sz w:val="24"/>
            <w:szCs w:val="24"/>
          </w:rPr>
          <w:fldChar w:fldCharType="end"/>
        </w:r>
      </w:hyperlink>
    </w:p>
    <w:p w14:paraId="335E64E6" w14:textId="77931815" w:rsidR="00C15771" w:rsidRPr="00C15771" w:rsidRDefault="00114061">
      <w:pPr>
        <w:pStyle w:val="TableofFigures"/>
        <w:tabs>
          <w:tab w:val="right" w:leader="dot" w:pos="8212"/>
        </w:tabs>
        <w:rPr>
          <w:rFonts w:eastAsiaTheme="minorEastAsia"/>
          <w:noProof/>
          <w:sz w:val="24"/>
          <w:szCs w:val="24"/>
          <w:lang w:val="en-GB" w:eastAsia="en-GB"/>
        </w:rPr>
      </w:pPr>
      <w:hyperlink w:anchor="_Toc522079697" w:history="1">
        <w:r w:rsidR="00C15771" w:rsidRPr="00C15771">
          <w:rPr>
            <w:rStyle w:val="Hyperlink"/>
            <w:rFonts w:eastAsiaTheme="majorEastAsia"/>
            <w:noProof/>
            <w:sz w:val="24"/>
            <w:szCs w:val="24"/>
          </w:rPr>
          <w:t xml:space="preserve">Gambar 3.1 Sigtool </w:t>
        </w:r>
        <w:r w:rsidR="00C15771" w:rsidRPr="00C15771">
          <w:rPr>
            <w:rStyle w:val="Hyperlink"/>
            <w:rFonts w:eastAsiaTheme="majorEastAsia"/>
            <w:i/>
            <w:noProof/>
            <w:sz w:val="24"/>
            <w:szCs w:val="24"/>
          </w:rPr>
          <w:t>Command</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_Toc522079697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36</w:t>
        </w:r>
        <w:r w:rsidR="00C15771" w:rsidRPr="00C15771">
          <w:rPr>
            <w:noProof/>
            <w:webHidden/>
            <w:sz w:val="24"/>
            <w:szCs w:val="24"/>
          </w:rPr>
          <w:fldChar w:fldCharType="end"/>
        </w:r>
      </w:hyperlink>
    </w:p>
    <w:p w14:paraId="4751AA44" w14:textId="38596A94" w:rsidR="00C15771" w:rsidRPr="00C15771" w:rsidRDefault="00114061">
      <w:pPr>
        <w:pStyle w:val="TableofFigures"/>
        <w:tabs>
          <w:tab w:val="right" w:leader="dot" w:pos="8212"/>
        </w:tabs>
        <w:rPr>
          <w:rFonts w:eastAsiaTheme="minorEastAsia"/>
          <w:noProof/>
          <w:sz w:val="24"/>
          <w:szCs w:val="24"/>
          <w:lang w:val="en-GB" w:eastAsia="en-GB"/>
        </w:rPr>
      </w:pPr>
      <w:hyperlink w:anchor="_Toc522079698" w:history="1">
        <w:r w:rsidR="00C15771" w:rsidRPr="00C15771">
          <w:rPr>
            <w:rStyle w:val="Hyperlink"/>
            <w:rFonts w:eastAsiaTheme="majorEastAsia"/>
            <w:noProof/>
            <w:sz w:val="24"/>
            <w:szCs w:val="24"/>
          </w:rPr>
          <w:t xml:space="preserve">Gambar 3.2 Kode Program </w:t>
        </w:r>
        <w:r w:rsidR="00C15771" w:rsidRPr="00C15771">
          <w:rPr>
            <w:rStyle w:val="Hyperlink"/>
            <w:rFonts w:eastAsiaTheme="majorEastAsia"/>
            <w:i/>
            <w:noProof/>
            <w:sz w:val="24"/>
            <w:szCs w:val="24"/>
          </w:rPr>
          <w:t>Load</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Custom</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Debugger</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_Toc522079698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38</w:t>
        </w:r>
        <w:r w:rsidR="00C15771" w:rsidRPr="00C15771">
          <w:rPr>
            <w:noProof/>
            <w:webHidden/>
            <w:sz w:val="24"/>
            <w:szCs w:val="24"/>
          </w:rPr>
          <w:fldChar w:fldCharType="end"/>
        </w:r>
      </w:hyperlink>
    </w:p>
    <w:p w14:paraId="22FDBCF6" w14:textId="7FEB01A9" w:rsidR="00C15771" w:rsidRPr="00C15771" w:rsidRDefault="00114061">
      <w:pPr>
        <w:pStyle w:val="TableofFigures"/>
        <w:tabs>
          <w:tab w:val="right" w:leader="dot" w:pos="8212"/>
        </w:tabs>
        <w:rPr>
          <w:rFonts w:eastAsiaTheme="minorEastAsia"/>
          <w:noProof/>
          <w:sz w:val="24"/>
          <w:szCs w:val="24"/>
          <w:lang w:val="en-GB" w:eastAsia="en-GB"/>
        </w:rPr>
      </w:pPr>
      <w:hyperlink w:anchor="_Toc522079699" w:history="1">
        <w:r w:rsidR="00C15771" w:rsidRPr="00C15771">
          <w:rPr>
            <w:rStyle w:val="Hyperlink"/>
            <w:rFonts w:eastAsiaTheme="majorEastAsia"/>
            <w:noProof/>
            <w:sz w:val="24"/>
            <w:szCs w:val="24"/>
          </w:rPr>
          <w:t xml:space="preserve">Gambar 3.3 Kode Program Inisialisasi </w:t>
        </w:r>
        <w:r w:rsidR="00C15771" w:rsidRPr="00C15771">
          <w:rPr>
            <w:rStyle w:val="Hyperlink"/>
            <w:rFonts w:eastAsiaTheme="majorEastAsia"/>
            <w:i/>
            <w:noProof/>
            <w:sz w:val="24"/>
            <w:szCs w:val="24"/>
          </w:rPr>
          <w:t>Variable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_Toc522079699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39</w:t>
        </w:r>
        <w:r w:rsidR="00C15771" w:rsidRPr="00C15771">
          <w:rPr>
            <w:noProof/>
            <w:webHidden/>
            <w:sz w:val="24"/>
            <w:szCs w:val="24"/>
          </w:rPr>
          <w:fldChar w:fldCharType="end"/>
        </w:r>
      </w:hyperlink>
    </w:p>
    <w:p w14:paraId="7B46DD10" w14:textId="55BF9978" w:rsidR="00C15771" w:rsidRPr="00C15771" w:rsidRDefault="00114061">
      <w:pPr>
        <w:pStyle w:val="TableofFigures"/>
        <w:tabs>
          <w:tab w:val="right" w:leader="dot" w:pos="8212"/>
        </w:tabs>
        <w:rPr>
          <w:rFonts w:eastAsiaTheme="minorEastAsia"/>
          <w:noProof/>
          <w:sz w:val="24"/>
          <w:szCs w:val="24"/>
          <w:lang w:val="en-GB" w:eastAsia="en-GB"/>
        </w:rPr>
      </w:pPr>
      <w:hyperlink w:anchor="_Toc522079700" w:history="1">
        <w:r w:rsidR="00C15771" w:rsidRPr="00C15771">
          <w:rPr>
            <w:rStyle w:val="Hyperlink"/>
            <w:rFonts w:eastAsiaTheme="majorEastAsia"/>
            <w:noProof/>
            <w:sz w:val="24"/>
            <w:szCs w:val="24"/>
          </w:rPr>
          <w:t xml:space="preserve">Gambar 3.4 Kode Program </w:t>
        </w:r>
        <w:r w:rsidR="00C15771" w:rsidRPr="00C15771">
          <w:rPr>
            <w:rStyle w:val="Hyperlink"/>
            <w:rFonts w:eastAsiaTheme="majorEastAsia"/>
            <w:bCs/>
            <w:noProof/>
            <w:sz w:val="24"/>
            <w:szCs w:val="24"/>
          </w:rPr>
          <w:t>Open_Process</w:t>
        </w:r>
        <w:r w:rsidR="00C15771" w:rsidRPr="00C15771">
          <w:rPr>
            <w:rStyle w:val="Hyperlink"/>
            <w:rFonts w:eastAsiaTheme="majorEastAsia"/>
            <w:bCs/>
            <w:i/>
            <w:noProof/>
            <w:sz w:val="24"/>
            <w:szCs w:val="24"/>
          </w:rPr>
          <w:t xml:space="preserve"> Custom Debugger</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_Toc522079700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39</w:t>
        </w:r>
        <w:r w:rsidR="00C15771" w:rsidRPr="00C15771">
          <w:rPr>
            <w:noProof/>
            <w:webHidden/>
            <w:sz w:val="24"/>
            <w:szCs w:val="24"/>
          </w:rPr>
          <w:fldChar w:fldCharType="end"/>
        </w:r>
      </w:hyperlink>
    </w:p>
    <w:p w14:paraId="689BBBC0" w14:textId="7A105670" w:rsidR="00C15771" w:rsidRPr="00C15771" w:rsidRDefault="00114061">
      <w:pPr>
        <w:pStyle w:val="TableofFigures"/>
        <w:tabs>
          <w:tab w:val="right" w:leader="dot" w:pos="8212"/>
        </w:tabs>
        <w:rPr>
          <w:rFonts w:eastAsiaTheme="minorEastAsia"/>
          <w:noProof/>
          <w:sz w:val="24"/>
          <w:szCs w:val="24"/>
          <w:lang w:val="en-GB" w:eastAsia="en-GB"/>
        </w:rPr>
      </w:pPr>
      <w:hyperlink w:anchor="_Toc522079701" w:history="1">
        <w:r w:rsidR="00C15771" w:rsidRPr="00C15771">
          <w:rPr>
            <w:rStyle w:val="Hyperlink"/>
            <w:rFonts w:eastAsiaTheme="majorEastAsia"/>
            <w:noProof/>
            <w:sz w:val="24"/>
            <w:szCs w:val="24"/>
          </w:rPr>
          <w:t xml:space="preserve">Gambar 3.5 Kode Program </w:t>
        </w:r>
        <w:r w:rsidR="00C15771" w:rsidRPr="00C15771">
          <w:rPr>
            <w:rStyle w:val="Hyperlink"/>
            <w:rFonts w:eastAsiaTheme="majorEastAsia"/>
            <w:i/>
            <w:noProof/>
            <w:sz w:val="24"/>
            <w:szCs w:val="24"/>
          </w:rPr>
          <w:t>r</w:t>
        </w:r>
        <w:r w:rsidR="00C15771" w:rsidRPr="00C15771">
          <w:rPr>
            <w:rStyle w:val="Hyperlink"/>
            <w:rFonts w:eastAsiaTheme="majorEastAsia"/>
            <w:bCs/>
            <w:i/>
            <w:noProof/>
            <w:sz w:val="24"/>
            <w:szCs w:val="24"/>
          </w:rPr>
          <w:t>un() Custom Debugger</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_Toc522079701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39</w:t>
        </w:r>
        <w:r w:rsidR="00C15771" w:rsidRPr="00C15771">
          <w:rPr>
            <w:noProof/>
            <w:webHidden/>
            <w:sz w:val="24"/>
            <w:szCs w:val="24"/>
          </w:rPr>
          <w:fldChar w:fldCharType="end"/>
        </w:r>
      </w:hyperlink>
    </w:p>
    <w:p w14:paraId="397EA837" w14:textId="6FBA7951" w:rsidR="00C15771" w:rsidRPr="00C15771" w:rsidRDefault="00114061">
      <w:pPr>
        <w:pStyle w:val="TableofFigures"/>
        <w:tabs>
          <w:tab w:val="right" w:leader="dot" w:pos="8212"/>
        </w:tabs>
        <w:rPr>
          <w:rFonts w:eastAsiaTheme="minorEastAsia"/>
          <w:noProof/>
          <w:sz w:val="24"/>
          <w:szCs w:val="24"/>
          <w:lang w:val="en-GB" w:eastAsia="en-GB"/>
        </w:rPr>
      </w:pPr>
      <w:hyperlink w:anchor="_Toc522079702" w:history="1">
        <w:r w:rsidR="00C15771" w:rsidRPr="00C15771">
          <w:rPr>
            <w:rStyle w:val="Hyperlink"/>
            <w:rFonts w:eastAsiaTheme="majorEastAsia"/>
            <w:noProof/>
            <w:sz w:val="24"/>
            <w:szCs w:val="24"/>
          </w:rPr>
          <w:t>Gambar 3.6 Contoh Algoritma Boyer-Moore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_Toc522079702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43</w:t>
        </w:r>
        <w:r w:rsidR="00C15771" w:rsidRPr="00C15771">
          <w:rPr>
            <w:noProof/>
            <w:webHidden/>
            <w:sz w:val="24"/>
            <w:szCs w:val="24"/>
          </w:rPr>
          <w:fldChar w:fldCharType="end"/>
        </w:r>
      </w:hyperlink>
    </w:p>
    <w:p w14:paraId="4B081C4C" w14:textId="56DB30D4" w:rsidR="00C15771" w:rsidRPr="00C15771" w:rsidRDefault="00114061">
      <w:pPr>
        <w:pStyle w:val="TableofFigures"/>
        <w:tabs>
          <w:tab w:val="right" w:leader="dot" w:pos="8212"/>
        </w:tabs>
        <w:rPr>
          <w:rFonts w:eastAsiaTheme="minorEastAsia"/>
          <w:noProof/>
          <w:sz w:val="24"/>
          <w:szCs w:val="24"/>
          <w:lang w:val="en-GB" w:eastAsia="en-GB"/>
        </w:rPr>
      </w:pPr>
      <w:hyperlink w:anchor="_Toc522079703" w:history="1">
        <w:r w:rsidR="00C15771" w:rsidRPr="00C15771">
          <w:rPr>
            <w:rStyle w:val="Hyperlink"/>
            <w:rFonts w:eastAsiaTheme="majorEastAsia"/>
            <w:noProof/>
            <w:sz w:val="24"/>
            <w:szCs w:val="24"/>
          </w:rPr>
          <w:t xml:space="preserve">Gambar 3.7 Contoh </w:t>
        </w:r>
        <w:r w:rsidR="00C15771" w:rsidRPr="00C15771">
          <w:rPr>
            <w:rStyle w:val="Hyperlink"/>
            <w:rFonts w:eastAsiaTheme="majorEastAsia"/>
            <w:i/>
            <w:noProof/>
            <w:sz w:val="24"/>
            <w:szCs w:val="24"/>
          </w:rPr>
          <w:t>Bad</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Character</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_Toc522079703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44</w:t>
        </w:r>
        <w:r w:rsidR="00C15771" w:rsidRPr="00C15771">
          <w:rPr>
            <w:noProof/>
            <w:webHidden/>
            <w:sz w:val="24"/>
            <w:szCs w:val="24"/>
          </w:rPr>
          <w:fldChar w:fldCharType="end"/>
        </w:r>
      </w:hyperlink>
    </w:p>
    <w:p w14:paraId="1132730B" w14:textId="6EFDD21D" w:rsidR="00C15771" w:rsidRPr="00C15771" w:rsidRDefault="00114061">
      <w:pPr>
        <w:pStyle w:val="TableofFigures"/>
        <w:tabs>
          <w:tab w:val="right" w:leader="dot" w:pos="8212"/>
        </w:tabs>
        <w:rPr>
          <w:rFonts w:eastAsiaTheme="minorEastAsia"/>
          <w:noProof/>
          <w:sz w:val="24"/>
          <w:szCs w:val="24"/>
          <w:lang w:val="en-GB" w:eastAsia="en-GB"/>
        </w:rPr>
      </w:pPr>
      <w:hyperlink r:id="rId15" w:anchor="_Toc522079704" w:history="1">
        <w:r w:rsidR="00C15771" w:rsidRPr="00C15771">
          <w:rPr>
            <w:rStyle w:val="Hyperlink"/>
            <w:rFonts w:eastAsiaTheme="majorEastAsia"/>
            <w:noProof/>
            <w:sz w:val="24"/>
            <w:szCs w:val="24"/>
          </w:rPr>
          <w:t xml:space="preserve">Gambar 3.8 Kasus 1 </w:t>
        </w:r>
        <w:r w:rsidR="00C15771" w:rsidRPr="00C15771">
          <w:rPr>
            <w:rStyle w:val="Hyperlink"/>
            <w:rFonts w:eastAsiaTheme="majorEastAsia"/>
            <w:i/>
            <w:noProof/>
            <w:sz w:val="24"/>
            <w:szCs w:val="24"/>
          </w:rPr>
          <w:t>Good</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Shift</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_Toc522079704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45</w:t>
        </w:r>
        <w:r w:rsidR="00C15771" w:rsidRPr="00C15771">
          <w:rPr>
            <w:noProof/>
            <w:webHidden/>
            <w:sz w:val="24"/>
            <w:szCs w:val="24"/>
          </w:rPr>
          <w:fldChar w:fldCharType="end"/>
        </w:r>
      </w:hyperlink>
    </w:p>
    <w:p w14:paraId="577421E5" w14:textId="3B4FD908" w:rsidR="00C15771" w:rsidRPr="00C15771" w:rsidRDefault="00114061">
      <w:pPr>
        <w:pStyle w:val="TableofFigures"/>
        <w:tabs>
          <w:tab w:val="right" w:leader="dot" w:pos="8212"/>
        </w:tabs>
        <w:rPr>
          <w:rFonts w:eastAsiaTheme="minorEastAsia"/>
          <w:noProof/>
          <w:sz w:val="24"/>
          <w:szCs w:val="24"/>
          <w:lang w:val="en-GB" w:eastAsia="en-GB"/>
        </w:rPr>
      </w:pPr>
      <w:hyperlink w:anchor="_Toc522079705" w:history="1">
        <w:r w:rsidR="00C15771" w:rsidRPr="00C15771">
          <w:rPr>
            <w:rStyle w:val="Hyperlink"/>
            <w:rFonts w:eastAsiaTheme="majorEastAsia"/>
            <w:noProof/>
            <w:sz w:val="24"/>
            <w:szCs w:val="24"/>
          </w:rPr>
          <w:t xml:space="preserve">Gambar 3.9 Kasus 2 </w:t>
        </w:r>
        <w:r w:rsidR="00C15771" w:rsidRPr="00C15771">
          <w:rPr>
            <w:rStyle w:val="Hyperlink"/>
            <w:rFonts w:eastAsiaTheme="majorEastAsia"/>
            <w:i/>
            <w:noProof/>
            <w:sz w:val="24"/>
            <w:szCs w:val="24"/>
          </w:rPr>
          <w:t>Good</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Shift</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_Toc522079705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46</w:t>
        </w:r>
        <w:r w:rsidR="00C15771" w:rsidRPr="00C15771">
          <w:rPr>
            <w:noProof/>
            <w:webHidden/>
            <w:sz w:val="24"/>
            <w:szCs w:val="24"/>
          </w:rPr>
          <w:fldChar w:fldCharType="end"/>
        </w:r>
      </w:hyperlink>
    </w:p>
    <w:p w14:paraId="1D45312D" w14:textId="6E8DE99A" w:rsidR="00C15771" w:rsidRPr="00C15771" w:rsidRDefault="00114061">
      <w:pPr>
        <w:pStyle w:val="TableofFigures"/>
        <w:tabs>
          <w:tab w:val="right" w:leader="dot" w:pos="8212"/>
        </w:tabs>
        <w:rPr>
          <w:rFonts w:eastAsiaTheme="minorEastAsia"/>
          <w:noProof/>
          <w:sz w:val="24"/>
          <w:szCs w:val="24"/>
          <w:lang w:val="en-GB" w:eastAsia="en-GB"/>
        </w:rPr>
      </w:pPr>
      <w:hyperlink w:anchor="_Toc522079706" w:history="1">
        <w:r w:rsidR="00C15771" w:rsidRPr="00C15771">
          <w:rPr>
            <w:rStyle w:val="Hyperlink"/>
            <w:rFonts w:eastAsiaTheme="majorEastAsia"/>
            <w:noProof/>
            <w:sz w:val="24"/>
            <w:szCs w:val="24"/>
          </w:rPr>
          <w:t xml:space="preserve">Gambar 3.10 Kasus 3 </w:t>
        </w:r>
        <w:r w:rsidR="00C15771" w:rsidRPr="00C15771">
          <w:rPr>
            <w:rStyle w:val="Hyperlink"/>
            <w:rFonts w:eastAsiaTheme="majorEastAsia"/>
            <w:i/>
            <w:noProof/>
            <w:sz w:val="24"/>
            <w:szCs w:val="24"/>
          </w:rPr>
          <w:t>Good</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Shift</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_Toc522079706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47</w:t>
        </w:r>
        <w:r w:rsidR="00C15771" w:rsidRPr="00C15771">
          <w:rPr>
            <w:noProof/>
            <w:webHidden/>
            <w:sz w:val="24"/>
            <w:szCs w:val="24"/>
          </w:rPr>
          <w:fldChar w:fldCharType="end"/>
        </w:r>
      </w:hyperlink>
    </w:p>
    <w:p w14:paraId="027C3CCE" w14:textId="3AD62CAE" w:rsidR="00C15771" w:rsidRPr="00C15771" w:rsidRDefault="00114061">
      <w:pPr>
        <w:pStyle w:val="TableofFigures"/>
        <w:tabs>
          <w:tab w:val="right" w:leader="dot" w:pos="8212"/>
        </w:tabs>
        <w:rPr>
          <w:rFonts w:eastAsiaTheme="minorEastAsia"/>
          <w:noProof/>
          <w:sz w:val="24"/>
          <w:szCs w:val="24"/>
          <w:lang w:val="en-GB" w:eastAsia="en-GB"/>
        </w:rPr>
      </w:pPr>
      <w:hyperlink w:anchor="_Toc522079707" w:history="1">
        <w:r w:rsidR="00C15771" w:rsidRPr="00C15771">
          <w:rPr>
            <w:rStyle w:val="Hyperlink"/>
            <w:rFonts w:eastAsiaTheme="majorEastAsia"/>
            <w:noProof/>
            <w:sz w:val="24"/>
            <w:szCs w:val="24"/>
          </w:rPr>
          <w:t xml:space="preserve">Gambar 3.11 Suffix </w:t>
        </w:r>
        <w:r w:rsidR="00C15771" w:rsidRPr="00C15771">
          <w:rPr>
            <w:rStyle w:val="Hyperlink"/>
            <w:rFonts w:eastAsiaTheme="majorEastAsia"/>
            <w:i/>
            <w:noProof/>
            <w:sz w:val="24"/>
            <w:szCs w:val="24"/>
          </w:rPr>
          <w:t>Tree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_Toc522079707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50</w:t>
        </w:r>
        <w:r w:rsidR="00C15771" w:rsidRPr="00C15771">
          <w:rPr>
            <w:noProof/>
            <w:webHidden/>
            <w:sz w:val="24"/>
            <w:szCs w:val="24"/>
          </w:rPr>
          <w:fldChar w:fldCharType="end"/>
        </w:r>
      </w:hyperlink>
    </w:p>
    <w:p w14:paraId="733559D0" w14:textId="64EE3EEB" w:rsidR="00C15771" w:rsidRPr="00C15771" w:rsidRDefault="00114061">
      <w:pPr>
        <w:pStyle w:val="TableofFigures"/>
        <w:tabs>
          <w:tab w:val="right" w:leader="dot" w:pos="8212"/>
        </w:tabs>
        <w:rPr>
          <w:rFonts w:eastAsiaTheme="minorEastAsia"/>
          <w:noProof/>
          <w:sz w:val="24"/>
          <w:szCs w:val="24"/>
          <w:lang w:val="en-GB" w:eastAsia="en-GB"/>
        </w:rPr>
      </w:pPr>
      <w:hyperlink w:anchor="_Toc522079708" w:history="1">
        <w:r w:rsidR="00C15771" w:rsidRPr="00C15771">
          <w:rPr>
            <w:rStyle w:val="Hyperlink"/>
            <w:rFonts w:eastAsiaTheme="majorEastAsia"/>
            <w:noProof/>
            <w:sz w:val="24"/>
            <w:szCs w:val="24"/>
          </w:rPr>
          <w:t>Gambar 4.1 Arsitektur Sistem</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_Toc522079708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51</w:t>
        </w:r>
        <w:r w:rsidR="00C15771" w:rsidRPr="00C15771">
          <w:rPr>
            <w:noProof/>
            <w:webHidden/>
            <w:sz w:val="24"/>
            <w:szCs w:val="24"/>
          </w:rPr>
          <w:fldChar w:fldCharType="end"/>
        </w:r>
      </w:hyperlink>
    </w:p>
    <w:p w14:paraId="60C37C7F" w14:textId="048C5148" w:rsidR="00C15771" w:rsidRPr="00C15771" w:rsidRDefault="00114061">
      <w:pPr>
        <w:pStyle w:val="TableofFigures"/>
        <w:tabs>
          <w:tab w:val="right" w:leader="dot" w:pos="8212"/>
        </w:tabs>
        <w:rPr>
          <w:rFonts w:eastAsiaTheme="minorEastAsia"/>
          <w:noProof/>
          <w:sz w:val="24"/>
          <w:szCs w:val="24"/>
          <w:lang w:val="en-GB" w:eastAsia="en-GB"/>
        </w:rPr>
      </w:pPr>
      <w:hyperlink w:anchor="_Toc522079709" w:history="1">
        <w:r w:rsidR="00C15771" w:rsidRPr="00C15771">
          <w:rPr>
            <w:rStyle w:val="Hyperlink"/>
            <w:rFonts w:eastAsiaTheme="majorEastAsia"/>
            <w:noProof/>
            <w:sz w:val="24"/>
            <w:szCs w:val="24"/>
          </w:rPr>
          <w:t>Gambar 4.2 DFD Level 0</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_Toc522079709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52</w:t>
        </w:r>
        <w:r w:rsidR="00C15771" w:rsidRPr="00C15771">
          <w:rPr>
            <w:noProof/>
            <w:webHidden/>
            <w:sz w:val="24"/>
            <w:szCs w:val="24"/>
          </w:rPr>
          <w:fldChar w:fldCharType="end"/>
        </w:r>
      </w:hyperlink>
    </w:p>
    <w:p w14:paraId="468BEF53" w14:textId="09566D77" w:rsidR="00C15771" w:rsidRPr="00C15771" w:rsidRDefault="00114061">
      <w:pPr>
        <w:pStyle w:val="TableofFigures"/>
        <w:tabs>
          <w:tab w:val="right" w:leader="dot" w:pos="8212"/>
        </w:tabs>
        <w:rPr>
          <w:rFonts w:eastAsiaTheme="minorEastAsia"/>
          <w:noProof/>
          <w:sz w:val="24"/>
          <w:szCs w:val="24"/>
          <w:lang w:val="en-GB" w:eastAsia="en-GB"/>
        </w:rPr>
      </w:pPr>
      <w:hyperlink w:anchor="_Toc522079710" w:history="1">
        <w:r w:rsidR="00C15771" w:rsidRPr="00C15771">
          <w:rPr>
            <w:rStyle w:val="Hyperlink"/>
            <w:rFonts w:eastAsiaTheme="majorEastAsia"/>
            <w:noProof/>
            <w:sz w:val="24"/>
            <w:szCs w:val="24"/>
          </w:rPr>
          <w:t>Gambar 4.3 DFD Level 1</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_Toc522079710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53</w:t>
        </w:r>
        <w:r w:rsidR="00C15771" w:rsidRPr="00C15771">
          <w:rPr>
            <w:noProof/>
            <w:webHidden/>
            <w:sz w:val="24"/>
            <w:szCs w:val="24"/>
          </w:rPr>
          <w:fldChar w:fldCharType="end"/>
        </w:r>
      </w:hyperlink>
    </w:p>
    <w:p w14:paraId="01691F2B" w14:textId="7490053E" w:rsidR="00C15771" w:rsidRPr="00C15771" w:rsidRDefault="00114061">
      <w:pPr>
        <w:pStyle w:val="TableofFigures"/>
        <w:tabs>
          <w:tab w:val="right" w:leader="dot" w:pos="8212"/>
        </w:tabs>
        <w:rPr>
          <w:rFonts w:eastAsiaTheme="minorEastAsia"/>
          <w:noProof/>
          <w:sz w:val="24"/>
          <w:szCs w:val="24"/>
          <w:lang w:val="en-GB" w:eastAsia="en-GB"/>
        </w:rPr>
      </w:pPr>
      <w:hyperlink w:anchor="_Toc522079711" w:history="1">
        <w:r w:rsidR="00C15771" w:rsidRPr="00C15771">
          <w:rPr>
            <w:rStyle w:val="Hyperlink"/>
            <w:rFonts w:eastAsiaTheme="majorEastAsia"/>
            <w:noProof/>
            <w:sz w:val="24"/>
            <w:szCs w:val="24"/>
          </w:rPr>
          <w:t xml:space="preserve">Gambar 4.4 </w:t>
        </w:r>
        <w:r w:rsidR="00C15771" w:rsidRPr="00C15771">
          <w:rPr>
            <w:rStyle w:val="Hyperlink"/>
            <w:rFonts w:eastAsiaTheme="majorEastAsia"/>
            <w:i/>
            <w:noProof/>
            <w:sz w:val="24"/>
            <w:szCs w:val="24"/>
          </w:rPr>
          <w:t>Flowchart</w:t>
        </w:r>
        <w:r w:rsidR="00C15771" w:rsidRPr="00C15771">
          <w:rPr>
            <w:rStyle w:val="Hyperlink"/>
            <w:rFonts w:eastAsiaTheme="majorEastAsia"/>
            <w:noProof/>
            <w:sz w:val="24"/>
            <w:szCs w:val="24"/>
          </w:rPr>
          <w:t xml:space="preserve"> Mengakses </w:t>
        </w:r>
        <w:r w:rsidR="00C15771" w:rsidRPr="00C15771">
          <w:rPr>
            <w:rStyle w:val="Hyperlink"/>
            <w:rFonts w:eastAsiaTheme="majorEastAsia"/>
            <w:i/>
            <w:noProof/>
            <w:sz w:val="24"/>
            <w:szCs w:val="24"/>
          </w:rPr>
          <w:t>File</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Executable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_Toc522079711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54</w:t>
        </w:r>
        <w:r w:rsidR="00C15771" w:rsidRPr="00C15771">
          <w:rPr>
            <w:noProof/>
            <w:webHidden/>
            <w:sz w:val="24"/>
            <w:szCs w:val="24"/>
          </w:rPr>
          <w:fldChar w:fldCharType="end"/>
        </w:r>
      </w:hyperlink>
    </w:p>
    <w:p w14:paraId="38DD6A32" w14:textId="51568A88" w:rsidR="00C15771" w:rsidRPr="00C15771" w:rsidRDefault="00114061">
      <w:pPr>
        <w:pStyle w:val="TableofFigures"/>
        <w:tabs>
          <w:tab w:val="right" w:leader="dot" w:pos="8212"/>
        </w:tabs>
        <w:rPr>
          <w:rFonts w:eastAsiaTheme="minorEastAsia"/>
          <w:noProof/>
          <w:sz w:val="24"/>
          <w:szCs w:val="24"/>
          <w:lang w:val="en-GB" w:eastAsia="en-GB"/>
        </w:rPr>
      </w:pPr>
      <w:hyperlink w:anchor="_Toc522079712" w:history="1">
        <w:r w:rsidR="00C15771" w:rsidRPr="00C15771">
          <w:rPr>
            <w:rStyle w:val="Hyperlink"/>
            <w:rFonts w:eastAsiaTheme="majorEastAsia"/>
            <w:noProof/>
            <w:sz w:val="24"/>
            <w:szCs w:val="24"/>
          </w:rPr>
          <w:t xml:space="preserve">Gambar 4.5 </w:t>
        </w:r>
        <w:r w:rsidR="00C15771" w:rsidRPr="00C15771">
          <w:rPr>
            <w:rStyle w:val="Hyperlink"/>
            <w:rFonts w:eastAsiaTheme="majorEastAsia"/>
            <w:i/>
            <w:noProof/>
            <w:sz w:val="24"/>
            <w:szCs w:val="24"/>
          </w:rPr>
          <w:t>Flowchart Timer</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_Toc522079712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56</w:t>
        </w:r>
        <w:r w:rsidR="00C15771" w:rsidRPr="00C15771">
          <w:rPr>
            <w:noProof/>
            <w:webHidden/>
            <w:sz w:val="24"/>
            <w:szCs w:val="24"/>
          </w:rPr>
          <w:fldChar w:fldCharType="end"/>
        </w:r>
      </w:hyperlink>
    </w:p>
    <w:p w14:paraId="213FD523" w14:textId="1C68A3EE" w:rsidR="00C15771" w:rsidRPr="00C15771" w:rsidRDefault="00114061">
      <w:pPr>
        <w:pStyle w:val="TableofFigures"/>
        <w:tabs>
          <w:tab w:val="right" w:leader="dot" w:pos="8212"/>
        </w:tabs>
        <w:rPr>
          <w:rFonts w:eastAsiaTheme="minorEastAsia"/>
          <w:noProof/>
          <w:sz w:val="24"/>
          <w:szCs w:val="24"/>
          <w:lang w:val="en-GB" w:eastAsia="en-GB"/>
        </w:rPr>
      </w:pPr>
      <w:hyperlink w:anchor="_Toc522079713" w:history="1">
        <w:r w:rsidR="00C15771" w:rsidRPr="00C15771">
          <w:rPr>
            <w:rStyle w:val="Hyperlink"/>
            <w:rFonts w:eastAsiaTheme="majorEastAsia"/>
            <w:noProof/>
            <w:sz w:val="24"/>
            <w:szCs w:val="24"/>
          </w:rPr>
          <w:t xml:space="preserve">Gambar 4.6 </w:t>
        </w:r>
        <w:r w:rsidR="00C15771" w:rsidRPr="00C15771">
          <w:rPr>
            <w:rStyle w:val="Hyperlink"/>
            <w:rFonts w:eastAsiaTheme="majorEastAsia"/>
            <w:i/>
            <w:noProof/>
            <w:sz w:val="24"/>
            <w:szCs w:val="24"/>
          </w:rPr>
          <w:t>Flowchart</w:t>
        </w:r>
        <w:r w:rsidR="00C15771" w:rsidRPr="00C15771">
          <w:rPr>
            <w:rStyle w:val="Hyperlink"/>
            <w:rFonts w:eastAsiaTheme="majorEastAsia"/>
            <w:noProof/>
            <w:sz w:val="24"/>
            <w:szCs w:val="24"/>
          </w:rPr>
          <w:t xml:space="preserve"> Penentuan </w:t>
        </w:r>
        <w:r w:rsidR="00C15771" w:rsidRPr="00C15771">
          <w:rPr>
            <w:rStyle w:val="Hyperlink"/>
            <w:rFonts w:eastAsiaTheme="majorEastAsia"/>
            <w:i/>
            <w:noProof/>
            <w:sz w:val="24"/>
            <w:szCs w:val="24"/>
          </w:rPr>
          <w:t>Breakpoint</w:t>
        </w:r>
        <w:r w:rsidR="00C15771" w:rsidRPr="00C15771">
          <w:rPr>
            <w:rStyle w:val="Hyperlink"/>
            <w:rFonts w:eastAsiaTheme="majorEastAsia"/>
            <w:noProof/>
            <w:sz w:val="24"/>
            <w:szCs w:val="24"/>
          </w:rPr>
          <w:t xml:space="preserve"> secara Acak</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_Toc522079713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57</w:t>
        </w:r>
        <w:r w:rsidR="00C15771" w:rsidRPr="00C15771">
          <w:rPr>
            <w:noProof/>
            <w:webHidden/>
            <w:sz w:val="24"/>
            <w:szCs w:val="24"/>
          </w:rPr>
          <w:fldChar w:fldCharType="end"/>
        </w:r>
      </w:hyperlink>
    </w:p>
    <w:p w14:paraId="28E05DE8" w14:textId="58CCCF6E" w:rsidR="00C15771" w:rsidRPr="00C15771" w:rsidRDefault="00114061">
      <w:pPr>
        <w:pStyle w:val="TableofFigures"/>
        <w:tabs>
          <w:tab w:val="right" w:leader="dot" w:pos="8212"/>
        </w:tabs>
        <w:rPr>
          <w:rFonts w:eastAsiaTheme="minorEastAsia"/>
          <w:noProof/>
          <w:sz w:val="24"/>
          <w:szCs w:val="24"/>
          <w:lang w:val="en-GB" w:eastAsia="en-GB"/>
        </w:rPr>
      </w:pPr>
      <w:hyperlink w:anchor="_Toc522079714" w:history="1">
        <w:r w:rsidR="00C15771" w:rsidRPr="00C15771">
          <w:rPr>
            <w:rStyle w:val="Hyperlink"/>
            <w:rFonts w:eastAsiaTheme="majorEastAsia"/>
            <w:noProof/>
            <w:sz w:val="24"/>
            <w:szCs w:val="24"/>
          </w:rPr>
          <w:t xml:space="preserve">Gambar 4.7 </w:t>
        </w:r>
        <w:r w:rsidR="00C15771" w:rsidRPr="00C15771">
          <w:rPr>
            <w:rStyle w:val="Hyperlink"/>
            <w:rFonts w:eastAsiaTheme="majorEastAsia"/>
            <w:i/>
            <w:noProof/>
            <w:sz w:val="24"/>
            <w:szCs w:val="24"/>
          </w:rPr>
          <w:t>Flowchart Execute Code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_Toc522079714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58</w:t>
        </w:r>
        <w:r w:rsidR="00C15771" w:rsidRPr="00C15771">
          <w:rPr>
            <w:noProof/>
            <w:webHidden/>
            <w:sz w:val="24"/>
            <w:szCs w:val="24"/>
          </w:rPr>
          <w:fldChar w:fldCharType="end"/>
        </w:r>
      </w:hyperlink>
    </w:p>
    <w:p w14:paraId="427F5DFB" w14:textId="2FAB1FC8" w:rsidR="00C15771" w:rsidRPr="00C15771" w:rsidRDefault="00114061">
      <w:pPr>
        <w:pStyle w:val="TableofFigures"/>
        <w:tabs>
          <w:tab w:val="right" w:leader="dot" w:pos="8212"/>
        </w:tabs>
        <w:rPr>
          <w:rFonts w:eastAsiaTheme="minorEastAsia"/>
          <w:noProof/>
          <w:sz w:val="24"/>
          <w:szCs w:val="24"/>
          <w:lang w:val="en-GB" w:eastAsia="en-GB"/>
        </w:rPr>
      </w:pPr>
      <w:hyperlink r:id="rId16" w:anchor="_Toc522079715" w:history="1">
        <w:r w:rsidR="00C15771" w:rsidRPr="00C15771">
          <w:rPr>
            <w:rStyle w:val="Hyperlink"/>
            <w:rFonts w:eastAsiaTheme="majorEastAsia"/>
            <w:noProof/>
            <w:sz w:val="24"/>
            <w:szCs w:val="24"/>
          </w:rPr>
          <w:t xml:space="preserve">Gambar 4.8 </w:t>
        </w:r>
        <w:r w:rsidR="00C15771" w:rsidRPr="00C15771">
          <w:rPr>
            <w:rStyle w:val="Hyperlink"/>
            <w:rFonts w:eastAsiaTheme="majorEastAsia"/>
            <w:i/>
            <w:noProof/>
            <w:sz w:val="24"/>
            <w:szCs w:val="24"/>
          </w:rPr>
          <w:t>Flowchart</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Suspend</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Debugger</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_Toc522079715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58</w:t>
        </w:r>
        <w:r w:rsidR="00C15771" w:rsidRPr="00C15771">
          <w:rPr>
            <w:noProof/>
            <w:webHidden/>
            <w:sz w:val="24"/>
            <w:szCs w:val="24"/>
          </w:rPr>
          <w:fldChar w:fldCharType="end"/>
        </w:r>
      </w:hyperlink>
    </w:p>
    <w:p w14:paraId="2B4531B7" w14:textId="37918C66" w:rsidR="00C15771" w:rsidRPr="00C15771" w:rsidRDefault="00114061">
      <w:pPr>
        <w:pStyle w:val="TableofFigures"/>
        <w:tabs>
          <w:tab w:val="right" w:leader="dot" w:pos="8212"/>
        </w:tabs>
        <w:rPr>
          <w:rFonts w:eastAsiaTheme="minorEastAsia"/>
          <w:noProof/>
          <w:sz w:val="24"/>
          <w:szCs w:val="24"/>
          <w:lang w:val="en-GB" w:eastAsia="en-GB"/>
        </w:rPr>
      </w:pPr>
      <w:hyperlink r:id="rId17" w:anchor="_Toc522079716" w:history="1">
        <w:r w:rsidR="00C15771" w:rsidRPr="00C15771">
          <w:rPr>
            <w:rStyle w:val="Hyperlink"/>
            <w:rFonts w:eastAsiaTheme="majorEastAsia"/>
            <w:noProof/>
            <w:sz w:val="24"/>
            <w:szCs w:val="24"/>
          </w:rPr>
          <w:t xml:space="preserve">Gambar 4.9 </w:t>
        </w:r>
        <w:r w:rsidR="00C15771" w:rsidRPr="00C15771">
          <w:rPr>
            <w:rStyle w:val="Hyperlink"/>
            <w:rFonts w:eastAsiaTheme="majorEastAsia"/>
            <w:i/>
            <w:noProof/>
            <w:sz w:val="24"/>
            <w:szCs w:val="24"/>
          </w:rPr>
          <w:t>Flowchart</w:t>
        </w:r>
        <w:r w:rsidR="00C15771" w:rsidRPr="00C15771">
          <w:rPr>
            <w:rStyle w:val="Hyperlink"/>
            <w:rFonts w:eastAsiaTheme="majorEastAsia"/>
            <w:noProof/>
            <w:sz w:val="24"/>
            <w:szCs w:val="24"/>
          </w:rPr>
          <w:t xml:space="preserve"> Suffix </w:t>
        </w:r>
        <w:r w:rsidR="00C15771" w:rsidRPr="00C15771">
          <w:rPr>
            <w:rStyle w:val="Hyperlink"/>
            <w:rFonts w:eastAsiaTheme="majorEastAsia"/>
            <w:i/>
            <w:noProof/>
            <w:sz w:val="24"/>
            <w:szCs w:val="24"/>
          </w:rPr>
          <w:t>Tree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_Toc522079716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61</w:t>
        </w:r>
        <w:r w:rsidR="00C15771" w:rsidRPr="00C15771">
          <w:rPr>
            <w:noProof/>
            <w:webHidden/>
            <w:sz w:val="24"/>
            <w:szCs w:val="24"/>
          </w:rPr>
          <w:fldChar w:fldCharType="end"/>
        </w:r>
      </w:hyperlink>
    </w:p>
    <w:p w14:paraId="1890F08E" w14:textId="28C64382" w:rsidR="00C15771" w:rsidRPr="00C15771" w:rsidRDefault="00114061">
      <w:pPr>
        <w:pStyle w:val="TableofFigures"/>
        <w:tabs>
          <w:tab w:val="right" w:leader="dot" w:pos="8212"/>
        </w:tabs>
        <w:rPr>
          <w:rFonts w:eastAsiaTheme="minorEastAsia"/>
          <w:noProof/>
          <w:sz w:val="24"/>
          <w:szCs w:val="24"/>
          <w:lang w:val="en-GB" w:eastAsia="en-GB"/>
        </w:rPr>
      </w:pPr>
      <w:hyperlink w:anchor="_Toc522079717" w:history="1">
        <w:r w:rsidR="00C15771" w:rsidRPr="00C15771">
          <w:rPr>
            <w:rStyle w:val="Hyperlink"/>
            <w:rFonts w:eastAsiaTheme="majorEastAsia"/>
            <w:noProof/>
            <w:sz w:val="24"/>
            <w:szCs w:val="24"/>
          </w:rPr>
          <w:t>Gambar 5.1 Implementasi main()</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_Toc522079717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63</w:t>
        </w:r>
        <w:r w:rsidR="00C15771" w:rsidRPr="00C15771">
          <w:rPr>
            <w:noProof/>
            <w:webHidden/>
            <w:sz w:val="24"/>
            <w:szCs w:val="24"/>
          </w:rPr>
          <w:fldChar w:fldCharType="end"/>
        </w:r>
      </w:hyperlink>
    </w:p>
    <w:p w14:paraId="0B693E79" w14:textId="1D7A944E" w:rsidR="00C15771" w:rsidRPr="00C15771" w:rsidRDefault="00114061">
      <w:pPr>
        <w:pStyle w:val="TableofFigures"/>
        <w:tabs>
          <w:tab w:val="right" w:leader="dot" w:pos="8212"/>
        </w:tabs>
        <w:rPr>
          <w:rFonts w:eastAsiaTheme="minorEastAsia"/>
          <w:noProof/>
          <w:sz w:val="24"/>
          <w:szCs w:val="24"/>
          <w:lang w:val="en-GB" w:eastAsia="en-GB"/>
        </w:rPr>
      </w:pPr>
      <w:hyperlink w:anchor="_Toc522079718" w:history="1">
        <w:r w:rsidR="00C15771" w:rsidRPr="00C15771">
          <w:rPr>
            <w:rStyle w:val="Hyperlink"/>
            <w:rFonts w:eastAsiaTheme="majorEastAsia"/>
            <w:noProof/>
            <w:sz w:val="24"/>
            <w:szCs w:val="24"/>
          </w:rPr>
          <w:t xml:space="preserve">Gambar 5.2 Implementasi </w:t>
        </w:r>
        <w:r w:rsidR="00C15771" w:rsidRPr="00C15771">
          <w:rPr>
            <w:rStyle w:val="Hyperlink"/>
            <w:rFonts w:eastAsiaTheme="majorEastAsia"/>
            <w:bCs/>
            <w:i/>
            <w:noProof/>
            <w:sz w:val="24"/>
            <w:szCs w:val="24"/>
          </w:rPr>
          <w:t>Load Process</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_Toc522079718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64</w:t>
        </w:r>
        <w:r w:rsidR="00C15771" w:rsidRPr="00C15771">
          <w:rPr>
            <w:noProof/>
            <w:webHidden/>
            <w:sz w:val="24"/>
            <w:szCs w:val="24"/>
          </w:rPr>
          <w:fldChar w:fldCharType="end"/>
        </w:r>
      </w:hyperlink>
    </w:p>
    <w:p w14:paraId="5F8E54FD" w14:textId="255B4449" w:rsidR="00C15771" w:rsidRPr="00C15771" w:rsidRDefault="00114061">
      <w:pPr>
        <w:pStyle w:val="TableofFigures"/>
        <w:tabs>
          <w:tab w:val="right" w:leader="dot" w:pos="8212"/>
        </w:tabs>
        <w:rPr>
          <w:rFonts w:eastAsiaTheme="minorEastAsia"/>
          <w:noProof/>
          <w:sz w:val="24"/>
          <w:szCs w:val="24"/>
          <w:lang w:val="en-GB" w:eastAsia="en-GB"/>
        </w:rPr>
      </w:pPr>
      <w:hyperlink w:anchor="_Toc522079719" w:history="1">
        <w:r w:rsidR="00C15771" w:rsidRPr="00C15771">
          <w:rPr>
            <w:rStyle w:val="Hyperlink"/>
            <w:rFonts w:eastAsiaTheme="majorEastAsia"/>
            <w:noProof/>
            <w:sz w:val="24"/>
            <w:szCs w:val="24"/>
          </w:rPr>
          <w:t>Gambar 5.3 Implementasi getAddress()</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_Toc522079719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65</w:t>
        </w:r>
        <w:r w:rsidR="00C15771" w:rsidRPr="00C15771">
          <w:rPr>
            <w:noProof/>
            <w:webHidden/>
            <w:sz w:val="24"/>
            <w:szCs w:val="24"/>
          </w:rPr>
          <w:fldChar w:fldCharType="end"/>
        </w:r>
      </w:hyperlink>
    </w:p>
    <w:p w14:paraId="725F4E1E" w14:textId="678FB208" w:rsidR="00C15771" w:rsidRPr="00C15771" w:rsidRDefault="00114061">
      <w:pPr>
        <w:pStyle w:val="TableofFigures"/>
        <w:tabs>
          <w:tab w:val="right" w:leader="dot" w:pos="8212"/>
        </w:tabs>
        <w:rPr>
          <w:rFonts w:eastAsiaTheme="minorEastAsia"/>
          <w:noProof/>
          <w:sz w:val="24"/>
          <w:szCs w:val="24"/>
          <w:lang w:val="en-GB" w:eastAsia="en-GB"/>
        </w:rPr>
      </w:pPr>
      <w:hyperlink w:anchor="_Toc522079720" w:history="1">
        <w:r w:rsidR="00C15771" w:rsidRPr="00C15771">
          <w:rPr>
            <w:rStyle w:val="Hyperlink"/>
            <w:rFonts w:eastAsiaTheme="majorEastAsia"/>
            <w:noProof/>
            <w:sz w:val="24"/>
            <w:szCs w:val="24"/>
          </w:rPr>
          <w:t xml:space="preserve">Gambar 5.4 Implementasi Teknik </w:t>
        </w:r>
        <w:r w:rsidR="00C15771" w:rsidRPr="00C15771">
          <w:rPr>
            <w:rStyle w:val="Hyperlink"/>
            <w:rFonts w:eastAsiaTheme="majorEastAsia"/>
            <w:i/>
            <w:noProof/>
            <w:sz w:val="24"/>
            <w:szCs w:val="24"/>
          </w:rPr>
          <w:t>Timer</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_Toc522079720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65</w:t>
        </w:r>
        <w:r w:rsidR="00C15771" w:rsidRPr="00C15771">
          <w:rPr>
            <w:noProof/>
            <w:webHidden/>
            <w:sz w:val="24"/>
            <w:szCs w:val="24"/>
          </w:rPr>
          <w:fldChar w:fldCharType="end"/>
        </w:r>
      </w:hyperlink>
    </w:p>
    <w:p w14:paraId="4D44B76E" w14:textId="3E5334FE" w:rsidR="00C15771" w:rsidRPr="00C15771" w:rsidRDefault="00114061">
      <w:pPr>
        <w:pStyle w:val="TableofFigures"/>
        <w:tabs>
          <w:tab w:val="right" w:leader="dot" w:pos="8212"/>
        </w:tabs>
        <w:rPr>
          <w:rFonts w:eastAsiaTheme="minorEastAsia"/>
          <w:noProof/>
          <w:sz w:val="24"/>
          <w:szCs w:val="24"/>
          <w:lang w:val="en-GB" w:eastAsia="en-GB"/>
        </w:rPr>
      </w:pPr>
      <w:hyperlink w:anchor="_Toc522079721" w:history="1">
        <w:r w:rsidR="00C15771" w:rsidRPr="00C15771">
          <w:rPr>
            <w:rStyle w:val="Hyperlink"/>
            <w:rFonts w:eastAsiaTheme="majorEastAsia"/>
            <w:noProof/>
            <w:sz w:val="24"/>
            <w:szCs w:val="24"/>
          </w:rPr>
          <w:t xml:space="preserve">Gambar 5.5 Implementasi Teknik </w:t>
        </w:r>
        <w:r w:rsidR="00C15771" w:rsidRPr="00C15771">
          <w:rPr>
            <w:rStyle w:val="Hyperlink"/>
            <w:rFonts w:eastAsiaTheme="majorEastAsia"/>
            <w:i/>
            <w:noProof/>
            <w:sz w:val="24"/>
            <w:szCs w:val="24"/>
          </w:rPr>
          <w:t>Set</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Breakpoint</w:t>
        </w:r>
        <w:r w:rsidR="00C15771" w:rsidRPr="00C15771">
          <w:rPr>
            <w:rStyle w:val="Hyperlink"/>
            <w:rFonts w:eastAsiaTheme="majorEastAsia"/>
            <w:noProof/>
            <w:sz w:val="24"/>
            <w:szCs w:val="24"/>
          </w:rPr>
          <w:t xml:space="preserve"> dengan </w:t>
        </w:r>
        <w:r w:rsidR="00C15771" w:rsidRPr="00C15771">
          <w:rPr>
            <w:rStyle w:val="Hyperlink"/>
            <w:rFonts w:eastAsiaTheme="majorEastAsia"/>
            <w:i/>
            <w:noProof/>
            <w:sz w:val="24"/>
            <w:szCs w:val="24"/>
          </w:rPr>
          <w:t>Random</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_Toc522079721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66</w:t>
        </w:r>
        <w:r w:rsidR="00C15771" w:rsidRPr="00C15771">
          <w:rPr>
            <w:noProof/>
            <w:webHidden/>
            <w:sz w:val="24"/>
            <w:szCs w:val="24"/>
          </w:rPr>
          <w:fldChar w:fldCharType="end"/>
        </w:r>
      </w:hyperlink>
    </w:p>
    <w:p w14:paraId="603DCB67" w14:textId="329CB060" w:rsidR="00C15771" w:rsidRPr="00C15771" w:rsidRDefault="00114061">
      <w:pPr>
        <w:pStyle w:val="TableofFigures"/>
        <w:tabs>
          <w:tab w:val="right" w:leader="dot" w:pos="8212"/>
        </w:tabs>
        <w:rPr>
          <w:rFonts w:eastAsiaTheme="minorEastAsia"/>
          <w:noProof/>
          <w:sz w:val="24"/>
          <w:szCs w:val="24"/>
          <w:lang w:val="en-GB" w:eastAsia="en-GB"/>
        </w:rPr>
      </w:pPr>
      <w:hyperlink r:id="rId18" w:anchor="_Toc522079722" w:history="1">
        <w:r w:rsidR="00C15771" w:rsidRPr="00C15771">
          <w:rPr>
            <w:rStyle w:val="Hyperlink"/>
            <w:rFonts w:eastAsiaTheme="majorEastAsia"/>
            <w:noProof/>
            <w:sz w:val="24"/>
            <w:szCs w:val="24"/>
          </w:rPr>
          <w:t>Gambar 5.6 implementasi bp_set</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_Toc522079722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66</w:t>
        </w:r>
        <w:r w:rsidR="00C15771" w:rsidRPr="00C15771">
          <w:rPr>
            <w:noProof/>
            <w:webHidden/>
            <w:sz w:val="24"/>
            <w:szCs w:val="24"/>
          </w:rPr>
          <w:fldChar w:fldCharType="end"/>
        </w:r>
      </w:hyperlink>
    </w:p>
    <w:p w14:paraId="3DB12375" w14:textId="368FC0D2" w:rsidR="00C15771" w:rsidRPr="00C15771" w:rsidRDefault="00114061">
      <w:pPr>
        <w:pStyle w:val="TableofFigures"/>
        <w:tabs>
          <w:tab w:val="right" w:leader="dot" w:pos="8212"/>
        </w:tabs>
        <w:rPr>
          <w:rFonts w:eastAsiaTheme="minorEastAsia"/>
          <w:noProof/>
          <w:sz w:val="24"/>
          <w:szCs w:val="24"/>
          <w:lang w:val="en-GB" w:eastAsia="en-GB"/>
        </w:rPr>
      </w:pPr>
      <w:hyperlink r:id="rId19" w:anchor="_Toc522079723" w:history="1">
        <w:r w:rsidR="00C15771" w:rsidRPr="00C15771">
          <w:rPr>
            <w:rStyle w:val="Hyperlink"/>
            <w:rFonts w:eastAsiaTheme="majorEastAsia"/>
            <w:noProof/>
            <w:sz w:val="24"/>
            <w:szCs w:val="24"/>
          </w:rPr>
          <w:t xml:space="preserve">Gambar 5.7 Implementasi </w:t>
        </w:r>
        <w:r w:rsidR="00C15771" w:rsidRPr="00C15771">
          <w:rPr>
            <w:rStyle w:val="Hyperlink"/>
            <w:rFonts w:eastAsiaTheme="majorEastAsia"/>
            <w:i/>
            <w:noProof/>
            <w:sz w:val="24"/>
            <w:szCs w:val="24"/>
          </w:rPr>
          <w:t>Read</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Process</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Memory</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_Toc522079723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66</w:t>
        </w:r>
        <w:r w:rsidR="00C15771" w:rsidRPr="00C15771">
          <w:rPr>
            <w:noProof/>
            <w:webHidden/>
            <w:sz w:val="24"/>
            <w:szCs w:val="24"/>
          </w:rPr>
          <w:fldChar w:fldCharType="end"/>
        </w:r>
      </w:hyperlink>
    </w:p>
    <w:p w14:paraId="4FAA0EB4" w14:textId="4693668C" w:rsidR="00C15771" w:rsidRPr="00C15771" w:rsidRDefault="00114061">
      <w:pPr>
        <w:pStyle w:val="TableofFigures"/>
        <w:tabs>
          <w:tab w:val="right" w:leader="dot" w:pos="8212"/>
        </w:tabs>
        <w:rPr>
          <w:rFonts w:eastAsiaTheme="minorEastAsia"/>
          <w:noProof/>
          <w:sz w:val="24"/>
          <w:szCs w:val="24"/>
          <w:lang w:val="en-GB" w:eastAsia="en-GB"/>
        </w:rPr>
      </w:pPr>
      <w:hyperlink w:anchor="_Toc522079724" w:history="1">
        <w:r w:rsidR="00C15771" w:rsidRPr="00C15771">
          <w:rPr>
            <w:rStyle w:val="Hyperlink"/>
            <w:rFonts w:eastAsiaTheme="majorEastAsia"/>
            <w:noProof/>
            <w:sz w:val="24"/>
            <w:szCs w:val="24"/>
          </w:rPr>
          <w:t>Gambar 5.8 Implementasi write_process_memory</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_Toc522079724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67</w:t>
        </w:r>
        <w:r w:rsidR="00C15771" w:rsidRPr="00C15771">
          <w:rPr>
            <w:noProof/>
            <w:webHidden/>
            <w:sz w:val="24"/>
            <w:szCs w:val="24"/>
          </w:rPr>
          <w:fldChar w:fldCharType="end"/>
        </w:r>
      </w:hyperlink>
    </w:p>
    <w:p w14:paraId="4A02E901" w14:textId="52689965" w:rsidR="00C15771" w:rsidRPr="00C15771" w:rsidRDefault="00114061">
      <w:pPr>
        <w:pStyle w:val="TableofFigures"/>
        <w:tabs>
          <w:tab w:val="right" w:leader="dot" w:pos="8212"/>
        </w:tabs>
        <w:rPr>
          <w:rFonts w:eastAsiaTheme="minorEastAsia"/>
          <w:noProof/>
          <w:sz w:val="24"/>
          <w:szCs w:val="24"/>
          <w:lang w:val="en-GB" w:eastAsia="en-GB"/>
        </w:rPr>
      </w:pPr>
      <w:hyperlink r:id="rId20" w:anchor="_Toc522079725" w:history="1">
        <w:r w:rsidR="00C15771" w:rsidRPr="00C15771">
          <w:rPr>
            <w:rStyle w:val="Hyperlink"/>
            <w:rFonts w:eastAsiaTheme="majorEastAsia"/>
            <w:noProof/>
            <w:sz w:val="24"/>
            <w:szCs w:val="24"/>
          </w:rPr>
          <w:t>Gambar 5.9 Implementasi exception_handler_breakpoint()</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_Toc522079725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67</w:t>
        </w:r>
        <w:r w:rsidR="00C15771" w:rsidRPr="00C15771">
          <w:rPr>
            <w:noProof/>
            <w:webHidden/>
            <w:sz w:val="24"/>
            <w:szCs w:val="24"/>
          </w:rPr>
          <w:fldChar w:fldCharType="end"/>
        </w:r>
      </w:hyperlink>
    </w:p>
    <w:p w14:paraId="6CB1AE7E" w14:textId="33245969" w:rsidR="00C15771" w:rsidRPr="00C15771" w:rsidRDefault="00114061">
      <w:pPr>
        <w:pStyle w:val="TableofFigures"/>
        <w:tabs>
          <w:tab w:val="right" w:leader="dot" w:pos="8212"/>
        </w:tabs>
        <w:rPr>
          <w:rFonts w:eastAsiaTheme="minorEastAsia"/>
          <w:noProof/>
          <w:sz w:val="24"/>
          <w:szCs w:val="24"/>
          <w:lang w:val="en-GB" w:eastAsia="en-GB"/>
        </w:rPr>
      </w:pPr>
      <w:hyperlink w:anchor="_Toc522079726" w:history="1">
        <w:r w:rsidR="00C15771" w:rsidRPr="00C15771">
          <w:rPr>
            <w:rStyle w:val="Hyperlink"/>
            <w:rFonts w:eastAsiaTheme="majorEastAsia"/>
            <w:noProof/>
            <w:sz w:val="24"/>
            <w:szCs w:val="24"/>
          </w:rPr>
          <w:t>Gambar 5.10 Implementasi fungsi run()</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_Toc522079726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68</w:t>
        </w:r>
        <w:r w:rsidR="00C15771" w:rsidRPr="00C15771">
          <w:rPr>
            <w:noProof/>
            <w:webHidden/>
            <w:sz w:val="24"/>
            <w:szCs w:val="24"/>
          </w:rPr>
          <w:fldChar w:fldCharType="end"/>
        </w:r>
      </w:hyperlink>
    </w:p>
    <w:p w14:paraId="777FFD86" w14:textId="1630FFE3" w:rsidR="00C15771" w:rsidRPr="00C15771" w:rsidRDefault="00114061">
      <w:pPr>
        <w:pStyle w:val="TableofFigures"/>
        <w:tabs>
          <w:tab w:val="right" w:leader="dot" w:pos="8212"/>
        </w:tabs>
        <w:rPr>
          <w:rFonts w:eastAsiaTheme="minorEastAsia"/>
          <w:noProof/>
          <w:sz w:val="24"/>
          <w:szCs w:val="24"/>
          <w:lang w:val="en-GB" w:eastAsia="en-GB"/>
        </w:rPr>
      </w:pPr>
      <w:hyperlink w:anchor="_Toc522079727" w:history="1">
        <w:r w:rsidR="00C15771" w:rsidRPr="00C15771">
          <w:rPr>
            <w:rStyle w:val="Hyperlink"/>
            <w:rFonts w:eastAsiaTheme="majorEastAsia"/>
            <w:noProof/>
            <w:sz w:val="24"/>
            <w:szCs w:val="24"/>
          </w:rPr>
          <w:t>Gambar 5.11 Implementasi get_debug_event()</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_Toc522079727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68</w:t>
        </w:r>
        <w:r w:rsidR="00C15771" w:rsidRPr="00C15771">
          <w:rPr>
            <w:noProof/>
            <w:webHidden/>
            <w:sz w:val="24"/>
            <w:szCs w:val="24"/>
          </w:rPr>
          <w:fldChar w:fldCharType="end"/>
        </w:r>
      </w:hyperlink>
    </w:p>
    <w:p w14:paraId="042DF14C" w14:textId="451FB4F0" w:rsidR="00C15771" w:rsidRPr="00C15771" w:rsidRDefault="00114061">
      <w:pPr>
        <w:pStyle w:val="TableofFigures"/>
        <w:tabs>
          <w:tab w:val="right" w:leader="dot" w:pos="8212"/>
        </w:tabs>
        <w:rPr>
          <w:rFonts w:eastAsiaTheme="minorEastAsia"/>
          <w:noProof/>
          <w:sz w:val="24"/>
          <w:szCs w:val="24"/>
          <w:lang w:val="en-GB" w:eastAsia="en-GB"/>
        </w:rPr>
      </w:pPr>
      <w:hyperlink w:anchor="_Toc522079728" w:history="1">
        <w:r w:rsidR="00C15771" w:rsidRPr="00C15771">
          <w:rPr>
            <w:rStyle w:val="Hyperlink"/>
            <w:rFonts w:eastAsiaTheme="majorEastAsia"/>
            <w:noProof/>
            <w:sz w:val="24"/>
            <w:szCs w:val="24"/>
          </w:rPr>
          <w:t>Gambar 5.12 Implementasi suspend()</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_Toc522079728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68</w:t>
        </w:r>
        <w:r w:rsidR="00C15771" w:rsidRPr="00C15771">
          <w:rPr>
            <w:noProof/>
            <w:webHidden/>
            <w:sz w:val="24"/>
            <w:szCs w:val="24"/>
          </w:rPr>
          <w:fldChar w:fldCharType="end"/>
        </w:r>
      </w:hyperlink>
    </w:p>
    <w:p w14:paraId="718EAE93" w14:textId="335BED71" w:rsidR="00C15771" w:rsidRPr="00C15771" w:rsidRDefault="00114061">
      <w:pPr>
        <w:pStyle w:val="TableofFigures"/>
        <w:tabs>
          <w:tab w:val="right" w:leader="dot" w:pos="8212"/>
        </w:tabs>
        <w:rPr>
          <w:rFonts w:eastAsiaTheme="minorEastAsia"/>
          <w:noProof/>
          <w:sz w:val="24"/>
          <w:szCs w:val="24"/>
          <w:lang w:val="en-GB" w:eastAsia="en-GB"/>
        </w:rPr>
      </w:pPr>
      <w:hyperlink w:anchor="_Toc522079729" w:history="1">
        <w:r w:rsidR="00C15771" w:rsidRPr="00C15771">
          <w:rPr>
            <w:rStyle w:val="Hyperlink"/>
            <w:rFonts w:eastAsiaTheme="majorEastAsia"/>
            <w:noProof/>
            <w:sz w:val="24"/>
            <w:szCs w:val="24"/>
          </w:rPr>
          <w:t>Gambar 5.13 Implementasi getFromDatabase()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_Toc522079729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69</w:t>
        </w:r>
        <w:r w:rsidR="00C15771" w:rsidRPr="00C15771">
          <w:rPr>
            <w:noProof/>
            <w:webHidden/>
            <w:sz w:val="24"/>
            <w:szCs w:val="24"/>
          </w:rPr>
          <w:fldChar w:fldCharType="end"/>
        </w:r>
      </w:hyperlink>
    </w:p>
    <w:p w14:paraId="09CC1F90" w14:textId="63B7466E" w:rsidR="00C15771" w:rsidRPr="00C15771" w:rsidRDefault="00114061">
      <w:pPr>
        <w:pStyle w:val="TableofFigures"/>
        <w:tabs>
          <w:tab w:val="right" w:leader="dot" w:pos="8212"/>
        </w:tabs>
        <w:rPr>
          <w:rFonts w:eastAsiaTheme="minorEastAsia"/>
          <w:noProof/>
          <w:sz w:val="24"/>
          <w:szCs w:val="24"/>
          <w:lang w:val="en-GB" w:eastAsia="en-GB"/>
        </w:rPr>
      </w:pPr>
      <w:hyperlink r:id="rId21" w:anchor="_Toc522079730" w:history="1">
        <w:r w:rsidR="00C15771" w:rsidRPr="00C15771">
          <w:rPr>
            <w:rStyle w:val="Hyperlink"/>
            <w:rFonts w:eastAsiaTheme="majorEastAsia"/>
            <w:noProof/>
            <w:sz w:val="24"/>
            <w:szCs w:val="24"/>
          </w:rPr>
          <w:t>Gambar 5.14 Implementasi Boyer-Moore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_Toc522079730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69</w:t>
        </w:r>
        <w:r w:rsidR="00C15771" w:rsidRPr="00C15771">
          <w:rPr>
            <w:noProof/>
            <w:webHidden/>
            <w:sz w:val="24"/>
            <w:szCs w:val="24"/>
          </w:rPr>
          <w:fldChar w:fldCharType="end"/>
        </w:r>
      </w:hyperlink>
    </w:p>
    <w:p w14:paraId="76E388FD" w14:textId="273870C7" w:rsidR="00C15771" w:rsidRPr="00C15771" w:rsidRDefault="00114061">
      <w:pPr>
        <w:pStyle w:val="TableofFigures"/>
        <w:tabs>
          <w:tab w:val="right" w:leader="dot" w:pos="8212"/>
        </w:tabs>
        <w:rPr>
          <w:rFonts w:eastAsiaTheme="minorEastAsia"/>
          <w:noProof/>
          <w:sz w:val="24"/>
          <w:szCs w:val="24"/>
          <w:lang w:val="en-GB" w:eastAsia="en-GB"/>
        </w:rPr>
      </w:pPr>
      <w:hyperlink w:anchor="_Toc522079731" w:history="1">
        <w:r w:rsidR="00C15771" w:rsidRPr="00C15771">
          <w:rPr>
            <w:rStyle w:val="Hyperlink"/>
            <w:rFonts w:eastAsiaTheme="majorEastAsia"/>
            <w:noProof/>
            <w:sz w:val="24"/>
            <w:szCs w:val="24"/>
          </w:rPr>
          <w:t xml:space="preserve">Gambar 5.15 Implementasi Boyer-Moore dengan pendekatan </w:t>
        </w:r>
        <w:r w:rsidR="00C15771" w:rsidRPr="00C15771">
          <w:rPr>
            <w:rStyle w:val="Hyperlink"/>
            <w:rFonts w:eastAsiaTheme="majorEastAsia"/>
            <w:i/>
            <w:noProof/>
            <w:sz w:val="24"/>
            <w:szCs w:val="24"/>
          </w:rPr>
          <w:t>Bad</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Character</w:t>
        </w:r>
        <w:r w:rsidR="00C15771" w:rsidRPr="00C15771">
          <w:rPr>
            <w:rStyle w:val="Hyperlink"/>
            <w:rFonts w:eastAsiaTheme="majorEastAsia"/>
            <w:noProof/>
            <w:sz w:val="24"/>
            <w:szCs w:val="24"/>
          </w:rPr>
          <w:t xml:space="preserve"> </w:t>
        </w:r>
        <w:r w:rsidR="00C15771" w:rsidRPr="00C15771">
          <w:rPr>
            <w:rStyle w:val="Hyperlink"/>
            <w:rFonts w:eastAsiaTheme="majorEastAsia"/>
            <w:i/>
            <w:noProof/>
            <w:sz w:val="24"/>
            <w:szCs w:val="24"/>
          </w:rPr>
          <w:t>Heuristic</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_Toc522079731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70</w:t>
        </w:r>
        <w:r w:rsidR="00C15771" w:rsidRPr="00C15771">
          <w:rPr>
            <w:noProof/>
            <w:webHidden/>
            <w:sz w:val="24"/>
            <w:szCs w:val="24"/>
          </w:rPr>
          <w:fldChar w:fldCharType="end"/>
        </w:r>
      </w:hyperlink>
    </w:p>
    <w:p w14:paraId="120B3C29" w14:textId="54066270" w:rsidR="00C15771" w:rsidRPr="00C15771" w:rsidRDefault="00114061">
      <w:pPr>
        <w:pStyle w:val="TableofFigures"/>
        <w:tabs>
          <w:tab w:val="right" w:leader="dot" w:pos="8212"/>
        </w:tabs>
        <w:rPr>
          <w:rFonts w:eastAsiaTheme="minorEastAsia"/>
          <w:noProof/>
          <w:sz w:val="24"/>
          <w:szCs w:val="24"/>
          <w:lang w:val="en-GB" w:eastAsia="en-GB"/>
        </w:rPr>
      </w:pPr>
      <w:hyperlink r:id="rId22" w:anchor="_Toc522079732" w:history="1">
        <w:r w:rsidR="00C15771" w:rsidRPr="00C15771">
          <w:rPr>
            <w:rStyle w:val="Hyperlink"/>
            <w:rFonts w:eastAsiaTheme="majorEastAsia"/>
            <w:noProof/>
            <w:sz w:val="24"/>
            <w:szCs w:val="24"/>
          </w:rPr>
          <w:t>Gambar 5.16 Implementasi Algoritma Rabin Karp</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_Toc522079732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71</w:t>
        </w:r>
        <w:r w:rsidR="00C15771" w:rsidRPr="00C15771">
          <w:rPr>
            <w:noProof/>
            <w:webHidden/>
            <w:sz w:val="24"/>
            <w:szCs w:val="24"/>
          </w:rPr>
          <w:fldChar w:fldCharType="end"/>
        </w:r>
      </w:hyperlink>
    </w:p>
    <w:p w14:paraId="540FBA40" w14:textId="2A0884CD" w:rsidR="00C15771" w:rsidRPr="00C15771" w:rsidRDefault="00114061">
      <w:pPr>
        <w:pStyle w:val="TableofFigures"/>
        <w:tabs>
          <w:tab w:val="right" w:leader="dot" w:pos="8212"/>
        </w:tabs>
        <w:rPr>
          <w:rFonts w:eastAsiaTheme="minorEastAsia"/>
          <w:noProof/>
          <w:sz w:val="24"/>
          <w:szCs w:val="24"/>
          <w:lang w:val="en-GB" w:eastAsia="en-GB"/>
        </w:rPr>
      </w:pPr>
      <w:hyperlink w:anchor="_Toc522079733" w:history="1">
        <w:r w:rsidR="00C15771" w:rsidRPr="00C15771">
          <w:rPr>
            <w:rStyle w:val="Hyperlink"/>
            <w:rFonts w:eastAsiaTheme="majorEastAsia"/>
            <w:noProof/>
            <w:sz w:val="24"/>
            <w:szCs w:val="24"/>
          </w:rPr>
          <w:t>Gambar 5.17 Implementasi Pendefenisian Fungsi Rabin Karp</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_Toc522079733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71</w:t>
        </w:r>
        <w:r w:rsidR="00C15771" w:rsidRPr="00C15771">
          <w:rPr>
            <w:noProof/>
            <w:webHidden/>
            <w:sz w:val="24"/>
            <w:szCs w:val="24"/>
          </w:rPr>
          <w:fldChar w:fldCharType="end"/>
        </w:r>
      </w:hyperlink>
    </w:p>
    <w:p w14:paraId="7A68FC6B" w14:textId="348C2177" w:rsidR="00C15771" w:rsidRPr="00C15771" w:rsidRDefault="00114061">
      <w:pPr>
        <w:pStyle w:val="TableofFigures"/>
        <w:tabs>
          <w:tab w:val="right" w:leader="dot" w:pos="8212"/>
        </w:tabs>
        <w:rPr>
          <w:rFonts w:eastAsiaTheme="minorEastAsia"/>
          <w:noProof/>
          <w:sz w:val="24"/>
          <w:szCs w:val="24"/>
          <w:lang w:val="en-GB" w:eastAsia="en-GB"/>
        </w:rPr>
      </w:pPr>
      <w:hyperlink w:anchor="_Toc522079734" w:history="1">
        <w:r w:rsidR="00C15771" w:rsidRPr="00C15771">
          <w:rPr>
            <w:rStyle w:val="Hyperlink"/>
            <w:rFonts w:eastAsiaTheme="majorEastAsia"/>
            <w:noProof/>
            <w:sz w:val="24"/>
            <w:szCs w:val="24"/>
          </w:rPr>
          <w:t>Gambar 5.18 Implementasi detach()</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_Toc522079734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71</w:t>
        </w:r>
        <w:r w:rsidR="00C15771" w:rsidRPr="00C15771">
          <w:rPr>
            <w:noProof/>
            <w:webHidden/>
            <w:sz w:val="24"/>
            <w:szCs w:val="24"/>
          </w:rPr>
          <w:fldChar w:fldCharType="end"/>
        </w:r>
      </w:hyperlink>
    </w:p>
    <w:p w14:paraId="28A8868A" w14:textId="55AC6193" w:rsidR="00C15771" w:rsidRPr="00C15771" w:rsidRDefault="00114061">
      <w:pPr>
        <w:pStyle w:val="TableofFigures"/>
        <w:tabs>
          <w:tab w:val="right" w:leader="dot" w:pos="8212"/>
        </w:tabs>
        <w:rPr>
          <w:rFonts w:eastAsiaTheme="minorEastAsia"/>
          <w:noProof/>
          <w:sz w:val="24"/>
          <w:szCs w:val="24"/>
          <w:lang w:val="en-GB" w:eastAsia="en-GB"/>
        </w:rPr>
      </w:pPr>
      <w:hyperlink w:anchor="_Toc522079735" w:history="1">
        <w:r w:rsidR="00C15771" w:rsidRPr="00C15771">
          <w:rPr>
            <w:rStyle w:val="Hyperlink"/>
            <w:rFonts w:eastAsiaTheme="majorEastAsia"/>
            <w:noProof/>
            <w:sz w:val="24"/>
            <w:szCs w:val="24"/>
          </w:rPr>
          <w:t xml:space="preserve">Gambar 5.19 Implementasi Algoritma </w:t>
        </w:r>
        <w:r w:rsidR="00C15771" w:rsidRPr="00C15771">
          <w:rPr>
            <w:rStyle w:val="Hyperlink"/>
            <w:rFonts w:eastAsiaTheme="majorEastAsia"/>
            <w:i/>
            <w:noProof/>
            <w:sz w:val="24"/>
            <w:szCs w:val="24"/>
          </w:rPr>
          <w:t>Suffix Tree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_Toc522079735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72</w:t>
        </w:r>
        <w:r w:rsidR="00C15771" w:rsidRPr="00C15771">
          <w:rPr>
            <w:noProof/>
            <w:webHidden/>
            <w:sz w:val="24"/>
            <w:szCs w:val="24"/>
          </w:rPr>
          <w:fldChar w:fldCharType="end"/>
        </w:r>
      </w:hyperlink>
    </w:p>
    <w:p w14:paraId="643E24BD" w14:textId="0F27D3A4" w:rsidR="00C15771" w:rsidRPr="00C15771" w:rsidRDefault="00114061">
      <w:pPr>
        <w:pStyle w:val="TableofFigures"/>
        <w:tabs>
          <w:tab w:val="right" w:leader="dot" w:pos="8212"/>
        </w:tabs>
        <w:rPr>
          <w:rFonts w:eastAsiaTheme="minorEastAsia"/>
          <w:noProof/>
          <w:sz w:val="24"/>
          <w:szCs w:val="24"/>
          <w:lang w:val="en-GB" w:eastAsia="en-GB"/>
        </w:rPr>
      </w:pPr>
      <w:hyperlink w:anchor="_Toc522079736" w:history="1">
        <w:r w:rsidR="00C15771" w:rsidRPr="00C15771">
          <w:rPr>
            <w:rStyle w:val="Hyperlink"/>
            <w:rFonts w:eastAsiaTheme="majorEastAsia"/>
            <w:noProof/>
            <w:sz w:val="24"/>
            <w:szCs w:val="24"/>
          </w:rPr>
          <w:t xml:space="preserve">Gambar 6.1 </w:t>
        </w:r>
        <w:r w:rsidR="00C15771" w:rsidRPr="00C15771">
          <w:rPr>
            <w:rStyle w:val="Hyperlink"/>
            <w:rFonts w:eastAsiaTheme="majorEastAsia"/>
            <w:i/>
            <w:noProof/>
            <w:sz w:val="24"/>
            <w:szCs w:val="24"/>
          </w:rPr>
          <w:t>Screenshot</w:t>
        </w:r>
        <w:r w:rsidR="00C15771" w:rsidRPr="00C15771">
          <w:rPr>
            <w:rStyle w:val="Hyperlink"/>
            <w:rFonts w:eastAsiaTheme="majorEastAsia"/>
            <w:noProof/>
            <w:sz w:val="24"/>
            <w:szCs w:val="24"/>
          </w:rPr>
          <w:t xml:space="preserve"> Pendeteksian AVG</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_Toc522079736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80</w:t>
        </w:r>
        <w:r w:rsidR="00C15771" w:rsidRPr="00C15771">
          <w:rPr>
            <w:noProof/>
            <w:webHidden/>
            <w:sz w:val="24"/>
            <w:szCs w:val="24"/>
          </w:rPr>
          <w:fldChar w:fldCharType="end"/>
        </w:r>
      </w:hyperlink>
    </w:p>
    <w:p w14:paraId="3F1440E0" w14:textId="3C010BCF" w:rsidR="00C15771" w:rsidRPr="00C15771" w:rsidRDefault="00114061">
      <w:pPr>
        <w:pStyle w:val="TableofFigures"/>
        <w:tabs>
          <w:tab w:val="right" w:leader="dot" w:pos="8212"/>
        </w:tabs>
        <w:rPr>
          <w:rFonts w:eastAsiaTheme="minorEastAsia"/>
          <w:noProof/>
          <w:sz w:val="24"/>
          <w:szCs w:val="24"/>
          <w:lang w:val="en-GB" w:eastAsia="en-GB"/>
        </w:rPr>
      </w:pPr>
      <w:hyperlink w:anchor="_Toc522079737" w:history="1">
        <w:r w:rsidR="00C15771" w:rsidRPr="00C15771">
          <w:rPr>
            <w:rStyle w:val="Hyperlink"/>
            <w:rFonts w:eastAsiaTheme="majorEastAsia"/>
            <w:noProof/>
            <w:sz w:val="24"/>
            <w:szCs w:val="24"/>
          </w:rPr>
          <w:t xml:space="preserve">Gambar 6.2 </w:t>
        </w:r>
        <w:r w:rsidR="00C15771" w:rsidRPr="00C15771">
          <w:rPr>
            <w:rStyle w:val="Hyperlink"/>
            <w:rFonts w:eastAsiaTheme="majorEastAsia"/>
            <w:i/>
            <w:noProof/>
            <w:sz w:val="24"/>
            <w:szCs w:val="24"/>
          </w:rPr>
          <w:t>Screenshot</w:t>
        </w:r>
        <w:r w:rsidR="00C15771" w:rsidRPr="00C15771">
          <w:rPr>
            <w:rStyle w:val="Hyperlink"/>
            <w:rFonts w:eastAsiaTheme="majorEastAsia"/>
            <w:noProof/>
            <w:sz w:val="24"/>
            <w:szCs w:val="24"/>
          </w:rPr>
          <w:t xml:space="preserve"> Pendeteksian fax.exe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_Toc522079737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84</w:t>
        </w:r>
        <w:r w:rsidR="00C15771" w:rsidRPr="00C15771">
          <w:rPr>
            <w:noProof/>
            <w:webHidden/>
            <w:sz w:val="24"/>
            <w:szCs w:val="24"/>
          </w:rPr>
          <w:fldChar w:fldCharType="end"/>
        </w:r>
      </w:hyperlink>
    </w:p>
    <w:p w14:paraId="07099F87" w14:textId="11A792BA" w:rsidR="00C15771" w:rsidRPr="00C15771" w:rsidRDefault="00114061">
      <w:pPr>
        <w:pStyle w:val="TableofFigures"/>
        <w:tabs>
          <w:tab w:val="right" w:leader="dot" w:pos="8212"/>
        </w:tabs>
        <w:rPr>
          <w:rFonts w:eastAsiaTheme="minorEastAsia"/>
          <w:noProof/>
          <w:sz w:val="24"/>
          <w:szCs w:val="24"/>
          <w:lang w:val="en-GB" w:eastAsia="en-GB"/>
        </w:rPr>
      </w:pPr>
      <w:hyperlink w:anchor="_Toc522079738" w:history="1">
        <w:r w:rsidR="00C15771" w:rsidRPr="00C15771">
          <w:rPr>
            <w:rStyle w:val="Hyperlink"/>
            <w:rFonts w:eastAsiaTheme="majorEastAsia"/>
            <w:noProof/>
            <w:sz w:val="24"/>
            <w:szCs w:val="24"/>
          </w:rPr>
          <w:t xml:space="preserve">Gambar 6.3 </w:t>
        </w:r>
        <w:r w:rsidR="00C15771" w:rsidRPr="00C15771">
          <w:rPr>
            <w:rStyle w:val="Hyperlink"/>
            <w:rFonts w:eastAsiaTheme="majorEastAsia"/>
            <w:i/>
            <w:noProof/>
            <w:sz w:val="24"/>
            <w:szCs w:val="24"/>
          </w:rPr>
          <w:t>Screenshot</w:t>
        </w:r>
        <w:r w:rsidR="00C15771" w:rsidRPr="00C15771">
          <w:rPr>
            <w:rStyle w:val="Hyperlink"/>
            <w:rFonts w:eastAsiaTheme="majorEastAsia"/>
            <w:noProof/>
            <w:sz w:val="24"/>
            <w:szCs w:val="24"/>
          </w:rPr>
          <w:t xml:space="preserve"> Pendeteksian trojaned.exe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_Toc522079738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85</w:t>
        </w:r>
        <w:r w:rsidR="00C15771" w:rsidRPr="00C15771">
          <w:rPr>
            <w:noProof/>
            <w:webHidden/>
            <w:sz w:val="24"/>
            <w:szCs w:val="24"/>
          </w:rPr>
          <w:fldChar w:fldCharType="end"/>
        </w:r>
      </w:hyperlink>
    </w:p>
    <w:p w14:paraId="1739C2D4" w14:textId="7E9AF6CE" w:rsidR="00C15771" w:rsidRPr="00C15771" w:rsidRDefault="00114061">
      <w:pPr>
        <w:pStyle w:val="TableofFigures"/>
        <w:tabs>
          <w:tab w:val="right" w:leader="dot" w:pos="8212"/>
        </w:tabs>
        <w:rPr>
          <w:rFonts w:eastAsiaTheme="minorEastAsia"/>
          <w:noProof/>
          <w:sz w:val="24"/>
          <w:szCs w:val="24"/>
          <w:lang w:val="en-GB" w:eastAsia="en-GB"/>
        </w:rPr>
      </w:pPr>
      <w:hyperlink w:anchor="_Toc522079739" w:history="1">
        <w:r w:rsidR="00C15771" w:rsidRPr="00C15771">
          <w:rPr>
            <w:rStyle w:val="Hyperlink"/>
            <w:rFonts w:eastAsiaTheme="majorEastAsia"/>
            <w:noProof/>
            <w:sz w:val="24"/>
            <w:szCs w:val="24"/>
          </w:rPr>
          <w:t xml:space="preserve">Gambar 6.4 </w:t>
        </w:r>
        <w:r w:rsidR="00C15771" w:rsidRPr="00C15771">
          <w:rPr>
            <w:rStyle w:val="Hyperlink"/>
            <w:rFonts w:eastAsiaTheme="majorEastAsia"/>
            <w:i/>
            <w:noProof/>
            <w:sz w:val="24"/>
            <w:szCs w:val="24"/>
          </w:rPr>
          <w:t>Screenshot</w:t>
        </w:r>
        <w:r w:rsidR="00C15771" w:rsidRPr="00C15771">
          <w:rPr>
            <w:rStyle w:val="Hyperlink"/>
            <w:rFonts w:eastAsiaTheme="majorEastAsia"/>
            <w:noProof/>
            <w:sz w:val="24"/>
            <w:szCs w:val="24"/>
          </w:rPr>
          <w:t xml:space="preserve"> Pendeteksian win33.exe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_Toc522079739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85</w:t>
        </w:r>
        <w:r w:rsidR="00C15771" w:rsidRPr="00C15771">
          <w:rPr>
            <w:noProof/>
            <w:webHidden/>
            <w:sz w:val="24"/>
            <w:szCs w:val="24"/>
          </w:rPr>
          <w:fldChar w:fldCharType="end"/>
        </w:r>
      </w:hyperlink>
    </w:p>
    <w:p w14:paraId="1DF40F1E" w14:textId="56EB742C" w:rsidR="00C15771" w:rsidRPr="00C15771" w:rsidRDefault="00114061">
      <w:pPr>
        <w:pStyle w:val="TableofFigures"/>
        <w:tabs>
          <w:tab w:val="right" w:leader="dot" w:pos="8212"/>
        </w:tabs>
        <w:rPr>
          <w:rFonts w:eastAsiaTheme="minorEastAsia"/>
          <w:noProof/>
          <w:sz w:val="24"/>
          <w:szCs w:val="24"/>
          <w:lang w:val="en-GB" w:eastAsia="en-GB"/>
        </w:rPr>
      </w:pPr>
      <w:hyperlink w:anchor="_Toc522079740" w:history="1">
        <w:r w:rsidR="00C15771" w:rsidRPr="00C15771">
          <w:rPr>
            <w:rStyle w:val="Hyperlink"/>
            <w:rFonts w:eastAsiaTheme="majorEastAsia"/>
            <w:noProof/>
            <w:sz w:val="24"/>
            <w:szCs w:val="24"/>
          </w:rPr>
          <w:t xml:space="preserve">Gambar 6.5 </w:t>
        </w:r>
        <w:r w:rsidR="00C15771" w:rsidRPr="00C15771">
          <w:rPr>
            <w:rStyle w:val="Hyperlink"/>
            <w:rFonts w:eastAsiaTheme="majorEastAsia"/>
            <w:i/>
            <w:noProof/>
            <w:sz w:val="24"/>
            <w:szCs w:val="24"/>
          </w:rPr>
          <w:t>Screenshot</w:t>
        </w:r>
        <w:r w:rsidR="00C15771" w:rsidRPr="00C15771">
          <w:rPr>
            <w:rStyle w:val="Hyperlink"/>
            <w:rFonts w:eastAsiaTheme="majorEastAsia"/>
            <w:noProof/>
            <w:sz w:val="24"/>
            <w:szCs w:val="24"/>
          </w:rPr>
          <w:t xml:space="preserve"> Pendeteksian trojan_encoded.exe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_Toc522079740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86</w:t>
        </w:r>
        <w:r w:rsidR="00C15771" w:rsidRPr="00C15771">
          <w:rPr>
            <w:noProof/>
            <w:webHidden/>
            <w:sz w:val="24"/>
            <w:szCs w:val="24"/>
          </w:rPr>
          <w:fldChar w:fldCharType="end"/>
        </w:r>
      </w:hyperlink>
    </w:p>
    <w:p w14:paraId="36F4AC0B" w14:textId="7398B06B" w:rsidR="00C15771" w:rsidRPr="00C15771" w:rsidRDefault="00114061">
      <w:pPr>
        <w:pStyle w:val="TableofFigures"/>
        <w:tabs>
          <w:tab w:val="right" w:leader="dot" w:pos="8212"/>
        </w:tabs>
        <w:rPr>
          <w:rFonts w:eastAsiaTheme="minorEastAsia"/>
          <w:noProof/>
          <w:sz w:val="24"/>
          <w:szCs w:val="24"/>
          <w:lang w:val="en-GB" w:eastAsia="en-GB"/>
        </w:rPr>
      </w:pPr>
      <w:hyperlink w:anchor="_Toc522079741" w:history="1">
        <w:r w:rsidR="00C15771" w:rsidRPr="00C15771">
          <w:rPr>
            <w:rStyle w:val="Hyperlink"/>
            <w:rFonts w:eastAsiaTheme="majorEastAsia"/>
            <w:noProof/>
            <w:sz w:val="24"/>
            <w:szCs w:val="24"/>
          </w:rPr>
          <w:t>Gambar 6.6 Hasil Memori Boyer-Moore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_Toc522079741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86</w:t>
        </w:r>
        <w:r w:rsidR="00C15771" w:rsidRPr="00C15771">
          <w:rPr>
            <w:noProof/>
            <w:webHidden/>
            <w:sz w:val="24"/>
            <w:szCs w:val="24"/>
          </w:rPr>
          <w:fldChar w:fldCharType="end"/>
        </w:r>
      </w:hyperlink>
    </w:p>
    <w:p w14:paraId="6378FA09" w14:textId="0C603225" w:rsidR="00C15771" w:rsidRPr="00C15771" w:rsidRDefault="00114061">
      <w:pPr>
        <w:pStyle w:val="TableofFigures"/>
        <w:tabs>
          <w:tab w:val="right" w:leader="dot" w:pos="8212"/>
        </w:tabs>
        <w:rPr>
          <w:rFonts w:eastAsiaTheme="minorEastAsia"/>
          <w:noProof/>
          <w:sz w:val="24"/>
          <w:szCs w:val="24"/>
          <w:lang w:val="en-GB" w:eastAsia="en-GB"/>
        </w:rPr>
      </w:pPr>
      <w:hyperlink w:anchor="_Toc522079742" w:history="1">
        <w:r w:rsidR="00C15771" w:rsidRPr="00C15771">
          <w:rPr>
            <w:rStyle w:val="Hyperlink"/>
            <w:rFonts w:eastAsiaTheme="majorEastAsia"/>
            <w:noProof/>
            <w:sz w:val="24"/>
            <w:szCs w:val="24"/>
          </w:rPr>
          <w:t>Gambar 6.7 Hasil Memori Rabin-Karp</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_Toc522079742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86</w:t>
        </w:r>
        <w:r w:rsidR="00C15771" w:rsidRPr="00C15771">
          <w:rPr>
            <w:noProof/>
            <w:webHidden/>
            <w:sz w:val="24"/>
            <w:szCs w:val="24"/>
          </w:rPr>
          <w:fldChar w:fldCharType="end"/>
        </w:r>
      </w:hyperlink>
    </w:p>
    <w:p w14:paraId="331D1585" w14:textId="306771B1" w:rsidR="00C15771" w:rsidRDefault="00114061">
      <w:pPr>
        <w:pStyle w:val="TableofFigures"/>
        <w:tabs>
          <w:tab w:val="right" w:leader="dot" w:pos="8212"/>
        </w:tabs>
        <w:rPr>
          <w:rFonts w:asciiTheme="minorHAnsi" w:eastAsiaTheme="minorEastAsia" w:hAnsiTheme="minorHAnsi" w:cstheme="minorBidi"/>
          <w:noProof/>
          <w:sz w:val="22"/>
          <w:szCs w:val="22"/>
          <w:lang w:val="en-GB" w:eastAsia="en-GB"/>
        </w:rPr>
      </w:pPr>
      <w:hyperlink w:anchor="_Toc522079743" w:history="1">
        <w:r w:rsidR="00C15771" w:rsidRPr="00C15771">
          <w:rPr>
            <w:rStyle w:val="Hyperlink"/>
            <w:rFonts w:eastAsiaTheme="majorEastAsia"/>
            <w:noProof/>
            <w:sz w:val="24"/>
            <w:szCs w:val="24"/>
          </w:rPr>
          <w:t>Gambar 6.8 Hasil Memori Suffix Tree</w:t>
        </w:r>
        <w:r w:rsidR="00C15771" w:rsidRPr="00C15771">
          <w:rPr>
            <w:noProof/>
            <w:webHidden/>
            <w:sz w:val="24"/>
            <w:szCs w:val="24"/>
          </w:rPr>
          <w:tab/>
        </w:r>
        <w:r w:rsidR="00C15771" w:rsidRPr="00C15771">
          <w:rPr>
            <w:noProof/>
            <w:webHidden/>
            <w:sz w:val="24"/>
            <w:szCs w:val="24"/>
          </w:rPr>
          <w:fldChar w:fldCharType="begin"/>
        </w:r>
        <w:r w:rsidR="00C15771" w:rsidRPr="00C15771">
          <w:rPr>
            <w:noProof/>
            <w:webHidden/>
            <w:sz w:val="24"/>
            <w:szCs w:val="24"/>
          </w:rPr>
          <w:instrText xml:space="preserve"> PAGEREF _Toc522079743 \h </w:instrText>
        </w:r>
        <w:r w:rsidR="00C15771" w:rsidRPr="00C15771">
          <w:rPr>
            <w:noProof/>
            <w:webHidden/>
            <w:sz w:val="24"/>
            <w:szCs w:val="24"/>
          </w:rPr>
        </w:r>
        <w:r w:rsidR="00C15771" w:rsidRPr="00C15771">
          <w:rPr>
            <w:noProof/>
            <w:webHidden/>
            <w:sz w:val="24"/>
            <w:szCs w:val="24"/>
          </w:rPr>
          <w:fldChar w:fldCharType="separate"/>
        </w:r>
        <w:r w:rsidR="00EC7493">
          <w:rPr>
            <w:noProof/>
            <w:webHidden/>
            <w:sz w:val="24"/>
            <w:szCs w:val="24"/>
          </w:rPr>
          <w:t>86</w:t>
        </w:r>
        <w:r w:rsidR="00C15771" w:rsidRPr="00C15771">
          <w:rPr>
            <w:noProof/>
            <w:webHidden/>
            <w:sz w:val="24"/>
            <w:szCs w:val="24"/>
          </w:rPr>
          <w:fldChar w:fldCharType="end"/>
        </w:r>
      </w:hyperlink>
    </w:p>
    <w:p w14:paraId="65865F2F" w14:textId="4AE6B8AB" w:rsidR="00D54A55" w:rsidRPr="004B443E" w:rsidRDefault="004B65EA" w:rsidP="0060011B">
      <w:pPr>
        <w:spacing w:after="160"/>
        <w:jc w:val="center"/>
        <w:rPr>
          <w:i/>
          <w:iCs/>
          <w:sz w:val="24"/>
          <w:szCs w:val="24"/>
        </w:rPr>
      </w:pPr>
      <w:r w:rsidRPr="004B443E">
        <w:rPr>
          <w:i/>
          <w:iCs/>
          <w:sz w:val="24"/>
          <w:szCs w:val="24"/>
        </w:rPr>
        <w:fldChar w:fldCharType="end"/>
      </w:r>
    </w:p>
    <w:p w14:paraId="319785AA" w14:textId="77777777" w:rsidR="00D54A55" w:rsidRDefault="00D54A55" w:rsidP="00CF3C17">
      <w:pPr>
        <w:spacing w:after="160" w:line="259" w:lineRule="auto"/>
        <w:jc w:val="center"/>
        <w:rPr>
          <w:b/>
          <w:iCs/>
          <w:sz w:val="28"/>
          <w:szCs w:val="28"/>
        </w:rPr>
      </w:pPr>
    </w:p>
    <w:p w14:paraId="2CAD7FBE" w14:textId="77777777" w:rsidR="00D54A55" w:rsidRDefault="00D54A55" w:rsidP="00CF3C17">
      <w:pPr>
        <w:spacing w:after="160" w:line="259" w:lineRule="auto"/>
        <w:jc w:val="center"/>
        <w:rPr>
          <w:b/>
          <w:iCs/>
          <w:sz w:val="28"/>
          <w:szCs w:val="28"/>
        </w:rPr>
      </w:pPr>
    </w:p>
    <w:p w14:paraId="070234D7" w14:textId="77777777" w:rsidR="00D54A55" w:rsidRDefault="00D54A55" w:rsidP="00CF3C17">
      <w:pPr>
        <w:spacing w:after="160" w:line="259" w:lineRule="auto"/>
        <w:jc w:val="center"/>
        <w:rPr>
          <w:b/>
          <w:iCs/>
          <w:sz w:val="28"/>
          <w:szCs w:val="28"/>
        </w:rPr>
      </w:pPr>
    </w:p>
    <w:p w14:paraId="13ABCAD6" w14:textId="77777777" w:rsidR="00D54A55" w:rsidRDefault="00D54A55" w:rsidP="00CF3C17">
      <w:pPr>
        <w:spacing w:after="160" w:line="259" w:lineRule="auto"/>
        <w:jc w:val="center"/>
        <w:rPr>
          <w:b/>
          <w:iCs/>
          <w:sz w:val="28"/>
          <w:szCs w:val="28"/>
        </w:rPr>
      </w:pPr>
    </w:p>
    <w:p w14:paraId="1DD94727" w14:textId="77777777" w:rsidR="00D54A55" w:rsidRDefault="00D54A55" w:rsidP="00CF3C17">
      <w:pPr>
        <w:spacing w:after="160" w:line="259" w:lineRule="auto"/>
        <w:jc w:val="center"/>
        <w:rPr>
          <w:b/>
          <w:iCs/>
          <w:sz w:val="28"/>
          <w:szCs w:val="28"/>
        </w:rPr>
      </w:pPr>
    </w:p>
    <w:p w14:paraId="066D6840" w14:textId="77777777" w:rsidR="00D54A55" w:rsidRDefault="00D54A55" w:rsidP="00CF3C17">
      <w:pPr>
        <w:spacing w:after="160" w:line="259" w:lineRule="auto"/>
        <w:jc w:val="center"/>
        <w:rPr>
          <w:b/>
          <w:iCs/>
          <w:sz w:val="28"/>
          <w:szCs w:val="28"/>
        </w:rPr>
      </w:pPr>
    </w:p>
    <w:p w14:paraId="2C7EA923" w14:textId="77777777" w:rsidR="00D54A55" w:rsidRDefault="00D54A55" w:rsidP="00CF3C17">
      <w:pPr>
        <w:spacing w:after="160" w:line="259" w:lineRule="auto"/>
        <w:jc w:val="center"/>
        <w:rPr>
          <w:b/>
          <w:iCs/>
          <w:sz w:val="28"/>
          <w:szCs w:val="28"/>
        </w:rPr>
      </w:pPr>
    </w:p>
    <w:p w14:paraId="2931C59F" w14:textId="77777777" w:rsidR="00D54A55" w:rsidRDefault="00D54A55" w:rsidP="00CF3C17">
      <w:pPr>
        <w:spacing w:after="160" w:line="259" w:lineRule="auto"/>
        <w:jc w:val="center"/>
        <w:rPr>
          <w:b/>
          <w:iCs/>
          <w:sz w:val="28"/>
          <w:szCs w:val="28"/>
        </w:rPr>
      </w:pPr>
    </w:p>
    <w:p w14:paraId="79677A19" w14:textId="77777777" w:rsidR="00D54A55" w:rsidRDefault="00D54A55" w:rsidP="00CF3C17">
      <w:pPr>
        <w:spacing w:after="160" w:line="259" w:lineRule="auto"/>
        <w:jc w:val="center"/>
        <w:rPr>
          <w:b/>
          <w:iCs/>
          <w:sz w:val="28"/>
          <w:szCs w:val="28"/>
        </w:rPr>
      </w:pPr>
    </w:p>
    <w:p w14:paraId="29FA6DB7" w14:textId="77777777" w:rsidR="00D54A55" w:rsidRDefault="00D54A55" w:rsidP="00CF3C17">
      <w:pPr>
        <w:spacing w:after="160" w:line="259" w:lineRule="auto"/>
        <w:jc w:val="center"/>
        <w:rPr>
          <w:b/>
          <w:iCs/>
          <w:sz w:val="28"/>
          <w:szCs w:val="28"/>
        </w:rPr>
      </w:pPr>
    </w:p>
    <w:p w14:paraId="1D87C65A" w14:textId="77777777" w:rsidR="00D54A55" w:rsidRDefault="00D54A55" w:rsidP="00CF3C17">
      <w:pPr>
        <w:spacing w:after="160" w:line="259" w:lineRule="auto"/>
        <w:jc w:val="center"/>
        <w:rPr>
          <w:b/>
          <w:iCs/>
          <w:sz w:val="28"/>
          <w:szCs w:val="28"/>
        </w:rPr>
      </w:pPr>
    </w:p>
    <w:p w14:paraId="009B8BD6" w14:textId="77777777" w:rsidR="00D54A55" w:rsidRDefault="00D54A55" w:rsidP="00CF3C17">
      <w:pPr>
        <w:spacing w:after="160" w:line="259" w:lineRule="auto"/>
        <w:jc w:val="center"/>
        <w:rPr>
          <w:b/>
          <w:iCs/>
          <w:sz w:val="28"/>
          <w:szCs w:val="28"/>
        </w:rPr>
      </w:pPr>
    </w:p>
    <w:p w14:paraId="25AEDA80" w14:textId="77777777" w:rsidR="00D54A55" w:rsidRDefault="00D54A55" w:rsidP="00CF3C17">
      <w:pPr>
        <w:spacing w:after="160" w:line="259" w:lineRule="auto"/>
        <w:jc w:val="center"/>
        <w:rPr>
          <w:b/>
          <w:iCs/>
          <w:sz w:val="28"/>
          <w:szCs w:val="28"/>
        </w:rPr>
      </w:pPr>
    </w:p>
    <w:p w14:paraId="06AFB53E" w14:textId="77777777" w:rsidR="00D54A55" w:rsidRDefault="00D54A55" w:rsidP="00CF3C17">
      <w:pPr>
        <w:spacing w:after="160" w:line="259" w:lineRule="auto"/>
        <w:jc w:val="center"/>
        <w:rPr>
          <w:b/>
          <w:iCs/>
          <w:sz w:val="28"/>
          <w:szCs w:val="28"/>
        </w:rPr>
      </w:pPr>
    </w:p>
    <w:p w14:paraId="3A5F88A5" w14:textId="77777777" w:rsidR="00D54A55" w:rsidRDefault="00D54A55" w:rsidP="00CF3C17">
      <w:pPr>
        <w:spacing w:after="160" w:line="259" w:lineRule="auto"/>
        <w:jc w:val="center"/>
        <w:rPr>
          <w:b/>
          <w:iCs/>
          <w:sz w:val="28"/>
          <w:szCs w:val="28"/>
        </w:rPr>
      </w:pPr>
    </w:p>
    <w:p w14:paraId="600A1975" w14:textId="77777777" w:rsidR="00D54A55" w:rsidRDefault="00D54A55" w:rsidP="00CF3C17">
      <w:pPr>
        <w:spacing w:after="160" w:line="259" w:lineRule="auto"/>
        <w:jc w:val="center"/>
        <w:rPr>
          <w:b/>
          <w:iCs/>
          <w:sz w:val="28"/>
          <w:szCs w:val="28"/>
        </w:rPr>
      </w:pPr>
    </w:p>
    <w:p w14:paraId="7BA1F62C" w14:textId="77777777" w:rsidR="00D54A55" w:rsidRDefault="00D54A55" w:rsidP="00CF3C17">
      <w:pPr>
        <w:spacing w:after="160" w:line="259" w:lineRule="auto"/>
        <w:jc w:val="center"/>
        <w:rPr>
          <w:b/>
          <w:iCs/>
          <w:sz w:val="28"/>
          <w:szCs w:val="28"/>
        </w:rPr>
      </w:pPr>
    </w:p>
    <w:p w14:paraId="0656FA89" w14:textId="77777777" w:rsidR="00D54A55" w:rsidRDefault="00D54A55" w:rsidP="00CF3C17">
      <w:pPr>
        <w:spacing w:after="160" w:line="259" w:lineRule="auto"/>
        <w:jc w:val="center"/>
        <w:rPr>
          <w:b/>
          <w:iCs/>
          <w:sz w:val="28"/>
          <w:szCs w:val="28"/>
        </w:rPr>
      </w:pPr>
    </w:p>
    <w:p w14:paraId="1D118CB0" w14:textId="43E54155" w:rsidR="00D54A55" w:rsidRDefault="00D54A55" w:rsidP="00CF3C17">
      <w:pPr>
        <w:spacing w:after="160" w:line="259" w:lineRule="auto"/>
        <w:jc w:val="center"/>
        <w:rPr>
          <w:b/>
          <w:iCs/>
          <w:sz w:val="28"/>
          <w:szCs w:val="28"/>
        </w:rPr>
      </w:pPr>
    </w:p>
    <w:p w14:paraId="4D083225" w14:textId="77777777" w:rsidR="00D73A32" w:rsidRDefault="00D73A32" w:rsidP="00CF3C17">
      <w:pPr>
        <w:spacing w:after="160" w:line="259" w:lineRule="auto"/>
        <w:jc w:val="center"/>
        <w:rPr>
          <w:b/>
          <w:iCs/>
          <w:sz w:val="28"/>
          <w:szCs w:val="28"/>
        </w:rPr>
      </w:pPr>
    </w:p>
    <w:p w14:paraId="106CAA0B" w14:textId="77777777" w:rsidR="0060011B" w:rsidRDefault="0060011B" w:rsidP="00CF3C17">
      <w:pPr>
        <w:spacing w:after="160" w:line="259" w:lineRule="auto"/>
        <w:jc w:val="center"/>
        <w:rPr>
          <w:b/>
          <w:iCs/>
          <w:sz w:val="28"/>
          <w:szCs w:val="28"/>
        </w:rPr>
      </w:pPr>
    </w:p>
    <w:p w14:paraId="19F37399" w14:textId="5DB3A52A" w:rsidR="00726979" w:rsidRDefault="00726979">
      <w:pPr>
        <w:spacing w:after="160" w:line="259" w:lineRule="auto"/>
        <w:rPr>
          <w:b/>
          <w:iCs/>
          <w:sz w:val="28"/>
          <w:szCs w:val="28"/>
        </w:rPr>
        <w:sectPr w:rsidR="00726979" w:rsidSect="00F322E8">
          <w:footerReference w:type="default" r:id="rId23"/>
          <w:footerReference w:type="first" r:id="rId24"/>
          <w:type w:val="continuous"/>
          <w:pgSz w:w="11906" w:h="16838" w:code="9"/>
          <w:pgMar w:top="1701" w:right="1701" w:bottom="1701" w:left="2268" w:header="850" w:footer="1417" w:gutter="0"/>
          <w:pgNumType w:fmt="lowerRoman"/>
          <w:cols w:space="708"/>
          <w:titlePg/>
          <w:docGrid w:linePitch="360"/>
        </w:sectPr>
      </w:pPr>
    </w:p>
    <w:p w14:paraId="5D7E1DE0" w14:textId="5ECFE4C0" w:rsidR="00B13F0D" w:rsidRDefault="00B13F0D" w:rsidP="004476F5">
      <w:pPr>
        <w:pStyle w:val="Heading1"/>
        <w:numPr>
          <w:ilvl w:val="0"/>
          <w:numId w:val="0"/>
        </w:numPr>
        <w:jc w:val="center"/>
        <w:rPr>
          <w:rFonts w:ascii="Times New Roman" w:hAnsi="Times New Roman" w:cs="Times New Roman"/>
          <w:b/>
          <w:iCs/>
          <w:color w:val="auto"/>
          <w:sz w:val="24"/>
          <w:szCs w:val="24"/>
        </w:rPr>
      </w:pPr>
      <w:bookmarkStart w:id="11" w:name="_Toc522192727"/>
      <w:r w:rsidRPr="0060011B">
        <w:rPr>
          <w:rFonts w:ascii="Times New Roman" w:hAnsi="Times New Roman" w:cs="Times New Roman"/>
          <w:b/>
          <w:iCs/>
          <w:color w:val="auto"/>
          <w:sz w:val="24"/>
          <w:szCs w:val="24"/>
        </w:rPr>
        <w:lastRenderedPageBreak/>
        <w:t xml:space="preserve">DAFTAR </w:t>
      </w:r>
      <w:r>
        <w:rPr>
          <w:rFonts w:ascii="Times New Roman" w:hAnsi="Times New Roman" w:cs="Times New Roman"/>
          <w:b/>
          <w:iCs/>
          <w:color w:val="auto"/>
          <w:sz w:val="24"/>
          <w:szCs w:val="24"/>
        </w:rPr>
        <w:t>PERSAMAAN</w:t>
      </w:r>
      <w:bookmarkEnd w:id="11"/>
    </w:p>
    <w:p w14:paraId="5A633033" w14:textId="77777777" w:rsidR="00B13F0D" w:rsidRPr="00B13F0D" w:rsidRDefault="00B13F0D" w:rsidP="00B13F0D"/>
    <w:p w14:paraId="4A4D030D" w14:textId="77777777" w:rsidR="00B13F0D" w:rsidRPr="00DA4BF1" w:rsidRDefault="00B13F0D" w:rsidP="00B13F0D"/>
    <w:p w14:paraId="077ADA0D" w14:textId="0647C0DA" w:rsidR="00B13F0D" w:rsidRPr="005E6716" w:rsidRDefault="00B13F0D" w:rsidP="00B13F0D">
      <w:pPr>
        <w:pStyle w:val="TableofFigures"/>
        <w:tabs>
          <w:tab w:val="right" w:leader="dot" w:pos="8212"/>
        </w:tabs>
        <w:rPr>
          <w:rFonts w:asciiTheme="minorHAnsi" w:eastAsiaTheme="minorEastAsia" w:hAnsiTheme="minorHAnsi" w:cstheme="minorBidi"/>
          <w:noProof/>
          <w:sz w:val="28"/>
          <w:szCs w:val="22"/>
          <w:lang w:val="en-GB" w:eastAsia="en-GB"/>
        </w:rPr>
      </w:pPr>
      <w:r>
        <w:rPr>
          <w:i/>
          <w:iCs/>
          <w:sz w:val="24"/>
          <w:szCs w:val="24"/>
        </w:rPr>
        <w:fldChar w:fldCharType="begin"/>
      </w:r>
      <w:r>
        <w:rPr>
          <w:i/>
          <w:iCs/>
          <w:sz w:val="24"/>
          <w:szCs w:val="24"/>
        </w:rPr>
        <w:instrText xml:space="preserve"> TOC \h \z \c "(" </w:instrText>
      </w:r>
      <w:r>
        <w:rPr>
          <w:i/>
          <w:iCs/>
          <w:sz w:val="24"/>
          <w:szCs w:val="24"/>
        </w:rPr>
        <w:fldChar w:fldCharType="separate"/>
      </w:r>
      <w:hyperlink w:anchor="_Toc522024581" w:history="1">
        <w:r w:rsidRPr="005E6716">
          <w:rPr>
            <w:rStyle w:val="Hyperlink"/>
            <w:rFonts w:eastAsiaTheme="majorEastAsia"/>
            <w:noProof/>
            <w:sz w:val="24"/>
          </w:rPr>
          <w:t>( 2.1 )</w:t>
        </w:r>
        <w:r w:rsidRPr="005E6716">
          <w:rPr>
            <w:noProof/>
            <w:webHidden/>
            <w:sz w:val="24"/>
          </w:rPr>
          <w:tab/>
        </w:r>
        <w:r w:rsidRPr="005E6716">
          <w:rPr>
            <w:noProof/>
            <w:webHidden/>
            <w:sz w:val="24"/>
          </w:rPr>
          <w:fldChar w:fldCharType="begin"/>
        </w:r>
        <w:r w:rsidRPr="005E6716">
          <w:rPr>
            <w:noProof/>
            <w:webHidden/>
            <w:sz w:val="24"/>
          </w:rPr>
          <w:instrText xml:space="preserve"> PAGEREF _Toc522024581 \h </w:instrText>
        </w:r>
        <w:r w:rsidRPr="005E6716">
          <w:rPr>
            <w:noProof/>
            <w:webHidden/>
            <w:sz w:val="24"/>
          </w:rPr>
        </w:r>
        <w:r w:rsidRPr="005E6716">
          <w:rPr>
            <w:noProof/>
            <w:webHidden/>
            <w:sz w:val="24"/>
          </w:rPr>
          <w:fldChar w:fldCharType="separate"/>
        </w:r>
        <w:r w:rsidR="00EC7493">
          <w:rPr>
            <w:noProof/>
            <w:webHidden/>
            <w:sz w:val="24"/>
          </w:rPr>
          <w:t>30</w:t>
        </w:r>
        <w:r w:rsidRPr="005E6716">
          <w:rPr>
            <w:noProof/>
            <w:webHidden/>
            <w:sz w:val="24"/>
          </w:rPr>
          <w:fldChar w:fldCharType="end"/>
        </w:r>
      </w:hyperlink>
    </w:p>
    <w:p w14:paraId="0F0BCD69" w14:textId="5F9CC7C8" w:rsidR="00B13F0D" w:rsidRPr="005E6716" w:rsidRDefault="00114061" w:rsidP="00B13F0D">
      <w:pPr>
        <w:pStyle w:val="TableofFigures"/>
        <w:tabs>
          <w:tab w:val="right" w:leader="dot" w:pos="8212"/>
        </w:tabs>
        <w:rPr>
          <w:rFonts w:asciiTheme="minorHAnsi" w:eastAsiaTheme="minorEastAsia" w:hAnsiTheme="minorHAnsi" w:cstheme="minorBidi"/>
          <w:noProof/>
          <w:sz w:val="28"/>
          <w:szCs w:val="22"/>
          <w:lang w:val="en-GB" w:eastAsia="en-GB"/>
        </w:rPr>
      </w:pPr>
      <w:hyperlink w:anchor="_Toc522024582" w:history="1">
        <w:r w:rsidR="00B13F0D" w:rsidRPr="005E6716">
          <w:rPr>
            <w:rStyle w:val="Hyperlink"/>
            <w:rFonts w:eastAsiaTheme="majorEastAsia"/>
            <w:noProof/>
            <w:sz w:val="24"/>
          </w:rPr>
          <w:t>( 6.1 )</w:t>
        </w:r>
        <w:r w:rsidR="00B13F0D" w:rsidRPr="005E6716">
          <w:rPr>
            <w:noProof/>
            <w:webHidden/>
            <w:sz w:val="24"/>
          </w:rPr>
          <w:tab/>
        </w:r>
        <w:r w:rsidR="00B13F0D" w:rsidRPr="005E6716">
          <w:rPr>
            <w:noProof/>
            <w:webHidden/>
            <w:sz w:val="24"/>
          </w:rPr>
          <w:fldChar w:fldCharType="begin"/>
        </w:r>
        <w:r w:rsidR="00B13F0D" w:rsidRPr="005E6716">
          <w:rPr>
            <w:noProof/>
            <w:webHidden/>
            <w:sz w:val="24"/>
          </w:rPr>
          <w:instrText xml:space="preserve"> PAGEREF _Toc522024582 \h </w:instrText>
        </w:r>
        <w:r w:rsidR="00B13F0D" w:rsidRPr="005E6716">
          <w:rPr>
            <w:noProof/>
            <w:webHidden/>
            <w:sz w:val="24"/>
          </w:rPr>
        </w:r>
        <w:r w:rsidR="00B13F0D" w:rsidRPr="005E6716">
          <w:rPr>
            <w:noProof/>
            <w:webHidden/>
            <w:sz w:val="24"/>
          </w:rPr>
          <w:fldChar w:fldCharType="separate"/>
        </w:r>
        <w:r w:rsidR="00EC7493">
          <w:rPr>
            <w:noProof/>
            <w:webHidden/>
            <w:sz w:val="24"/>
          </w:rPr>
          <w:t>79</w:t>
        </w:r>
        <w:r w:rsidR="00B13F0D" w:rsidRPr="005E6716">
          <w:rPr>
            <w:noProof/>
            <w:webHidden/>
            <w:sz w:val="24"/>
          </w:rPr>
          <w:fldChar w:fldCharType="end"/>
        </w:r>
      </w:hyperlink>
    </w:p>
    <w:p w14:paraId="52D400D2" w14:textId="2130680A" w:rsidR="00B13F0D" w:rsidRDefault="00114061" w:rsidP="00B13F0D">
      <w:pPr>
        <w:pStyle w:val="TableofFigures"/>
        <w:tabs>
          <w:tab w:val="right" w:leader="dot" w:pos="8212"/>
        </w:tabs>
        <w:rPr>
          <w:rFonts w:asciiTheme="minorHAnsi" w:eastAsiaTheme="minorEastAsia" w:hAnsiTheme="minorHAnsi" w:cstheme="minorBidi"/>
          <w:noProof/>
          <w:sz w:val="22"/>
          <w:szCs w:val="22"/>
          <w:lang w:val="en-GB" w:eastAsia="en-GB"/>
        </w:rPr>
      </w:pPr>
      <w:hyperlink w:anchor="_Toc522024583" w:history="1">
        <w:r w:rsidR="00B13F0D" w:rsidRPr="005E6716">
          <w:rPr>
            <w:rStyle w:val="Hyperlink"/>
            <w:rFonts w:eastAsiaTheme="majorEastAsia"/>
            <w:noProof/>
            <w:sz w:val="24"/>
          </w:rPr>
          <w:t>( 6.2 )</w:t>
        </w:r>
        <w:r w:rsidR="00B13F0D" w:rsidRPr="005E6716">
          <w:rPr>
            <w:noProof/>
            <w:webHidden/>
            <w:sz w:val="24"/>
          </w:rPr>
          <w:tab/>
        </w:r>
        <w:r w:rsidR="00B13F0D" w:rsidRPr="005E6716">
          <w:rPr>
            <w:noProof/>
            <w:webHidden/>
            <w:sz w:val="24"/>
          </w:rPr>
          <w:fldChar w:fldCharType="begin"/>
        </w:r>
        <w:r w:rsidR="00B13F0D" w:rsidRPr="005E6716">
          <w:rPr>
            <w:noProof/>
            <w:webHidden/>
            <w:sz w:val="24"/>
          </w:rPr>
          <w:instrText xml:space="preserve"> PAGEREF _Toc522024583 \h </w:instrText>
        </w:r>
        <w:r w:rsidR="00B13F0D" w:rsidRPr="005E6716">
          <w:rPr>
            <w:noProof/>
            <w:webHidden/>
            <w:sz w:val="24"/>
          </w:rPr>
        </w:r>
        <w:r w:rsidR="00B13F0D" w:rsidRPr="005E6716">
          <w:rPr>
            <w:noProof/>
            <w:webHidden/>
            <w:sz w:val="24"/>
          </w:rPr>
          <w:fldChar w:fldCharType="separate"/>
        </w:r>
        <w:r w:rsidR="00EC7493">
          <w:rPr>
            <w:noProof/>
            <w:webHidden/>
            <w:sz w:val="24"/>
          </w:rPr>
          <w:t>80</w:t>
        </w:r>
        <w:r w:rsidR="00B13F0D" w:rsidRPr="005E6716">
          <w:rPr>
            <w:noProof/>
            <w:webHidden/>
            <w:sz w:val="24"/>
          </w:rPr>
          <w:fldChar w:fldCharType="end"/>
        </w:r>
      </w:hyperlink>
    </w:p>
    <w:p w14:paraId="2A3063AA" w14:textId="77777777" w:rsidR="00B13F0D" w:rsidRDefault="00B13F0D" w:rsidP="00B13F0D">
      <w:pPr>
        <w:spacing w:after="160" w:line="259" w:lineRule="auto"/>
        <w:rPr>
          <w:i/>
          <w:iCs/>
          <w:sz w:val="24"/>
          <w:szCs w:val="24"/>
        </w:rPr>
      </w:pPr>
      <w:r>
        <w:rPr>
          <w:i/>
          <w:iCs/>
          <w:sz w:val="24"/>
          <w:szCs w:val="24"/>
        </w:rPr>
        <w:fldChar w:fldCharType="end"/>
      </w:r>
      <w:r>
        <w:rPr>
          <w:i/>
          <w:iCs/>
          <w:sz w:val="24"/>
          <w:szCs w:val="24"/>
        </w:rPr>
        <w:br w:type="page"/>
      </w:r>
    </w:p>
    <w:p w14:paraId="7AA897D2" w14:textId="3882DCA5" w:rsidR="002B3C28" w:rsidRDefault="002B3C28" w:rsidP="002B3C28">
      <w:pPr>
        <w:pStyle w:val="Heading1"/>
        <w:numPr>
          <w:ilvl w:val="0"/>
          <w:numId w:val="0"/>
        </w:numPr>
        <w:jc w:val="center"/>
        <w:rPr>
          <w:rFonts w:ascii="Times New Roman" w:hAnsi="Times New Roman" w:cs="Times New Roman"/>
          <w:b/>
          <w:iCs/>
          <w:color w:val="auto"/>
          <w:sz w:val="24"/>
          <w:szCs w:val="24"/>
        </w:rPr>
      </w:pPr>
      <w:bookmarkStart w:id="12" w:name="_Toc522192728"/>
      <w:r w:rsidRPr="0060011B">
        <w:rPr>
          <w:rFonts w:ascii="Times New Roman" w:hAnsi="Times New Roman" w:cs="Times New Roman"/>
          <w:b/>
          <w:iCs/>
          <w:color w:val="auto"/>
          <w:sz w:val="24"/>
          <w:szCs w:val="24"/>
        </w:rPr>
        <w:lastRenderedPageBreak/>
        <w:t xml:space="preserve">DAFTAR </w:t>
      </w:r>
      <w:r w:rsidR="008877F3">
        <w:rPr>
          <w:rFonts w:ascii="Times New Roman" w:hAnsi="Times New Roman" w:cs="Times New Roman"/>
          <w:b/>
          <w:iCs/>
          <w:color w:val="auto"/>
          <w:sz w:val="24"/>
          <w:szCs w:val="24"/>
        </w:rPr>
        <w:t>LAMPIRAN</w:t>
      </w:r>
      <w:bookmarkEnd w:id="12"/>
    </w:p>
    <w:p w14:paraId="0F5784BB" w14:textId="77777777" w:rsidR="00E05D15" w:rsidRPr="00E05D15" w:rsidRDefault="00E05D15" w:rsidP="00E05D15"/>
    <w:p w14:paraId="57FF734A" w14:textId="77777777" w:rsidR="00965178" w:rsidRPr="00965178" w:rsidRDefault="00965178" w:rsidP="00965178"/>
    <w:p w14:paraId="4C5B68C4" w14:textId="72E7E10D" w:rsidR="00726979" w:rsidRPr="00965178" w:rsidRDefault="00726979">
      <w:pPr>
        <w:pStyle w:val="TableofFigures"/>
        <w:tabs>
          <w:tab w:val="right" w:leader="dot" w:pos="8212"/>
        </w:tabs>
        <w:rPr>
          <w:rFonts w:asciiTheme="minorHAnsi" w:eastAsiaTheme="minorEastAsia" w:hAnsiTheme="minorHAnsi" w:cstheme="minorBidi"/>
          <w:noProof/>
          <w:sz w:val="24"/>
          <w:szCs w:val="24"/>
          <w:lang w:val="en-GB" w:eastAsia="en-GB"/>
        </w:rPr>
      </w:pPr>
      <w:r w:rsidRPr="00965178">
        <w:rPr>
          <w:iCs/>
          <w:sz w:val="24"/>
          <w:szCs w:val="24"/>
        </w:rPr>
        <w:fldChar w:fldCharType="begin"/>
      </w:r>
      <w:r w:rsidRPr="00965178">
        <w:rPr>
          <w:iCs/>
          <w:sz w:val="24"/>
          <w:szCs w:val="24"/>
        </w:rPr>
        <w:instrText xml:space="preserve"> TOC \h \z \c "Lampiran" </w:instrText>
      </w:r>
      <w:r w:rsidRPr="00965178">
        <w:rPr>
          <w:iCs/>
          <w:sz w:val="24"/>
          <w:szCs w:val="24"/>
        </w:rPr>
        <w:fldChar w:fldCharType="separate"/>
      </w:r>
      <w:hyperlink w:anchor="_Toc522132018" w:history="1">
        <w:r w:rsidRPr="00965178">
          <w:rPr>
            <w:rStyle w:val="Hyperlink"/>
            <w:rFonts w:eastAsiaTheme="majorEastAsia"/>
            <w:noProof/>
            <w:sz w:val="24"/>
            <w:szCs w:val="24"/>
          </w:rPr>
          <w:t xml:space="preserve">Lampiran 1: </w:t>
        </w:r>
        <w:r w:rsidRPr="00965178">
          <w:rPr>
            <w:rStyle w:val="Hyperlink"/>
            <w:rFonts w:eastAsiaTheme="majorEastAsia"/>
            <w:i/>
            <w:noProof/>
            <w:sz w:val="24"/>
            <w:szCs w:val="24"/>
          </w:rPr>
          <w:t>File Executable</w:t>
        </w:r>
        <w:r w:rsidRPr="00965178">
          <w:rPr>
            <w:rStyle w:val="Hyperlink"/>
            <w:rFonts w:eastAsiaTheme="majorEastAsia"/>
            <w:noProof/>
            <w:sz w:val="24"/>
            <w:szCs w:val="24"/>
          </w:rPr>
          <w:t xml:space="preserve"> berisi </w:t>
        </w:r>
        <w:r w:rsidRPr="00965178">
          <w:rPr>
            <w:rStyle w:val="Hyperlink"/>
            <w:rFonts w:eastAsiaTheme="majorEastAsia"/>
            <w:i/>
            <w:noProof/>
            <w:sz w:val="24"/>
            <w:szCs w:val="24"/>
          </w:rPr>
          <w:t>Malware</w:t>
        </w:r>
        <w:r w:rsidRPr="00965178">
          <w:rPr>
            <w:noProof/>
            <w:webHidden/>
            <w:sz w:val="24"/>
            <w:szCs w:val="24"/>
          </w:rPr>
          <w:tab/>
        </w:r>
        <w:r w:rsidRPr="00965178">
          <w:rPr>
            <w:noProof/>
            <w:webHidden/>
            <w:sz w:val="24"/>
            <w:szCs w:val="24"/>
          </w:rPr>
          <w:fldChar w:fldCharType="begin"/>
        </w:r>
        <w:r w:rsidRPr="00965178">
          <w:rPr>
            <w:noProof/>
            <w:webHidden/>
            <w:sz w:val="24"/>
            <w:szCs w:val="24"/>
          </w:rPr>
          <w:instrText xml:space="preserve"> PAGEREF _Toc522132018 \h </w:instrText>
        </w:r>
        <w:r w:rsidRPr="00965178">
          <w:rPr>
            <w:noProof/>
            <w:webHidden/>
            <w:sz w:val="24"/>
            <w:szCs w:val="24"/>
          </w:rPr>
        </w:r>
        <w:r w:rsidRPr="00965178">
          <w:rPr>
            <w:noProof/>
            <w:webHidden/>
            <w:sz w:val="24"/>
            <w:szCs w:val="24"/>
          </w:rPr>
          <w:fldChar w:fldCharType="separate"/>
        </w:r>
        <w:r w:rsidR="00EC7493">
          <w:rPr>
            <w:noProof/>
            <w:webHidden/>
            <w:sz w:val="24"/>
            <w:szCs w:val="24"/>
          </w:rPr>
          <w:t>i</w:t>
        </w:r>
        <w:r w:rsidRPr="00965178">
          <w:rPr>
            <w:noProof/>
            <w:webHidden/>
            <w:sz w:val="24"/>
            <w:szCs w:val="24"/>
          </w:rPr>
          <w:fldChar w:fldCharType="end"/>
        </w:r>
      </w:hyperlink>
    </w:p>
    <w:p w14:paraId="2C5CE2F9" w14:textId="16401653" w:rsidR="002B3C28" w:rsidRDefault="00726979" w:rsidP="00CF3C17">
      <w:pPr>
        <w:spacing w:after="160" w:line="259" w:lineRule="auto"/>
        <w:jc w:val="center"/>
        <w:rPr>
          <w:b/>
          <w:iCs/>
          <w:sz w:val="28"/>
          <w:szCs w:val="28"/>
        </w:rPr>
      </w:pPr>
      <w:r w:rsidRPr="00965178">
        <w:rPr>
          <w:iCs/>
          <w:sz w:val="24"/>
          <w:szCs w:val="24"/>
        </w:rPr>
        <w:fldChar w:fldCharType="end"/>
      </w:r>
    </w:p>
    <w:p w14:paraId="33A52560" w14:textId="77777777" w:rsidR="002B3C28" w:rsidRDefault="002B3C28">
      <w:pPr>
        <w:spacing w:after="160" w:line="259" w:lineRule="auto"/>
        <w:rPr>
          <w:b/>
          <w:iCs/>
          <w:sz w:val="28"/>
          <w:szCs w:val="28"/>
        </w:rPr>
      </w:pPr>
      <w:r>
        <w:rPr>
          <w:b/>
          <w:iCs/>
          <w:sz w:val="28"/>
          <w:szCs w:val="28"/>
        </w:rPr>
        <w:br w:type="page"/>
      </w:r>
    </w:p>
    <w:p w14:paraId="332DEC26" w14:textId="4F3BF618" w:rsidR="00757280" w:rsidRDefault="00757280" w:rsidP="0060011B">
      <w:pPr>
        <w:pStyle w:val="TableofFigures"/>
        <w:tabs>
          <w:tab w:val="right" w:leader="dot" w:pos="9016"/>
        </w:tabs>
        <w:jc w:val="center"/>
        <w:outlineLvl w:val="0"/>
        <w:rPr>
          <w:b/>
          <w:iCs/>
          <w:sz w:val="24"/>
          <w:szCs w:val="24"/>
        </w:rPr>
      </w:pPr>
      <w:bookmarkStart w:id="13" w:name="_Toc522192729"/>
      <w:r w:rsidRPr="00D54A55">
        <w:rPr>
          <w:b/>
          <w:iCs/>
          <w:sz w:val="24"/>
          <w:szCs w:val="24"/>
        </w:rPr>
        <w:lastRenderedPageBreak/>
        <w:t>D</w:t>
      </w:r>
      <w:r w:rsidR="00D54A55" w:rsidRPr="00D54A55">
        <w:rPr>
          <w:b/>
          <w:iCs/>
          <w:sz w:val="24"/>
          <w:szCs w:val="24"/>
        </w:rPr>
        <w:t>AFTAR PSEUDOCODE</w:t>
      </w:r>
      <w:bookmarkEnd w:id="13"/>
    </w:p>
    <w:p w14:paraId="3301564C" w14:textId="77777777" w:rsidR="00DA4BF1" w:rsidRDefault="00DA4BF1" w:rsidP="00DA4BF1"/>
    <w:p w14:paraId="55586F29" w14:textId="77777777" w:rsidR="00DA4BF1" w:rsidRPr="00DA4BF1" w:rsidRDefault="00DA4BF1" w:rsidP="00DA4BF1"/>
    <w:p w14:paraId="6D241C4C" w14:textId="6D97A15C" w:rsidR="00B8235C" w:rsidRPr="00B8235C" w:rsidRDefault="00757280">
      <w:pPr>
        <w:pStyle w:val="TableofFigures"/>
        <w:tabs>
          <w:tab w:val="right" w:leader="dot" w:pos="8212"/>
        </w:tabs>
        <w:rPr>
          <w:rFonts w:asciiTheme="minorHAnsi" w:eastAsiaTheme="minorEastAsia" w:hAnsiTheme="minorHAnsi" w:cstheme="minorBidi"/>
          <w:noProof/>
          <w:sz w:val="24"/>
          <w:szCs w:val="24"/>
          <w:lang w:val="en-GB" w:eastAsia="en-GB"/>
        </w:rPr>
      </w:pPr>
      <w:r w:rsidRPr="00B8235C">
        <w:rPr>
          <w:i/>
          <w:iCs/>
          <w:sz w:val="24"/>
          <w:szCs w:val="24"/>
        </w:rPr>
        <w:fldChar w:fldCharType="begin"/>
      </w:r>
      <w:r w:rsidRPr="00FD414A">
        <w:rPr>
          <w:i/>
          <w:iCs/>
          <w:sz w:val="24"/>
          <w:szCs w:val="24"/>
        </w:rPr>
        <w:instrText xml:space="preserve"> TOC \h \z \c "Pseudocode" </w:instrText>
      </w:r>
      <w:r w:rsidRPr="00B8235C">
        <w:rPr>
          <w:i/>
          <w:iCs/>
          <w:sz w:val="24"/>
          <w:szCs w:val="24"/>
        </w:rPr>
        <w:fldChar w:fldCharType="separate"/>
      </w:r>
      <w:hyperlink r:id="rId25" w:anchor="_Toc521959365" w:history="1">
        <w:r w:rsidR="00B8235C" w:rsidRPr="00FD414A">
          <w:rPr>
            <w:rStyle w:val="Hyperlink"/>
            <w:rFonts w:eastAsiaTheme="majorEastAsia"/>
            <w:i/>
            <w:noProof/>
            <w:sz w:val="24"/>
            <w:szCs w:val="24"/>
          </w:rPr>
          <w:t>Pseudocode</w:t>
        </w:r>
        <w:r w:rsidR="00B8235C" w:rsidRPr="00B8235C">
          <w:rPr>
            <w:rStyle w:val="Hyperlink"/>
            <w:rFonts w:eastAsiaTheme="majorEastAsia"/>
            <w:noProof/>
            <w:sz w:val="24"/>
            <w:szCs w:val="24"/>
          </w:rPr>
          <w:t xml:space="preserve"> 4.1 </w:t>
        </w:r>
        <w:r w:rsidR="00B8235C" w:rsidRPr="00B8235C">
          <w:rPr>
            <w:rStyle w:val="Hyperlink"/>
            <w:rFonts w:eastAsiaTheme="majorEastAsia"/>
            <w:i/>
            <w:noProof/>
            <w:sz w:val="24"/>
            <w:szCs w:val="24"/>
          </w:rPr>
          <w:t>Create Process</w:t>
        </w:r>
        <w:r w:rsidR="00B8235C" w:rsidRPr="00B8235C">
          <w:rPr>
            <w:noProof/>
            <w:webHidden/>
            <w:sz w:val="24"/>
            <w:szCs w:val="24"/>
          </w:rPr>
          <w:tab/>
        </w:r>
        <w:r w:rsidR="00B8235C" w:rsidRPr="00B8235C">
          <w:rPr>
            <w:noProof/>
            <w:webHidden/>
            <w:sz w:val="24"/>
            <w:szCs w:val="24"/>
          </w:rPr>
          <w:fldChar w:fldCharType="begin"/>
        </w:r>
        <w:r w:rsidR="00B8235C" w:rsidRPr="00B8235C">
          <w:rPr>
            <w:noProof/>
            <w:webHidden/>
            <w:sz w:val="24"/>
            <w:szCs w:val="24"/>
          </w:rPr>
          <w:instrText xml:space="preserve"> PAGEREF _Toc521959365 \h </w:instrText>
        </w:r>
        <w:r w:rsidR="00B8235C" w:rsidRPr="00B8235C">
          <w:rPr>
            <w:noProof/>
            <w:webHidden/>
            <w:sz w:val="24"/>
            <w:szCs w:val="24"/>
          </w:rPr>
        </w:r>
        <w:r w:rsidR="00B8235C" w:rsidRPr="00B8235C">
          <w:rPr>
            <w:noProof/>
            <w:webHidden/>
            <w:sz w:val="24"/>
            <w:szCs w:val="24"/>
          </w:rPr>
          <w:fldChar w:fldCharType="separate"/>
        </w:r>
        <w:r w:rsidR="00EC7493">
          <w:rPr>
            <w:noProof/>
            <w:webHidden/>
            <w:sz w:val="24"/>
            <w:szCs w:val="24"/>
          </w:rPr>
          <w:t>54</w:t>
        </w:r>
        <w:r w:rsidR="00B8235C" w:rsidRPr="00B8235C">
          <w:rPr>
            <w:noProof/>
            <w:webHidden/>
            <w:sz w:val="24"/>
            <w:szCs w:val="24"/>
          </w:rPr>
          <w:fldChar w:fldCharType="end"/>
        </w:r>
      </w:hyperlink>
    </w:p>
    <w:p w14:paraId="1D5E8673" w14:textId="08A370D7" w:rsidR="00B8235C" w:rsidRPr="00B8235C" w:rsidRDefault="00114061">
      <w:pPr>
        <w:pStyle w:val="TableofFigures"/>
        <w:tabs>
          <w:tab w:val="right" w:leader="dot" w:pos="8212"/>
        </w:tabs>
        <w:rPr>
          <w:rFonts w:asciiTheme="minorHAnsi" w:eastAsiaTheme="minorEastAsia" w:hAnsiTheme="minorHAnsi" w:cstheme="minorBidi"/>
          <w:noProof/>
          <w:sz w:val="24"/>
          <w:szCs w:val="24"/>
          <w:lang w:val="en-GB" w:eastAsia="en-GB"/>
        </w:rPr>
      </w:pPr>
      <w:hyperlink r:id="rId26" w:anchor="_Toc521959366" w:history="1">
        <w:r w:rsidR="00B8235C" w:rsidRPr="00FD414A">
          <w:rPr>
            <w:rStyle w:val="Hyperlink"/>
            <w:rFonts w:eastAsiaTheme="majorEastAsia"/>
            <w:i/>
            <w:noProof/>
            <w:sz w:val="24"/>
            <w:szCs w:val="24"/>
          </w:rPr>
          <w:t>Pseudocode</w:t>
        </w:r>
        <w:r w:rsidR="00B8235C" w:rsidRPr="00B8235C">
          <w:rPr>
            <w:rStyle w:val="Hyperlink"/>
            <w:rFonts w:eastAsiaTheme="majorEastAsia"/>
            <w:noProof/>
            <w:sz w:val="24"/>
            <w:szCs w:val="24"/>
          </w:rPr>
          <w:t xml:space="preserve"> 4.2 </w:t>
        </w:r>
        <w:r w:rsidR="00B8235C" w:rsidRPr="00B8235C">
          <w:rPr>
            <w:rStyle w:val="Hyperlink"/>
            <w:rFonts w:eastAsiaTheme="majorEastAsia"/>
            <w:i/>
            <w:noProof/>
            <w:sz w:val="24"/>
            <w:szCs w:val="24"/>
          </w:rPr>
          <w:t>Get Address Text Section</w:t>
        </w:r>
        <w:r w:rsidR="00B8235C" w:rsidRPr="00B8235C">
          <w:rPr>
            <w:noProof/>
            <w:webHidden/>
            <w:sz w:val="24"/>
            <w:szCs w:val="24"/>
          </w:rPr>
          <w:tab/>
        </w:r>
        <w:r w:rsidR="00B8235C" w:rsidRPr="00B8235C">
          <w:rPr>
            <w:noProof/>
            <w:webHidden/>
            <w:sz w:val="24"/>
            <w:szCs w:val="24"/>
          </w:rPr>
          <w:fldChar w:fldCharType="begin"/>
        </w:r>
        <w:r w:rsidR="00B8235C" w:rsidRPr="00B8235C">
          <w:rPr>
            <w:noProof/>
            <w:webHidden/>
            <w:sz w:val="24"/>
            <w:szCs w:val="24"/>
          </w:rPr>
          <w:instrText xml:space="preserve"> PAGEREF _Toc521959366 \h </w:instrText>
        </w:r>
        <w:r w:rsidR="00B8235C" w:rsidRPr="00B8235C">
          <w:rPr>
            <w:noProof/>
            <w:webHidden/>
            <w:sz w:val="24"/>
            <w:szCs w:val="24"/>
          </w:rPr>
        </w:r>
        <w:r w:rsidR="00B8235C" w:rsidRPr="00B8235C">
          <w:rPr>
            <w:noProof/>
            <w:webHidden/>
            <w:sz w:val="24"/>
            <w:szCs w:val="24"/>
          </w:rPr>
          <w:fldChar w:fldCharType="separate"/>
        </w:r>
        <w:r w:rsidR="00EC7493">
          <w:rPr>
            <w:noProof/>
            <w:webHidden/>
            <w:sz w:val="24"/>
            <w:szCs w:val="24"/>
          </w:rPr>
          <w:t>55</w:t>
        </w:r>
        <w:r w:rsidR="00B8235C" w:rsidRPr="00B8235C">
          <w:rPr>
            <w:noProof/>
            <w:webHidden/>
            <w:sz w:val="24"/>
            <w:szCs w:val="24"/>
          </w:rPr>
          <w:fldChar w:fldCharType="end"/>
        </w:r>
      </w:hyperlink>
    </w:p>
    <w:p w14:paraId="4E58A08D" w14:textId="2975DC7D" w:rsidR="00B8235C" w:rsidRPr="00B8235C" w:rsidRDefault="00114061">
      <w:pPr>
        <w:pStyle w:val="TableofFigures"/>
        <w:tabs>
          <w:tab w:val="right" w:leader="dot" w:pos="8212"/>
        </w:tabs>
        <w:rPr>
          <w:rFonts w:asciiTheme="minorHAnsi" w:eastAsiaTheme="minorEastAsia" w:hAnsiTheme="minorHAnsi" w:cstheme="minorBidi"/>
          <w:noProof/>
          <w:sz w:val="24"/>
          <w:szCs w:val="24"/>
          <w:lang w:val="en-GB" w:eastAsia="en-GB"/>
        </w:rPr>
      </w:pPr>
      <w:hyperlink r:id="rId27" w:anchor="_Toc521959367" w:history="1">
        <w:r w:rsidR="00B8235C" w:rsidRPr="00FD414A">
          <w:rPr>
            <w:rStyle w:val="Hyperlink"/>
            <w:rFonts w:eastAsiaTheme="majorEastAsia"/>
            <w:i/>
            <w:noProof/>
            <w:sz w:val="24"/>
            <w:szCs w:val="24"/>
          </w:rPr>
          <w:t>Pseudocode</w:t>
        </w:r>
        <w:r w:rsidR="00B8235C" w:rsidRPr="00B8235C">
          <w:rPr>
            <w:rStyle w:val="Hyperlink"/>
            <w:rFonts w:eastAsiaTheme="majorEastAsia"/>
            <w:noProof/>
            <w:sz w:val="24"/>
            <w:szCs w:val="24"/>
          </w:rPr>
          <w:t xml:space="preserve"> 4.3 Menentukan </w:t>
        </w:r>
        <w:r w:rsidR="00B8235C" w:rsidRPr="00B8235C">
          <w:rPr>
            <w:rStyle w:val="Hyperlink"/>
            <w:rFonts w:eastAsiaTheme="majorEastAsia"/>
            <w:i/>
            <w:noProof/>
            <w:sz w:val="24"/>
            <w:szCs w:val="24"/>
          </w:rPr>
          <w:t>Breakpoint</w:t>
        </w:r>
        <w:r w:rsidR="00B8235C" w:rsidRPr="00B8235C">
          <w:rPr>
            <w:noProof/>
            <w:webHidden/>
            <w:sz w:val="24"/>
            <w:szCs w:val="24"/>
          </w:rPr>
          <w:tab/>
        </w:r>
        <w:r w:rsidR="00B8235C" w:rsidRPr="00B8235C">
          <w:rPr>
            <w:noProof/>
            <w:webHidden/>
            <w:sz w:val="24"/>
            <w:szCs w:val="24"/>
          </w:rPr>
          <w:fldChar w:fldCharType="begin"/>
        </w:r>
        <w:r w:rsidR="00B8235C" w:rsidRPr="00B8235C">
          <w:rPr>
            <w:noProof/>
            <w:webHidden/>
            <w:sz w:val="24"/>
            <w:szCs w:val="24"/>
          </w:rPr>
          <w:instrText xml:space="preserve"> PAGEREF _Toc521959367 \h </w:instrText>
        </w:r>
        <w:r w:rsidR="00B8235C" w:rsidRPr="00B8235C">
          <w:rPr>
            <w:noProof/>
            <w:webHidden/>
            <w:sz w:val="24"/>
            <w:szCs w:val="24"/>
          </w:rPr>
        </w:r>
        <w:r w:rsidR="00B8235C" w:rsidRPr="00B8235C">
          <w:rPr>
            <w:noProof/>
            <w:webHidden/>
            <w:sz w:val="24"/>
            <w:szCs w:val="24"/>
          </w:rPr>
          <w:fldChar w:fldCharType="separate"/>
        </w:r>
        <w:r w:rsidR="00EC7493">
          <w:rPr>
            <w:noProof/>
            <w:webHidden/>
            <w:sz w:val="24"/>
            <w:szCs w:val="24"/>
          </w:rPr>
          <w:t>56</w:t>
        </w:r>
        <w:r w:rsidR="00B8235C" w:rsidRPr="00B8235C">
          <w:rPr>
            <w:noProof/>
            <w:webHidden/>
            <w:sz w:val="24"/>
            <w:szCs w:val="24"/>
          </w:rPr>
          <w:fldChar w:fldCharType="end"/>
        </w:r>
      </w:hyperlink>
    </w:p>
    <w:p w14:paraId="39141298" w14:textId="59729F21" w:rsidR="00B8235C" w:rsidRPr="00B8235C" w:rsidRDefault="00114061">
      <w:pPr>
        <w:pStyle w:val="TableofFigures"/>
        <w:tabs>
          <w:tab w:val="right" w:leader="dot" w:pos="8212"/>
        </w:tabs>
        <w:rPr>
          <w:rFonts w:asciiTheme="minorHAnsi" w:eastAsiaTheme="minorEastAsia" w:hAnsiTheme="minorHAnsi" w:cstheme="minorBidi"/>
          <w:noProof/>
          <w:sz w:val="24"/>
          <w:szCs w:val="24"/>
          <w:lang w:val="en-GB" w:eastAsia="en-GB"/>
        </w:rPr>
      </w:pPr>
      <w:hyperlink r:id="rId28" w:anchor="_Toc521959368" w:history="1">
        <w:r w:rsidR="00B8235C" w:rsidRPr="00FD414A">
          <w:rPr>
            <w:rStyle w:val="Hyperlink"/>
            <w:rFonts w:eastAsiaTheme="majorEastAsia"/>
            <w:i/>
            <w:noProof/>
            <w:sz w:val="24"/>
            <w:szCs w:val="24"/>
          </w:rPr>
          <w:t>Pseudocode</w:t>
        </w:r>
        <w:r w:rsidR="00B8235C" w:rsidRPr="00B8235C">
          <w:rPr>
            <w:rStyle w:val="Hyperlink"/>
            <w:rFonts w:eastAsiaTheme="majorEastAsia"/>
            <w:noProof/>
            <w:sz w:val="24"/>
            <w:szCs w:val="24"/>
          </w:rPr>
          <w:t xml:space="preserve"> 4.4 </w:t>
        </w:r>
        <w:r w:rsidR="00B8235C" w:rsidRPr="00B8235C">
          <w:rPr>
            <w:rStyle w:val="Hyperlink"/>
            <w:rFonts w:eastAsiaTheme="majorEastAsia"/>
            <w:i/>
            <w:noProof/>
            <w:sz w:val="24"/>
            <w:szCs w:val="24"/>
          </w:rPr>
          <w:t>Suspend</w:t>
        </w:r>
        <w:r w:rsidR="00B8235C" w:rsidRPr="00B8235C">
          <w:rPr>
            <w:rStyle w:val="Hyperlink"/>
            <w:rFonts w:eastAsiaTheme="majorEastAsia"/>
            <w:noProof/>
            <w:sz w:val="24"/>
            <w:szCs w:val="24"/>
          </w:rPr>
          <w:t xml:space="preserve"> </w:t>
        </w:r>
        <w:r w:rsidR="00B8235C" w:rsidRPr="00B8235C">
          <w:rPr>
            <w:rStyle w:val="Hyperlink"/>
            <w:rFonts w:eastAsiaTheme="majorEastAsia"/>
            <w:i/>
            <w:noProof/>
            <w:sz w:val="24"/>
            <w:szCs w:val="24"/>
          </w:rPr>
          <w:t>Process</w:t>
        </w:r>
        <w:r w:rsidR="00B8235C" w:rsidRPr="00B8235C">
          <w:rPr>
            <w:noProof/>
            <w:webHidden/>
            <w:sz w:val="24"/>
            <w:szCs w:val="24"/>
          </w:rPr>
          <w:tab/>
        </w:r>
        <w:r w:rsidR="00B8235C" w:rsidRPr="00B8235C">
          <w:rPr>
            <w:noProof/>
            <w:webHidden/>
            <w:sz w:val="24"/>
            <w:szCs w:val="24"/>
          </w:rPr>
          <w:fldChar w:fldCharType="begin"/>
        </w:r>
        <w:r w:rsidR="00B8235C" w:rsidRPr="00B8235C">
          <w:rPr>
            <w:noProof/>
            <w:webHidden/>
            <w:sz w:val="24"/>
            <w:szCs w:val="24"/>
          </w:rPr>
          <w:instrText xml:space="preserve"> PAGEREF _Toc521959368 \h </w:instrText>
        </w:r>
        <w:r w:rsidR="00B8235C" w:rsidRPr="00B8235C">
          <w:rPr>
            <w:noProof/>
            <w:webHidden/>
            <w:sz w:val="24"/>
            <w:szCs w:val="24"/>
          </w:rPr>
        </w:r>
        <w:r w:rsidR="00B8235C" w:rsidRPr="00B8235C">
          <w:rPr>
            <w:noProof/>
            <w:webHidden/>
            <w:sz w:val="24"/>
            <w:szCs w:val="24"/>
          </w:rPr>
          <w:fldChar w:fldCharType="separate"/>
        </w:r>
        <w:r w:rsidR="00EC7493">
          <w:rPr>
            <w:noProof/>
            <w:webHidden/>
            <w:sz w:val="24"/>
            <w:szCs w:val="24"/>
          </w:rPr>
          <w:t>59</w:t>
        </w:r>
        <w:r w:rsidR="00B8235C" w:rsidRPr="00B8235C">
          <w:rPr>
            <w:noProof/>
            <w:webHidden/>
            <w:sz w:val="24"/>
            <w:szCs w:val="24"/>
          </w:rPr>
          <w:fldChar w:fldCharType="end"/>
        </w:r>
      </w:hyperlink>
    </w:p>
    <w:p w14:paraId="521A3519" w14:textId="14810A9D" w:rsidR="00B8235C" w:rsidRPr="00B8235C" w:rsidRDefault="00114061">
      <w:pPr>
        <w:pStyle w:val="TableofFigures"/>
        <w:tabs>
          <w:tab w:val="right" w:leader="dot" w:pos="8212"/>
        </w:tabs>
        <w:rPr>
          <w:rFonts w:asciiTheme="minorHAnsi" w:eastAsiaTheme="minorEastAsia" w:hAnsiTheme="minorHAnsi" w:cstheme="minorBidi"/>
          <w:noProof/>
          <w:sz w:val="24"/>
          <w:szCs w:val="24"/>
          <w:lang w:val="en-GB" w:eastAsia="en-GB"/>
        </w:rPr>
      </w:pPr>
      <w:hyperlink r:id="rId29" w:anchor="_Toc521959369" w:history="1">
        <w:r w:rsidR="00B8235C" w:rsidRPr="00FD414A">
          <w:rPr>
            <w:rStyle w:val="Hyperlink"/>
            <w:rFonts w:eastAsiaTheme="majorEastAsia"/>
            <w:i/>
            <w:noProof/>
            <w:sz w:val="24"/>
            <w:szCs w:val="24"/>
          </w:rPr>
          <w:t>Pseudocode</w:t>
        </w:r>
        <w:r w:rsidR="00B8235C" w:rsidRPr="00B8235C">
          <w:rPr>
            <w:rStyle w:val="Hyperlink"/>
            <w:rFonts w:eastAsiaTheme="majorEastAsia"/>
            <w:noProof/>
            <w:sz w:val="24"/>
            <w:szCs w:val="24"/>
          </w:rPr>
          <w:t xml:space="preserve"> 4.5 </w:t>
        </w:r>
        <w:r w:rsidR="00B8235C" w:rsidRPr="00B8235C">
          <w:rPr>
            <w:rStyle w:val="Hyperlink"/>
            <w:rFonts w:eastAsiaTheme="majorEastAsia"/>
            <w:i/>
            <w:noProof/>
            <w:sz w:val="24"/>
            <w:szCs w:val="24"/>
          </w:rPr>
          <w:t>Read</w:t>
        </w:r>
        <w:r w:rsidR="00B8235C" w:rsidRPr="00B8235C">
          <w:rPr>
            <w:rStyle w:val="Hyperlink"/>
            <w:rFonts w:eastAsiaTheme="majorEastAsia"/>
            <w:noProof/>
            <w:sz w:val="24"/>
            <w:szCs w:val="24"/>
          </w:rPr>
          <w:t xml:space="preserve"> </w:t>
        </w:r>
        <w:r w:rsidR="00B8235C" w:rsidRPr="00B8235C">
          <w:rPr>
            <w:rStyle w:val="Hyperlink"/>
            <w:rFonts w:eastAsiaTheme="majorEastAsia"/>
            <w:i/>
            <w:noProof/>
            <w:sz w:val="24"/>
            <w:szCs w:val="24"/>
          </w:rPr>
          <w:t>Process</w:t>
        </w:r>
        <w:r w:rsidR="00B8235C" w:rsidRPr="00B8235C">
          <w:rPr>
            <w:rStyle w:val="Hyperlink"/>
            <w:rFonts w:eastAsiaTheme="majorEastAsia"/>
            <w:noProof/>
            <w:sz w:val="24"/>
            <w:szCs w:val="24"/>
          </w:rPr>
          <w:t xml:space="preserve"> </w:t>
        </w:r>
        <w:r w:rsidR="00B8235C" w:rsidRPr="00B8235C">
          <w:rPr>
            <w:rStyle w:val="Hyperlink"/>
            <w:rFonts w:eastAsiaTheme="majorEastAsia"/>
            <w:i/>
            <w:noProof/>
            <w:sz w:val="24"/>
            <w:szCs w:val="24"/>
          </w:rPr>
          <w:t>Memory</w:t>
        </w:r>
        <w:r w:rsidR="00B8235C" w:rsidRPr="00B8235C">
          <w:rPr>
            <w:noProof/>
            <w:webHidden/>
            <w:sz w:val="24"/>
            <w:szCs w:val="24"/>
          </w:rPr>
          <w:tab/>
        </w:r>
        <w:r w:rsidR="00B8235C" w:rsidRPr="00B8235C">
          <w:rPr>
            <w:noProof/>
            <w:webHidden/>
            <w:sz w:val="24"/>
            <w:szCs w:val="24"/>
          </w:rPr>
          <w:fldChar w:fldCharType="begin"/>
        </w:r>
        <w:r w:rsidR="00B8235C" w:rsidRPr="00B8235C">
          <w:rPr>
            <w:noProof/>
            <w:webHidden/>
            <w:sz w:val="24"/>
            <w:szCs w:val="24"/>
          </w:rPr>
          <w:instrText xml:space="preserve"> PAGEREF _Toc521959369 \h </w:instrText>
        </w:r>
        <w:r w:rsidR="00B8235C" w:rsidRPr="00B8235C">
          <w:rPr>
            <w:noProof/>
            <w:webHidden/>
            <w:sz w:val="24"/>
            <w:szCs w:val="24"/>
          </w:rPr>
        </w:r>
        <w:r w:rsidR="00B8235C" w:rsidRPr="00B8235C">
          <w:rPr>
            <w:noProof/>
            <w:webHidden/>
            <w:sz w:val="24"/>
            <w:szCs w:val="24"/>
          </w:rPr>
          <w:fldChar w:fldCharType="separate"/>
        </w:r>
        <w:r w:rsidR="00EC7493">
          <w:rPr>
            <w:noProof/>
            <w:webHidden/>
            <w:sz w:val="24"/>
            <w:szCs w:val="24"/>
          </w:rPr>
          <w:t>59</w:t>
        </w:r>
        <w:r w:rsidR="00B8235C" w:rsidRPr="00B8235C">
          <w:rPr>
            <w:noProof/>
            <w:webHidden/>
            <w:sz w:val="24"/>
            <w:szCs w:val="24"/>
          </w:rPr>
          <w:fldChar w:fldCharType="end"/>
        </w:r>
      </w:hyperlink>
    </w:p>
    <w:p w14:paraId="5273DECA" w14:textId="2E334142" w:rsidR="00B8235C" w:rsidRPr="00B8235C" w:rsidRDefault="00114061">
      <w:pPr>
        <w:pStyle w:val="TableofFigures"/>
        <w:tabs>
          <w:tab w:val="right" w:leader="dot" w:pos="8212"/>
        </w:tabs>
        <w:rPr>
          <w:rFonts w:asciiTheme="minorHAnsi" w:eastAsiaTheme="minorEastAsia" w:hAnsiTheme="minorHAnsi" w:cstheme="minorBidi"/>
          <w:noProof/>
          <w:sz w:val="24"/>
          <w:szCs w:val="24"/>
          <w:lang w:val="en-GB" w:eastAsia="en-GB"/>
        </w:rPr>
      </w:pPr>
      <w:hyperlink r:id="rId30" w:anchor="_Toc521959370" w:history="1">
        <w:r w:rsidR="00B8235C" w:rsidRPr="00FD414A">
          <w:rPr>
            <w:rStyle w:val="Hyperlink"/>
            <w:rFonts w:eastAsiaTheme="majorEastAsia"/>
            <w:i/>
            <w:noProof/>
            <w:sz w:val="24"/>
            <w:szCs w:val="24"/>
          </w:rPr>
          <w:t>Pseudocode</w:t>
        </w:r>
        <w:r w:rsidR="00B8235C" w:rsidRPr="00B8235C">
          <w:rPr>
            <w:rStyle w:val="Hyperlink"/>
            <w:rFonts w:eastAsiaTheme="majorEastAsia"/>
            <w:noProof/>
            <w:sz w:val="24"/>
            <w:szCs w:val="24"/>
          </w:rPr>
          <w:t xml:space="preserve"> 4.6 Algoritma Boyer-Moore</w:t>
        </w:r>
        <w:r w:rsidR="00B8235C" w:rsidRPr="00B8235C">
          <w:rPr>
            <w:noProof/>
            <w:webHidden/>
            <w:sz w:val="24"/>
            <w:szCs w:val="24"/>
          </w:rPr>
          <w:tab/>
        </w:r>
        <w:r w:rsidR="00B8235C" w:rsidRPr="00B8235C">
          <w:rPr>
            <w:noProof/>
            <w:webHidden/>
            <w:sz w:val="24"/>
            <w:szCs w:val="24"/>
          </w:rPr>
          <w:fldChar w:fldCharType="begin"/>
        </w:r>
        <w:r w:rsidR="00B8235C" w:rsidRPr="00B8235C">
          <w:rPr>
            <w:noProof/>
            <w:webHidden/>
            <w:sz w:val="24"/>
            <w:szCs w:val="24"/>
          </w:rPr>
          <w:instrText xml:space="preserve"> PAGEREF _Toc521959370 \h </w:instrText>
        </w:r>
        <w:r w:rsidR="00B8235C" w:rsidRPr="00B8235C">
          <w:rPr>
            <w:noProof/>
            <w:webHidden/>
            <w:sz w:val="24"/>
            <w:szCs w:val="24"/>
          </w:rPr>
        </w:r>
        <w:r w:rsidR="00B8235C" w:rsidRPr="00B8235C">
          <w:rPr>
            <w:noProof/>
            <w:webHidden/>
            <w:sz w:val="24"/>
            <w:szCs w:val="24"/>
          </w:rPr>
          <w:fldChar w:fldCharType="separate"/>
        </w:r>
        <w:r w:rsidR="00EC7493">
          <w:rPr>
            <w:noProof/>
            <w:webHidden/>
            <w:sz w:val="24"/>
            <w:szCs w:val="24"/>
          </w:rPr>
          <w:t>60</w:t>
        </w:r>
        <w:r w:rsidR="00B8235C" w:rsidRPr="00B8235C">
          <w:rPr>
            <w:noProof/>
            <w:webHidden/>
            <w:sz w:val="24"/>
            <w:szCs w:val="24"/>
          </w:rPr>
          <w:fldChar w:fldCharType="end"/>
        </w:r>
      </w:hyperlink>
    </w:p>
    <w:p w14:paraId="4236DC00" w14:textId="6F199133" w:rsidR="00B8235C" w:rsidRPr="00B8235C" w:rsidRDefault="00114061">
      <w:pPr>
        <w:pStyle w:val="TableofFigures"/>
        <w:tabs>
          <w:tab w:val="right" w:leader="dot" w:pos="8212"/>
        </w:tabs>
        <w:rPr>
          <w:rFonts w:asciiTheme="minorHAnsi" w:eastAsiaTheme="minorEastAsia" w:hAnsiTheme="minorHAnsi" w:cstheme="minorBidi"/>
          <w:noProof/>
          <w:sz w:val="24"/>
          <w:szCs w:val="24"/>
          <w:lang w:val="en-GB" w:eastAsia="en-GB"/>
        </w:rPr>
      </w:pPr>
      <w:hyperlink r:id="rId31" w:anchor="_Toc521959371" w:history="1">
        <w:r w:rsidR="00B8235C" w:rsidRPr="00FD414A">
          <w:rPr>
            <w:rStyle w:val="Hyperlink"/>
            <w:rFonts w:eastAsiaTheme="majorEastAsia"/>
            <w:i/>
            <w:noProof/>
            <w:sz w:val="24"/>
            <w:szCs w:val="24"/>
          </w:rPr>
          <w:t>Pseudocode</w:t>
        </w:r>
        <w:r w:rsidR="00B8235C" w:rsidRPr="00B8235C">
          <w:rPr>
            <w:rStyle w:val="Hyperlink"/>
            <w:rFonts w:eastAsiaTheme="majorEastAsia"/>
            <w:noProof/>
            <w:sz w:val="24"/>
            <w:szCs w:val="24"/>
          </w:rPr>
          <w:t xml:space="preserve"> 4.7 Algoritma Rabin Karp</w:t>
        </w:r>
        <w:r w:rsidR="00B8235C" w:rsidRPr="00B8235C">
          <w:rPr>
            <w:noProof/>
            <w:webHidden/>
            <w:sz w:val="24"/>
            <w:szCs w:val="24"/>
          </w:rPr>
          <w:tab/>
        </w:r>
        <w:r w:rsidR="00B8235C" w:rsidRPr="00B8235C">
          <w:rPr>
            <w:noProof/>
            <w:webHidden/>
            <w:sz w:val="24"/>
            <w:szCs w:val="24"/>
          </w:rPr>
          <w:fldChar w:fldCharType="begin"/>
        </w:r>
        <w:r w:rsidR="00B8235C" w:rsidRPr="00B8235C">
          <w:rPr>
            <w:noProof/>
            <w:webHidden/>
            <w:sz w:val="24"/>
            <w:szCs w:val="24"/>
          </w:rPr>
          <w:instrText xml:space="preserve"> PAGEREF _Toc521959371 \h </w:instrText>
        </w:r>
        <w:r w:rsidR="00B8235C" w:rsidRPr="00B8235C">
          <w:rPr>
            <w:noProof/>
            <w:webHidden/>
            <w:sz w:val="24"/>
            <w:szCs w:val="24"/>
          </w:rPr>
        </w:r>
        <w:r w:rsidR="00B8235C" w:rsidRPr="00B8235C">
          <w:rPr>
            <w:noProof/>
            <w:webHidden/>
            <w:sz w:val="24"/>
            <w:szCs w:val="24"/>
          </w:rPr>
          <w:fldChar w:fldCharType="separate"/>
        </w:r>
        <w:r w:rsidR="00EC7493">
          <w:rPr>
            <w:noProof/>
            <w:webHidden/>
            <w:sz w:val="24"/>
            <w:szCs w:val="24"/>
          </w:rPr>
          <w:t>61</w:t>
        </w:r>
        <w:r w:rsidR="00B8235C" w:rsidRPr="00B8235C">
          <w:rPr>
            <w:noProof/>
            <w:webHidden/>
            <w:sz w:val="24"/>
            <w:szCs w:val="24"/>
          </w:rPr>
          <w:fldChar w:fldCharType="end"/>
        </w:r>
      </w:hyperlink>
    </w:p>
    <w:p w14:paraId="0A6791B8" w14:textId="1435D857" w:rsidR="00E43C8F" w:rsidRDefault="00757280" w:rsidP="00266276">
      <w:pPr>
        <w:spacing w:after="160"/>
        <w:rPr>
          <w:i/>
          <w:iCs/>
          <w:sz w:val="24"/>
          <w:szCs w:val="24"/>
        </w:rPr>
      </w:pPr>
      <w:r w:rsidRPr="00B8235C">
        <w:rPr>
          <w:i/>
          <w:iCs/>
          <w:sz w:val="24"/>
          <w:szCs w:val="24"/>
        </w:rPr>
        <w:fldChar w:fldCharType="end"/>
      </w:r>
    </w:p>
    <w:p w14:paraId="70B92DCF" w14:textId="77777777" w:rsidR="00E43C8F" w:rsidRDefault="00E43C8F">
      <w:pPr>
        <w:spacing w:after="160" w:line="259" w:lineRule="auto"/>
        <w:rPr>
          <w:i/>
          <w:iCs/>
          <w:sz w:val="24"/>
          <w:szCs w:val="24"/>
        </w:rPr>
      </w:pPr>
      <w:r>
        <w:rPr>
          <w:i/>
          <w:iCs/>
          <w:sz w:val="24"/>
          <w:szCs w:val="24"/>
        </w:rPr>
        <w:br w:type="page"/>
      </w:r>
    </w:p>
    <w:p w14:paraId="4E6C9C0B" w14:textId="77777777" w:rsidR="00E43C8F" w:rsidRDefault="00E43C8F" w:rsidP="00266276">
      <w:pPr>
        <w:spacing w:after="160"/>
        <w:rPr>
          <w:i/>
          <w:iCs/>
          <w:sz w:val="24"/>
          <w:szCs w:val="24"/>
        </w:rPr>
        <w:sectPr w:rsidR="00E43C8F" w:rsidSect="00F322E8">
          <w:type w:val="continuous"/>
          <w:pgSz w:w="11906" w:h="16838" w:code="9"/>
          <w:pgMar w:top="1701" w:right="1701" w:bottom="1701" w:left="2268" w:header="850" w:footer="1417" w:gutter="0"/>
          <w:pgNumType w:fmt="lowerRoman"/>
          <w:cols w:space="708"/>
          <w:titlePg/>
          <w:docGrid w:linePitch="360"/>
        </w:sectPr>
      </w:pPr>
    </w:p>
    <w:p w14:paraId="7D417CF9" w14:textId="1613C76D" w:rsidR="004D1C0E" w:rsidRPr="00D54A55" w:rsidRDefault="00D54A55" w:rsidP="00FD414A">
      <w:pPr>
        <w:pStyle w:val="Heading1"/>
        <w:spacing w:line="360" w:lineRule="auto"/>
        <w:ind w:hanging="90"/>
        <w:jc w:val="center"/>
        <w:rPr>
          <w:rFonts w:ascii="Times New Roman" w:hAnsi="Times New Roman"/>
          <w:b/>
          <w:color w:val="auto"/>
          <w:sz w:val="24"/>
          <w:szCs w:val="24"/>
        </w:rPr>
      </w:pPr>
      <w:bookmarkStart w:id="14" w:name="_Toc478758685"/>
      <w:bookmarkStart w:id="15" w:name="_Toc481435328"/>
      <w:bookmarkStart w:id="16" w:name="_Toc483228074"/>
      <w:bookmarkStart w:id="17" w:name="_Toc483306486"/>
      <w:bookmarkStart w:id="18" w:name="_Toc483318068"/>
      <w:bookmarkStart w:id="19" w:name="_Toc483842547"/>
      <w:bookmarkStart w:id="20" w:name="_Toc483985849"/>
      <w:bookmarkStart w:id="21" w:name="_Toc484016516"/>
      <w:bookmarkStart w:id="22" w:name="_Toc484780572"/>
      <w:r w:rsidRPr="00D54A55">
        <w:rPr>
          <w:rFonts w:ascii="Times New Roman" w:hAnsi="Times New Roman"/>
          <w:b/>
          <w:color w:val="auto"/>
          <w:sz w:val="24"/>
          <w:szCs w:val="24"/>
        </w:rPr>
        <w:lastRenderedPageBreak/>
        <w:br/>
      </w:r>
      <w:bookmarkStart w:id="23" w:name="_Toc522192730"/>
      <w:r w:rsidRPr="00D54A55">
        <w:rPr>
          <w:rFonts w:ascii="Times New Roman" w:hAnsi="Times New Roman"/>
          <w:b/>
          <w:color w:val="auto"/>
          <w:sz w:val="24"/>
          <w:szCs w:val="24"/>
        </w:rPr>
        <w:t>PENDAHULUAN</w:t>
      </w:r>
      <w:bookmarkEnd w:id="14"/>
      <w:bookmarkEnd w:id="15"/>
      <w:bookmarkEnd w:id="16"/>
      <w:bookmarkEnd w:id="17"/>
      <w:bookmarkEnd w:id="18"/>
      <w:bookmarkEnd w:id="19"/>
      <w:bookmarkEnd w:id="20"/>
      <w:bookmarkEnd w:id="21"/>
      <w:bookmarkEnd w:id="22"/>
      <w:bookmarkEnd w:id="23"/>
    </w:p>
    <w:p w14:paraId="77DA19E0" w14:textId="27860D46" w:rsidR="004D1C0E" w:rsidRPr="00610384" w:rsidRDefault="004D1C0E" w:rsidP="00B44126">
      <w:pPr>
        <w:spacing w:before="240" w:line="360" w:lineRule="auto"/>
        <w:jc w:val="both"/>
        <w:rPr>
          <w:sz w:val="24"/>
          <w:szCs w:val="24"/>
        </w:rPr>
      </w:pPr>
      <w:r w:rsidRPr="00610384">
        <w:rPr>
          <w:sz w:val="24"/>
          <w:szCs w:val="24"/>
        </w:rPr>
        <w:t>Pada bab ini diuraikan latar belakang, tujuan penelitian, ruang lingkup dan arsitektur sistem yang dibangun.</w:t>
      </w:r>
    </w:p>
    <w:p w14:paraId="2D8810C9" w14:textId="7B132518" w:rsidR="005D3533" w:rsidRPr="00EA520C" w:rsidRDefault="004D1C0E" w:rsidP="008F3623">
      <w:pPr>
        <w:pStyle w:val="ListParagraph"/>
        <w:numPr>
          <w:ilvl w:val="1"/>
          <w:numId w:val="2"/>
        </w:numPr>
        <w:spacing w:before="240" w:line="360" w:lineRule="auto"/>
        <w:ind w:left="426" w:hanging="426"/>
        <w:jc w:val="both"/>
        <w:outlineLvl w:val="1"/>
        <w:rPr>
          <w:szCs w:val="24"/>
        </w:rPr>
      </w:pPr>
      <w:bookmarkStart w:id="24" w:name="_Toc498520992"/>
      <w:bookmarkStart w:id="25" w:name="_Toc518631436"/>
      <w:bookmarkStart w:id="26" w:name="_Toc518916015"/>
      <w:bookmarkStart w:id="27" w:name="_Toc518935073"/>
      <w:bookmarkStart w:id="28" w:name="_Toc519064062"/>
      <w:bookmarkStart w:id="29" w:name="_Toc519190279"/>
      <w:bookmarkStart w:id="30" w:name="_Toc519866996"/>
      <w:bookmarkStart w:id="31" w:name="_Toc522192731"/>
      <w:r w:rsidRPr="00EA520C">
        <w:rPr>
          <w:szCs w:val="24"/>
        </w:rPr>
        <w:t>Latar Belakang</w:t>
      </w:r>
      <w:bookmarkEnd w:id="24"/>
      <w:bookmarkEnd w:id="25"/>
      <w:bookmarkEnd w:id="26"/>
      <w:bookmarkEnd w:id="27"/>
      <w:bookmarkEnd w:id="28"/>
      <w:bookmarkEnd w:id="29"/>
      <w:bookmarkEnd w:id="30"/>
      <w:bookmarkEnd w:id="31"/>
    </w:p>
    <w:p w14:paraId="568969DA" w14:textId="72836A8B" w:rsidR="0019249E" w:rsidRPr="0019249E" w:rsidRDefault="0019249E" w:rsidP="0019249E">
      <w:pPr>
        <w:spacing w:before="240" w:line="360" w:lineRule="auto"/>
        <w:jc w:val="both"/>
        <w:rPr>
          <w:sz w:val="24"/>
          <w:szCs w:val="24"/>
        </w:rPr>
      </w:pPr>
      <w:r w:rsidRPr="0019249E">
        <w:rPr>
          <w:sz w:val="24"/>
          <w:szCs w:val="24"/>
        </w:rPr>
        <w:t xml:space="preserve">Perkembangan piranti lunak jahat atau </w:t>
      </w:r>
      <w:r w:rsidRPr="00620E2D">
        <w:rPr>
          <w:i/>
          <w:sz w:val="24"/>
          <w:szCs w:val="24"/>
        </w:rPr>
        <w:t>malware</w:t>
      </w:r>
      <w:r w:rsidRPr="0019249E">
        <w:rPr>
          <w:sz w:val="24"/>
          <w:szCs w:val="24"/>
        </w:rPr>
        <w:t xml:space="preserve"> semakin kompleks dimana </w:t>
      </w:r>
      <w:r w:rsidRPr="00620E2D">
        <w:rPr>
          <w:i/>
          <w:sz w:val="24"/>
          <w:szCs w:val="24"/>
        </w:rPr>
        <w:t>attacker</w:t>
      </w:r>
      <w:r w:rsidRPr="0019249E">
        <w:rPr>
          <w:sz w:val="24"/>
          <w:szCs w:val="24"/>
        </w:rPr>
        <w:t xml:space="preserve"> membuat kode-kode baru yang sulit dideteksi oleh pendeteksi </w:t>
      </w:r>
      <w:r w:rsidRPr="00620E2D">
        <w:rPr>
          <w:i/>
          <w:sz w:val="24"/>
          <w:szCs w:val="24"/>
        </w:rPr>
        <w:t>malware</w:t>
      </w:r>
      <w:r w:rsidR="00620E2D">
        <w:rPr>
          <w:sz w:val="24"/>
          <w:szCs w:val="24"/>
        </w:rPr>
        <w:t xml:space="preserve"> </w:t>
      </w:r>
      <w:sdt>
        <w:sdtPr>
          <w:rPr>
            <w:sz w:val="24"/>
            <w:szCs w:val="24"/>
          </w:rPr>
          <w:id w:val="1582943946"/>
          <w:citation/>
        </w:sdtPr>
        <w:sdtEndPr/>
        <w:sdtContent>
          <w:r w:rsidR="00693FEC">
            <w:rPr>
              <w:sz w:val="24"/>
              <w:szCs w:val="24"/>
            </w:rPr>
            <w:fldChar w:fldCharType="begin"/>
          </w:r>
          <w:r w:rsidR="00693FEC">
            <w:rPr>
              <w:sz w:val="24"/>
              <w:szCs w:val="24"/>
              <w:lang w:val="en-GB"/>
            </w:rPr>
            <w:instrText xml:space="preserve"> CITATION Edwards \l 2057 </w:instrText>
          </w:r>
          <w:r w:rsidR="00693FEC">
            <w:rPr>
              <w:sz w:val="24"/>
              <w:szCs w:val="24"/>
            </w:rPr>
            <w:fldChar w:fldCharType="separate"/>
          </w:r>
          <w:r w:rsidR="00693FEC" w:rsidRPr="00693FEC">
            <w:rPr>
              <w:noProof/>
              <w:sz w:val="24"/>
              <w:szCs w:val="24"/>
              <w:lang w:val="en-GB"/>
            </w:rPr>
            <w:t>[1]</w:t>
          </w:r>
          <w:r w:rsidR="00693FEC">
            <w:rPr>
              <w:sz w:val="24"/>
              <w:szCs w:val="24"/>
            </w:rPr>
            <w:fldChar w:fldCharType="end"/>
          </w:r>
        </w:sdtContent>
      </w:sdt>
      <w:r w:rsidRPr="0019249E">
        <w:rPr>
          <w:sz w:val="24"/>
          <w:szCs w:val="24"/>
        </w:rPr>
        <w:t xml:space="preserve">. Ada 2 pendekatan dalam pendeteksian </w:t>
      </w:r>
      <w:r w:rsidRPr="00620E2D">
        <w:rPr>
          <w:i/>
          <w:sz w:val="24"/>
          <w:szCs w:val="24"/>
        </w:rPr>
        <w:t>malware</w:t>
      </w:r>
      <w:r w:rsidRPr="0019249E">
        <w:rPr>
          <w:sz w:val="24"/>
          <w:szCs w:val="24"/>
        </w:rPr>
        <w:t>, yakni analisis statis dan analisis dinamik. Pada analisis stati</w:t>
      </w:r>
      <w:r w:rsidR="00620E2D">
        <w:rPr>
          <w:sz w:val="24"/>
          <w:szCs w:val="24"/>
        </w:rPr>
        <w:t>k</w:t>
      </w:r>
      <w:r w:rsidRPr="0019249E">
        <w:rPr>
          <w:sz w:val="24"/>
          <w:szCs w:val="24"/>
        </w:rPr>
        <w:t xml:space="preserve">, pendeteksian </w:t>
      </w:r>
      <w:r w:rsidRPr="00620E2D">
        <w:rPr>
          <w:i/>
          <w:sz w:val="24"/>
          <w:szCs w:val="24"/>
        </w:rPr>
        <w:t>malware</w:t>
      </w:r>
      <w:r w:rsidRPr="0019249E">
        <w:rPr>
          <w:sz w:val="24"/>
          <w:szCs w:val="24"/>
        </w:rPr>
        <w:t xml:space="preserve"> dilakukan tanpa menjalankan </w:t>
      </w:r>
      <w:r w:rsidRPr="00620E2D">
        <w:rPr>
          <w:i/>
          <w:sz w:val="24"/>
          <w:szCs w:val="24"/>
        </w:rPr>
        <w:t>malware</w:t>
      </w:r>
      <w:r w:rsidRPr="0019249E">
        <w:rPr>
          <w:sz w:val="24"/>
          <w:szCs w:val="24"/>
        </w:rPr>
        <w:t xml:space="preserve"> tersebut. Dengan pendekatan ini, pendeteksian lebih cepat dan tidak berbahaya. Tetapi pada saat ini, analisis stati</w:t>
      </w:r>
      <w:r w:rsidR="00620E2D">
        <w:rPr>
          <w:sz w:val="24"/>
          <w:szCs w:val="24"/>
        </w:rPr>
        <w:t>k</w:t>
      </w:r>
      <w:r w:rsidRPr="0019249E">
        <w:rPr>
          <w:sz w:val="24"/>
          <w:szCs w:val="24"/>
        </w:rPr>
        <w:t xml:space="preserve"> bisa dikalahkan dengan menerapkan teknik obfuskasi atau teknik – teknik untuk penghindaran deteksi. Pendekatan dengan analisis dinamik, dimana program tersebut dijalankan di lingkungan yang terkendali. Pada pendekatan ini penentuan </w:t>
      </w:r>
      <w:r w:rsidRPr="00620E2D">
        <w:rPr>
          <w:i/>
          <w:sz w:val="24"/>
          <w:szCs w:val="24"/>
        </w:rPr>
        <w:t>malware</w:t>
      </w:r>
      <w:r w:rsidRPr="0019249E">
        <w:rPr>
          <w:sz w:val="24"/>
          <w:szCs w:val="24"/>
        </w:rPr>
        <w:t xml:space="preserve"> atau tidak, ditentukan berdasarkan jejak eksekusi. </w:t>
      </w:r>
    </w:p>
    <w:p w14:paraId="7AD5DD71" w14:textId="56A74751" w:rsidR="00F02898" w:rsidRPr="00610384" w:rsidRDefault="0019249E" w:rsidP="0019249E">
      <w:pPr>
        <w:spacing w:before="240" w:line="360" w:lineRule="auto"/>
        <w:jc w:val="both"/>
        <w:rPr>
          <w:sz w:val="24"/>
          <w:szCs w:val="24"/>
        </w:rPr>
      </w:pPr>
      <w:r w:rsidRPr="0019249E">
        <w:rPr>
          <w:sz w:val="24"/>
          <w:szCs w:val="24"/>
        </w:rPr>
        <w:t xml:space="preserve">Para </w:t>
      </w:r>
      <w:r w:rsidRPr="005F0A8A">
        <w:rPr>
          <w:i/>
          <w:sz w:val="24"/>
          <w:szCs w:val="24"/>
        </w:rPr>
        <w:t>attacker</w:t>
      </w:r>
      <w:r w:rsidRPr="0019249E">
        <w:rPr>
          <w:sz w:val="24"/>
          <w:szCs w:val="24"/>
        </w:rPr>
        <w:t xml:space="preserve"> terus menerapkan teknik-teknik penghindaran pendeteksian </w:t>
      </w:r>
      <w:r w:rsidRPr="00620E2D">
        <w:rPr>
          <w:i/>
          <w:sz w:val="24"/>
          <w:szCs w:val="24"/>
        </w:rPr>
        <w:t>malware</w:t>
      </w:r>
      <w:r w:rsidRPr="0019249E">
        <w:rPr>
          <w:sz w:val="24"/>
          <w:szCs w:val="24"/>
        </w:rPr>
        <w:t xml:space="preserve"> pada </w:t>
      </w:r>
      <w:r w:rsidRPr="00620E2D">
        <w:rPr>
          <w:i/>
          <w:sz w:val="24"/>
          <w:szCs w:val="24"/>
        </w:rPr>
        <w:t>executable</w:t>
      </w:r>
      <w:r w:rsidRPr="0019249E">
        <w:rPr>
          <w:sz w:val="24"/>
          <w:szCs w:val="24"/>
        </w:rPr>
        <w:t xml:space="preserve">. Teknik umum yang dilakukan para pembuat </w:t>
      </w:r>
      <w:r w:rsidRPr="00620E2D">
        <w:rPr>
          <w:i/>
          <w:sz w:val="24"/>
          <w:szCs w:val="24"/>
        </w:rPr>
        <w:t>malware</w:t>
      </w:r>
      <w:r w:rsidRPr="0019249E">
        <w:rPr>
          <w:sz w:val="24"/>
          <w:szCs w:val="24"/>
        </w:rPr>
        <w:t xml:space="preserve"> adalah kompresi (</w:t>
      </w:r>
      <w:r w:rsidRPr="00306943">
        <w:rPr>
          <w:i/>
          <w:sz w:val="24"/>
          <w:szCs w:val="24"/>
        </w:rPr>
        <w:t>packing</w:t>
      </w:r>
      <w:r w:rsidRPr="0019249E">
        <w:rPr>
          <w:sz w:val="24"/>
          <w:szCs w:val="24"/>
        </w:rPr>
        <w:t>) atau enkripsi (</w:t>
      </w:r>
      <w:r w:rsidRPr="00306943">
        <w:rPr>
          <w:i/>
          <w:sz w:val="24"/>
          <w:szCs w:val="24"/>
        </w:rPr>
        <w:t>encryption</w:t>
      </w:r>
      <w:r w:rsidRPr="0019249E">
        <w:rPr>
          <w:sz w:val="24"/>
          <w:szCs w:val="24"/>
        </w:rPr>
        <w:t xml:space="preserve">). </w:t>
      </w:r>
      <w:r w:rsidRPr="00620E2D">
        <w:rPr>
          <w:i/>
          <w:sz w:val="24"/>
          <w:szCs w:val="24"/>
        </w:rPr>
        <w:t>Malware</w:t>
      </w:r>
      <w:r w:rsidRPr="0019249E">
        <w:rPr>
          <w:sz w:val="24"/>
          <w:szCs w:val="24"/>
        </w:rPr>
        <w:t xml:space="preserve"> juga melakukan teknik obfuskasi untuk penghindaran pendeteksian sehingga pendekatan dengan analisis stati</w:t>
      </w:r>
      <w:r w:rsidR="00620E2D">
        <w:rPr>
          <w:sz w:val="24"/>
          <w:szCs w:val="24"/>
        </w:rPr>
        <w:t>k</w:t>
      </w:r>
      <w:r w:rsidRPr="0019249E">
        <w:rPr>
          <w:sz w:val="24"/>
          <w:szCs w:val="24"/>
        </w:rPr>
        <w:t xml:space="preserve"> tidak dapat mendeteksinya. Untuk mengatasi kekurangan analisis stati</w:t>
      </w:r>
      <w:r w:rsidR="00620E2D">
        <w:rPr>
          <w:sz w:val="24"/>
          <w:szCs w:val="24"/>
        </w:rPr>
        <w:t>k</w:t>
      </w:r>
      <w:r w:rsidRPr="0019249E">
        <w:rPr>
          <w:sz w:val="24"/>
          <w:szCs w:val="24"/>
        </w:rPr>
        <w:t xml:space="preserve"> tersebut maka teknik yang lazim digunakan yaitu analisis dinamik. Pada analisis dinamik </w:t>
      </w:r>
      <w:r w:rsidRPr="00620E2D">
        <w:rPr>
          <w:i/>
          <w:sz w:val="24"/>
          <w:szCs w:val="24"/>
        </w:rPr>
        <w:t>file</w:t>
      </w:r>
      <w:r w:rsidRPr="0019249E">
        <w:rPr>
          <w:sz w:val="24"/>
          <w:szCs w:val="24"/>
        </w:rPr>
        <w:t xml:space="preserve"> </w:t>
      </w:r>
      <w:r w:rsidRPr="00620E2D">
        <w:rPr>
          <w:i/>
          <w:sz w:val="24"/>
          <w:szCs w:val="24"/>
        </w:rPr>
        <w:t>executable</w:t>
      </w:r>
      <w:r w:rsidRPr="0019249E">
        <w:rPr>
          <w:sz w:val="24"/>
          <w:szCs w:val="24"/>
        </w:rPr>
        <w:t xml:space="preserve"> dijalankan pada lingkungan terkendali dan perilaku-perilaku </w:t>
      </w:r>
      <w:r w:rsidRPr="00620E2D">
        <w:rPr>
          <w:i/>
          <w:sz w:val="24"/>
          <w:szCs w:val="24"/>
        </w:rPr>
        <w:t>malware</w:t>
      </w:r>
      <w:r w:rsidRPr="0019249E">
        <w:rPr>
          <w:sz w:val="24"/>
          <w:szCs w:val="24"/>
        </w:rPr>
        <w:t xml:space="preserve"> tersebut bisa dikenali melalui isi memori </w:t>
      </w:r>
      <w:sdt>
        <w:sdtPr>
          <w:rPr>
            <w:sz w:val="24"/>
            <w:szCs w:val="24"/>
          </w:rPr>
          <w:id w:val="-171564254"/>
          <w:citation/>
        </w:sdtPr>
        <w:sdtEndPr/>
        <w:sdtContent>
          <w:r w:rsidR="00693FEC">
            <w:rPr>
              <w:sz w:val="24"/>
              <w:szCs w:val="24"/>
            </w:rPr>
            <w:fldChar w:fldCharType="begin"/>
          </w:r>
          <w:r w:rsidR="00693FEC">
            <w:rPr>
              <w:sz w:val="24"/>
              <w:szCs w:val="24"/>
              <w:lang w:val="en-GB"/>
            </w:rPr>
            <w:instrText xml:space="preserve"> CITATION Sik121 \l 2057 </w:instrText>
          </w:r>
          <w:r w:rsidR="00693FEC">
            <w:rPr>
              <w:sz w:val="24"/>
              <w:szCs w:val="24"/>
            </w:rPr>
            <w:fldChar w:fldCharType="separate"/>
          </w:r>
          <w:r w:rsidR="00693FEC" w:rsidRPr="00693FEC">
            <w:rPr>
              <w:noProof/>
              <w:sz w:val="24"/>
              <w:szCs w:val="24"/>
              <w:lang w:val="en-GB"/>
            </w:rPr>
            <w:t>[2]</w:t>
          </w:r>
          <w:r w:rsidR="00693FEC">
            <w:rPr>
              <w:sz w:val="24"/>
              <w:szCs w:val="24"/>
            </w:rPr>
            <w:fldChar w:fldCharType="end"/>
          </w:r>
        </w:sdtContent>
      </w:sdt>
      <w:r w:rsidRPr="0019249E">
        <w:rPr>
          <w:sz w:val="24"/>
          <w:szCs w:val="24"/>
        </w:rPr>
        <w:t>.</w:t>
      </w:r>
    </w:p>
    <w:p w14:paraId="26C8FE34" w14:textId="77777777" w:rsidR="002A2BC9" w:rsidRDefault="00F02898" w:rsidP="00F02898">
      <w:pPr>
        <w:spacing w:before="240" w:after="240" w:line="360" w:lineRule="auto"/>
        <w:jc w:val="both"/>
        <w:rPr>
          <w:sz w:val="24"/>
          <w:szCs w:val="24"/>
        </w:rPr>
        <w:sectPr w:rsidR="002A2BC9" w:rsidSect="00F322E8">
          <w:headerReference w:type="first" r:id="rId32"/>
          <w:footerReference w:type="first" r:id="rId33"/>
          <w:type w:val="continuous"/>
          <w:pgSz w:w="11906" w:h="16838" w:code="9"/>
          <w:pgMar w:top="1701" w:right="1701" w:bottom="1701" w:left="2268" w:header="850" w:footer="1417" w:gutter="0"/>
          <w:pgNumType w:start="1"/>
          <w:cols w:space="708"/>
          <w:titlePg/>
          <w:docGrid w:linePitch="360"/>
        </w:sectPr>
      </w:pPr>
      <w:r w:rsidRPr="00610384">
        <w:rPr>
          <w:sz w:val="24"/>
          <w:szCs w:val="24"/>
        </w:rPr>
        <w:t xml:space="preserve">Salah satu tantangan untuk melakukan pemindaian memori proses adalah merancang algoritma yang dapat digunakan untuk menentukan kapan pengambilan isi memori proses atau disebut sebagai pengambilan </w:t>
      </w:r>
      <w:r w:rsidRPr="00610384">
        <w:rPr>
          <w:i/>
          <w:sz w:val="24"/>
          <w:szCs w:val="24"/>
        </w:rPr>
        <w:t>snapshot</w:t>
      </w:r>
      <w:r w:rsidRPr="00610384">
        <w:rPr>
          <w:sz w:val="24"/>
          <w:szCs w:val="24"/>
        </w:rPr>
        <w:t xml:space="preserve"> dilakukan. Tantangan lain adalah bagaimana pemindaian memori atau </w:t>
      </w:r>
      <w:r w:rsidRPr="00610384">
        <w:rPr>
          <w:i/>
          <w:sz w:val="24"/>
          <w:szCs w:val="24"/>
        </w:rPr>
        <w:t>memory scanning</w:t>
      </w:r>
      <w:r w:rsidRPr="00610384">
        <w:rPr>
          <w:sz w:val="24"/>
          <w:szCs w:val="24"/>
        </w:rPr>
        <w:t xml:space="preserve"> dari </w:t>
      </w:r>
      <w:r w:rsidRPr="00610384">
        <w:rPr>
          <w:i/>
          <w:sz w:val="24"/>
          <w:szCs w:val="24"/>
        </w:rPr>
        <w:t>executable</w:t>
      </w:r>
      <w:r w:rsidRPr="00610384">
        <w:rPr>
          <w:sz w:val="24"/>
          <w:szCs w:val="24"/>
        </w:rPr>
        <w:t xml:space="preserve"> yang sedang dieksekusi dibaca dan dicocokkan dengan sekumpulan tanda atau </w:t>
      </w:r>
      <w:r w:rsidRPr="00610384">
        <w:rPr>
          <w:i/>
          <w:sz w:val="24"/>
          <w:szCs w:val="24"/>
        </w:rPr>
        <w:t>signature malware</w:t>
      </w:r>
      <w:r w:rsidRPr="00610384">
        <w:rPr>
          <w:sz w:val="24"/>
          <w:szCs w:val="24"/>
        </w:rPr>
        <w:t xml:space="preserve"> yang ada pada basis data secara efisien.</w:t>
      </w:r>
    </w:p>
    <w:p w14:paraId="1FF6E230" w14:textId="77777777" w:rsidR="00F02898" w:rsidRPr="00610384" w:rsidRDefault="00F02898" w:rsidP="00F02898">
      <w:pPr>
        <w:spacing w:line="360" w:lineRule="auto"/>
        <w:jc w:val="both"/>
        <w:rPr>
          <w:sz w:val="24"/>
          <w:szCs w:val="24"/>
        </w:rPr>
      </w:pPr>
      <w:r w:rsidRPr="00610384">
        <w:rPr>
          <w:sz w:val="24"/>
          <w:szCs w:val="24"/>
        </w:rPr>
        <w:lastRenderedPageBreak/>
        <w:t xml:space="preserve">Pada penelitian ini pengembangan </w:t>
      </w:r>
      <w:r w:rsidRPr="00610384">
        <w:rPr>
          <w:i/>
          <w:sz w:val="24"/>
          <w:szCs w:val="24"/>
        </w:rPr>
        <w:t>debugger</w:t>
      </w:r>
      <w:r w:rsidRPr="00610384">
        <w:rPr>
          <w:sz w:val="24"/>
          <w:szCs w:val="24"/>
        </w:rPr>
        <w:t xml:space="preserve"> tidak dilakukan dari awal, tetapi pengembangan dilakukan dengan mengidentifikasi dan mempelajari </w:t>
      </w:r>
      <w:r w:rsidRPr="00610384">
        <w:rPr>
          <w:i/>
          <w:sz w:val="24"/>
          <w:szCs w:val="24"/>
        </w:rPr>
        <w:t>debugger</w:t>
      </w:r>
      <w:r w:rsidRPr="00610384">
        <w:rPr>
          <w:sz w:val="24"/>
          <w:szCs w:val="24"/>
        </w:rPr>
        <w:t xml:space="preserve"> yang telah ada yang sudah mampu melakukan instrumentasi biner dari sebuah </w:t>
      </w:r>
      <w:r w:rsidRPr="00610384">
        <w:rPr>
          <w:i/>
          <w:sz w:val="24"/>
          <w:szCs w:val="24"/>
        </w:rPr>
        <w:t>executable</w:t>
      </w:r>
      <w:r w:rsidRPr="00610384">
        <w:rPr>
          <w:sz w:val="24"/>
          <w:szCs w:val="24"/>
        </w:rPr>
        <w:t xml:space="preserve"> yang sedang dianalisis. </w:t>
      </w:r>
      <w:r w:rsidRPr="00610384">
        <w:rPr>
          <w:sz w:val="24"/>
          <w:szCs w:val="24"/>
          <w:lang w:val="en-GB" w:eastAsia="en-GB"/>
        </w:rPr>
        <w:t xml:space="preserve">Instrumentasi dalam istilah pemograman adalah tindakan menanamkan kode </w:t>
      </w:r>
      <w:r w:rsidRPr="00610384">
        <w:rPr>
          <w:i/>
          <w:sz w:val="24"/>
          <w:szCs w:val="24"/>
          <w:lang w:val="en-GB" w:eastAsia="en-GB"/>
        </w:rPr>
        <w:t>monitoring</w:t>
      </w:r>
      <w:r w:rsidRPr="00610384">
        <w:rPr>
          <w:sz w:val="24"/>
          <w:szCs w:val="24"/>
          <w:lang w:val="en-GB" w:eastAsia="en-GB"/>
        </w:rPr>
        <w:t xml:space="preserve"> ke dalam sistem perangkat lunak. Salah satu teknik nstrumentasi dapat dilakukan dengan cara transformasi biner program.</w:t>
      </w:r>
      <w:r w:rsidRPr="00610384">
        <w:rPr>
          <w:rFonts w:ascii="Arial" w:hAnsi="Arial" w:cs="Arial"/>
          <w:sz w:val="24"/>
          <w:szCs w:val="24"/>
          <w:lang w:val="en-GB"/>
        </w:rPr>
        <w:t xml:space="preserve"> </w:t>
      </w:r>
      <w:r w:rsidRPr="00610384">
        <w:rPr>
          <w:sz w:val="24"/>
          <w:szCs w:val="24"/>
          <w:lang w:val="en-GB" w:eastAsia="en-GB"/>
        </w:rPr>
        <w:t xml:space="preserve">Instrumentasi biner pada penelitian ini dilakukan dengan memanipulasi saat program di tahap sudah dimuat dalam memori. Dalam pengertiannya, instrumentasi merupakan penambahan kode kepada suatu program yang dianalisis. Instrumentasi dikelompokkan kedalam dua jenis yaitu instrumentasi biner statik dan instrumentasi biner dinamik. Instrumentasi biner statik dilakukan pada saat sebelum program dijalankan dengan cara menulis kembali kode program dari </w:t>
      </w:r>
      <w:r w:rsidRPr="00610384">
        <w:rPr>
          <w:i/>
          <w:sz w:val="24"/>
          <w:szCs w:val="24"/>
          <w:lang w:val="en-GB" w:eastAsia="en-GB"/>
        </w:rPr>
        <w:t>executable</w:t>
      </w:r>
      <w:r w:rsidRPr="00610384">
        <w:rPr>
          <w:sz w:val="24"/>
          <w:szCs w:val="24"/>
          <w:lang w:val="en-GB" w:eastAsia="en-GB"/>
        </w:rPr>
        <w:t xml:space="preserve">. Sementara, instrumentasi biner dinamik dilakukan pada saat </w:t>
      </w:r>
      <w:r w:rsidRPr="00610384">
        <w:rPr>
          <w:i/>
          <w:sz w:val="24"/>
          <w:szCs w:val="24"/>
          <w:lang w:val="en-GB" w:eastAsia="en-GB"/>
        </w:rPr>
        <w:t>runtime</w:t>
      </w:r>
      <w:r w:rsidRPr="00610384">
        <w:rPr>
          <w:sz w:val="24"/>
          <w:szCs w:val="24"/>
          <w:lang w:val="en-GB" w:eastAsia="en-GB"/>
        </w:rPr>
        <w:t xml:space="preserve"> dengan cara menganalisa perilaku </w:t>
      </w:r>
      <w:r w:rsidRPr="00610384">
        <w:rPr>
          <w:i/>
          <w:sz w:val="24"/>
          <w:szCs w:val="24"/>
          <w:lang w:val="en-GB" w:eastAsia="en-GB"/>
        </w:rPr>
        <w:t>executable</w:t>
      </w:r>
      <w:r w:rsidRPr="00610384">
        <w:rPr>
          <w:sz w:val="24"/>
          <w:szCs w:val="24"/>
          <w:lang w:val="en-GB" w:eastAsia="en-GB"/>
        </w:rPr>
        <w:t xml:space="preserve"> ketika instrumentasi. </w:t>
      </w:r>
      <w:r w:rsidRPr="00610384">
        <w:rPr>
          <w:i/>
          <w:sz w:val="24"/>
          <w:szCs w:val="24"/>
          <w:lang w:val="en-GB" w:eastAsia="en-GB"/>
        </w:rPr>
        <w:t>Debugger</w:t>
      </w:r>
      <w:r w:rsidRPr="00610384">
        <w:rPr>
          <w:sz w:val="24"/>
          <w:szCs w:val="24"/>
          <w:lang w:val="en-GB" w:eastAsia="en-GB"/>
        </w:rPr>
        <w:t xml:space="preserve"> merupakan </w:t>
      </w:r>
      <w:r w:rsidRPr="00610384">
        <w:rPr>
          <w:i/>
          <w:sz w:val="24"/>
          <w:szCs w:val="24"/>
          <w:lang w:val="en-GB" w:eastAsia="en-GB"/>
        </w:rPr>
        <w:t>tool</w:t>
      </w:r>
      <w:r w:rsidRPr="00610384">
        <w:rPr>
          <w:sz w:val="24"/>
          <w:szCs w:val="24"/>
          <w:lang w:val="en-GB" w:eastAsia="en-GB"/>
        </w:rPr>
        <w:t xml:space="preserve"> yang melakukan </w:t>
      </w:r>
      <w:r w:rsidRPr="00610384">
        <w:rPr>
          <w:i/>
          <w:sz w:val="24"/>
          <w:szCs w:val="24"/>
          <w:lang w:val="en-GB" w:eastAsia="en-GB"/>
        </w:rPr>
        <w:t>memory scanning</w:t>
      </w:r>
      <w:r w:rsidRPr="00610384">
        <w:rPr>
          <w:sz w:val="24"/>
          <w:szCs w:val="24"/>
          <w:lang w:val="en-GB" w:eastAsia="en-GB"/>
        </w:rPr>
        <w:t xml:space="preserve"> pada saat </w:t>
      </w:r>
      <w:r w:rsidRPr="00610384">
        <w:rPr>
          <w:i/>
          <w:sz w:val="24"/>
          <w:szCs w:val="24"/>
          <w:lang w:val="en-GB" w:eastAsia="en-GB"/>
        </w:rPr>
        <w:t>runtime</w:t>
      </w:r>
      <w:r w:rsidRPr="00610384">
        <w:rPr>
          <w:sz w:val="24"/>
          <w:szCs w:val="24"/>
          <w:lang w:val="en-GB" w:eastAsia="en-GB"/>
        </w:rPr>
        <w:t xml:space="preserve"> sehingga penelitian ini akan menerapkan instrumentasi biner dinamik. </w:t>
      </w:r>
      <w:r w:rsidRPr="00610384">
        <w:rPr>
          <w:sz w:val="24"/>
          <w:szCs w:val="24"/>
        </w:rPr>
        <w:t xml:space="preserve">Oleh sebab itu, peneliti juga perlu memahami bagaimana cara kerja sebuah </w:t>
      </w:r>
      <w:r w:rsidRPr="00610384">
        <w:rPr>
          <w:i/>
          <w:sz w:val="24"/>
          <w:szCs w:val="24"/>
        </w:rPr>
        <w:t>custom debugger</w:t>
      </w:r>
      <w:r w:rsidRPr="00610384">
        <w:rPr>
          <w:sz w:val="24"/>
          <w:szCs w:val="24"/>
        </w:rPr>
        <w:t xml:space="preserve"> dan cara untuk mengembangkannya atau mengekstensinya sehingga algoritma untuk pengambilan isi memori dan pemindaian tanda dapat dilakukan dengan efisien.</w:t>
      </w:r>
    </w:p>
    <w:p w14:paraId="5D50207B" w14:textId="77777777" w:rsidR="00F02898" w:rsidRPr="00610384" w:rsidRDefault="00F02898" w:rsidP="00F02898">
      <w:pPr>
        <w:spacing w:before="240" w:after="240" w:line="360" w:lineRule="auto"/>
        <w:jc w:val="both"/>
        <w:rPr>
          <w:sz w:val="24"/>
          <w:szCs w:val="24"/>
        </w:rPr>
      </w:pPr>
      <w:r w:rsidRPr="00610384">
        <w:rPr>
          <w:sz w:val="24"/>
          <w:szCs w:val="24"/>
        </w:rPr>
        <w:t xml:space="preserve">Dengan dieksekusinya </w:t>
      </w:r>
      <w:r w:rsidRPr="00610384">
        <w:rPr>
          <w:i/>
          <w:iCs/>
          <w:sz w:val="24"/>
          <w:szCs w:val="24"/>
        </w:rPr>
        <w:t>malware</w:t>
      </w:r>
      <w:r w:rsidRPr="00610384">
        <w:rPr>
          <w:sz w:val="24"/>
          <w:szCs w:val="24"/>
        </w:rPr>
        <w:t xml:space="preserve"> tersebut pada sebuah </w:t>
      </w:r>
      <w:r w:rsidRPr="00610384">
        <w:rPr>
          <w:i/>
          <w:sz w:val="24"/>
          <w:szCs w:val="24"/>
        </w:rPr>
        <w:t>custom debugger</w:t>
      </w:r>
      <w:r w:rsidRPr="00610384">
        <w:rPr>
          <w:sz w:val="24"/>
          <w:szCs w:val="24"/>
        </w:rPr>
        <w:t xml:space="preserve">, maka diharapkan semua kode-kode atau prosedur yang digunakan untuk deobfuskasi akan dieksekusi oleh sebuah </w:t>
      </w:r>
      <w:r w:rsidRPr="00610384">
        <w:rPr>
          <w:i/>
          <w:sz w:val="24"/>
          <w:szCs w:val="24"/>
        </w:rPr>
        <w:t>executable</w:t>
      </w:r>
      <w:r w:rsidRPr="00610384">
        <w:rPr>
          <w:sz w:val="24"/>
          <w:szCs w:val="24"/>
        </w:rPr>
        <w:t xml:space="preserve"> sehingga isi memori khususnya pada </w:t>
      </w:r>
      <w:r w:rsidRPr="00610384">
        <w:rPr>
          <w:i/>
          <w:sz w:val="24"/>
          <w:szCs w:val="24"/>
        </w:rPr>
        <w:t>text section</w:t>
      </w:r>
      <w:r w:rsidRPr="00610384">
        <w:rPr>
          <w:sz w:val="24"/>
          <w:szCs w:val="24"/>
        </w:rPr>
        <w:t xml:space="preserve"> dapat dipindai untuk mencari tanda-tanda </w:t>
      </w:r>
      <w:r w:rsidRPr="00610384">
        <w:rPr>
          <w:i/>
          <w:sz w:val="24"/>
          <w:szCs w:val="24"/>
        </w:rPr>
        <w:t>malware</w:t>
      </w:r>
      <w:r w:rsidRPr="00610384">
        <w:rPr>
          <w:sz w:val="24"/>
          <w:szCs w:val="24"/>
        </w:rPr>
        <w:t xml:space="preserve">. </w:t>
      </w:r>
      <w:r w:rsidRPr="00610384">
        <w:rPr>
          <w:i/>
          <w:iCs/>
          <w:sz w:val="24"/>
          <w:szCs w:val="24"/>
        </w:rPr>
        <w:t xml:space="preserve">Memory scanning </w:t>
      </w:r>
      <w:r w:rsidRPr="00610384">
        <w:rPr>
          <w:sz w:val="24"/>
          <w:szCs w:val="24"/>
        </w:rPr>
        <w:t xml:space="preserve">sendiri dapat dianggap masalah pencarian </w:t>
      </w:r>
      <w:r w:rsidRPr="00610384">
        <w:rPr>
          <w:i/>
          <w:sz w:val="24"/>
          <w:szCs w:val="24"/>
        </w:rPr>
        <w:t>string</w:t>
      </w:r>
      <w:r w:rsidRPr="00610384">
        <w:rPr>
          <w:sz w:val="24"/>
          <w:szCs w:val="24"/>
        </w:rPr>
        <w:t xml:space="preserve"> atau </w:t>
      </w:r>
      <w:r w:rsidRPr="00610384">
        <w:rPr>
          <w:i/>
          <w:sz w:val="24"/>
          <w:szCs w:val="24"/>
        </w:rPr>
        <w:t>string searching</w:t>
      </w:r>
      <w:r w:rsidRPr="00610384">
        <w:rPr>
          <w:sz w:val="24"/>
          <w:szCs w:val="24"/>
        </w:rPr>
        <w:t xml:space="preserve"> dimana pada penelitian ini string berupa </w:t>
      </w:r>
      <w:r w:rsidRPr="00610384">
        <w:rPr>
          <w:iCs/>
          <w:sz w:val="24"/>
          <w:szCs w:val="24"/>
        </w:rPr>
        <w:t>heksadesimal</w:t>
      </w:r>
      <w:r w:rsidRPr="00610384">
        <w:rPr>
          <w:sz w:val="24"/>
          <w:szCs w:val="24"/>
        </w:rPr>
        <w:t xml:space="preserve"> dari instruksi komputer (</w:t>
      </w:r>
      <w:r w:rsidRPr="00610384">
        <w:rPr>
          <w:i/>
          <w:sz w:val="24"/>
          <w:szCs w:val="24"/>
        </w:rPr>
        <w:t>opcode</w:t>
      </w:r>
      <w:r w:rsidRPr="00610384">
        <w:rPr>
          <w:sz w:val="24"/>
          <w:szCs w:val="24"/>
        </w:rPr>
        <w:t>). Oleh sebab itu, salah satu tantangan lain dalam penelitian ini adalah mendapatkan algoritma pemindaian memori yang efisien.</w:t>
      </w:r>
    </w:p>
    <w:p w14:paraId="288308F3" w14:textId="3B395715" w:rsidR="00F02898" w:rsidRDefault="00F02898" w:rsidP="00610384">
      <w:pPr>
        <w:spacing w:after="240" w:line="360" w:lineRule="auto"/>
        <w:jc w:val="both"/>
        <w:rPr>
          <w:sz w:val="24"/>
          <w:szCs w:val="24"/>
        </w:rPr>
      </w:pPr>
      <w:r w:rsidRPr="00610384">
        <w:rPr>
          <w:sz w:val="24"/>
          <w:szCs w:val="24"/>
        </w:rPr>
        <w:t xml:space="preserve">Pada Tugas Akhir ini, peneliti berkontribusi terhadap peningkatan sistem analisis dinamik untuk pendeteksian </w:t>
      </w:r>
      <w:r w:rsidRPr="00610384">
        <w:rPr>
          <w:i/>
          <w:sz w:val="24"/>
          <w:szCs w:val="24"/>
        </w:rPr>
        <w:t>malware</w:t>
      </w:r>
      <w:r w:rsidRPr="00610384">
        <w:rPr>
          <w:sz w:val="24"/>
          <w:szCs w:val="24"/>
        </w:rPr>
        <w:t xml:space="preserve">, khususnya pada penerapan </w:t>
      </w:r>
      <w:r w:rsidRPr="00610384">
        <w:rPr>
          <w:i/>
          <w:sz w:val="24"/>
          <w:szCs w:val="24"/>
        </w:rPr>
        <w:t>in memory process scanning</w:t>
      </w:r>
      <w:r w:rsidRPr="00610384">
        <w:rPr>
          <w:sz w:val="24"/>
          <w:szCs w:val="24"/>
        </w:rPr>
        <w:t xml:space="preserve">. Algoritma </w:t>
      </w:r>
      <w:r w:rsidRPr="00610384">
        <w:rPr>
          <w:i/>
          <w:iCs/>
          <w:sz w:val="24"/>
          <w:szCs w:val="24"/>
        </w:rPr>
        <w:t xml:space="preserve">memory scanning </w:t>
      </w:r>
      <w:r w:rsidRPr="00610384">
        <w:rPr>
          <w:sz w:val="24"/>
          <w:szCs w:val="24"/>
        </w:rPr>
        <w:t xml:space="preserve">ini penting dilakukan karena secanggih apapun metode deteksi semantik yang dilakukan, pembuat </w:t>
      </w:r>
      <w:r w:rsidRPr="00610384">
        <w:rPr>
          <w:i/>
          <w:iCs/>
          <w:sz w:val="24"/>
          <w:szCs w:val="24"/>
        </w:rPr>
        <w:t>malware</w:t>
      </w:r>
      <w:r w:rsidRPr="00610384">
        <w:rPr>
          <w:sz w:val="24"/>
          <w:szCs w:val="24"/>
        </w:rPr>
        <w:t xml:space="preserve"> </w:t>
      </w:r>
      <w:r w:rsidRPr="00610384">
        <w:rPr>
          <w:sz w:val="24"/>
          <w:szCs w:val="24"/>
        </w:rPr>
        <w:lastRenderedPageBreak/>
        <w:t xml:space="preserve">tersebut pasti selalu mempunyai cara untuk mengatasi pendeteksian dengan melakukan transformasi atau obfuskasi. Proses </w:t>
      </w:r>
      <w:r w:rsidRPr="00610384">
        <w:rPr>
          <w:i/>
          <w:sz w:val="24"/>
          <w:szCs w:val="24"/>
        </w:rPr>
        <w:t>memory scanning</w:t>
      </w:r>
      <w:r w:rsidRPr="00610384">
        <w:rPr>
          <w:sz w:val="24"/>
          <w:szCs w:val="24"/>
        </w:rPr>
        <w:t xml:space="preserve"> dilakukan dengan menjalankan m</w:t>
      </w:r>
      <w:r w:rsidRPr="00610384">
        <w:rPr>
          <w:i/>
          <w:sz w:val="24"/>
          <w:szCs w:val="24"/>
        </w:rPr>
        <w:t>alware</w:t>
      </w:r>
      <w:r w:rsidRPr="00610384">
        <w:rPr>
          <w:sz w:val="24"/>
          <w:szCs w:val="24"/>
        </w:rPr>
        <w:t xml:space="preserve"> namun menjalankan </w:t>
      </w:r>
      <w:r w:rsidRPr="00610384">
        <w:rPr>
          <w:i/>
          <w:iCs/>
          <w:sz w:val="24"/>
          <w:szCs w:val="24"/>
        </w:rPr>
        <w:t>malware</w:t>
      </w:r>
      <w:r w:rsidRPr="00610384">
        <w:rPr>
          <w:sz w:val="24"/>
          <w:szCs w:val="24"/>
        </w:rPr>
        <w:t xml:space="preserve"> secara langsung merupakan tindakan berbahaya karena </w:t>
      </w:r>
      <w:r w:rsidRPr="00610384">
        <w:rPr>
          <w:i/>
          <w:sz w:val="24"/>
          <w:szCs w:val="24"/>
        </w:rPr>
        <w:t>malware</w:t>
      </w:r>
      <w:r w:rsidRPr="00610384">
        <w:rPr>
          <w:sz w:val="24"/>
          <w:szCs w:val="24"/>
        </w:rPr>
        <w:t xml:space="preserve"> bisa menginfeksi mesin di perangkat lainnya dimana perangkat yang berinteraksi langsung dengan perangkat yang terinfeksi </w:t>
      </w:r>
      <w:r w:rsidRPr="00610384">
        <w:rPr>
          <w:i/>
          <w:sz w:val="24"/>
          <w:szCs w:val="24"/>
        </w:rPr>
        <w:t>malware</w:t>
      </w:r>
      <w:r w:rsidRPr="00610384">
        <w:rPr>
          <w:sz w:val="24"/>
          <w:szCs w:val="24"/>
        </w:rPr>
        <w:t xml:space="preserve">. </w:t>
      </w:r>
      <w:r w:rsidRPr="00610384">
        <w:rPr>
          <w:sz w:val="24"/>
          <w:szCs w:val="24"/>
          <w:lang w:val="id-ID"/>
        </w:rPr>
        <w:t>Untuk me</w:t>
      </w:r>
      <w:r w:rsidRPr="00610384">
        <w:rPr>
          <w:sz w:val="24"/>
          <w:szCs w:val="24"/>
        </w:rPr>
        <w:t>n</w:t>
      </w:r>
      <w:r w:rsidRPr="00610384">
        <w:rPr>
          <w:sz w:val="24"/>
          <w:szCs w:val="24"/>
          <w:lang w:val="id-ID"/>
        </w:rPr>
        <w:t>gatasi hal tersebut,</w:t>
      </w:r>
      <w:r w:rsidRPr="00610384">
        <w:rPr>
          <w:sz w:val="24"/>
          <w:szCs w:val="24"/>
        </w:rPr>
        <w:t xml:space="preserve"> </w:t>
      </w:r>
      <w:r w:rsidRPr="00610384">
        <w:rPr>
          <w:i/>
          <w:iCs/>
          <w:sz w:val="24"/>
          <w:szCs w:val="24"/>
        </w:rPr>
        <w:t xml:space="preserve">executable </w:t>
      </w:r>
      <w:r w:rsidRPr="00610384">
        <w:rPr>
          <w:iCs/>
          <w:sz w:val="24"/>
          <w:szCs w:val="24"/>
        </w:rPr>
        <w:t xml:space="preserve">yang terinfeksi </w:t>
      </w:r>
      <w:r w:rsidRPr="00610384">
        <w:rPr>
          <w:i/>
          <w:iCs/>
          <w:sz w:val="24"/>
          <w:szCs w:val="24"/>
        </w:rPr>
        <w:t>malware</w:t>
      </w:r>
      <w:r w:rsidRPr="00610384">
        <w:rPr>
          <w:iCs/>
          <w:sz w:val="24"/>
          <w:szCs w:val="24"/>
        </w:rPr>
        <w:t xml:space="preserve"> akan dianalisis</w:t>
      </w:r>
      <w:r w:rsidRPr="00610384">
        <w:rPr>
          <w:sz w:val="24"/>
          <w:szCs w:val="24"/>
        </w:rPr>
        <w:t xml:space="preserve"> pada </w:t>
      </w:r>
      <w:r w:rsidRPr="00610384">
        <w:rPr>
          <w:i/>
          <w:iCs/>
          <w:sz w:val="24"/>
          <w:szCs w:val="24"/>
        </w:rPr>
        <w:t>virtual box</w:t>
      </w:r>
      <w:r w:rsidRPr="00610384">
        <w:rPr>
          <w:sz w:val="24"/>
          <w:szCs w:val="24"/>
        </w:rPr>
        <w:t xml:space="preserve"> sehingga </w:t>
      </w:r>
      <w:r w:rsidRPr="00610384">
        <w:rPr>
          <w:i/>
          <w:iCs/>
          <w:sz w:val="24"/>
          <w:szCs w:val="24"/>
        </w:rPr>
        <w:t>malware</w:t>
      </w:r>
      <w:r w:rsidRPr="00610384">
        <w:rPr>
          <w:sz w:val="24"/>
          <w:szCs w:val="24"/>
        </w:rPr>
        <w:t xml:space="preserve"> hanya dapat merusak virtual PC bukan aslinya, satu contoh </w:t>
      </w:r>
      <w:r w:rsidRPr="00610384">
        <w:rPr>
          <w:i/>
          <w:iCs/>
          <w:sz w:val="24"/>
          <w:szCs w:val="24"/>
        </w:rPr>
        <w:t>virtual box</w:t>
      </w:r>
      <w:r w:rsidRPr="00610384">
        <w:rPr>
          <w:sz w:val="24"/>
          <w:szCs w:val="24"/>
        </w:rPr>
        <w:t xml:space="preserve"> yang popular adalah</w:t>
      </w:r>
      <w:r w:rsidRPr="00610384">
        <w:rPr>
          <w:sz w:val="24"/>
          <w:szCs w:val="24"/>
          <w:lang w:val="id-ID"/>
        </w:rPr>
        <w:t xml:space="preserve"> VMWare</w:t>
      </w:r>
      <w:r w:rsidRPr="00610384">
        <w:rPr>
          <w:sz w:val="24"/>
          <w:szCs w:val="24"/>
        </w:rPr>
        <w:t xml:space="preserve"> </w:t>
      </w:r>
      <w:sdt>
        <w:sdtPr>
          <w:rPr>
            <w:sz w:val="24"/>
            <w:szCs w:val="24"/>
          </w:rPr>
          <w:id w:val="1236047353"/>
          <w:citation/>
        </w:sdtPr>
        <w:sdtEndPr/>
        <w:sdtContent>
          <w:r w:rsidRPr="00610384">
            <w:rPr>
              <w:sz w:val="24"/>
              <w:szCs w:val="24"/>
            </w:rPr>
            <w:fldChar w:fldCharType="begin"/>
          </w:r>
          <w:r w:rsidRPr="00610384">
            <w:rPr>
              <w:sz w:val="24"/>
              <w:szCs w:val="24"/>
            </w:rPr>
            <w:instrText xml:space="preserve">CITATION Sik121 \l 2057 </w:instrText>
          </w:r>
          <w:r w:rsidRPr="00610384">
            <w:rPr>
              <w:sz w:val="24"/>
              <w:szCs w:val="24"/>
            </w:rPr>
            <w:fldChar w:fldCharType="separate"/>
          </w:r>
          <w:r w:rsidR="008F1E94" w:rsidRPr="008F1E94">
            <w:rPr>
              <w:noProof/>
              <w:sz w:val="24"/>
              <w:szCs w:val="24"/>
            </w:rPr>
            <w:t>[2]</w:t>
          </w:r>
          <w:r w:rsidRPr="00610384">
            <w:rPr>
              <w:sz w:val="24"/>
              <w:szCs w:val="24"/>
            </w:rPr>
            <w:fldChar w:fldCharType="end"/>
          </w:r>
        </w:sdtContent>
      </w:sdt>
      <w:r w:rsidRPr="00610384">
        <w:rPr>
          <w:sz w:val="24"/>
          <w:szCs w:val="24"/>
        </w:rPr>
        <w:t xml:space="preserve">. Oleh sebab itu, </w:t>
      </w:r>
      <w:r w:rsidRPr="00610384">
        <w:rPr>
          <w:i/>
          <w:sz w:val="24"/>
          <w:szCs w:val="24"/>
        </w:rPr>
        <w:t>custom debugger</w:t>
      </w:r>
      <w:r w:rsidRPr="00610384">
        <w:rPr>
          <w:sz w:val="24"/>
          <w:szCs w:val="24"/>
        </w:rPr>
        <w:t xml:space="preserve"> akan dijalankan berdasarkan perspektif peneliti atau analis untuk menganalisis </w:t>
      </w:r>
      <w:r w:rsidRPr="00610384">
        <w:rPr>
          <w:i/>
          <w:iCs/>
          <w:sz w:val="24"/>
          <w:szCs w:val="24"/>
        </w:rPr>
        <w:t>malware</w:t>
      </w:r>
      <w:r w:rsidRPr="00610384">
        <w:rPr>
          <w:sz w:val="24"/>
          <w:szCs w:val="24"/>
        </w:rPr>
        <w:t xml:space="preserve"> yang dijalankan diatas </w:t>
      </w:r>
      <w:r w:rsidRPr="00610384">
        <w:rPr>
          <w:i/>
          <w:iCs/>
          <w:sz w:val="24"/>
          <w:szCs w:val="24"/>
        </w:rPr>
        <w:t>virtual</w:t>
      </w:r>
      <w:r w:rsidRPr="00610384">
        <w:rPr>
          <w:sz w:val="24"/>
          <w:szCs w:val="24"/>
        </w:rPr>
        <w:t xml:space="preserve"> </w:t>
      </w:r>
      <w:r w:rsidRPr="00610384">
        <w:rPr>
          <w:i/>
          <w:iCs/>
          <w:sz w:val="24"/>
          <w:szCs w:val="24"/>
        </w:rPr>
        <w:t>box</w:t>
      </w:r>
      <w:r w:rsidRPr="00610384">
        <w:rPr>
          <w:sz w:val="24"/>
          <w:szCs w:val="24"/>
        </w:rPr>
        <w:t xml:space="preserve"> atau </w:t>
      </w:r>
      <w:r w:rsidRPr="00610384">
        <w:rPr>
          <w:iCs/>
          <w:sz w:val="24"/>
          <w:szCs w:val="24"/>
        </w:rPr>
        <w:t>VMWare</w:t>
      </w:r>
      <w:r w:rsidRPr="00610384">
        <w:rPr>
          <w:sz w:val="24"/>
          <w:szCs w:val="24"/>
        </w:rPr>
        <w:t xml:space="preserve">. </w:t>
      </w:r>
      <w:bookmarkStart w:id="32" w:name="_Toc521590794"/>
      <w:bookmarkStart w:id="33" w:name="_Toc521590922"/>
      <w:r w:rsidRPr="00610384">
        <w:rPr>
          <w:sz w:val="24"/>
          <w:szCs w:val="24"/>
          <w:lang w:val="en-GB"/>
        </w:rPr>
        <w:t>B</w:t>
      </w:r>
      <w:r w:rsidRPr="00610384">
        <w:rPr>
          <w:sz w:val="24"/>
          <w:szCs w:val="24"/>
        </w:rPr>
        <w:t xml:space="preserve">eberapa </w:t>
      </w:r>
      <w:r w:rsidRPr="00610384">
        <w:rPr>
          <w:i/>
          <w:iCs/>
          <w:sz w:val="24"/>
          <w:szCs w:val="24"/>
        </w:rPr>
        <w:t>debugger</w:t>
      </w:r>
      <w:r w:rsidRPr="00610384">
        <w:rPr>
          <w:sz w:val="24"/>
          <w:szCs w:val="24"/>
        </w:rPr>
        <w:t xml:space="preserve"> yang sudah dikembangkan berbasis Windows, baik berbayar contohnya IDA Pro maupun </w:t>
      </w:r>
      <w:r w:rsidRPr="00610384">
        <w:rPr>
          <w:i/>
          <w:iCs/>
          <w:sz w:val="24"/>
          <w:szCs w:val="24"/>
        </w:rPr>
        <w:t>debugger</w:t>
      </w:r>
      <w:r w:rsidRPr="00610384">
        <w:rPr>
          <w:sz w:val="24"/>
          <w:szCs w:val="24"/>
        </w:rPr>
        <w:t xml:space="preserve"> yang tidak berbayar contohnya Immunity Debugger dan Olly Debugger. Pada penelitian ini, peneliti memutuskan untuk mengembangkan </w:t>
      </w:r>
      <w:r w:rsidRPr="00610384">
        <w:rPr>
          <w:i/>
          <w:iCs/>
          <w:sz w:val="24"/>
          <w:szCs w:val="24"/>
        </w:rPr>
        <w:t>debugger</w:t>
      </w:r>
      <w:r w:rsidRPr="00610384">
        <w:rPr>
          <w:sz w:val="24"/>
          <w:szCs w:val="24"/>
        </w:rPr>
        <w:t xml:space="preserve"> sesuai dengan kebutuhan yang mampu melakukan pemindaian memori. </w:t>
      </w:r>
      <w:r w:rsidRPr="00610384">
        <w:rPr>
          <w:i/>
          <w:sz w:val="24"/>
          <w:szCs w:val="24"/>
        </w:rPr>
        <w:t>Debugger</w:t>
      </w:r>
      <w:r w:rsidRPr="00610384">
        <w:rPr>
          <w:sz w:val="24"/>
          <w:szCs w:val="24"/>
        </w:rPr>
        <w:t xml:space="preserve"> yang dibangun tidak berdasarkan </w:t>
      </w:r>
      <w:r w:rsidRPr="00610384">
        <w:rPr>
          <w:i/>
          <w:iCs/>
          <w:sz w:val="24"/>
          <w:szCs w:val="24"/>
        </w:rPr>
        <w:t>debugger-debugger</w:t>
      </w:r>
      <w:r w:rsidRPr="00610384">
        <w:rPr>
          <w:sz w:val="24"/>
          <w:szCs w:val="24"/>
        </w:rPr>
        <w:t xml:space="preserve"> sebelumnya karena </w:t>
      </w:r>
      <w:r w:rsidRPr="00610384">
        <w:rPr>
          <w:i/>
          <w:sz w:val="24"/>
          <w:szCs w:val="24"/>
        </w:rPr>
        <w:t>debugger</w:t>
      </w:r>
      <w:r w:rsidRPr="00610384">
        <w:rPr>
          <w:sz w:val="24"/>
          <w:szCs w:val="24"/>
        </w:rPr>
        <w:t xml:space="preserve"> tersebut </w:t>
      </w:r>
      <w:r w:rsidRPr="00610384">
        <w:rPr>
          <w:sz w:val="24"/>
          <w:szCs w:val="24"/>
          <w:lang w:val="en-GB"/>
        </w:rPr>
        <w:t xml:space="preserve">memiliki fitur-fitur tertentu yang tidak dibutuhkan peneliti pada </w:t>
      </w:r>
      <w:r w:rsidRPr="00610384">
        <w:rPr>
          <w:i/>
          <w:sz w:val="24"/>
          <w:szCs w:val="24"/>
          <w:lang w:val="en-GB"/>
        </w:rPr>
        <w:t>debugger</w:t>
      </w:r>
      <w:r w:rsidRPr="00610384">
        <w:rPr>
          <w:sz w:val="24"/>
          <w:szCs w:val="24"/>
          <w:lang w:val="en-GB"/>
        </w:rPr>
        <w:t xml:space="preserve"> yang dikembangkan</w:t>
      </w:r>
      <w:r w:rsidRPr="00610384">
        <w:rPr>
          <w:sz w:val="24"/>
          <w:szCs w:val="24"/>
        </w:rPr>
        <w:t xml:space="preserve">. Selain itu, dengan mengembangkan </w:t>
      </w:r>
      <w:r w:rsidRPr="00610384">
        <w:rPr>
          <w:i/>
          <w:iCs/>
          <w:sz w:val="24"/>
          <w:szCs w:val="24"/>
        </w:rPr>
        <w:t>custom debugger,</w:t>
      </w:r>
      <w:r w:rsidRPr="00610384">
        <w:rPr>
          <w:sz w:val="24"/>
          <w:szCs w:val="24"/>
        </w:rPr>
        <w:t xml:space="preserve"> kelompok peneliti memiliki total kontrol terhadap struktur dari aplikasi yang dibangun sehingga memudahkan peneliti untuk membangun sistem </w:t>
      </w:r>
      <w:r w:rsidRPr="00610384">
        <w:rPr>
          <w:i/>
          <w:iCs/>
          <w:sz w:val="24"/>
          <w:szCs w:val="24"/>
        </w:rPr>
        <w:t>memory scanning</w:t>
      </w:r>
      <w:r w:rsidRPr="00610384">
        <w:rPr>
          <w:sz w:val="24"/>
          <w:szCs w:val="24"/>
        </w:rPr>
        <w:t>.</w:t>
      </w:r>
      <w:bookmarkEnd w:id="32"/>
      <w:bookmarkEnd w:id="33"/>
      <w:r w:rsidR="00E43C8F">
        <w:rPr>
          <w:sz w:val="24"/>
          <w:szCs w:val="24"/>
        </w:rPr>
        <w:t>’</w:t>
      </w:r>
    </w:p>
    <w:p w14:paraId="23413E5E" w14:textId="20DAE67B" w:rsidR="00B44126" w:rsidRPr="00EA520C" w:rsidRDefault="004D1C0E" w:rsidP="008F3623">
      <w:pPr>
        <w:pStyle w:val="ListParagraph"/>
        <w:numPr>
          <w:ilvl w:val="1"/>
          <w:numId w:val="2"/>
        </w:numPr>
        <w:spacing w:before="240" w:line="360" w:lineRule="auto"/>
        <w:ind w:left="426" w:hanging="426"/>
        <w:jc w:val="both"/>
        <w:outlineLvl w:val="1"/>
        <w:rPr>
          <w:szCs w:val="24"/>
        </w:rPr>
      </w:pPr>
      <w:bookmarkStart w:id="34" w:name="_Toc522192732"/>
      <w:r w:rsidRPr="00EA520C">
        <w:rPr>
          <w:szCs w:val="24"/>
        </w:rPr>
        <w:t>Rumusan Masalah</w:t>
      </w:r>
      <w:bookmarkEnd w:id="34"/>
    </w:p>
    <w:p w14:paraId="3F8EE008" w14:textId="268C1D17" w:rsidR="00B44126" w:rsidRPr="00610384" w:rsidRDefault="00B44126" w:rsidP="00B44126">
      <w:pPr>
        <w:spacing w:line="360" w:lineRule="auto"/>
        <w:jc w:val="both"/>
        <w:rPr>
          <w:sz w:val="24"/>
          <w:szCs w:val="24"/>
          <w:lang w:val="en-GB"/>
        </w:rPr>
      </w:pPr>
      <w:r w:rsidRPr="00610384">
        <w:rPr>
          <w:sz w:val="24"/>
          <w:szCs w:val="24"/>
          <w:lang w:val="en-GB"/>
        </w:rPr>
        <w:t>Rumusan masalah pada penelitian Tugas Akhir ini adalah:</w:t>
      </w:r>
    </w:p>
    <w:p w14:paraId="52B3649D" w14:textId="578CCD05" w:rsidR="00F02898" w:rsidRPr="00610384" w:rsidRDefault="006C6737" w:rsidP="008F3623">
      <w:pPr>
        <w:pStyle w:val="ListParagraph"/>
        <w:numPr>
          <w:ilvl w:val="0"/>
          <w:numId w:val="38"/>
        </w:numPr>
        <w:spacing w:line="360" w:lineRule="auto"/>
        <w:ind w:left="180" w:hanging="180"/>
        <w:jc w:val="both"/>
        <w:rPr>
          <w:rFonts w:eastAsia="Times New Roman" w:cs="Times New Roman"/>
          <w:b w:val="0"/>
          <w:i/>
          <w:szCs w:val="24"/>
        </w:rPr>
      </w:pPr>
      <w:r w:rsidRPr="00610384">
        <w:rPr>
          <w:b w:val="0"/>
          <w:szCs w:val="24"/>
        </w:rPr>
        <w:t xml:space="preserve"> </w:t>
      </w:r>
      <w:r w:rsidR="00F02898" w:rsidRPr="00610384">
        <w:rPr>
          <w:b w:val="0"/>
          <w:szCs w:val="24"/>
        </w:rPr>
        <w:t>Bagaimana rancangan algoritma yang dapat digunakan untuk mengambil isi memori proses yang sedang dianalisis sehingga diharapkan semua kode deobfuskasinya telah selesai dieksekusi?</w:t>
      </w:r>
    </w:p>
    <w:p w14:paraId="566C8B38" w14:textId="1D25BE3C" w:rsidR="00D54A55" w:rsidRPr="00D54A55" w:rsidRDefault="006C6737" w:rsidP="008F3623">
      <w:pPr>
        <w:pStyle w:val="ListParagraph"/>
        <w:numPr>
          <w:ilvl w:val="0"/>
          <w:numId w:val="38"/>
        </w:numPr>
        <w:spacing w:line="360" w:lineRule="auto"/>
        <w:ind w:left="180" w:hanging="180"/>
        <w:jc w:val="both"/>
        <w:rPr>
          <w:rFonts w:eastAsia="Times New Roman" w:cs="Times New Roman"/>
          <w:b w:val="0"/>
          <w:i/>
          <w:szCs w:val="24"/>
        </w:rPr>
      </w:pPr>
      <w:r w:rsidRPr="00D54A55">
        <w:rPr>
          <w:rFonts w:eastAsia="Times New Roman" w:cs="Times New Roman"/>
          <w:b w:val="0"/>
          <w:szCs w:val="24"/>
        </w:rPr>
        <w:t xml:space="preserve"> </w:t>
      </w:r>
      <w:r w:rsidR="00F02898" w:rsidRPr="00D54A55">
        <w:rPr>
          <w:rFonts w:eastAsia="Times New Roman" w:cs="Times New Roman"/>
          <w:b w:val="0"/>
          <w:szCs w:val="24"/>
        </w:rPr>
        <w:t xml:space="preserve">Bagaimana mengekstensi atau mengembangkan </w:t>
      </w:r>
      <w:r w:rsidR="00F02898" w:rsidRPr="00D54A55">
        <w:rPr>
          <w:rFonts w:eastAsia="Times New Roman" w:cs="Times New Roman"/>
          <w:b w:val="0"/>
          <w:i/>
          <w:szCs w:val="24"/>
        </w:rPr>
        <w:t>custom debugger</w:t>
      </w:r>
      <w:r w:rsidR="00F02898" w:rsidRPr="00D54A55">
        <w:rPr>
          <w:rFonts w:eastAsia="Times New Roman" w:cs="Times New Roman"/>
          <w:b w:val="0"/>
          <w:szCs w:val="24"/>
        </w:rPr>
        <w:t xml:space="preserve"> yang mampu melakukan instrumentasi biner sehingga pengembangan pemindaian memori proses dapat dilakukan?</w:t>
      </w:r>
    </w:p>
    <w:p w14:paraId="4BFFC3EF" w14:textId="77D3AF54" w:rsidR="00D54A55" w:rsidRPr="001E2C23" w:rsidRDefault="00D54A55" w:rsidP="008F3623">
      <w:pPr>
        <w:pStyle w:val="ListParagraph"/>
        <w:numPr>
          <w:ilvl w:val="0"/>
          <w:numId w:val="38"/>
        </w:numPr>
        <w:spacing w:line="360" w:lineRule="auto"/>
        <w:ind w:left="180" w:hanging="180"/>
        <w:jc w:val="both"/>
        <w:rPr>
          <w:rFonts w:eastAsia="Times New Roman" w:cs="Times New Roman"/>
          <w:b w:val="0"/>
          <w:i/>
          <w:szCs w:val="24"/>
        </w:rPr>
      </w:pPr>
      <w:r>
        <w:rPr>
          <w:rFonts w:eastAsia="Times New Roman" w:cs="Times New Roman"/>
          <w:b w:val="0"/>
          <w:i/>
          <w:szCs w:val="24"/>
        </w:rPr>
        <w:t xml:space="preserve"> </w:t>
      </w:r>
      <w:r>
        <w:rPr>
          <w:rFonts w:eastAsia="Times New Roman" w:cs="Times New Roman"/>
          <w:b w:val="0"/>
          <w:szCs w:val="24"/>
        </w:rPr>
        <w:t xml:space="preserve">Algoritma mana yang paling baik pada pemindaian memori dalam mendeteksi </w:t>
      </w:r>
      <w:r w:rsidRPr="00D54A55">
        <w:rPr>
          <w:rFonts w:eastAsia="Times New Roman" w:cs="Times New Roman"/>
          <w:b w:val="0"/>
          <w:i/>
          <w:szCs w:val="24"/>
        </w:rPr>
        <w:t>executable</w:t>
      </w:r>
      <w:r>
        <w:rPr>
          <w:rFonts w:eastAsia="Times New Roman" w:cs="Times New Roman"/>
          <w:b w:val="0"/>
          <w:i/>
          <w:szCs w:val="24"/>
        </w:rPr>
        <w:t xml:space="preserve"> </w:t>
      </w:r>
      <w:r>
        <w:rPr>
          <w:rFonts w:eastAsia="Times New Roman" w:cs="Times New Roman"/>
          <w:b w:val="0"/>
          <w:szCs w:val="24"/>
        </w:rPr>
        <w:t>yang jahat berdasarkan sekumpulan tanda yang ada di basi</w:t>
      </w:r>
      <w:r w:rsidR="00A944CF">
        <w:rPr>
          <w:rFonts w:eastAsia="Times New Roman" w:cs="Times New Roman"/>
          <w:b w:val="0"/>
          <w:szCs w:val="24"/>
        </w:rPr>
        <w:t>s data?</w:t>
      </w:r>
    </w:p>
    <w:p w14:paraId="79731CD5" w14:textId="77777777" w:rsidR="00EA520C" w:rsidRPr="00D54A55" w:rsidRDefault="00EA520C" w:rsidP="00EA520C">
      <w:pPr>
        <w:pStyle w:val="ListParagraph"/>
        <w:spacing w:line="360" w:lineRule="auto"/>
        <w:ind w:left="180"/>
        <w:jc w:val="both"/>
        <w:rPr>
          <w:rFonts w:eastAsia="Times New Roman" w:cs="Times New Roman"/>
          <w:b w:val="0"/>
          <w:i/>
          <w:szCs w:val="24"/>
        </w:rPr>
      </w:pPr>
    </w:p>
    <w:p w14:paraId="6715B5BD" w14:textId="64459756" w:rsidR="004D1C0E" w:rsidRPr="00EA520C" w:rsidRDefault="004D1C0E" w:rsidP="008F3623">
      <w:pPr>
        <w:pStyle w:val="ListParagraph"/>
        <w:numPr>
          <w:ilvl w:val="1"/>
          <w:numId w:val="2"/>
        </w:numPr>
        <w:spacing w:before="240" w:line="360" w:lineRule="auto"/>
        <w:ind w:left="426" w:hanging="426"/>
        <w:jc w:val="both"/>
        <w:outlineLvl w:val="1"/>
        <w:rPr>
          <w:szCs w:val="24"/>
        </w:rPr>
      </w:pPr>
      <w:bookmarkStart w:id="35" w:name="_Toc522192733"/>
      <w:r w:rsidRPr="00EA520C">
        <w:rPr>
          <w:szCs w:val="24"/>
        </w:rPr>
        <w:lastRenderedPageBreak/>
        <w:t>Tujuan Penelitian</w:t>
      </w:r>
      <w:bookmarkEnd w:id="35"/>
    </w:p>
    <w:p w14:paraId="59B9BCBE" w14:textId="2B0B839D" w:rsidR="00260400" w:rsidRPr="00610384" w:rsidRDefault="00541F31" w:rsidP="00260400">
      <w:pPr>
        <w:spacing w:line="360" w:lineRule="auto"/>
        <w:jc w:val="both"/>
        <w:rPr>
          <w:sz w:val="24"/>
          <w:szCs w:val="24"/>
        </w:rPr>
      </w:pPr>
      <w:r w:rsidRPr="00610384">
        <w:rPr>
          <w:sz w:val="24"/>
          <w:szCs w:val="24"/>
        </w:rPr>
        <w:t>Tujuan dari pelaksanaan Tugas Akhir ini adalah:</w:t>
      </w:r>
    </w:p>
    <w:p w14:paraId="458AA6E1" w14:textId="77777777" w:rsidR="00260400" w:rsidRPr="00610384" w:rsidRDefault="00260400" w:rsidP="008F3623">
      <w:pPr>
        <w:pStyle w:val="ListParagraph"/>
        <w:numPr>
          <w:ilvl w:val="0"/>
          <w:numId w:val="39"/>
        </w:numPr>
        <w:spacing w:after="160" w:line="360" w:lineRule="auto"/>
        <w:jc w:val="both"/>
        <w:rPr>
          <w:b w:val="0"/>
          <w:szCs w:val="24"/>
        </w:rPr>
      </w:pPr>
      <w:r w:rsidRPr="00610384">
        <w:rPr>
          <w:b w:val="0"/>
          <w:szCs w:val="24"/>
        </w:rPr>
        <w:t xml:space="preserve">Mengembangkan sistem yang berguna untuk melakukan pendeteksian </w:t>
      </w:r>
      <w:r w:rsidRPr="00610384">
        <w:rPr>
          <w:b w:val="0"/>
          <w:i/>
          <w:szCs w:val="24"/>
        </w:rPr>
        <w:t xml:space="preserve">malware </w:t>
      </w:r>
      <w:r w:rsidRPr="00610384">
        <w:rPr>
          <w:b w:val="0"/>
          <w:szCs w:val="24"/>
        </w:rPr>
        <w:t xml:space="preserve">secara dinamik dengan metode </w:t>
      </w:r>
      <w:r w:rsidRPr="00610384">
        <w:rPr>
          <w:b w:val="0"/>
          <w:i/>
          <w:szCs w:val="24"/>
        </w:rPr>
        <w:t xml:space="preserve">in memory process scanning </w:t>
      </w:r>
      <w:r w:rsidRPr="00610384">
        <w:rPr>
          <w:b w:val="0"/>
          <w:szCs w:val="24"/>
        </w:rPr>
        <w:t>yang mampu untuk menentukan kapan pengambilan memori dilakukan sehingga diharapkan kode deobfuskasinya telah selesai dieksekusi</w:t>
      </w:r>
      <w:r w:rsidRPr="00610384">
        <w:rPr>
          <w:b w:val="0"/>
          <w:i/>
          <w:szCs w:val="24"/>
        </w:rPr>
        <w:t>.</w:t>
      </w:r>
    </w:p>
    <w:p w14:paraId="490C6025" w14:textId="77777777" w:rsidR="00260400" w:rsidRPr="00610384" w:rsidRDefault="00260400" w:rsidP="008F3623">
      <w:pPr>
        <w:pStyle w:val="ListParagraph"/>
        <w:numPr>
          <w:ilvl w:val="0"/>
          <w:numId w:val="39"/>
        </w:numPr>
        <w:spacing w:after="160" w:line="360" w:lineRule="auto"/>
        <w:jc w:val="both"/>
        <w:rPr>
          <w:b w:val="0"/>
          <w:szCs w:val="24"/>
        </w:rPr>
      </w:pPr>
      <w:r w:rsidRPr="00610384">
        <w:rPr>
          <w:b w:val="0"/>
          <w:szCs w:val="24"/>
        </w:rPr>
        <w:t>Merancang dan menerapkan algoritma penghentian proses untuk pengambilan memori</w:t>
      </w:r>
    </w:p>
    <w:p w14:paraId="10F4EDBF" w14:textId="6A67D8BF" w:rsidR="00260400" w:rsidRDefault="00260400" w:rsidP="008F3623">
      <w:pPr>
        <w:pStyle w:val="ListParagraph"/>
        <w:numPr>
          <w:ilvl w:val="0"/>
          <w:numId w:val="39"/>
        </w:numPr>
        <w:spacing w:before="240" w:after="160" w:line="360" w:lineRule="auto"/>
        <w:jc w:val="both"/>
        <w:rPr>
          <w:b w:val="0"/>
          <w:szCs w:val="24"/>
        </w:rPr>
      </w:pPr>
      <w:r w:rsidRPr="00610384">
        <w:rPr>
          <w:b w:val="0"/>
          <w:szCs w:val="24"/>
        </w:rPr>
        <w:t xml:space="preserve">Menganalisis algoritma pemindaian memori yang bekerja berdasarkan masalah pencarian </w:t>
      </w:r>
      <w:r w:rsidRPr="00610384">
        <w:rPr>
          <w:b w:val="0"/>
          <w:i/>
          <w:szCs w:val="24"/>
        </w:rPr>
        <w:t xml:space="preserve">string </w:t>
      </w:r>
      <w:r w:rsidRPr="00610384">
        <w:rPr>
          <w:b w:val="0"/>
          <w:szCs w:val="24"/>
        </w:rPr>
        <w:t xml:space="preserve">untuk mendeteksi jahat atau tidaknya </w:t>
      </w:r>
      <w:r w:rsidRPr="00610384">
        <w:rPr>
          <w:b w:val="0"/>
          <w:i/>
          <w:szCs w:val="24"/>
        </w:rPr>
        <w:t>executable</w:t>
      </w:r>
      <w:r w:rsidRPr="00610384">
        <w:rPr>
          <w:b w:val="0"/>
          <w:szCs w:val="24"/>
        </w:rPr>
        <w:t xml:space="preserve"> yang sedang dianalisis.</w:t>
      </w:r>
    </w:p>
    <w:p w14:paraId="2CF30DED" w14:textId="77777777" w:rsidR="00693FEC" w:rsidRPr="00610384" w:rsidRDefault="00693FEC" w:rsidP="00693FEC">
      <w:pPr>
        <w:pStyle w:val="ListParagraph"/>
        <w:spacing w:before="240" w:after="160" w:line="360" w:lineRule="auto"/>
        <w:ind w:left="360"/>
        <w:jc w:val="both"/>
        <w:rPr>
          <w:b w:val="0"/>
          <w:szCs w:val="24"/>
        </w:rPr>
      </w:pPr>
    </w:p>
    <w:p w14:paraId="104A2CFC" w14:textId="30C36690" w:rsidR="004D1C0E" w:rsidRPr="00EA520C" w:rsidRDefault="004D1C0E" w:rsidP="008F3623">
      <w:pPr>
        <w:pStyle w:val="ListParagraph"/>
        <w:numPr>
          <w:ilvl w:val="1"/>
          <w:numId w:val="2"/>
        </w:numPr>
        <w:spacing w:line="360" w:lineRule="auto"/>
        <w:ind w:left="426" w:hanging="426"/>
        <w:jc w:val="both"/>
        <w:outlineLvl w:val="1"/>
        <w:rPr>
          <w:szCs w:val="24"/>
        </w:rPr>
      </w:pPr>
      <w:bookmarkStart w:id="36" w:name="_Toc522192734"/>
      <w:r w:rsidRPr="00EA520C">
        <w:rPr>
          <w:szCs w:val="24"/>
        </w:rPr>
        <w:t>Ruang Lingkup dan Batasan Masalah</w:t>
      </w:r>
      <w:bookmarkEnd w:id="36"/>
    </w:p>
    <w:p w14:paraId="27FAE325" w14:textId="4BDF8FDC" w:rsidR="00541F31" w:rsidRPr="00610384" w:rsidRDefault="00541F31" w:rsidP="00D033AE">
      <w:pPr>
        <w:spacing w:line="360" w:lineRule="auto"/>
        <w:jc w:val="both"/>
        <w:rPr>
          <w:sz w:val="24"/>
          <w:szCs w:val="24"/>
        </w:rPr>
      </w:pPr>
      <w:r w:rsidRPr="00610384">
        <w:rPr>
          <w:sz w:val="24"/>
          <w:szCs w:val="24"/>
        </w:rPr>
        <w:t>Ruang lingkup pada pengerjaan Tugas Akhir ini adalah:</w:t>
      </w:r>
    </w:p>
    <w:p w14:paraId="299D780E" w14:textId="77777777" w:rsidR="00260400" w:rsidRPr="00610384" w:rsidRDefault="00260400" w:rsidP="008F3623">
      <w:pPr>
        <w:pStyle w:val="ListParagraph"/>
        <w:numPr>
          <w:ilvl w:val="0"/>
          <w:numId w:val="40"/>
        </w:numPr>
        <w:spacing w:after="0" w:line="360" w:lineRule="auto"/>
        <w:ind w:left="426" w:hanging="426"/>
        <w:jc w:val="both"/>
        <w:rPr>
          <w:b w:val="0"/>
          <w:szCs w:val="24"/>
          <w:lang w:val="en-ID"/>
        </w:rPr>
      </w:pPr>
      <w:r w:rsidRPr="00610384">
        <w:rPr>
          <w:b w:val="0"/>
          <w:szCs w:val="24"/>
          <w:lang w:val="en-ID"/>
        </w:rPr>
        <w:t xml:space="preserve">Objek penelitian yang digunakan adalah </w:t>
      </w:r>
      <w:r w:rsidRPr="00610384">
        <w:rPr>
          <w:b w:val="0"/>
          <w:i/>
          <w:szCs w:val="24"/>
          <w:lang w:val="en-ID"/>
        </w:rPr>
        <w:t xml:space="preserve">file executable </w:t>
      </w:r>
      <w:r w:rsidRPr="00610384">
        <w:rPr>
          <w:b w:val="0"/>
          <w:szCs w:val="24"/>
          <w:lang w:val="en-ID"/>
        </w:rPr>
        <w:t>dalam sistem operasi Windows</w:t>
      </w:r>
      <w:r w:rsidRPr="00610384">
        <w:rPr>
          <w:b w:val="0"/>
          <w:i/>
          <w:szCs w:val="24"/>
          <w:lang w:val="en-ID"/>
        </w:rPr>
        <w:t>.</w:t>
      </w:r>
    </w:p>
    <w:p w14:paraId="191367B6" w14:textId="7DD804BB" w:rsidR="00260400" w:rsidRPr="00DE1787" w:rsidRDefault="00260400" w:rsidP="008F3623">
      <w:pPr>
        <w:pStyle w:val="ListParagraph"/>
        <w:numPr>
          <w:ilvl w:val="0"/>
          <w:numId w:val="40"/>
        </w:numPr>
        <w:spacing w:line="360" w:lineRule="auto"/>
        <w:ind w:left="426" w:hanging="426"/>
        <w:jc w:val="both"/>
        <w:rPr>
          <w:b w:val="0"/>
          <w:szCs w:val="24"/>
          <w:lang w:val="en-ID"/>
        </w:rPr>
      </w:pPr>
      <w:r w:rsidRPr="00610384">
        <w:rPr>
          <w:b w:val="0"/>
          <w:szCs w:val="24"/>
          <w:lang w:val="en-ID"/>
        </w:rPr>
        <w:t xml:space="preserve">Tugas akhir ini </w:t>
      </w:r>
      <w:r w:rsidR="00DE1787">
        <w:rPr>
          <w:b w:val="0"/>
          <w:szCs w:val="24"/>
          <w:lang w:val="en-ID"/>
        </w:rPr>
        <w:t>meng</w:t>
      </w:r>
      <w:r w:rsidR="005D0F98">
        <w:rPr>
          <w:b w:val="0"/>
          <w:szCs w:val="24"/>
          <w:lang w:val="en-ID"/>
        </w:rPr>
        <w:t>ekstensi</w:t>
      </w:r>
      <w:r w:rsidR="00DE1787">
        <w:rPr>
          <w:b w:val="0"/>
          <w:szCs w:val="24"/>
          <w:lang w:val="en-ID"/>
        </w:rPr>
        <w:t xml:space="preserve"> </w:t>
      </w:r>
      <w:r w:rsidR="00DE1787" w:rsidRPr="005D0F98">
        <w:rPr>
          <w:b w:val="0"/>
          <w:i/>
          <w:szCs w:val="24"/>
          <w:lang w:val="en-ID"/>
        </w:rPr>
        <w:t>debugger</w:t>
      </w:r>
      <w:r w:rsidR="00DE1787">
        <w:rPr>
          <w:b w:val="0"/>
          <w:szCs w:val="24"/>
          <w:lang w:val="en-ID"/>
        </w:rPr>
        <w:t xml:space="preserve"> yang dibangun oleh </w:t>
      </w:r>
      <w:r w:rsidRPr="00DE1787">
        <w:rPr>
          <w:b w:val="0"/>
          <w:szCs w:val="24"/>
          <w:lang w:val="en-ID"/>
        </w:rPr>
        <w:t xml:space="preserve">Justin Seitz </w:t>
      </w:r>
      <w:sdt>
        <w:sdtPr>
          <w:rPr>
            <w:b w:val="0"/>
            <w:lang w:val="en-ID"/>
          </w:rPr>
          <w:id w:val="-218060097"/>
          <w:citation/>
        </w:sdtPr>
        <w:sdtEndPr/>
        <w:sdtContent>
          <w:r w:rsidRPr="00693FEC">
            <w:rPr>
              <w:b w:val="0"/>
              <w:szCs w:val="24"/>
              <w:lang w:val="en-ID"/>
            </w:rPr>
            <w:fldChar w:fldCharType="begin"/>
          </w:r>
          <w:r w:rsidR="00693FEC" w:rsidRPr="00693FEC">
            <w:rPr>
              <w:b w:val="0"/>
              <w:szCs w:val="24"/>
            </w:rPr>
            <w:instrText xml:space="preserve">CITATION Sei09 \l 2057 </w:instrText>
          </w:r>
          <w:r w:rsidRPr="00693FEC">
            <w:rPr>
              <w:b w:val="0"/>
              <w:szCs w:val="24"/>
              <w:lang w:val="en-ID"/>
            </w:rPr>
            <w:fldChar w:fldCharType="separate"/>
          </w:r>
          <w:r w:rsidR="00693FEC" w:rsidRPr="00693FEC">
            <w:rPr>
              <w:b w:val="0"/>
              <w:noProof/>
              <w:szCs w:val="24"/>
            </w:rPr>
            <w:t>[3]</w:t>
          </w:r>
          <w:r w:rsidRPr="00693FEC">
            <w:rPr>
              <w:b w:val="0"/>
              <w:szCs w:val="24"/>
              <w:lang w:val="en-ID"/>
            </w:rPr>
            <w:fldChar w:fldCharType="end"/>
          </w:r>
        </w:sdtContent>
      </w:sdt>
      <w:r w:rsidRPr="00693FEC">
        <w:rPr>
          <w:b w:val="0"/>
          <w:szCs w:val="24"/>
          <w:lang w:val="en-ID"/>
        </w:rPr>
        <w:t>.</w:t>
      </w:r>
    </w:p>
    <w:p w14:paraId="187E748E" w14:textId="77777777" w:rsidR="00260400" w:rsidRPr="00610384" w:rsidRDefault="00260400" w:rsidP="008F3623">
      <w:pPr>
        <w:pStyle w:val="ListParagraph"/>
        <w:numPr>
          <w:ilvl w:val="0"/>
          <w:numId w:val="40"/>
        </w:numPr>
        <w:spacing w:line="360" w:lineRule="auto"/>
        <w:ind w:left="426" w:hanging="426"/>
        <w:jc w:val="both"/>
        <w:rPr>
          <w:b w:val="0"/>
          <w:szCs w:val="24"/>
          <w:lang w:val="en-ID"/>
        </w:rPr>
      </w:pPr>
      <w:r w:rsidRPr="00610384">
        <w:rPr>
          <w:b w:val="0"/>
          <w:szCs w:val="24"/>
          <w:lang w:val="en-ID"/>
        </w:rPr>
        <w:t xml:space="preserve">Bagian memori yang diambil dan dipindai adalah </w:t>
      </w:r>
      <w:r w:rsidRPr="00610384">
        <w:rPr>
          <w:b w:val="0"/>
          <w:i/>
          <w:szCs w:val="24"/>
          <w:lang w:val="en-ID"/>
        </w:rPr>
        <w:t>text section</w:t>
      </w:r>
      <w:r w:rsidRPr="00610384">
        <w:rPr>
          <w:b w:val="0"/>
          <w:szCs w:val="24"/>
          <w:lang w:val="en-ID"/>
        </w:rPr>
        <w:t xml:space="preserve"> a</w:t>
      </w:r>
      <w:r w:rsidRPr="00610384">
        <w:rPr>
          <w:b w:val="0"/>
          <w:szCs w:val="24"/>
        </w:rPr>
        <w:t xml:space="preserve">dapun alasannya adalah tanda-tanda </w:t>
      </w:r>
      <w:r w:rsidRPr="00610384">
        <w:rPr>
          <w:b w:val="0"/>
          <w:i/>
          <w:szCs w:val="24"/>
        </w:rPr>
        <w:t>malware</w:t>
      </w:r>
      <w:r w:rsidRPr="00610384">
        <w:rPr>
          <w:b w:val="0"/>
          <w:szCs w:val="24"/>
        </w:rPr>
        <w:t xml:space="preserve"> ditemukan pada </w:t>
      </w:r>
      <w:r w:rsidRPr="00610384">
        <w:rPr>
          <w:b w:val="0"/>
          <w:i/>
          <w:szCs w:val="24"/>
        </w:rPr>
        <w:t>string</w:t>
      </w:r>
      <w:r w:rsidRPr="00610384">
        <w:rPr>
          <w:b w:val="0"/>
          <w:szCs w:val="24"/>
        </w:rPr>
        <w:t xml:space="preserve"> berupa heksadesimal dari instruksi komputer.</w:t>
      </w:r>
    </w:p>
    <w:p w14:paraId="5A9EC210" w14:textId="66FC7EBB" w:rsidR="00260400" w:rsidRDefault="00260400" w:rsidP="008F3623">
      <w:pPr>
        <w:pStyle w:val="ListParagraph"/>
        <w:numPr>
          <w:ilvl w:val="0"/>
          <w:numId w:val="40"/>
        </w:numPr>
        <w:spacing w:line="360" w:lineRule="auto"/>
        <w:ind w:left="426" w:hanging="426"/>
        <w:jc w:val="both"/>
        <w:rPr>
          <w:b w:val="0"/>
          <w:szCs w:val="24"/>
          <w:lang w:val="en-ID"/>
        </w:rPr>
      </w:pPr>
      <w:r w:rsidRPr="00610384">
        <w:rPr>
          <w:b w:val="0"/>
          <w:szCs w:val="24"/>
          <w:lang w:val="en-ID"/>
        </w:rPr>
        <w:t xml:space="preserve">Penelitian ini belum menangani teknik-teknik penghindaran deteksi, seperti obfuskasi atau penanda jika dijalankan di </w:t>
      </w:r>
      <w:r w:rsidRPr="00610384">
        <w:rPr>
          <w:b w:val="0"/>
          <w:i/>
          <w:szCs w:val="24"/>
          <w:lang w:val="en-ID"/>
        </w:rPr>
        <w:t>debugger</w:t>
      </w:r>
      <w:r w:rsidRPr="00610384">
        <w:rPr>
          <w:b w:val="0"/>
          <w:szCs w:val="24"/>
          <w:lang w:val="en-ID"/>
        </w:rPr>
        <w:t>.</w:t>
      </w:r>
    </w:p>
    <w:p w14:paraId="6A785746" w14:textId="373C2EDC" w:rsidR="00806471" w:rsidRDefault="00806471" w:rsidP="002A2BC9">
      <w:pPr>
        <w:pStyle w:val="ListParagraph"/>
        <w:spacing w:line="360" w:lineRule="auto"/>
        <w:ind w:left="426"/>
        <w:jc w:val="both"/>
        <w:rPr>
          <w:b w:val="0"/>
          <w:szCs w:val="24"/>
          <w:lang w:val="en-ID"/>
        </w:rPr>
      </w:pPr>
    </w:p>
    <w:p w14:paraId="5DCC29E9" w14:textId="77777777" w:rsidR="00806471" w:rsidRPr="00806471" w:rsidRDefault="00806471" w:rsidP="00806471">
      <w:pPr>
        <w:rPr>
          <w:lang w:val="en-ID"/>
        </w:rPr>
      </w:pPr>
    </w:p>
    <w:p w14:paraId="0C5326FE" w14:textId="77777777" w:rsidR="00806471" w:rsidRPr="00806471" w:rsidRDefault="00806471" w:rsidP="00806471">
      <w:pPr>
        <w:rPr>
          <w:lang w:val="en-ID"/>
        </w:rPr>
      </w:pPr>
    </w:p>
    <w:p w14:paraId="72AC2459" w14:textId="77777777" w:rsidR="00806471" w:rsidRPr="00806471" w:rsidRDefault="00806471" w:rsidP="00806471">
      <w:pPr>
        <w:rPr>
          <w:lang w:val="en-ID"/>
        </w:rPr>
      </w:pPr>
    </w:p>
    <w:p w14:paraId="54788674" w14:textId="77777777" w:rsidR="00806471" w:rsidRPr="00806471" w:rsidRDefault="00806471" w:rsidP="00806471">
      <w:pPr>
        <w:rPr>
          <w:lang w:val="en-ID"/>
        </w:rPr>
      </w:pPr>
    </w:p>
    <w:p w14:paraId="388ABED9" w14:textId="77777777" w:rsidR="00806471" w:rsidRPr="00806471" w:rsidRDefault="00806471" w:rsidP="00806471">
      <w:pPr>
        <w:rPr>
          <w:lang w:val="en-ID"/>
        </w:rPr>
      </w:pPr>
    </w:p>
    <w:p w14:paraId="4C7A4444" w14:textId="77777777" w:rsidR="00806471" w:rsidRPr="00806471" w:rsidRDefault="00806471" w:rsidP="00806471">
      <w:pPr>
        <w:rPr>
          <w:lang w:val="en-ID"/>
        </w:rPr>
      </w:pPr>
    </w:p>
    <w:p w14:paraId="6CB0AF53" w14:textId="77777777" w:rsidR="00806471" w:rsidRPr="00806471" w:rsidRDefault="00806471" w:rsidP="00806471">
      <w:pPr>
        <w:rPr>
          <w:lang w:val="en-ID"/>
        </w:rPr>
      </w:pPr>
    </w:p>
    <w:p w14:paraId="13156989" w14:textId="77777777" w:rsidR="00806471" w:rsidRPr="00806471" w:rsidRDefault="00806471" w:rsidP="00806471">
      <w:pPr>
        <w:rPr>
          <w:lang w:val="en-ID"/>
        </w:rPr>
      </w:pPr>
    </w:p>
    <w:p w14:paraId="072DB7D4" w14:textId="77777777" w:rsidR="00806471" w:rsidRPr="00806471" w:rsidRDefault="00806471" w:rsidP="00806471">
      <w:pPr>
        <w:rPr>
          <w:lang w:val="en-ID"/>
        </w:rPr>
      </w:pPr>
    </w:p>
    <w:p w14:paraId="008155AA" w14:textId="77777777" w:rsidR="00806471" w:rsidRPr="00806471" w:rsidRDefault="00806471" w:rsidP="00806471">
      <w:pPr>
        <w:rPr>
          <w:lang w:val="en-ID"/>
        </w:rPr>
      </w:pPr>
    </w:p>
    <w:p w14:paraId="6F05E46F" w14:textId="77777777" w:rsidR="00806471" w:rsidRPr="00806471" w:rsidRDefault="00806471" w:rsidP="00806471">
      <w:pPr>
        <w:rPr>
          <w:lang w:val="en-ID"/>
        </w:rPr>
      </w:pPr>
    </w:p>
    <w:p w14:paraId="789D908D" w14:textId="77777777" w:rsidR="00806471" w:rsidRPr="00806471" w:rsidRDefault="00806471" w:rsidP="00806471">
      <w:pPr>
        <w:rPr>
          <w:lang w:val="en-ID"/>
        </w:rPr>
      </w:pPr>
    </w:p>
    <w:p w14:paraId="5BC54D68" w14:textId="77777777" w:rsidR="00806471" w:rsidRDefault="00806471" w:rsidP="00F774E6">
      <w:pPr>
        <w:rPr>
          <w:lang w:val="en-ID"/>
        </w:rPr>
      </w:pPr>
    </w:p>
    <w:p w14:paraId="19342336" w14:textId="77777777" w:rsidR="00E43C8F" w:rsidRDefault="00E43C8F" w:rsidP="00806471">
      <w:pPr>
        <w:ind w:firstLine="720"/>
        <w:rPr>
          <w:lang w:val="en-ID"/>
        </w:rPr>
        <w:sectPr w:rsidR="00E43C8F" w:rsidSect="00F322E8">
          <w:headerReference w:type="default" r:id="rId34"/>
          <w:footerReference w:type="default" r:id="rId35"/>
          <w:headerReference w:type="first" r:id="rId36"/>
          <w:footerReference w:type="first" r:id="rId37"/>
          <w:type w:val="continuous"/>
          <w:pgSz w:w="11906" w:h="16838" w:code="9"/>
          <w:pgMar w:top="1701" w:right="1701" w:bottom="1701" w:left="2268" w:header="850" w:footer="1417" w:gutter="0"/>
          <w:cols w:space="708"/>
          <w:titlePg/>
          <w:docGrid w:linePitch="360"/>
        </w:sectPr>
      </w:pPr>
    </w:p>
    <w:p w14:paraId="598C3C49" w14:textId="10F853EE" w:rsidR="00541F31" w:rsidRPr="00D54A55" w:rsidRDefault="00880B28" w:rsidP="00FD414A">
      <w:pPr>
        <w:pStyle w:val="Heading1"/>
        <w:spacing w:line="360" w:lineRule="auto"/>
        <w:ind w:firstLine="0"/>
        <w:jc w:val="center"/>
        <w:rPr>
          <w:rFonts w:eastAsiaTheme="minorHAnsi" w:cstheme="minorBidi"/>
          <w:b/>
          <w:sz w:val="24"/>
          <w:szCs w:val="24"/>
          <w:lang w:val="en-ID"/>
        </w:rPr>
      </w:pPr>
      <w:bookmarkStart w:id="37" w:name="_Toc471761240"/>
      <w:bookmarkStart w:id="38" w:name="_Toc478758696"/>
      <w:bookmarkStart w:id="39" w:name="_Toc481435339"/>
      <w:bookmarkStart w:id="40" w:name="_Toc483228085"/>
      <w:bookmarkStart w:id="41" w:name="_Toc483306497"/>
      <w:bookmarkStart w:id="42" w:name="_Toc483318079"/>
      <w:bookmarkStart w:id="43" w:name="_Toc483842558"/>
      <w:bookmarkStart w:id="44" w:name="_Toc483985860"/>
      <w:bookmarkStart w:id="45" w:name="_Toc484016527"/>
      <w:bookmarkStart w:id="46" w:name="_Toc484780583"/>
      <w:r w:rsidRPr="00025AD9">
        <w:rPr>
          <w:rFonts w:ascii="Times New Roman" w:hAnsi="Times New Roman"/>
          <w:b/>
          <w:color w:val="auto"/>
          <w:sz w:val="24"/>
          <w:szCs w:val="24"/>
        </w:rPr>
        <w:lastRenderedPageBreak/>
        <w:t xml:space="preserve"> </w:t>
      </w:r>
      <w:r w:rsidR="00D54A55" w:rsidRPr="00025AD9">
        <w:rPr>
          <w:rFonts w:ascii="Times New Roman" w:hAnsi="Times New Roman"/>
          <w:b/>
          <w:color w:val="auto"/>
          <w:sz w:val="24"/>
          <w:szCs w:val="24"/>
        </w:rPr>
        <w:br/>
      </w:r>
      <w:bookmarkStart w:id="47" w:name="_Toc522192735"/>
      <w:bookmarkEnd w:id="37"/>
      <w:bookmarkEnd w:id="38"/>
      <w:bookmarkEnd w:id="39"/>
      <w:bookmarkEnd w:id="40"/>
      <w:bookmarkEnd w:id="41"/>
      <w:bookmarkEnd w:id="42"/>
      <w:bookmarkEnd w:id="43"/>
      <w:bookmarkEnd w:id="44"/>
      <w:bookmarkEnd w:id="45"/>
      <w:bookmarkEnd w:id="46"/>
      <w:r w:rsidR="00D54A55" w:rsidRPr="00025AD9">
        <w:rPr>
          <w:rFonts w:ascii="Times New Roman" w:hAnsi="Times New Roman"/>
          <w:b/>
          <w:color w:val="auto"/>
          <w:sz w:val="24"/>
          <w:szCs w:val="24"/>
        </w:rPr>
        <w:t>LANDASAN TEORI</w:t>
      </w:r>
      <w:bookmarkEnd w:id="47"/>
    </w:p>
    <w:p w14:paraId="4365E379" w14:textId="77777777" w:rsidR="00541F31" w:rsidRPr="00610384" w:rsidRDefault="00541F31" w:rsidP="00541F31">
      <w:pPr>
        <w:spacing w:before="240" w:line="360" w:lineRule="auto"/>
        <w:jc w:val="both"/>
        <w:rPr>
          <w:sz w:val="24"/>
          <w:szCs w:val="24"/>
        </w:rPr>
      </w:pPr>
      <w:r w:rsidRPr="00610384">
        <w:rPr>
          <w:sz w:val="24"/>
          <w:szCs w:val="24"/>
        </w:rPr>
        <w:t>Beberapa teori yang dijadikan landasan pengerjaan Tugas Akhir akan dibahas pada bab ini. Definisi dan konsep yang diperoleh dari sumber literatur akan digunakan untuk memberikan penjelasan dengan rinci dan faktual.</w:t>
      </w:r>
    </w:p>
    <w:p w14:paraId="2168E7C8" w14:textId="7CA7D81F" w:rsidR="00541F31" w:rsidRPr="007D1FF5" w:rsidRDefault="00541F31" w:rsidP="008F3623">
      <w:pPr>
        <w:pStyle w:val="ListParagraph"/>
        <w:numPr>
          <w:ilvl w:val="1"/>
          <w:numId w:val="31"/>
        </w:numPr>
        <w:spacing w:before="240" w:after="160" w:line="360" w:lineRule="auto"/>
        <w:ind w:left="426" w:hanging="426"/>
        <w:jc w:val="both"/>
        <w:outlineLvl w:val="1"/>
        <w:rPr>
          <w:i/>
          <w:szCs w:val="24"/>
          <w:lang w:val="en-ID"/>
        </w:rPr>
      </w:pPr>
      <w:bookmarkStart w:id="48" w:name="_Toc522192736"/>
      <w:r w:rsidRPr="007D1FF5">
        <w:rPr>
          <w:i/>
          <w:szCs w:val="24"/>
          <w:lang w:val="en-ID"/>
        </w:rPr>
        <w:t>Malware</w:t>
      </w:r>
      <w:bookmarkEnd w:id="48"/>
    </w:p>
    <w:p w14:paraId="019A6CF1" w14:textId="721D4588" w:rsidR="007B4CBA" w:rsidRPr="00610384" w:rsidRDefault="007B4CBA" w:rsidP="00E41370">
      <w:pPr>
        <w:spacing w:after="240" w:line="360" w:lineRule="auto"/>
        <w:jc w:val="both"/>
        <w:rPr>
          <w:sz w:val="24"/>
          <w:szCs w:val="24"/>
        </w:rPr>
      </w:pPr>
      <w:r w:rsidRPr="00610384">
        <w:rPr>
          <w:i/>
          <w:iCs/>
          <w:sz w:val="24"/>
          <w:szCs w:val="24"/>
        </w:rPr>
        <w:t xml:space="preserve">Malware </w:t>
      </w:r>
      <w:r w:rsidRPr="00610384">
        <w:rPr>
          <w:sz w:val="24"/>
          <w:szCs w:val="24"/>
        </w:rPr>
        <w:t>(</w:t>
      </w:r>
      <w:r w:rsidRPr="00610384">
        <w:rPr>
          <w:i/>
          <w:iCs/>
          <w:sz w:val="24"/>
          <w:szCs w:val="24"/>
        </w:rPr>
        <w:t>Malicious Software</w:t>
      </w:r>
      <w:r w:rsidRPr="00610384">
        <w:rPr>
          <w:sz w:val="24"/>
          <w:szCs w:val="24"/>
        </w:rPr>
        <w:t xml:space="preserve">) merupakan piranti lunak jahat yang menyerang piranti lunak lainnya, dengan tujuan merusak dan mengubah perilaku yang sebenarnya menjadi perilaku yang diinginkan oleh </w:t>
      </w:r>
      <w:r w:rsidR="00227C77" w:rsidRPr="00610384">
        <w:rPr>
          <w:i/>
          <w:iCs/>
          <w:sz w:val="24"/>
          <w:szCs w:val="24"/>
        </w:rPr>
        <w:t>malware</w:t>
      </w:r>
      <w:r w:rsidR="00227C77" w:rsidRPr="00610384">
        <w:rPr>
          <w:sz w:val="24"/>
          <w:szCs w:val="24"/>
        </w:rPr>
        <w:t xml:space="preserve"> itu </w:t>
      </w:r>
      <w:sdt>
        <w:sdtPr>
          <w:rPr>
            <w:sz w:val="24"/>
            <w:szCs w:val="24"/>
          </w:rPr>
          <w:id w:val="1056351484"/>
          <w:citation/>
        </w:sdtPr>
        <w:sdtEndPr/>
        <w:sdtContent>
          <w:r w:rsidR="00227C77" w:rsidRPr="00610384">
            <w:rPr>
              <w:sz w:val="24"/>
              <w:szCs w:val="24"/>
            </w:rPr>
            <w:fldChar w:fldCharType="begin"/>
          </w:r>
          <w:r w:rsidR="00227C77" w:rsidRPr="00610384">
            <w:rPr>
              <w:sz w:val="24"/>
              <w:szCs w:val="24"/>
              <w:lang w:val="en-GB"/>
            </w:rPr>
            <w:instrText xml:space="preserve">CITATION Kra09 \l 2057 </w:instrText>
          </w:r>
          <w:r w:rsidR="00227C77" w:rsidRPr="00610384">
            <w:rPr>
              <w:sz w:val="24"/>
              <w:szCs w:val="24"/>
            </w:rPr>
            <w:fldChar w:fldCharType="separate"/>
          </w:r>
          <w:r w:rsidR="008F1E94" w:rsidRPr="008F1E94">
            <w:rPr>
              <w:noProof/>
              <w:sz w:val="24"/>
              <w:szCs w:val="24"/>
              <w:lang w:val="en-GB"/>
            </w:rPr>
            <w:t>[4]</w:t>
          </w:r>
          <w:r w:rsidR="00227C77" w:rsidRPr="00610384">
            <w:rPr>
              <w:sz w:val="24"/>
              <w:szCs w:val="24"/>
            </w:rPr>
            <w:fldChar w:fldCharType="end"/>
          </w:r>
        </w:sdtContent>
      </w:sdt>
      <w:r w:rsidR="00227C77" w:rsidRPr="00610384">
        <w:rPr>
          <w:sz w:val="24"/>
          <w:szCs w:val="24"/>
        </w:rPr>
        <w:t>.</w:t>
      </w:r>
    </w:p>
    <w:p w14:paraId="79A294BA" w14:textId="77777777" w:rsidR="007B4CBA" w:rsidRPr="00610384" w:rsidRDefault="007B4CBA" w:rsidP="00E55C4D">
      <w:pPr>
        <w:spacing w:line="360" w:lineRule="auto"/>
        <w:jc w:val="both"/>
        <w:rPr>
          <w:sz w:val="24"/>
          <w:szCs w:val="24"/>
        </w:rPr>
      </w:pPr>
      <w:r w:rsidRPr="00610384">
        <w:rPr>
          <w:i/>
          <w:sz w:val="24"/>
          <w:szCs w:val="24"/>
        </w:rPr>
        <w:t>Malware</w:t>
      </w:r>
      <w:r w:rsidRPr="00610384">
        <w:rPr>
          <w:sz w:val="24"/>
          <w:szCs w:val="24"/>
        </w:rPr>
        <w:t xml:space="preserve"> diidentifikasi kedalam 3 karakteristik, yaitu:</w:t>
      </w:r>
    </w:p>
    <w:p w14:paraId="6D30A485" w14:textId="5E9E10DC" w:rsidR="007B4CBA" w:rsidRPr="00610384" w:rsidRDefault="007B4CBA" w:rsidP="008F3623">
      <w:pPr>
        <w:pStyle w:val="ListParagraph"/>
        <w:numPr>
          <w:ilvl w:val="0"/>
          <w:numId w:val="3"/>
        </w:numPr>
        <w:spacing w:after="240" w:line="360" w:lineRule="auto"/>
        <w:ind w:left="284" w:hanging="284"/>
        <w:jc w:val="both"/>
        <w:rPr>
          <w:rFonts w:eastAsia="Times New Roman" w:cs="Times New Roman"/>
          <w:b w:val="0"/>
          <w:szCs w:val="24"/>
        </w:rPr>
      </w:pPr>
      <w:r w:rsidRPr="00610384">
        <w:rPr>
          <w:b w:val="0"/>
          <w:szCs w:val="24"/>
        </w:rPr>
        <w:t xml:space="preserve">Mampu melakukan replikasi diri. </w:t>
      </w:r>
      <w:r w:rsidRPr="00610384">
        <w:rPr>
          <w:b w:val="0"/>
          <w:i/>
          <w:szCs w:val="24"/>
        </w:rPr>
        <w:t>Malware</w:t>
      </w:r>
      <w:r w:rsidRPr="00610384">
        <w:rPr>
          <w:b w:val="0"/>
          <w:szCs w:val="24"/>
        </w:rPr>
        <w:t xml:space="preserve"> berusaha melakukan penyebaran diri dengan membuat salinan baru, atau </w:t>
      </w:r>
      <w:r w:rsidR="00227C77" w:rsidRPr="00610384">
        <w:rPr>
          <w:b w:val="0"/>
          <w:szCs w:val="24"/>
        </w:rPr>
        <w:t>menginstansiasi dirinya sendiri</w:t>
      </w:r>
      <w:r w:rsidRPr="00610384">
        <w:rPr>
          <w:b w:val="0"/>
          <w:szCs w:val="24"/>
        </w:rPr>
        <w:t xml:space="preserve">. </w:t>
      </w:r>
      <w:r w:rsidRPr="00610384">
        <w:rPr>
          <w:b w:val="0"/>
          <w:i/>
          <w:szCs w:val="24"/>
        </w:rPr>
        <w:t>Malware</w:t>
      </w:r>
      <w:r w:rsidRPr="00610384">
        <w:rPr>
          <w:b w:val="0"/>
          <w:szCs w:val="24"/>
        </w:rPr>
        <w:t xml:space="preserve"> juga dapat memperbanyak diri melalui</w:t>
      </w:r>
      <w:r w:rsidRPr="00610384">
        <w:rPr>
          <w:rFonts w:eastAsia="Times New Roman" w:cs="Times New Roman"/>
          <w:b w:val="0"/>
          <w:szCs w:val="24"/>
        </w:rPr>
        <w:t xml:space="preserve"> </w:t>
      </w:r>
      <w:r w:rsidRPr="00610384">
        <w:rPr>
          <w:b w:val="0"/>
          <w:i/>
          <w:szCs w:val="24"/>
        </w:rPr>
        <w:t>user</w:t>
      </w:r>
      <w:r w:rsidRPr="00610384">
        <w:rPr>
          <w:b w:val="0"/>
          <w:szCs w:val="24"/>
        </w:rPr>
        <w:t xml:space="preserve"> yang menyalinnya secara tidak sengaja</w:t>
      </w:r>
      <w:r w:rsidRPr="00610384">
        <w:rPr>
          <w:rFonts w:eastAsia="Times New Roman" w:cs="Times New Roman"/>
          <w:b w:val="0"/>
          <w:szCs w:val="24"/>
        </w:rPr>
        <w:t>.</w:t>
      </w:r>
    </w:p>
    <w:p w14:paraId="7E247361" w14:textId="258245A3" w:rsidR="007B4CBA" w:rsidRPr="00610384" w:rsidRDefault="007B4CBA" w:rsidP="008F3623">
      <w:pPr>
        <w:pStyle w:val="ListParagraph"/>
        <w:numPr>
          <w:ilvl w:val="0"/>
          <w:numId w:val="3"/>
        </w:numPr>
        <w:spacing w:after="240" w:line="360" w:lineRule="auto"/>
        <w:ind w:left="284" w:hanging="284"/>
        <w:jc w:val="both"/>
        <w:rPr>
          <w:rFonts w:eastAsia="Times New Roman" w:cs="Times New Roman"/>
          <w:b w:val="0"/>
          <w:szCs w:val="24"/>
        </w:rPr>
      </w:pPr>
      <w:r w:rsidRPr="00610384">
        <w:rPr>
          <w:b w:val="0"/>
          <w:szCs w:val="24"/>
        </w:rPr>
        <w:t>Mampu melakukan</w:t>
      </w:r>
      <w:r w:rsidRPr="00610384">
        <w:rPr>
          <w:rFonts w:eastAsia="Times New Roman" w:cs="Times New Roman"/>
          <w:b w:val="0"/>
          <w:szCs w:val="24"/>
        </w:rPr>
        <w:t xml:space="preserve"> </w:t>
      </w:r>
      <w:r w:rsidRPr="00610384">
        <w:rPr>
          <w:b w:val="0"/>
          <w:szCs w:val="24"/>
        </w:rPr>
        <w:t xml:space="preserve">pertumbuhan atau penambahan populasi. Pertumbuhan atau penambahan populasi </w:t>
      </w:r>
      <w:r w:rsidRPr="00610384">
        <w:rPr>
          <w:b w:val="0"/>
          <w:i/>
          <w:szCs w:val="24"/>
        </w:rPr>
        <w:t>malware</w:t>
      </w:r>
      <w:r w:rsidRPr="00610384">
        <w:rPr>
          <w:rFonts w:eastAsia="Times New Roman" w:cs="Times New Roman"/>
          <w:b w:val="0"/>
          <w:szCs w:val="24"/>
        </w:rPr>
        <w:t xml:space="preserve"> </w:t>
      </w:r>
      <w:r w:rsidRPr="00610384">
        <w:rPr>
          <w:b w:val="0"/>
          <w:szCs w:val="24"/>
        </w:rPr>
        <w:t>terjadi jika terdapat</w:t>
      </w:r>
      <w:r w:rsidRPr="00610384">
        <w:rPr>
          <w:rFonts w:eastAsia="Times New Roman" w:cs="Times New Roman"/>
          <w:b w:val="0"/>
          <w:szCs w:val="24"/>
        </w:rPr>
        <w:t xml:space="preserve"> </w:t>
      </w:r>
      <w:r w:rsidRPr="00610384">
        <w:rPr>
          <w:b w:val="0"/>
          <w:szCs w:val="24"/>
        </w:rPr>
        <w:t xml:space="preserve">perubahan dari instansi </w:t>
      </w:r>
      <w:r w:rsidRPr="00610384">
        <w:rPr>
          <w:b w:val="0"/>
          <w:i/>
          <w:szCs w:val="24"/>
        </w:rPr>
        <w:t>malware</w:t>
      </w:r>
      <w:r w:rsidRPr="00610384">
        <w:rPr>
          <w:rFonts w:eastAsia="Times New Roman" w:cs="Times New Roman"/>
          <w:b w:val="0"/>
          <w:szCs w:val="24"/>
        </w:rPr>
        <w:t xml:space="preserve"> </w:t>
      </w:r>
      <w:r w:rsidRPr="00610384">
        <w:rPr>
          <w:b w:val="0"/>
          <w:szCs w:val="24"/>
        </w:rPr>
        <w:t xml:space="preserve">akibat replikasi diri. </w:t>
      </w:r>
      <w:r w:rsidRPr="00610384">
        <w:rPr>
          <w:b w:val="0"/>
          <w:i/>
          <w:szCs w:val="24"/>
        </w:rPr>
        <w:t>Malware</w:t>
      </w:r>
      <w:r w:rsidRPr="00610384">
        <w:rPr>
          <w:b w:val="0"/>
          <w:szCs w:val="24"/>
        </w:rPr>
        <w:t xml:space="preserve"> yang tidak melakukan replikasi diri memiliki pertumbuhan populasi nol (tidak ada)</w:t>
      </w:r>
      <w:r w:rsidR="00227C77" w:rsidRPr="00610384">
        <w:rPr>
          <w:rFonts w:eastAsia="Times New Roman" w:cs="Times New Roman"/>
          <w:b w:val="0"/>
          <w:szCs w:val="24"/>
        </w:rPr>
        <w:t>.</w:t>
      </w:r>
    </w:p>
    <w:p w14:paraId="576B5430" w14:textId="77777777" w:rsidR="007B4CBA" w:rsidRPr="00610384" w:rsidRDefault="007B4CBA" w:rsidP="008F3623">
      <w:pPr>
        <w:pStyle w:val="ListParagraph"/>
        <w:numPr>
          <w:ilvl w:val="0"/>
          <w:numId w:val="3"/>
        </w:numPr>
        <w:spacing w:line="360" w:lineRule="auto"/>
        <w:ind w:left="284" w:hanging="284"/>
        <w:jc w:val="both"/>
        <w:rPr>
          <w:rFonts w:eastAsia="Times New Roman" w:cs="Times New Roman"/>
          <w:b w:val="0"/>
          <w:szCs w:val="24"/>
        </w:rPr>
      </w:pPr>
      <w:r w:rsidRPr="00610384">
        <w:rPr>
          <w:b w:val="0"/>
          <w:szCs w:val="24"/>
        </w:rPr>
        <w:t xml:space="preserve">Berperilaku sebagai parasit. </w:t>
      </w:r>
      <w:r w:rsidRPr="00610384">
        <w:rPr>
          <w:b w:val="0"/>
          <w:i/>
          <w:szCs w:val="24"/>
        </w:rPr>
        <w:t>Malware</w:t>
      </w:r>
      <w:r w:rsidRPr="00610384">
        <w:rPr>
          <w:rFonts w:eastAsia="Times New Roman" w:cs="Times New Roman"/>
          <w:b w:val="0"/>
          <w:szCs w:val="24"/>
        </w:rPr>
        <w:t xml:space="preserve"> </w:t>
      </w:r>
      <w:r w:rsidRPr="00610384">
        <w:rPr>
          <w:b w:val="0"/>
          <w:szCs w:val="24"/>
        </w:rPr>
        <w:t xml:space="preserve">menggunakan kode </w:t>
      </w:r>
      <w:r w:rsidRPr="00610384">
        <w:rPr>
          <w:b w:val="0"/>
          <w:i/>
          <w:szCs w:val="24"/>
        </w:rPr>
        <w:t xml:space="preserve">executable </w:t>
      </w:r>
      <w:r w:rsidRPr="00610384">
        <w:rPr>
          <w:b w:val="0"/>
          <w:szCs w:val="24"/>
        </w:rPr>
        <w:t xml:space="preserve">lain sebagai media untuk menyerang sistem agar keberadaannya diketahui. Arti </w:t>
      </w:r>
      <w:r w:rsidRPr="00610384">
        <w:rPr>
          <w:rFonts w:eastAsia="Times New Roman" w:cs="Times New Roman"/>
          <w:b w:val="0"/>
          <w:szCs w:val="24"/>
        </w:rPr>
        <w:t>“</w:t>
      </w:r>
      <w:r w:rsidRPr="00610384">
        <w:rPr>
          <w:b w:val="0"/>
          <w:i/>
          <w:szCs w:val="24"/>
        </w:rPr>
        <w:t>executable</w:t>
      </w:r>
      <w:r w:rsidRPr="00610384">
        <w:rPr>
          <w:rFonts w:eastAsia="Times New Roman" w:cs="Times New Roman"/>
          <w:b w:val="0"/>
          <w:szCs w:val="24"/>
        </w:rPr>
        <w:t xml:space="preserve">” </w:t>
      </w:r>
      <w:r w:rsidRPr="00610384">
        <w:rPr>
          <w:b w:val="0"/>
          <w:szCs w:val="24"/>
        </w:rPr>
        <w:t>ialah</w:t>
      </w:r>
      <w:r w:rsidRPr="00610384">
        <w:rPr>
          <w:rFonts w:eastAsia="Times New Roman" w:cs="Times New Roman"/>
          <w:b w:val="0"/>
          <w:szCs w:val="24"/>
        </w:rPr>
        <w:t xml:space="preserve"> </w:t>
      </w:r>
      <w:r w:rsidRPr="00610384">
        <w:rPr>
          <w:b w:val="0"/>
          <w:szCs w:val="24"/>
        </w:rPr>
        <w:t xml:space="preserve">objek yang dapat dieksekusi, seperti kode blok </w:t>
      </w:r>
      <w:r w:rsidRPr="00610384">
        <w:rPr>
          <w:b w:val="0"/>
          <w:i/>
          <w:szCs w:val="24"/>
        </w:rPr>
        <w:t>boot</w:t>
      </w:r>
      <w:r w:rsidRPr="00610384">
        <w:rPr>
          <w:rFonts w:eastAsia="Times New Roman" w:cs="Times New Roman"/>
          <w:b w:val="0"/>
          <w:szCs w:val="24"/>
        </w:rPr>
        <w:t xml:space="preserve"> </w:t>
      </w:r>
      <w:r w:rsidRPr="00610384">
        <w:rPr>
          <w:b w:val="0"/>
          <w:i/>
          <w:szCs w:val="24"/>
        </w:rPr>
        <w:t>disk</w:t>
      </w:r>
      <w:r w:rsidRPr="00610384">
        <w:rPr>
          <w:b w:val="0"/>
          <w:szCs w:val="24"/>
        </w:rPr>
        <w:t xml:space="preserve">, kode biner dalam aplikasi, dan kode yang diinterpretasi. Termasuk juga </w:t>
      </w:r>
      <w:r w:rsidRPr="00610384">
        <w:rPr>
          <w:b w:val="0"/>
          <w:i/>
          <w:szCs w:val="24"/>
        </w:rPr>
        <w:t>source code</w:t>
      </w:r>
      <w:r w:rsidRPr="00610384">
        <w:rPr>
          <w:b w:val="0"/>
          <w:szCs w:val="24"/>
        </w:rPr>
        <w:t xml:space="preserve">, seperti aplikasi </w:t>
      </w:r>
      <w:r w:rsidRPr="00610384">
        <w:rPr>
          <w:b w:val="0"/>
          <w:i/>
          <w:szCs w:val="24"/>
        </w:rPr>
        <w:t>scripting languages</w:t>
      </w:r>
      <w:r w:rsidRPr="00610384">
        <w:rPr>
          <w:rFonts w:eastAsia="Times New Roman" w:cs="Times New Roman"/>
          <w:b w:val="0"/>
          <w:szCs w:val="24"/>
        </w:rPr>
        <w:t xml:space="preserve">, </w:t>
      </w:r>
      <w:r w:rsidRPr="00610384">
        <w:rPr>
          <w:b w:val="0"/>
          <w:szCs w:val="24"/>
        </w:rPr>
        <w:t>dan kode yang memerlukan kompilasi sebelum dieksekusi.</w:t>
      </w:r>
    </w:p>
    <w:p w14:paraId="4E85AF4A" w14:textId="03C04768" w:rsidR="007B4CBA" w:rsidRPr="00610384" w:rsidRDefault="007B4CBA" w:rsidP="00D033AE">
      <w:pPr>
        <w:spacing w:before="240" w:line="360" w:lineRule="auto"/>
        <w:rPr>
          <w:sz w:val="24"/>
          <w:szCs w:val="24"/>
        </w:rPr>
      </w:pPr>
      <w:r w:rsidRPr="00610384">
        <w:rPr>
          <w:sz w:val="24"/>
          <w:szCs w:val="24"/>
        </w:rPr>
        <w:t xml:space="preserve">Secara garis besar, </w:t>
      </w:r>
      <w:r w:rsidRPr="00610384">
        <w:rPr>
          <w:i/>
          <w:sz w:val="24"/>
          <w:szCs w:val="24"/>
        </w:rPr>
        <w:t>malware</w:t>
      </w:r>
      <w:r w:rsidRPr="00610384">
        <w:rPr>
          <w:sz w:val="24"/>
          <w:szCs w:val="24"/>
        </w:rPr>
        <w:t xml:space="preserve"> memiliki 4 tahap siklus hidup, yaitu </w:t>
      </w:r>
      <w:sdt>
        <w:sdtPr>
          <w:rPr>
            <w:sz w:val="24"/>
            <w:szCs w:val="24"/>
          </w:rPr>
          <w:id w:val="-1059406034"/>
          <w:citation/>
        </w:sdtPr>
        <w:sdtEndPr/>
        <w:sdtContent>
          <w:r w:rsidRPr="00610384">
            <w:rPr>
              <w:sz w:val="24"/>
              <w:szCs w:val="24"/>
            </w:rPr>
            <w:fldChar w:fldCharType="begin"/>
          </w:r>
          <w:r w:rsidRPr="00610384">
            <w:rPr>
              <w:sz w:val="24"/>
              <w:szCs w:val="24"/>
              <w:lang w:val="en-GB"/>
            </w:rPr>
            <w:instrText xml:space="preserve">CITATION BPP14 \l 2057 </w:instrText>
          </w:r>
          <w:r w:rsidRPr="00610384">
            <w:rPr>
              <w:sz w:val="24"/>
              <w:szCs w:val="24"/>
            </w:rPr>
            <w:fldChar w:fldCharType="separate"/>
          </w:r>
          <w:r w:rsidR="008F1E94" w:rsidRPr="008F1E94">
            <w:rPr>
              <w:noProof/>
              <w:sz w:val="24"/>
              <w:szCs w:val="24"/>
              <w:lang w:val="en-GB"/>
            </w:rPr>
            <w:t>[5]</w:t>
          </w:r>
          <w:r w:rsidRPr="00610384">
            <w:rPr>
              <w:sz w:val="24"/>
              <w:szCs w:val="24"/>
            </w:rPr>
            <w:fldChar w:fldCharType="end"/>
          </w:r>
        </w:sdtContent>
      </w:sdt>
      <w:r w:rsidRPr="00610384">
        <w:rPr>
          <w:sz w:val="24"/>
          <w:szCs w:val="24"/>
        </w:rPr>
        <w:t>:</w:t>
      </w:r>
    </w:p>
    <w:p w14:paraId="50C4A8ED" w14:textId="77777777" w:rsidR="007B4CBA" w:rsidRPr="00610384" w:rsidRDefault="007B4CBA" w:rsidP="008F3623">
      <w:pPr>
        <w:pStyle w:val="ListParagraph"/>
        <w:numPr>
          <w:ilvl w:val="0"/>
          <w:numId w:val="4"/>
        </w:numPr>
        <w:spacing w:before="240" w:line="360" w:lineRule="auto"/>
        <w:ind w:left="284" w:hanging="284"/>
        <w:jc w:val="both"/>
        <w:rPr>
          <w:rFonts w:eastAsia="Times New Roman" w:cs="Times New Roman"/>
          <w:b w:val="0"/>
          <w:i/>
          <w:szCs w:val="24"/>
        </w:rPr>
      </w:pPr>
      <w:r w:rsidRPr="00610384">
        <w:rPr>
          <w:b w:val="0"/>
          <w:i/>
          <w:szCs w:val="24"/>
        </w:rPr>
        <w:t>Dormant phase</w:t>
      </w:r>
    </w:p>
    <w:p w14:paraId="45AFB7DB" w14:textId="7FE2CF63" w:rsidR="00A944CF" w:rsidRDefault="007B4CBA" w:rsidP="002A2BC9">
      <w:pPr>
        <w:pStyle w:val="ListParagraph"/>
        <w:spacing w:line="360" w:lineRule="auto"/>
        <w:ind w:left="284"/>
        <w:jc w:val="both"/>
        <w:rPr>
          <w:b w:val="0"/>
          <w:szCs w:val="24"/>
        </w:rPr>
      </w:pPr>
      <w:r w:rsidRPr="00610384">
        <w:rPr>
          <w:b w:val="0"/>
          <w:szCs w:val="24"/>
        </w:rPr>
        <w:t xml:space="preserve">Pada fase ini </w:t>
      </w:r>
      <w:r w:rsidRPr="00610384">
        <w:rPr>
          <w:b w:val="0"/>
          <w:i/>
          <w:szCs w:val="24"/>
        </w:rPr>
        <w:t>malware</w:t>
      </w:r>
      <w:r w:rsidRPr="00610384">
        <w:rPr>
          <w:b w:val="0"/>
          <w:szCs w:val="24"/>
        </w:rPr>
        <w:t xml:space="preserve"> tidaklah aktif. </w:t>
      </w:r>
      <w:r w:rsidRPr="00610384">
        <w:rPr>
          <w:b w:val="0"/>
          <w:i/>
          <w:szCs w:val="24"/>
        </w:rPr>
        <w:t>Malware</w:t>
      </w:r>
      <w:r w:rsidRPr="00610384">
        <w:rPr>
          <w:b w:val="0"/>
          <w:szCs w:val="24"/>
        </w:rPr>
        <w:t xml:space="preserve"> akan diaktifkan oleh suatu kondisi                tertentu, misalnya tanggal yang ditentukan, kehadiran program </w:t>
      </w:r>
      <w:r w:rsidRPr="00610384">
        <w:rPr>
          <w:b w:val="0"/>
          <w:szCs w:val="24"/>
        </w:rPr>
        <w:lastRenderedPageBreak/>
        <w:t xml:space="preserve">lain/dieksekusinya program lain dan sebagainya. Tidak semua </w:t>
      </w:r>
      <w:r w:rsidRPr="00610384">
        <w:rPr>
          <w:b w:val="0"/>
          <w:i/>
          <w:szCs w:val="24"/>
        </w:rPr>
        <w:t>malware</w:t>
      </w:r>
      <w:r w:rsidRPr="00610384">
        <w:rPr>
          <w:b w:val="0"/>
          <w:szCs w:val="24"/>
        </w:rPr>
        <w:t xml:space="preserve"> melalui fase ini.</w:t>
      </w:r>
    </w:p>
    <w:p w14:paraId="6A1D8571" w14:textId="77777777" w:rsidR="00A944CF" w:rsidRPr="00A944CF" w:rsidRDefault="007B4CBA" w:rsidP="008F3623">
      <w:pPr>
        <w:pStyle w:val="ListParagraph"/>
        <w:numPr>
          <w:ilvl w:val="0"/>
          <w:numId w:val="4"/>
        </w:numPr>
        <w:spacing w:line="360" w:lineRule="auto"/>
        <w:ind w:left="284" w:hanging="284"/>
        <w:jc w:val="both"/>
        <w:rPr>
          <w:rFonts w:eastAsia="Times New Roman" w:cs="Times New Roman"/>
          <w:b w:val="0"/>
          <w:szCs w:val="24"/>
        </w:rPr>
      </w:pPr>
      <w:r w:rsidRPr="00610384">
        <w:rPr>
          <w:b w:val="0"/>
          <w:i/>
          <w:szCs w:val="24"/>
        </w:rPr>
        <w:t>Propagation phase</w:t>
      </w:r>
    </w:p>
    <w:p w14:paraId="21BFAB7E" w14:textId="543BC141" w:rsidR="007B4CBA" w:rsidRPr="00A944CF" w:rsidRDefault="007B4CBA" w:rsidP="00A944CF">
      <w:pPr>
        <w:pStyle w:val="ListParagraph"/>
        <w:spacing w:line="360" w:lineRule="auto"/>
        <w:ind w:left="284"/>
        <w:jc w:val="both"/>
        <w:rPr>
          <w:rFonts w:eastAsia="Times New Roman" w:cs="Times New Roman"/>
          <w:b w:val="0"/>
          <w:szCs w:val="24"/>
        </w:rPr>
      </w:pPr>
      <w:r w:rsidRPr="00A944CF">
        <w:rPr>
          <w:b w:val="0"/>
          <w:szCs w:val="24"/>
        </w:rPr>
        <w:t xml:space="preserve">Pada fase ini, </w:t>
      </w:r>
      <w:r w:rsidRPr="00A944CF">
        <w:rPr>
          <w:b w:val="0"/>
          <w:i/>
          <w:szCs w:val="24"/>
        </w:rPr>
        <w:t>malware</w:t>
      </w:r>
      <w:r w:rsidRPr="00A944CF">
        <w:rPr>
          <w:b w:val="0"/>
          <w:szCs w:val="24"/>
        </w:rPr>
        <w:t xml:space="preserve"> akan mereplikasikan dirinya kepada suatu program atau ke suatu tempat dari media </w:t>
      </w:r>
      <w:r w:rsidRPr="00A944CF">
        <w:rPr>
          <w:b w:val="0"/>
          <w:i/>
          <w:szCs w:val="24"/>
        </w:rPr>
        <w:t xml:space="preserve">storage </w:t>
      </w:r>
      <w:r w:rsidRPr="00A944CF">
        <w:rPr>
          <w:b w:val="0"/>
          <w:szCs w:val="24"/>
        </w:rPr>
        <w:t xml:space="preserve">(baik </w:t>
      </w:r>
      <w:r w:rsidRPr="00A944CF">
        <w:rPr>
          <w:b w:val="0"/>
          <w:i/>
          <w:szCs w:val="24"/>
        </w:rPr>
        <w:t>hardisk</w:t>
      </w:r>
      <w:r w:rsidRPr="00A944CF">
        <w:rPr>
          <w:b w:val="0"/>
          <w:szCs w:val="24"/>
        </w:rPr>
        <w:t xml:space="preserve">, RAM). Setiap program yang terinfeksi akan menjadi hasil kloning dari </w:t>
      </w:r>
      <w:r w:rsidRPr="00A944CF">
        <w:rPr>
          <w:b w:val="0"/>
          <w:i/>
          <w:szCs w:val="24"/>
        </w:rPr>
        <w:t>malware</w:t>
      </w:r>
      <w:r w:rsidRPr="00A944CF">
        <w:rPr>
          <w:b w:val="0"/>
          <w:szCs w:val="24"/>
        </w:rPr>
        <w:t xml:space="preserve"> (tergantung cara dari setiap </w:t>
      </w:r>
      <w:r w:rsidRPr="00A944CF">
        <w:rPr>
          <w:b w:val="0"/>
          <w:i/>
          <w:szCs w:val="24"/>
        </w:rPr>
        <w:t>malware</w:t>
      </w:r>
      <w:r w:rsidRPr="00A944CF">
        <w:rPr>
          <w:b w:val="0"/>
          <w:szCs w:val="24"/>
        </w:rPr>
        <w:t xml:space="preserve"> dalam menginfeksi program).</w:t>
      </w:r>
    </w:p>
    <w:p w14:paraId="5122D751" w14:textId="77777777" w:rsidR="007B4CBA" w:rsidRPr="00610384" w:rsidRDefault="007B4CBA" w:rsidP="008F3623">
      <w:pPr>
        <w:pStyle w:val="ListParagraph"/>
        <w:numPr>
          <w:ilvl w:val="0"/>
          <w:numId w:val="4"/>
        </w:numPr>
        <w:spacing w:line="360" w:lineRule="auto"/>
        <w:ind w:left="284" w:hanging="284"/>
        <w:jc w:val="both"/>
        <w:rPr>
          <w:b w:val="0"/>
          <w:i/>
          <w:szCs w:val="24"/>
        </w:rPr>
      </w:pPr>
      <w:r w:rsidRPr="00610384">
        <w:rPr>
          <w:b w:val="0"/>
          <w:i/>
          <w:szCs w:val="24"/>
        </w:rPr>
        <w:t>Trigerring phase</w:t>
      </w:r>
    </w:p>
    <w:p w14:paraId="40AB1066" w14:textId="5904ABF5" w:rsidR="007B4CBA" w:rsidRPr="00610384" w:rsidRDefault="007B4CBA" w:rsidP="007B4CBA">
      <w:pPr>
        <w:pStyle w:val="ListParagraph"/>
        <w:spacing w:line="360" w:lineRule="auto"/>
        <w:ind w:left="284"/>
        <w:jc w:val="both"/>
        <w:rPr>
          <w:b w:val="0"/>
          <w:i/>
          <w:szCs w:val="24"/>
        </w:rPr>
      </w:pPr>
      <w:r w:rsidRPr="00610384">
        <w:rPr>
          <w:b w:val="0"/>
          <w:szCs w:val="24"/>
        </w:rPr>
        <w:t xml:space="preserve">Pada fase ini, </w:t>
      </w:r>
      <w:r w:rsidR="005D0F98">
        <w:rPr>
          <w:b w:val="0"/>
          <w:szCs w:val="24"/>
        </w:rPr>
        <w:t xml:space="preserve">akan ada beberapa kejadian sistem yang memicu </w:t>
      </w:r>
      <w:r w:rsidRPr="00610384">
        <w:rPr>
          <w:b w:val="0"/>
          <w:i/>
          <w:szCs w:val="24"/>
        </w:rPr>
        <w:t>malware</w:t>
      </w:r>
      <w:r w:rsidRPr="00610384">
        <w:rPr>
          <w:b w:val="0"/>
          <w:szCs w:val="24"/>
        </w:rPr>
        <w:t xml:space="preserve"> </w:t>
      </w:r>
      <w:r w:rsidR="005D0F98">
        <w:rPr>
          <w:b w:val="0"/>
          <w:szCs w:val="24"/>
        </w:rPr>
        <w:t>untuk</w:t>
      </w:r>
      <w:r w:rsidRPr="00610384">
        <w:rPr>
          <w:b w:val="0"/>
          <w:szCs w:val="24"/>
        </w:rPr>
        <w:t xml:space="preserve"> aktif </w:t>
      </w:r>
      <w:r w:rsidR="009A3B12">
        <w:rPr>
          <w:b w:val="0"/>
          <w:szCs w:val="24"/>
        </w:rPr>
        <w:t>melakukan fungsi tertentu</w:t>
      </w:r>
      <w:r w:rsidRPr="00610384">
        <w:rPr>
          <w:b w:val="0"/>
          <w:szCs w:val="24"/>
        </w:rPr>
        <w:t>.</w:t>
      </w:r>
      <w:r w:rsidR="009A3B12">
        <w:rPr>
          <w:b w:val="0"/>
          <w:szCs w:val="24"/>
        </w:rPr>
        <w:t xml:space="preserve"> </w:t>
      </w:r>
      <w:r w:rsidR="005D0F98">
        <w:rPr>
          <w:b w:val="0"/>
          <w:szCs w:val="24"/>
        </w:rPr>
        <w:t>Seperti pada fase dormant, ada beberapa kondisi yang m</w:t>
      </w:r>
      <w:r w:rsidR="009A3B12">
        <w:rPr>
          <w:b w:val="0"/>
          <w:szCs w:val="24"/>
        </w:rPr>
        <w:t>emicu</w:t>
      </w:r>
      <w:r w:rsidR="005D0F98">
        <w:rPr>
          <w:b w:val="0"/>
          <w:szCs w:val="24"/>
        </w:rPr>
        <w:t xml:space="preserve"> sehingga pada fase ini </w:t>
      </w:r>
      <w:r w:rsidR="005D0F98" w:rsidRPr="005D0F98">
        <w:rPr>
          <w:b w:val="0"/>
          <w:i/>
          <w:szCs w:val="24"/>
        </w:rPr>
        <w:t>malware</w:t>
      </w:r>
      <w:r w:rsidR="005D0F98">
        <w:rPr>
          <w:b w:val="0"/>
          <w:szCs w:val="24"/>
        </w:rPr>
        <w:t xml:space="preserve"> yang tidak aktif menjadi aktif.</w:t>
      </w:r>
    </w:p>
    <w:p w14:paraId="7DA0E7F3" w14:textId="77777777" w:rsidR="007B4CBA" w:rsidRPr="00610384" w:rsidRDefault="007B4CBA" w:rsidP="008F3623">
      <w:pPr>
        <w:pStyle w:val="ListParagraph"/>
        <w:numPr>
          <w:ilvl w:val="0"/>
          <w:numId w:val="4"/>
        </w:numPr>
        <w:spacing w:before="240" w:line="360" w:lineRule="auto"/>
        <w:ind w:left="284" w:hanging="284"/>
        <w:jc w:val="both"/>
        <w:rPr>
          <w:b w:val="0"/>
          <w:i/>
          <w:szCs w:val="24"/>
        </w:rPr>
      </w:pPr>
      <w:r w:rsidRPr="00610384">
        <w:rPr>
          <w:b w:val="0"/>
          <w:i/>
          <w:szCs w:val="24"/>
        </w:rPr>
        <w:t>Execution phase</w:t>
      </w:r>
    </w:p>
    <w:p w14:paraId="20EF5FBF" w14:textId="77777777" w:rsidR="007B4CBA" w:rsidRPr="00610384" w:rsidRDefault="007B4CBA" w:rsidP="007B4CBA">
      <w:pPr>
        <w:pStyle w:val="ListParagraph"/>
        <w:spacing w:before="240" w:line="360" w:lineRule="auto"/>
        <w:ind w:left="284"/>
        <w:jc w:val="both"/>
        <w:rPr>
          <w:b w:val="0"/>
          <w:i/>
          <w:szCs w:val="24"/>
        </w:rPr>
      </w:pPr>
      <w:r w:rsidRPr="00610384">
        <w:rPr>
          <w:b w:val="0"/>
          <w:szCs w:val="24"/>
        </w:rPr>
        <w:t xml:space="preserve">Di fase ini, </w:t>
      </w:r>
      <w:r w:rsidRPr="00610384">
        <w:rPr>
          <w:b w:val="0"/>
          <w:i/>
          <w:szCs w:val="24"/>
        </w:rPr>
        <w:t>malware</w:t>
      </w:r>
      <w:r w:rsidRPr="00610384">
        <w:rPr>
          <w:b w:val="0"/>
          <w:szCs w:val="24"/>
        </w:rPr>
        <w:t xml:space="preserve"> yang telah aktif akan melakukan fungsinya. Seperti menghapus </w:t>
      </w:r>
      <w:r w:rsidRPr="00610384">
        <w:rPr>
          <w:b w:val="0"/>
          <w:i/>
          <w:szCs w:val="24"/>
        </w:rPr>
        <w:t>file</w:t>
      </w:r>
      <w:r w:rsidRPr="00610384">
        <w:rPr>
          <w:b w:val="0"/>
          <w:szCs w:val="24"/>
        </w:rPr>
        <w:t>, menampilkan pesan-pesan, dan sebagainya.</w:t>
      </w:r>
    </w:p>
    <w:p w14:paraId="2333322F" w14:textId="2D3B67F9" w:rsidR="007B4CBA" w:rsidRPr="00610384" w:rsidRDefault="007B4CBA" w:rsidP="007B4CBA">
      <w:pPr>
        <w:jc w:val="both"/>
        <w:rPr>
          <w:sz w:val="24"/>
          <w:szCs w:val="24"/>
        </w:rPr>
      </w:pPr>
      <w:r w:rsidRPr="00610384">
        <w:rPr>
          <w:i/>
          <w:sz w:val="24"/>
          <w:szCs w:val="24"/>
        </w:rPr>
        <w:t>Malware</w:t>
      </w:r>
      <w:r w:rsidRPr="00610384">
        <w:rPr>
          <w:sz w:val="24"/>
          <w:szCs w:val="24"/>
        </w:rPr>
        <w:t xml:space="preserve"> dapat dikategorikan beberapa jenis berdasarkan metode operasinya, yaitu </w:t>
      </w:r>
      <w:sdt>
        <w:sdtPr>
          <w:rPr>
            <w:sz w:val="24"/>
            <w:szCs w:val="24"/>
          </w:rPr>
          <w:id w:val="-1707634176"/>
          <w:citation/>
        </w:sdtPr>
        <w:sdtEndPr/>
        <w:sdtContent>
          <w:r w:rsidRPr="00610384">
            <w:rPr>
              <w:sz w:val="24"/>
              <w:szCs w:val="24"/>
            </w:rPr>
            <w:fldChar w:fldCharType="begin"/>
          </w:r>
          <w:r w:rsidR="009570AB">
            <w:rPr>
              <w:sz w:val="24"/>
              <w:szCs w:val="24"/>
              <w:lang w:val="en-GB"/>
            </w:rPr>
            <w:instrText xml:space="preserve">CITATION Ayc061 \l 2057 </w:instrText>
          </w:r>
          <w:r w:rsidRPr="00610384">
            <w:rPr>
              <w:sz w:val="24"/>
              <w:szCs w:val="24"/>
            </w:rPr>
            <w:fldChar w:fldCharType="separate"/>
          </w:r>
          <w:r w:rsidR="009570AB" w:rsidRPr="009570AB">
            <w:rPr>
              <w:noProof/>
              <w:sz w:val="24"/>
              <w:szCs w:val="24"/>
              <w:lang w:val="en-GB"/>
            </w:rPr>
            <w:t>[6]</w:t>
          </w:r>
          <w:r w:rsidRPr="00610384">
            <w:rPr>
              <w:sz w:val="24"/>
              <w:szCs w:val="24"/>
            </w:rPr>
            <w:fldChar w:fldCharType="end"/>
          </w:r>
        </w:sdtContent>
      </w:sdt>
      <w:r w:rsidRPr="00610384">
        <w:rPr>
          <w:sz w:val="24"/>
          <w:szCs w:val="24"/>
        </w:rPr>
        <w:t>:</w:t>
      </w:r>
    </w:p>
    <w:p w14:paraId="750F925B" w14:textId="4E3A1E16" w:rsidR="007B4CBA" w:rsidRPr="00610384" w:rsidRDefault="007B4CBA" w:rsidP="008F3623">
      <w:pPr>
        <w:pStyle w:val="ListParagraph"/>
        <w:numPr>
          <w:ilvl w:val="0"/>
          <w:numId w:val="32"/>
        </w:numPr>
        <w:spacing w:before="240" w:line="360" w:lineRule="auto"/>
        <w:ind w:left="426"/>
        <w:jc w:val="both"/>
        <w:rPr>
          <w:rFonts w:eastAsia="Times New Roman" w:cs="Times New Roman"/>
          <w:b w:val="0"/>
          <w:i/>
          <w:szCs w:val="24"/>
        </w:rPr>
      </w:pPr>
      <w:r w:rsidRPr="00610384">
        <w:rPr>
          <w:b w:val="0"/>
          <w:i/>
          <w:szCs w:val="24"/>
        </w:rPr>
        <w:t xml:space="preserve">Logic Bomb, </w:t>
      </w:r>
      <w:r w:rsidRPr="00610384">
        <w:rPr>
          <w:b w:val="0"/>
          <w:szCs w:val="24"/>
        </w:rPr>
        <w:t>merupakan</w:t>
      </w:r>
      <w:r w:rsidRPr="00610384">
        <w:rPr>
          <w:rFonts w:eastAsia="Times New Roman" w:cs="Times New Roman"/>
          <w:b w:val="0"/>
          <w:szCs w:val="24"/>
        </w:rPr>
        <w:t xml:space="preserve"> </w:t>
      </w:r>
      <w:r w:rsidRPr="00610384">
        <w:rPr>
          <w:b w:val="0"/>
          <w:i/>
          <w:szCs w:val="24"/>
        </w:rPr>
        <w:t>malware</w:t>
      </w:r>
      <w:r w:rsidRPr="00610384">
        <w:rPr>
          <w:b w:val="0"/>
          <w:szCs w:val="24"/>
        </w:rPr>
        <w:t xml:space="preserve"> berupa kode yang mengandung </w:t>
      </w:r>
      <w:r w:rsidRPr="00610384">
        <w:rPr>
          <w:b w:val="0"/>
          <w:i/>
          <w:szCs w:val="24"/>
        </w:rPr>
        <w:t>payload</w:t>
      </w:r>
      <w:r w:rsidRPr="00610384">
        <w:rPr>
          <w:rFonts w:eastAsia="Times New Roman" w:cs="Times New Roman"/>
          <w:b w:val="0"/>
          <w:szCs w:val="24"/>
        </w:rPr>
        <w:t xml:space="preserve"> </w:t>
      </w:r>
      <w:r w:rsidRPr="00610384">
        <w:rPr>
          <w:b w:val="0"/>
          <w:szCs w:val="24"/>
        </w:rPr>
        <w:t>yang memiliki efek jahat serta</w:t>
      </w:r>
      <w:r w:rsidRPr="00610384">
        <w:rPr>
          <w:rFonts w:eastAsia="Times New Roman" w:cs="Times New Roman"/>
          <w:b w:val="0"/>
          <w:szCs w:val="24"/>
        </w:rPr>
        <w:t xml:space="preserve"> </w:t>
      </w:r>
      <w:r w:rsidRPr="00610384">
        <w:rPr>
          <w:b w:val="0"/>
          <w:i/>
          <w:szCs w:val="24"/>
        </w:rPr>
        <w:t xml:space="preserve">trigger payload </w:t>
      </w:r>
      <w:r w:rsidRPr="00610384">
        <w:rPr>
          <w:b w:val="0"/>
          <w:szCs w:val="24"/>
        </w:rPr>
        <w:t xml:space="preserve">yang merupakan kondisi </w:t>
      </w:r>
      <w:r w:rsidRPr="00610384">
        <w:rPr>
          <w:b w:val="0"/>
          <w:i/>
          <w:szCs w:val="24"/>
        </w:rPr>
        <w:t>boolean</w:t>
      </w:r>
      <w:r w:rsidRPr="00610384">
        <w:rPr>
          <w:b w:val="0"/>
          <w:szCs w:val="24"/>
        </w:rPr>
        <w:t xml:space="preserve"> mengatur kapan</w:t>
      </w:r>
      <w:r w:rsidRPr="00610384">
        <w:rPr>
          <w:rFonts w:eastAsia="Times New Roman" w:cs="Times New Roman"/>
          <w:b w:val="0"/>
          <w:szCs w:val="24"/>
        </w:rPr>
        <w:t xml:space="preserve"> </w:t>
      </w:r>
      <w:r w:rsidRPr="00610384">
        <w:rPr>
          <w:b w:val="0"/>
          <w:i/>
          <w:szCs w:val="24"/>
        </w:rPr>
        <w:t>payload</w:t>
      </w:r>
      <w:r w:rsidRPr="00610384">
        <w:rPr>
          <w:b w:val="0"/>
          <w:szCs w:val="24"/>
        </w:rPr>
        <w:t xml:space="preserve"> dieksekusi.</w:t>
      </w:r>
    </w:p>
    <w:p w14:paraId="716E97C1" w14:textId="36546990" w:rsidR="007B4CBA" w:rsidRPr="00610384" w:rsidRDefault="007B4CBA" w:rsidP="008F3623">
      <w:pPr>
        <w:pStyle w:val="ListParagraph"/>
        <w:numPr>
          <w:ilvl w:val="0"/>
          <w:numId w:val="32"/>
        </w:numPr>
        <w:spacing w:line="360" w:lineRule="auto"/>
        <w:ind w:left="426"/>
        <w:jc w:val="both"/>
        <w:rPr>
          <w:rFonts w:eastAsia="Times New Roman" w:cs="Times New Roman"/>
          <w:b w:val="0"/>
          <w:i/>
          <w:szCs w:val="24"/>
        </w:rPr>
      </w:pPr>
      <w:r w:rsidRPr="00610384">
        <w:rPr>
          <w:b w:val="0"/>
          <w:i/>
          <w:szCs w:val="24"/>
        </w:rPr>
        <w:t>Trojan Horse</w:t>
      </w:r>
      <w:r w:rsidRPr="00610384">
        <w:rPr>
          <w:rFonts w:eastAsia="Times New Roman" w:cs="Times New Roman"/>
          <w:b w:val="0"/>
          <w:i/>
          <w:iCs/>
          <w:szCs w:val="24"/>
        </w:rPr>
        <w:t xml:space="preserve">, </w:t>
      </w:r>
      <w:r w:rsidRPr="00610384">
        <w:rPr>
          <w:b w:val="0"/>
          <w:szCs w:val="24"/>
        </w:rPr>
        <w:t>merupakan</w:t>
      </w:r>
      <w:r w:rsidRPr="00610384">
        <w:rPr>
          <w:rFonts w:eastAsia="Times New Roman" w:cs="Times New Roman"/>
          <w:b w:val="0"/>
          <w:szCs w:val="24"/>
        </w:rPr>
        <w:t xml:space="preserve"> </w:t>
      </w:r>
      <w:r w:rsidRPr="00610384">
        <w:rPr>
          <w:b w:val="0"/>
          <w:i/>
          <w:szCs w:val="24"/>
        </w:rPr>
        <w:t>malware</w:t>
      </w:r>
      <w:r w:rsidRPr="00610384">
        <w:rPr>
          <w:b w:val="0"/>
          <w:szCs w:val="24"/>
        </w:rPr>
        <w:t xml:space="preserve"> berupa program yang </w:t>
      </w:r>
      <w:r w:rsidR="005D0F98">
        <w:rPr>
          <w:b w:val="0"/>
          <w:szCs w:val="24"/>
        </w:rPr>
        <w:t>sepertinya melakukan beberapa pekerjaan baik (menjalankan sesuai program yang ada) tetapi sebenarnya melakukan pekerjaan-pekerjaan jahat secara tersembunyi</w:t>
      </w:r>
      <w:r w:rsidRPr="00610384">
        <w:rPr>
          <w:b w:val="0"/>
          <w:szCs w:val="24"/>
        </w:rPr>
        <w:t xml:space="preserve">. Contohnya adalah mendapatkan </w:t>
      </w:r>
      <w:r w:rsidRPr="00610384">
        <w:rPr>
          <w:b w:val="0"/>
          <w:i/>
          <w:szCs w:val="24"/>
        </w:rPr>
        <w:t>password</w:t>
      </w:r>
      <w:r w:rsidRPr="00610384">
        <w:rPr>
          <w:rFonts w:eastAsia="Times New Roman" w:cs="Times New Roman"/>
          <w:b w:val="0"/>
          <w:szCs w:val="24"/>
        </w:rPr>
        <w:t xml:space="preserve"> </w:t>
      </w:r>
      <w:r w:rsidRPr="00610384">
        <w:rPr>
          <w:b w:val="0"/>
          <w:i/>
          <w:szCs w:val="24"/>
        </w:rPr>
        <w:t>login</w:t>
      </w:r>
      <w:r w:rsidRPr="00610384">
        <w:rPr>
          <w:rFonts w:eastAsia="Times New Roman" w:cs="Times New Roman"/>
          <w:b w:val="0"/>
          <w:szCs w:val="24"/>
        </w:rPr>
        <w:t xml:space="preserve"> </w:t>
      </w:r>
      <w:r w:rsidRPr="00610384">
        <w:rPr>
          <w:b w:val="0"/>
          <w:szCs w:val="24"/>
        </w:rPr>
        <w:t xml:space="preserve">dengan menunggu </w:t>
      </w:r>
      <w:r w:rsidRPr="00610384">
        <w:rPr>
          <w:b w:val="0"/>
          <w:i/>
          <w:szCs w:val="24"/>
        </w:rPr>
        <w:t>user</w:t>
      </w:r>
      <w:r w:rsidRPr="00610384">
        <w:rPr>
          <w:b w:val="0"/>
          <w:szCs w:val="24"/>
        </w:rPr>
        <w:t xml:space="preserve"> mengetik informasi</w:t>
      </w:r>
      <w:r w:rsidRPr="00610384">
        <w:rPr>
          <w:rFonts w:eastAsia="Times New Roman" w:cs="Times New Roman"/>
          <w:b w:val="0"/>
          <w:szCs w:val="24"/>
        </w:rPr>
        <w:t xml:space="preserve"> “</w:t>
      </w:r>
      <w:r w:rsidRPr="00610384">
        <w:rPr>
          <w:b w:val="0"/>
          <w:i/>
          <w:szCs w:val="24"/>
        </w:rPr>
        <w:t>username</w:t>
      </w:r>
      <w:r w:rsidRPr="00610384">
        <w:rPr>
          <w:b w:val="0"/>
          <w:szCs w:val="24"/>
        </w:rPr>
        <w:t>” dan “</w:t>
      </w:r>
      <w:r w:rsidRPr="00610384">
        <w:rPr>
          <w:b w:val="0"/>
          <w:i/>
          <w:szCs w:val="24"/>
        </w:rPr>
        <w:t>password</w:t>
      </w:r>
      <w:r w:rsidRPr="00610384">
        <w:rPr>
          <w:rFonts w:eastAsia="Times New Roman" w:cs="Times New Roman"/>
          <w:b w:val="0"/>
          <w:szCs w:val="24"/>
        </w:rPr>
        <w:t>”.</w:t>
      </w:r>
    </w:p>
    <w:p w14:paraId="7559A863" w14:textId="77777777" w:rsidR="006033DF" w:rsidRPr="00610384" w:rsidRDefault="007B4CBA" w:rsidP="008F3623">
      <w:pPr>
        <w:pStyle w:val="ListParagraph"/>
        <w:numPr>
          <w:ilvl w:val="0"/>
          <w:numId w:val="32"/>
        </w:numPr>
        <w:spacing w:line="360" w:lineRule="auto"/>
        <w:ind w:left="426"/>
        <w:jc w:val="both"/>
        <w:rPr>
          <w:rFonts w:eastAsia="Times New Roman" w:cs="Times New Roman"/>
          <w:b w:val="0"/>
          <w:i/>
          <w:szCs w:val="24"/>
        </w:rPr>
      </w:pPr>
      <w:r w:rsidRPr="00610384">
        <w:rPr>
          <w:b w:val="0"/>
          <w:i/>
          <w:szCs w:val="24"/>
        </w:rPr>
        <w:t>Back Door</w:t>
      </w:r>
      <w:r w:rsidRPr="00610384">
        <w:rPr>
          <w:rFonts w:eastAsia="Times New Roman" w:cs="Times New Roman"/>
          <w:b w:val="0"/>
          <w:i/>
          <w:iCs/>
          <w:szCs w:val="24"/>
        </w:rPr>
        <w:t>,</w:t>
      </w:r>
      <w:r w:rsidRPr="00610384">
        <w:rPr>
          <w:rFonts w:eastAsia="Times New Roman" w:cs="Times New Roman"/>
          <w:b w:val="0"/>
          <w:szCs w:val="24"/>
        </w:rPr>
        <w:t xml:space="preserve"> </w:t>
      </w:r>
      <w:r w:rsidRPr="00610384">
        <w:rPr>
          <w:b w:val="0"/>
          <w:szCs w:val="24"/>
        </w:rPr>
        <w:t>merupakan suatu mekanisme untuk menghindari pemeriksaan sistem</w:t>
      </w:r>
      <w:r w:rsidR="006033DF" w:rsidRPr="00610384">
        <w:rPr>
          <w:b w:val="0"/>
          <w:szCs w:val="24"/>
        </w:rPr>
        <w:t xml:space="preserve"> </w:t>
      </w:r>
      <w:r w:rsidRPr="00610384">
        <w:rPr>
          <w:b w:val="0"/>
          <w:szCs w:val="24"/>
        </w:rPr>
        <w:t>keamanan. Salah satu contoh adalah RAT</w:t>
      </w:r>
      <w:r w:rsidRPr="00610384">
        <w:rPr>
          <w:rStyle w:val="FootnoteReference"/>
          <w:rFonts w:eastAsia="Times New Roman" w:cs="Times New Roman"/>
          <w:b w:val="0"/>
          <w:szCs w:val="24"/>
        </w:rPr>
        <w:footnoteReference w:id="1"/>
      </w:r>
      <w:r w:rsidRPr="00610384">
        <w:rPr>
          <w:b w:val="0"/>
          <w:szCs w:val="24"/>
        </w:rPr>
        <w:t>, yang mampu memonitor dan mengkontrol komputer dari jarak jauh.</w:t>
      </w:r>
    </w:p>
    <w:p w14:paraId="0EB156F0" w14:textId="175F5E21" w:rsidR="007B4CBA" w:rsidRPr="00610384" w:rsidRDefault="007B4CBA" w:rsidP="008F3623">
      <w:pPr>
        <w:pStyle w:val="ListParagraph"/>
        <w:numPr>
          <w:ilvl w:val="0"/>
          <w:numId w:val="32"/>
        </w:numPr>
        <w:spacing w:line="360" w:lineRule="auto"/>
        <w:ind w:left="426"/>
        <w:jc w:val="both"/>
        <w:rPr>
          <w:rFonts w:eastAsia="Times New Roman" w:cs="Times New Roman"/>
          <w:b w:val="0"/>
          <w:i/>
          <w:szCs w:val="24"/>
        </w:rPr>
      </w:pPr>
      <w:r w:rsidRPr="00610384">
        <w:rPr>
          <w:b w:val="0"/>
          <w:i/>
          <w:szCs w:val="24"/>
        </w:rPr>
        <w:t>Virus</w:t>
      </w:r>
      <w:r w:rsidRPr="00610384">
        <w:rPr>
          <w:rFonts w:eastAsia="Times New Roman" w:cs="Times New Roman"/>
          <w:b w:val="0"/>
          <w:i/>
          <w:iCs/>
          <w:szCs w:val="24"/>
        </w:rPr>
        <w:t xml:space="preserve">, </w:t>
      </w:r>
      <w:r w:rsidR="00A22C40" w:rsidRPr="00610384">
        <w:rPr>
          <w:b w:val="0"/>
          <w:szCs w:val="24"/>
        </w:rPr>
        <w:t xml:space="preserve">merupakan sebuah program yang melakukan </w:t>
      </w:r>
      <w:r w:rsidR="00055F9F">
        <w:rPr>
          <w:b w:val="0"/>
          <w:szCs w:val="24"/>
        </w:rPr>
        <w:t>replikasi</w:t>
      </w:r>
      <w:r w:rsidR="00A22C40" w:rsidRPr="00610384">
        <w:rPr>
          <w:b w:val="0"/>
          <w:szCs w:val="24"/>
        </w:rPr>
        <w:t xml:space="preserve"> dirinya sendiri </w:t>
      </w:r>
      <w:r w:rsidR="00055F9F">
        <w:rPr>
          <w:b w:val="0"/>
          <w:szCs w:val="24"/>
        </w:rPr>
        <w:t xml:space="preserve">kedalam </w:t>
      </w:r>
      <w:r w:rsidR="00055F9F" w:rsidRPr="00055F9F">
        <w:rPr>
          <w:b w:val="0"/>
          <w:i/>
          <w:szCs w:val="24"/>
        </w:rPr>
        <w:t>executable</w:t>
      </w:r>
      <w:r w:rsidR="00055F9F">
        <w:rPr>
          <w:b w:val="0"/>
          <w:szCs w:val="24"/>
        </w:rPr>
        <w:t xml:space="preserve"> lainnya</w:t>
      </w:r>
      <w:r w:rsidR="00A22C40" w:rsidRPr="00610384">
        <w:rPr>
          <w:b w:val="0"/>
          <w:szCs w:val="24"/>
        </w:rPr>
        <w:t xml:space="preserve"> dan memiliki potensi yang besar untuk melakukan manipulasi terhadap sistem tersebut</w:t>
      </w:r>
      <w:r w:rsidRPr="00610384">
        <w:rPr>
          <w:b w:val="0"/>
          <w:szCs w:val="24"/>
        </w:rPr>
        <w:t>.</w:t>
      </w:r>
    </w:p>
    <w:p w14:paraId="7A7D81AD" w14:textId="77777777" w:rsidR="006033DF" w:rsidRPr="00610384" w:rsidRDefault="007B4CBA" w:rsidP="008F3623">
      <w:pPr>
        <w:pStyle w:val="ListParagraph"/>
        <w:numPr>
          <w:ilvl w:val="0"/>
          <w:numId w:val="32"/>
        </w:numPr>
        <w:spacing w:line="360" w:lineRule="auto"/>
        <w:ind w:left="426"/>
        <w:jc w:val="both"/>
        <w:rPr>
          <w:rFonts w:eastAsia="Times New Roman" w:cs="Times New Roman"/>
          <w:b w:val="0"/>
          <w:i/>
          <w:szCs w:val="24"/>
        </w:rPr>
      </w:pPr>
      <w:r w:rsidRPr="00610384">
        <w:rPr>
          <w:b w:val="0"/>
          <w:i/>
          <w:szCs w:val="24"/>
        </w:rPr>
        <w:lastRenderedPageBreak/>
        <w:t>Worm</w:t>
      </w:r>
      <w:r w:rsidRPr="00610384">
        <w:rPr>
          <w:b w:val="0"/>
          <w:szCs w:val="24"/>
        </w:rPr>
        <w:t xml:space="preserve">, memiliki sifat menyerupai </w:t>
      </w:r>
      <w:r w:rsidRPr="00610384">
        <w:rPr>
          <w:b w:val="0"/>
          <w:i/>
          <w:szCs w:val="24"/>
        </w:rPr>
        <w:t>virus</w:t>
      </w:r>
      <w:r w:rsidRPr="00610384">
        <w:rPr>
          <w:b w:val="0"/>
          <w:szCs w:val="24"/>
        </w:rPr>
        <w:t xml:space="preserve"> namun replikasi diri </w:t>
      </w:r>
      <w:r w:rsidRPr="00610384">
        <w:rPr>
          <w:b w:val="0"/>
          <w:i/>
          <w:szCs w:val="24"/>
        </w:rPr>
        <w:t>worm</w:t>
      </w:r>
      <w:r w:rsidRPr="00610384">
        <w:rPr>
          <w:b w:val="0"/>
          <w:szCs w:val="24"/>
        </w:rPr>
        <w:t xml:space="preserve"> dibagi atas dua cara, pertama, </w:t>
      </w:r>
      <w:r w:rsidRPr="00610384">
        <w:rPr>
          <w:b w:val="0"/>
          <w:i/>
          <w:szCs w:val="24"/>
        </w:rPr>
        <w:t>worm</w:t>
      </w:r>
      <w:r w:rsidRPr="00610384">
        <w:rPr>
          <w:rFonts w:eastAsia="Times New Roman" w:cs="Times New Roman"/>
          <w:b w:val="0"/>
          <w:szCs w:val="24"/>
        </w:rPr>
        <w:t xml:space="preserve"> </w:t>
      </w:r>
      <w:r w:rsidRPr="00610384">
        <w:rPr>
          <w:b w:val="0"/>
          <w:szCs w:val="24"/>
        </w:rPr>
        <w:t>sebagai</w:t>
      </w:r>
      <w:r w:rsidRPr="00610384">
        <w:rPr>
          <w:rFonts w:eastAsia="Times New Roman" w:cs="Times New Roman"/>
          <w:b w:val="0"/>
          <w:szCs w:val="24"/>
        </w:rPr>
        <w:t xml:space="preserve"> </w:t>
      </w:r>
      <w:r w:rsidRPr="00610384">
        <w:rPr>
          <w:b w:val="0"/>
          <w:i/>
          <w:szCs w:val="24"/>
        </w:rPr>
        <w:t>standalone</w:t>
      </w:r>
      <w:r w:rsidRPr="00610384">
        <w:rPr>
          <w:b w:val="0"/>
          <w:szCs w:val="24"/>
        </w:rPr>
        <w:t xml:space="preserve"> yang tidak bergantung pada kode </w:t>
      </w:r>
      <w:r w:rsidRPr="00610384">
        <w:rPr>
          <w:b w:val="0"/>
          <w:i/>
          <w:szCs w:val="24"/>
        </w:rPr>
        <w:t xml:space="preserve">executable </w:t>
      </w:r>
      <w:r w:rsidRPr="00610384">
        <w:rPr>
          <w:b w:val="0"/>
          <w:szCs w:val="24"/>
        </w:rPr>
        <w:t xml:space="preserve">lain, kedua, </w:t>
      </w:r>
      <w:r w:rsidRPr="00610384">
        <w:rPr>
          <w:b w:val="0"/>
          <w:i/>
          <w:szCs w:val="24"/>
        </w:rPr>
        <w:t>worm</w:t>
      </w:r>
      <w:r w:rsidRPr="00610384">
        <w:rPr>
          <w:rFonts w:eastAsia="Times New Roman" w:cs="Times New Roman"/>
          <w:b w:val="0"/>
          <w:szCs w:val="24"/>
        </w:rPr>
        <w:t xml:space="preserve"> </w:t>
      </w:r>
      <w:r w:rsidRPr="00610384">
        <w:rPr>
          <w:b w:val="0"/>
          <w:szCs w:val="24"/>
        </w:rPr>
        <w:t>yang mampu menyebar dari mesin ke mesin melalui jaringan.</w:t>
      </w:r>
    </w:p>
    <w:p w14:paraId="553AAE63" w14:textId="22D43DAF" w:rsidR="007B4CBA" w:rsidRPr="00610384" w:rsidRDefault="007B4CBA" w:rsidP="008F3623">
      <w:pPr>
        <w:pStyle w:val="ListParagraph"/>
        <w:numPr>
          <w:ilvl w:val="0"/>
          <w:numId w:val="32"/>
        </w:numPr>
        <w:spacing w:line="360" w:lineRule="auto"/>
        <w:ind w:left="426"/>
        <w:jc w:val="both"/>
        <w:rPr>
          <w:rFonts w:eastAsia="Times New Roman" w:cs="Times New Roman"/>
          <w:b w:val="0"/>
          <w:i/>
          <w:szCs w:val="24"/>
        </w:rPr>
      </w:pPr>
      <w:r w:rsidRPr="00610384">
        <w:rPr>
          <w:b w:val="0"/>
          <w:i/>
          <w:szCs w:val="24"/>
        </w:rPr>
        <w:t>Rabbit</w:t>
      </w:r>
      <w:r w:rsidRPr="00610384">
        <w:rPr>
          <w:b w:val="0"/>
          <w:szCs w:val="24"/>
        </w:rPr>
        <w:t xml:space="preserve">, merupakan </w:t>
      </w:r>
      <w:r w:rsidRPr="00610384">
        <w:rPr>
          <w:b w:val="0"/>
          <w:i/>
          <w:szCs w:val="24"/>
        </w:rPr>
        <w:t>malware</w:t>
      </w:r>
      <w:r w:rsidRPr="00610384">
        <w:rPr>
          <w:b w:val="0"/>
          <w:szCs w:val="24"/>
        </w:rPr>
        <w:t xml:space="preserve"> yang mampu menggandakankan diri dengan cepat</w:t>
      </w:r>
      <w:r w:rsidRPr="00610384">
        <w:rPr>
          <w:rFonts w:eastAsia="Times New Roman" w:cs="Times New Roman"/>
          <w:b w:val="0"/>
          <w:szCs w:val="24"/>
        </w:rPr>
        <w:t>.</w:t>
      </w:r>
    </w:p>
    <w:p w14:paraId="4740DE16" w14:textId="77777777" w:rsidR="007B4CBA" w:rsidRPr="00610384" w:rsidRDefault="007B4CBA" w:rsidP="008F3623">
      <w:pPr>
        <w:pStyle w:val="ListParagraph"/>
        <w:numPr>
          <w:ilvl w:val="0"/>
          <w:numId w:val="32"/>
        </w:numPr>
        <w:spacing w:line="360" w:lineRule="auto"/>
        <w:ind w:left="426"/>
        <w:jc w:val="both"/>
        <w:rPr>
          <w:rFonts w:eastAsia="Times New Roman" w:cs="Times New Roman"/>
          <w:b w:val="0"/>
          <w:i/>
          <w:szCs w:val="24"/>
        </w:rPr>
      </w:pPr>
      <w:r w:rsidRPr="00610384">
        <w:rPr>
          <w:b w:val="0"/>
          <w:i/>
          <w:szCs w:val="24"/>
        </w:rPr>
        <w:t>Spyware</w:t>
      </w:r>
      <w:r w:rsidRPr="00610384">
        <w:rPr>
          <w:rFonts w:eastAsia="Times New Roman" w:cs="Times New Roman"/>
          <w:b w:val="0"/>
          <w:i/>
          <w:iCs/>
          <w:szCs w:val="24"/>
        </w:rPr>
        <w:t xml:space="preserve">, </w:t>
      </w:r>
      <w:r w:rsidRPr="00610384">
        <w:rPr>
          <w:b w:val="0"/>
          <w:szCs w:val="24"/>
        </w:rPr>
        <w:t xml:space="preserve">merupakan suatu piranti lunak yang mampu mengumpulkan informasi dari komputer dan mentransmisikannya kepada pihak lain. Informasi yang dikumpulkan oleh </w:t>
      </w:r>
      <w:r w:rsidRPr="00610384">
        <w:rPr>
          <w:b w:val="0"/>
          <w:i/>
          <w:szCs w:val="24"/>
        </w:rPr>
        <w:t>spyware</w:t>
      </w:r>
      <w:r w:rsidRPr="00610384">
        <w:rPr>
          <w:rFonts w:eastAsia="Times New Roman" w:cs="Times New Roman"/>
          <w:b w:val="0"/>
          <w:szCs w:val="24"/>
        </w:rPr>
        <w:t xml:space="preserve"> </w:t>
      </w:r>
      <w:r w:rsidRPr="00610384">
        <w:rPr>
          <w:b w:val="0"/>
          <w:szCs w:val="24"/>
        </w:rPr>
        <w:t xml:space="preserve">memiliki nilai seperti </w:t>
      </w:r>
      <w:r w:rsidRPr="00610384">
        <w:rPr>
          <w:b w:val="0"/>
          <w:i/>
          <w:szCs w:val="24"/>
        </w:rPr>
        <w:t>username</w:t>
      </w:r>
      <w:r w:rsidRPr="00610384">
        <w:rPr>
          <w:b w:val="0"/>
          <w:szCs w:val="24"/>
        </w:rPr>
        <w:t xml:space="preserve"> dan </w:t>
      </w:r>
      <w:r w:rsidRPr="00610384">
        <w:rPr>
          <w:b w:val="0"/>
          <w:i/>
          <w:szCs w:val="24"/>
        </w:rPr>
        <w:t>password</w:t>
      </w:r>
      <w:r w:rsidRPr="00610384">
        <w:rPr>
          <w:b w:val="0"/>
          <w:szCs w:val="24"/>
        </w:rPr>
        <w:t xml:space="preserve">, alamat </w:t>
      </w:r>
      <w:r w:rsidRPr="00610384">
        <w:rPr>
          <w:b w:val="0"/>
          <w:i/>
          <w:szCs w:val="24"/>
        </w:rPr>
        <w:t>email</w:t>
      </w:r>
      <w:r w:rsidRPr="00610384">
        <w:rPr>
          <w:b w:val="0"/>
          <w:szCs w:val="24"/>
        </w:rPr>
        <w:t xml:space="preserve">, akun </w:t>
      </w:r>
      <w:r w:rsidRPr="00610384">
        <w:rPr>
          <w:b w:val="0"/>
          <w:i/>
          <w:szCs w:val="24"/>
        </w:rPr>
        <w:t>bank</w:t>
      </w:r>
      <w:r w:rsidRPr="00610384">
        <w:rPr>
          <w:rFonts w:eastAsia="Times New Roman" w:cs="Times New Roman"/>
          <w:b w:val="0"/>
          <w:szCs w:val="24"/>
        </w:rPr>
        <w:t xml:space="preserve">, </w:t>
      </w:r>
      <w:r w:rsidRPr="00610384">
        <w:rPr>
          <w:b w:val="0"/>
          <w:szCs w:val="24"/>
        </w:rPr>
        <w:t>serta kode lisensi piranti lunak.</w:t>
      </w:r>
    </w:p>
    <w:p w14:paraId="1E94CED5" w14:textId="77777777" w:rsidR="007B4CBA" w:rsidRPr="00610384" w:rsidRDefault="007B4CBA" w:rsidP="008F3623">
      <w:pPr>
        <w:pStyle w:val="ListParagraph"/>
        <w:numPr>
          <w:ilvl w:val="0"/>
          <w:numId w:val="32"/>
        </w:numPr>
        <w:spacing w:line="360" w:lineRule="auto"/>
        <w:ind w:left="426"/>
        <w:jc w:val="both"/>
        <w:rPr>
          <w:rFonts w:eastAsia="Times New Roman" w:cs="Times New Roman"/>
          <w:b w:val="0"/>
          <w:i/>
          <w:szCs w:val="24"/>
        </w:rPr>
      </w:pPr>
      <w:r w:rsidRPr="00610384">
        <w:rPr>
          <w:b w:val="0"/>
          <w:i/>
          <w:szCs w:val="24"/>
        </w:rPr>
        <w:t>Adware</w:t>
      </w:r>
      <w:r w:rsidRPr="00610384">
        <w:rPr>
          <w:rFonts w:eastAsia="Times New Roman" w:cs="Times New Roman"/>
          <w:b w:val="0"/>
          <w:i/>
          <w:iCs/>
          <w:szCs w:val="24"/>
        </w:rPr>
        <w:t xml:space="preserve">, </w:t>
      </w:r>
      <w:r w:rsidRPr="00610384">
        <w:rPr>
          <w:b w:val="0"/>
          <w:szCs w:val="24"/>
        </w:rPr>
        <w:t xml:space="preserve">memiliki sifat yang serupa dengan </w:t>
      </w:r>
      <w:r w:rsidRPr="00610384">
        <w:rPr>
          <w:b w:val="0"/>
          <w:i/>
          <w:szCs w:val="24"/>
        </w:rPr>
        <w:t>spyware</w:t>
      </w:r>
      <w:r w:rsidRPr="00610384">
        <w:rPr>
          <w:b w:val="0"/>
          <w:szCs w:val="24"/>
        </w:rPr>
        <w:t xml:space="preserve"> namun </w:t>
      </w:r>
      <w:r w:rsidRPr="00610384">
        <w:rPr>
          <w:b w:val="0"/>
          <w:i/>
          <w:szCs w:val="24"/>
        </w:rPr>
        <w:t>adware</w:t>
      </w:r>
      <w:r w:rsidRPr="00610384">
        <w:rPr>
          <w:b w:val="0"/>
          <w:szCs w:val="24"/>
        </w:rPr>
        <w:t xml:space="preserve"> berfokus pada bidang </w:t>
      </w:r>
      <w:r w:rsidRPr="00610384">
        <w:rPr>
          <w:b w:val="0"/>
          <w:i/>
          <w:szCs w:val="24"/>
        </w:rPr>
        <w:t>marketing</w:t>
      </w:r>
      <w:r w:rsidRPr="00610384">
        <w:rPr>
          <w:b w:val="0"/>
          <w:szCs w:val="24"/>
        </w:rPr>
        <w:t xml:space="preserve">, yang memiliki kemampuan untuk memunculkan iklan atau mengarahkan </w:t>
      </w:r>
      <w:r w:rsidRPr="00610384">
        <w:rPr>
          <w:b w:val="0"/>
          <w:i/>
          <w:szCs w:val="24"/>
        </w:rPr>
        <w:t>web</w:t>
      </w:r>
      <w:r w:rsidRPr="00610384">
        <w:rPr>
          <w:rFonts w:eastAsia="Times New Roman" w:cs="Times New Roman"/>
          <w:b w:val="0"/>
          <w:szCs w:val="24"/>
        </w:rPr>
        <w:t xml:space="preserve"> </w:t>
      </w:r>
      <w:r w:rsidRPr="00610384">
        <w:rPr>
          <w:b w:val="0"/>
          <w:i/>
          <w:szCs w:val="24"/>
        </w:rPr>
        <w:t>browser</w:t>
      </w:r>
      <w:r w:rsidRPr="00610384">
        <w:rPr>
          <w:rFonts w:eastAsia="Times New Roman" w:cs="Times New Roman"/>
          <w:b w:val="0"/>
          <w:szCs w:val="24"/>
        </w:rPr>
        <w:t xml:space="preserve"> </w:t>
      </w:r>
      <w:r w:rsidRPr="00610384">
        <w:rPr>
          <w:b w:val="0"/>
          <w:i/>
          <w:szCs w:val="24"/>
        </w:rPr>
        <w:t>user</w:t>
      </w:r>
      <w:r w:rsidRPr="00610384">
        <w:rPr>
          <w:b w:val="0"/>
          <w:szCs w:val="24"/>
        </w:rPr>
        <w:t xml:space="preserve"> ke halaman situs </w:t>
      </w:r>
      <w:r w:rsidRPr="00610384">
        <w:rPr>
          <w:b w:val="0"/>
          <w:i/>
          <w:szCs w:val="24"/>
        </w:rPr>
        <w:t>web</w:t>
      </w:r>
      <w:r w:rsidRPr="00610384">
        <w:rPr>
          <w:b w:val="0"/>
          <w:szCs w:val="24"/>
        </w:rPr>
        <w:t xml:space="preserve"> tertentu dengan tujuan untuk mendapatkan </w:t>
      </w:r>
      <w:r w:rsidRPr="00610384">
        <w:rPr>
          <w:b w:val="0"/>
          <w:i/>
          <w:szCs w:val="24"/>
        </w:rPr>
        <w:t>customer</w:t>
      </w:r>
      <w:r w:rsidRPr="00610384">
        <w:rPr>
          <w:rFonts w:eastAsia="Times New Roman" w:cs="Times New Roman"/>
          <w:b w:val="0"/>
          <w:szCs w:val="24"/>
        </w:rPr>
        <w:t>.</w:t>
      </w:r>
    </w:p>
    <w:p w14:paraId="6A4A59E7" w14:textId="11F5F772" w:rsidR="007B4CBA" w:rsidRPr="00A3700F" w:rsidRDefault="007B4CBA" w:rsidP="008F3623">
      <w:pPr>
        <w:pStyle w:val="ListParagraph"/>
        <w:numPr>
          <w:ilvl w:val="0"/>
          <w:numId w:val="32"/>
        </w:numPr>
        <w:spacing w:after="0" w:line="360" w:lineRule="auto"/>
        <w:ind w:left="426"/>
        <w:jc w:val="both"/>
        <w:rPr>
          <w:rFonts w:eastAsia="Times New Roman" w:cs="Times New Roman"/>
          <w:b w:val="0"/>
          <w:i/>
          <w:szCs w:val="24"/>
        </w:rPr>
      </w:pPr>
      <w:r w:rsidRPr="00610384">
        <w:rPr>
          <w:b w:val="0"/>
          <w:i/>
          <w:szCs w:val="24"/>
        </w:rPr>
        <w:t>Hybrids, droppers, and blended threats</w:t>
      </w:r>
      <w:r w:rsidR="00227C77" w:rsidRPr="00610384">
        <w:rPr>
          <w:b w:val="0"/>
          <w:i/>
          <w:szCs w:val="24"/>
        </w:rPr>
        <w:t xml:space="preserve">. Hybrid </w:t>
      </w:r>
      <w:r w:rsidR="00227C77" w:rsidRPr="00610384">
        <w:rPr>
          <w:b w:val="0"/>
          <w:szCs w:val="24"/>
        </w:rPr>
        <w:t xml:space="preserve">merupakan </w:t>
      </w:r>
      <w:r w:rsidR="00227C77" w:rsidRPr="00610384">
        <w:rPr>
          <w:b w:val="0"/>
          <w:i/>
          <w:szCs w:val="24"/>
        </w:rPr>
        <w:t>malware</w:t>
      </w:r>
      <w:r w:rsidR="00227C77" w:rsidRPr="00610384">
        <w:rPr>
          <w:b w:val="0"/>
          <w:szCs w:val="24"/>
        </w:rPr>
        <w:t xml:space="preserve"> yang melakukan perilaku yang jahat dengan mengambil informasi tertentu dari </w:t>
      </w:r>
      <w:r w:rsidR="00227C77" w:rsidRPr="00610384">
        <w:rPr>
          <w:b w:val="0"/>
          <w:i/>
          <w:szCs w:val="24"/>
        </w:rPr>
        <w:t>user</w:t>
      </w:r>
      <w:r w:rsidR="00227C77" w:rsidRPr="00610384">
        <w:rPr>
          <w:b w:val="0"/>
          <w:szCs w:val="24"/>
        </w:rPr>
        <w:t xml:space="preserve">. </w:t>
      </w:r>
      <w:r w:rsidR="00227C77" w:rsidRPr="00610384">
        <w:rPr>
          <w:b w:val="0"/>
          <w:i/>
          <w:szCs w:val="24"/>
        </w:rPr>
        <w:t xml:space="preserve">Dropper </w:t>
      </w:r>
      <w:r w:rsidR="00227C77" w:rsidRPr="00610384">
        <w:rPr>
          <w:b w:val="0"/>
          <w:szCs w:val="24"/>
        </w:rPr>
        <w:t xml:space="preserve">merupakan </w:t>
      </w:r>
      <w:r w:rsidR="00227C77" w:rsidRPr="00610384">
        <w:rPr>
          <w:b w:val="0"/>
          <w:i/>
          <w:szCs w:val="24"/>
        </w:rPr>
        <w:t>malware</w:t>
      </w:r>
      <w:r w:rsidR="00227C77" w:rsidRPr="00610384">
        <w:rPr>
          <w:b w:val="0"/>
          <w:szCs w:val="24"/>
        </w:rPr>
        <w:t xml:space="preserve"> yang menjadi jalur bagi </w:t>
      </w:r>
      <w:r w:rsidR="00227C77" w:rsidRPr="00610384">
        <w:rPr>
          <w:b w:val="0"/>
          <w:i/>
          <w:szCs w:val="24"/>
        </w:rPr>
        <w:t>malware</w:t>
      </w:r>
      <w:r w:rsidR="00227C77" w:rsidRPr="00610384">
        <w:rPr>
          <w:b w:val="0"/>
          <w:szCs w:val="24"/>
        </w:rPr>
        <w:t xml:space="preserve"> lain untuk melakukan penyerangan. </w:t>
      </w:r>
      <w:r w:rsidR="00227C77" w:rsidRPr="00610384">
        <w:rPr>
          <w:b w:val="0"/>
          <w:i/>
          <w:szCs w:val="24"/>
        </w:rPr>
        <w:t>Blended threat</w:t>
      </w:r>
      <w:r w:rsidR="00227C77" w:rsidRPr="00610384">
        <w:rPr>
          <w:b w:val="0"/>
          <w:szCs w:val="24"/>
        </w:rPr>
        <w:t xml:space="preserve"> merupakan virus yang mengeksploitasi teknik yang rentan dari antivirus</w:t>
      </w:r>
      <w:r w:rsidR="00B21075">
        <w:rPr>
          <w:b w:val="0"/>
          <w:szCs w:val="24"/>
        </w:rPr>
        <w:t>.</w:t>
      </w:r>
    </w:p>
    <w:p w14:paraId="24229DAB" w14:textId="77777777" w:rsidR="00A3700F" w:rsidRPr="00610384" w:rsidRDefault="00A3700F" w:rsidP="00A3700F">
      <w:pPr>
        <w:pStyle w:val="ListParagraph"/>
        <w:spacing w:after="0" w:line="360" w:lineRule="auto"/>
        <w:ind w:left="426"/>
        <w:jc w:val="both"/>
        <w:rPr>
          <w:rFonts w:eastAsia="Times New Roman" w:cs="Times New Roman"/>
          <w:b w:val="0"/>
          <w:i/>
          <w:szCs w:val="24"/>
        </w:rPr>
      </w:pPr>
    </w:p>
    <w:p w14:paraId="4BD3BB77" w14:textId="33D0A2F4" w:rsidR="00541F31" w:rsidRPr="007D1FF5" w:rsidRDefault="00541F31" w:rsidP="008F3623">
      <w:pPr>
        <w:pStyle w:val="ListParagraph"/>
        <w:numPr>
          <w:ilvl w:val="1"/>
          <w:numId w:val="31"/>
        </w:numPr>
        <w:spacing w:after="0" w:line="360" w:lineRule="auto"/>
        <w:ind w:left="426" w:hanging="426"/>
        <w:jc w:val="both"/>
        <w:outlineLvl w:val="1"/>
        <w:rPr>
          <w:i/>
          <w:szCs w:val="24"/>
          <w:lang w:val="en-ID"/>
        </w:rPr>
      </w:pPr>
      <w:bookmarkStart w:id="49" w:name="_Toc522192737"/>
      <w:r w:rsidRPr="007D1FF5">
        <w:rPr>
          <w:szCs w:val="24"/>
          <w:lang w:val="en-ID"/>
        </w:rPr>
        <w:t xml:space="preserve">Analisis </w:t>
      </w:r>
      <w:r w:rsidRPr="007D1FF5">
        <w:rPr>
          <w:i/>
          <w:szCs w:val="24"/>
          <w:lang w:val="en-ID"/>
        </w:rPr>
        <w:t>Malware</w:t>
      </w:r>
      <w:bookmarkEnd w:id="49"/>
    </w:p>
    <w:p w14:paraId="13E8B4A0" w14:textId="32651DC1" w:rsidR="00A86572" w:rsidRPr="00610384" w:rsidRDefault="00A86572" w:rsidP="003F0DB2">
      <w:pPr>
        <w:spacing w:line="360" w:lineRule="auto"/>
        <w:jc w:val="both"/>
        <w:rPr>
          <w:i/>
          <w:sz w:val="24"/>
          <w:szCs w:val="24"/>
          <w:lang w:val="en-ID"/>
        </w:rPr>
      </w:pPr>
      <w:r w:rsidRPr="00610384">
        <w:rPr>
          <w:sz w:val="24"/>
          <w:szCs w:val="24"/>
        </w:rPr>
        <w:t xml:space="preserve">Terdapat dua pendekatan utama untuk mendeteksi </w:t>
      </w:r>
      <w:r w:rsidRPr="00610384">
        <w:rPr>
          <w:i/>
          <w:iCs/>
          <w:sz w:val="24"/>
          <w:szCs w:val="24"/>
        </w:rPr>
        <w:t xml:space="preserve">malware </w:t>
      </w:r>
      <w:r w:rsidRPr="00610384">
        <w:rPr>
          <w:sz w:val="24"/>
          <w:szCs w:val="24"/>
        </w:rPr>
        <w:t>yaitu analisis statis dan analisis dinami</w:t>
      </w:r>
      <w:r w:rsidR="00CD55D8" w:rsidRPr="00610384">
        <w:rPr>
          <w:sz w:val="24"/>
          <w:szCs w:val="24"/>
        </w:rPr>
        <w:t>k</w:t>
      </w:r>
      <w:r w:rsidRPr="00610384">
        <w:rPr>
          <w:sz w:val="24"/>
          <w:szCs w:val="24"/>
        </w:rPr>
        <w:t>.</w:t>
      </w:r>
    </w:p>
    <w:p w14:paraId="2F23A528" w14:textId="5EED7815" w:rsidR="007B4CBA" w:rsidRPr="007D1FF5" w:rsidRDefault="007B4CBA" w:rsidP="008F3623">
      <w:pPr>
        <w:pStyle w:val="ListParagraph"/>
        <w:numPr>
          <w:ilvl w:val="2"/>
          <w:numId w:val="31"/>
        </w:numPr>
        <w:spacing w:after="0" w:line="360" w:lineRule="auto"/>
        <w:ind w:left="709"/>
        <w:jc w:val="both"/>
        <w:outlineLvl w:val="2"/>
        <w:rPr>
          <w:i/>
          <w:szCs w:val="24"/>
          <w:lang w:val="en-ID"/>
        </w:rPr>
      </w:pPr>
      <w:bookmarkStart w:id="50" w:name="_Toc522192738"/>
      <w:r w:rsidRPr="007D1FF5">
        <w:rPr>
          <w:szCs w:val="24"/>
          <w:lang w:val="en-ID"/>
        </w:rPr>
        <w:t>Analisis Statis</w:t>
      </w:r>
      <w:bookmarkEnd w:id="50"/>
    </w:p>
    <w:p w14:paraId="572497EB" w14:textId="78BCE0A8" w:rsidR="00A86572" w:rsidRPr="00B4234C" w:rsidRDefault="00A86572" w:rsidP="00A86572">
      <w:pPr>
        <w:spacing w:after="240" w:line="360" w:lineRule="auto"/>
        <w:jc w:val="both"/>
        <w:rPr>
          <w:sz w:val="24"/>
          <w:szCs w:val="24"/>
        </w:rPr>
      </w:pPr>
      <w:r w:rsidRPr="00610384">
        <w:rPr>
          <w:sz w:val="24"/>
          <w:szCs w:val="24"/>
        </w:rPr>
        <w:t xml:space="preserve">Analisis statis merupakan teknik menganalisis </w:t>
      </w:r>
      <w:r w:rsidRPr="00610384">
        <w:rPr>
          <w:i/>
          <w:iCs/>
          <w:sz w:val="24"/>
          <w:szCs w:val="24"/>
        </w:rPr>
        <w:t>malware</w:t>
      </w:r>
      <w:r w:rsidRPr="00610384">
        <w:rPr>
          <w:sz w:val="24"/>
          <w:szCs w:val="24"/>
        </w:rPr>
        <w:t xml:space="preserve"> dengan tidak benar-benar menjalankan </w:t>
      </w:r>
      <w:r w:rsidRPr="00610384">
        <w:rPr>
          <w:i/>
          <w:iCs/>
          <w:sz w:val="24"/>
          <w:szCs w:val="24"/>
        </w:rPr>
        <w:t>malware</w:t>
      </w:r>
      <w:r w:rsidRPr="00610384">
        <w:rPr>
          <w:sz w:val="24"/>
          <w:szCs w:val="24"/>
        </w:rPr>
        <w:t xml:space="preserve"> tersebut, dalam arti memeriksa kode tanpa mengeksekusi aplikasi melainkan dengan melakukan </w:t>
      </w:r>
      <w:r w:rsidRPr="00610384">
        <w:rPr>
          <w:i/>
          <w:iCs/>
          <w:sz w:val="24"/>
          <w:szCs w:val="24"/>
        </w:rPr>
        <w:t>disassembly</w:t>
      </w:r>
      <w:r w:rsidRPr="00610384">
        <w:rPr>
          <w:sz w:val="24"/>
          <w:szCs w:val="24"/>
        </w:rPr>
        <w:t xml:space="preserve"> terhadap </w:t>
      </w:r>
      <w:r w:rsidRPr="00610384">
        <w:rPr>
          <w:iCs/>
          <w:sz w:val="24"/>
          <w:szCs w:val="24"/>
        </w:rPr>
        <w:t>kode biner</w:t>
      </w:r>
      <w:r w:rsidRPr="00610384">
        <w:rPr>
          <w:i/>
          <w:iCs/>
          <w:sz w:val="24"/>
          <w:szCs w:val="24"/>
        </w:rPr>
        <w:t xml:space="preserve"> </w:t>
      </w:r>
      <w:r w:rsidRPr="00610384">
        <w:rPr>
          <w:sz w:val="24"/>
          <w:szCs w:val="24"/>
        </w:rPr>
        <w:t>dari</w:t>
      </w:r>
      <w:r w:rsidRPr="00610384">
        <w:rPr>
          <w:i/>
          <w:iCs/>
          <w:sz w:val="24"/>
          <w:szCs w:val="24"/>
        </w:rPr>
        <w:t xml:space="preserve"> executable</w:t>
      </w:r>
      <w:r w:rsidRPr="00610384">
        <w:rPr>
          <w:sz w:val="24"/>
          <w:szCs w:val="24"/>
        </w:rPr>
        <w:t xml:space="preserve"> </w:t>
      </w:r>
      <w:r w:rsidRPr="00610384">
        <w:rPr>
          <w:i/>
          <w:iCs/>
          <w:sz w:val="24"/>
          <w:szCs w:val="24"/>
        </w:rPr>
        <w:t>malware</w:t>
      </w:r>
      <w:r w:rsidRPr="00610384">
        <w:rPr>
          <w:sz w:val="24"/>
          <w:szCs w:val="24"/>
        </w:rPr>
        <w:t xml:space="preserve"> itu. </w:t>
      </w:r>
      <w:r w:rsidRPr="00610384">
        <w:rPr>
          <w:sz w:val="24"/>
          <w:szCs w:val="24"/>
          <w:lang w:val="id-ID"/>
        </w:rPr>
        <w:t xml:space="preserve">Proses analisis statik melakukan analisis </w:t>
      </w:r>
      <w:r w:rsidRPr="00610384">
        <w:rPr>
          <w:i/>
          <w:sz w:val="24"/>
          <w:szCs w:val="24"/>
          <w:lang w:val="id-ID"/>
        </w:rPr>
        <w:t xml:space="preserve">malware </w:t>
      </w:r>
      <w:r w:rsidRPr="00610384">
        <w:rPr>
          <w:sz w:val="24"/>
          <w:szCs w:val="24"/>
          <w:lang w:val="id-ID"/>
        </w:rPr>
        <w:t>dengan</w:t>
      </w:r>
      <w:r w:rsidRPr="00610384">
        <w:rPr>
          <w:sz w:val="24"/>
          <w:szCs w:val="24"/>
        </w:rPr>
        <w:t xml:space="preserve"> </w:t>
      </w:r>
      <w:r w:rsidRPr="00610384">
        <w:rPr>
          <w:sz w:val="24"/>
          <w:szCs w:val="24"/>
          <w:lang w:val="id-ID"/>
        </w:rPr>
        <w:t xml:space="preserve">menggunakan </w:t>
      </w:r>
      <w:r w:rsidRPr="00610384">
        <w:rPr>
          <w:i/>
          <w:sz w:val="24"/>
          <w:szCs w:val="24"/>
          <w:lang w:val="id-ID"/>
        </w:rPr>
        <w:t xml:space="preserve">disassemble tools </w:t>
      </w:r>
      <w:r w:rsidRPr="00610384">
        <w:rPr>
          <w:sz w:val="24"/>
          <w:szCs w:val="24"/>
          <w:lang w:val="id-ID"/>
        </w:rPr>
        <w:t xml:space="preserve">yang digunakan untuk mendapatkan </w:t>
      </w:r>
      <w:r w:rsidRPr="00610384">
        <w:rPr>
          <w:i/>
          <w:sz w:val="24"/>
          <w:szCs w:val="24"/>
          <w:lang w:val="id-ID"/>
        </w:rPr>
        <w:t xml:space="preserve">file </w:t>
      </w:r>
      <w:r w:rsidRPr="00610384">
        <w:rPr>
          <w:sz w:val="24"/>
          <w:szCs w:val="24"/>
          <w:lang w:val="id-ID"/>
        </w:rPr>
        <w:t xml:space="preserve">program berbahasa </w:t>
      </w:r>
      <w:r w:rsidRPr="00610384">
        <w:rPr>
          <w:i/>
          <w:sz w:val="24"/>
          <w:szCs w:val="24"/>
          <w:lang w:val="id-ID"/>
        </w:rPr>
        <w:t>assembly</w:t>
      </w:r>
      <w:r w:rsidRPr="00610384">
        <w:rPr>
          <w:i/>
          <w:sz w:val="24"/>
          <w:szCs w:val="24"/>
        </w:rPr>
        <w:t>.</w:t>
      </w:r>
      <w:r w:rsidRPr="00610384">
        <w:rPr>
          <w:sz w:val="24"/>
          <w:szCs w:val="24"/>
          <w:lang w:val="id-ID"/>
        </w:rPr>
        <w:t xml:space="preserve"> Analisis statik dibagi ke dalam dua bagian, yaitu analisis statik berdasarkan sintaks dan semantik. Analisis statik berdasarkan sintaks mengidentifikasi </w:t>
      </w:r>
      <w:r w:rsidRPr="00610384">
        <w:rPr>
          <w:i/>
          <w:sz w:val="24"/>
          <w:szCs w:val="24"/>
          <w:lang w:val="id-ID"/>
        </w:rPr>
        <w:t xml:space="preserve">malware </w:t>
      </w:r>
      <w:r w:rsidRPr="00610384">
        <w:rPr>
          <w:sz w:val="24"/>
          <w:szCs w:val="24"/>
          <w:lang w:val="id-ID"/>
        </w:rPr>
        <w:t xml:space="preserve">berdasarkan sebuah sintaks, yakni sekumpulan kode </w:t>
      </w:r>
      <w:r w:rsidRPr="00610384">
        <w:rPr>
          <w:sz w:val="24"/>
          <w:szCs w:val="24"/>
          <w:lang w:val="id-ID"/>
        </w:rPr>
        <w:lastRenderedPageBreak/>
        <w:t>terurut. Analisis statik berdasarkan semantik mengandalkan pemahaman tentang struktur semantik dari program.</w:t>
      </w:r>
      <w:r w:rsidR="00B4234C">
        <w:rPr>
          <w:sz w:val="24"/>
          <w:szCs w:val="24"/>
        </w:rPr>
        <w:t xml:space="preserve"> </w:t>
      </w:r>
      <w:r w:rsidRPr="00610384">
        <w:rPr>
          <w:sz w:val="24"/>
          <w:szCs w:val="24"/>
        </w:rPr>
        <w:t xml:space="preserve">Setiap </w:t>
      </w:r>
      <w:r w:rsidRPr="00610384">
        <w:rPr>
          <w:iCs/>
          <w:sz w:val="24"/>
          <w:szCs w:val="24"/>
        </w:rPr>
        <w:t>kode biner</w:t>
      </w:r>
      <w:r w:rsidRPr="00610384">
        <w:rPr>
          <w:sz w:val="24"/>
          <w:szCs w:val="24"/>
        </w:rPr>
        <w:t xml:space="preserve"> yang berbeda menunjukkan tipe </w:t>
      </w:r>
      <w:r w:rsidRPr="00610384">
        <w:rPr>
          <w:i/>
          <w:iCs/>
          <w:sz w:val="24"/>
          <w:szCs w:val="24"/>
        </w:rPr>
        <w:t>malware</w:t>
      </w:r>
      <w:r w:rsidRPr="00610384">
        <w:rPr>
          <w:sz w:val="24"/>
          <w:szCs w:val="24"/>
        </w:rPr>
        <w:t xml:space="preserve"> yang berbeda juga</w:t>
      </w:r>
      <w:r w:rsidRPr="00610384">
        <w:rPr>
          <w:i/>
          <w:sz w:val="24"/>
          <w:szCs w:val="24"/>
          <w:lang w:val="id-ID"/>
        </w:rPr>
        <w:t xml:space="preserve">. </w:t>
      </w:r>
      <w:r w:rsidRPr="00610384">
        <w:rPr>
          <w:sz w:val="24"/>
          <w:szCs w:val="24"/>
          <w:lang w:val="id-ID"/>
        </w:rPr>
        <w:t xml:space="preserve">Keuntungan dari analisis statik adalah komputer lebih aman karena </w:t>
      </w:r>
      <w:r w:rsidRPr="00610384">
        <w:rPr>
          <w:i/>
          <w:sz w:val="24"/>
          <w:szCs w:val="24"/>
          <w:lang w:val="id-ID"/>
        </w:rPr>
        <w:t xml:space="preserve">malware </w:t>
      </w:r>
      <w:r w:rsidRPr="00610384">
        <w:rPr>
          <w:sz w:val="24"/>
          <w:szCs w:val="24"/>
          <w:lang w:val="id-ID"/>
        </w:rPr>
        <w:t xml:space="preserve">tidak dieksekusi, sehingga teknik ini menganalisis semua eksekusi biner, dan waktu untuk menganalisis serta mendeteksi </w:t>
      </w:r>
      <w:r w:rsidRPr="00610384">
        <w:rPr>
          <w:i/>
          <w:sz w:val="24"/>
          <w:szCs w:val="24"/>
          <w:lang w:val="id-ID"/>
        </w:rPr>
        <w:t xml:space="preserve">malware </w:t>
      </w:r>
      <w:r w:rsidRPr="00610384">
        <w:rPr>
          <w:sz w:val="24"/>
          <w:szCs w:val="24"/>
          <w:lang w:val="id-ID"/>
        </w:rPr>
        <w:t>relatif cepat</w:t>
      </w:r>
      <w:r w:rsidRPr="00610384">
        <w:rPr>
          <w:sz w:val="24"/>
          <w:szCs w:val="24"/>
        </w:rPr>
        <w:t>. Namun, analisis stati</w:t>
      </w:r>
      <w:r w:rsidR="00037361">
        <w:rPr>
          <w:sz w:val="24"/>
          <w:szCs w:val="24"/>
        </w:rPr>
        <w:t>k</w:t>
      </w:r>
      <w:r w:rsidRPr="00610384">
        <w:rPr>
          <w:sz w:val="24"/>
          <w:szCs w:val="24"/>
        </w:rPr>
        <w:t xml:space="preserve"> memiliki kelemahan yaitu </w:t>
      </w:r>
      <w:r w:rsidR="00A22C40" w:rsidRPr="00610384">
        <w:rPr>
          <w:sz w:val="24"/>
          <w:szCs w:val="24"/>
        </w:rPr>
        <w:t xml:space="preserve">sulit mendeteksi program yang dirancang khusus untuk menghindari analisis statik dengan menerapkan sistem teknik obfuskasi dan enkripsi </w:t>
      </w:r>
      <w:sdt>
        <w:sdtPr>
          <w:rPr>
            <w:sz w:val="24"/>
            <w:szCs w:val="24"/>
          </w:rPr>
          <w:id w:val="-261143964"/>
          <w:citation/>
        </w:sdtPr>
        <w:sdtEndPr/>
        <w:sdtContent>
          <w:r w:rsidR="00A22C40" w:rsidRPr="00610384">
            <w:rPr>
              <w:sz w:val="24"/>
              <w:szCs w:val="24"/>
            </w:rPr>
            <w:fldChar w:fldCharType="begin"/>
          </w:r>
          <w:r w:rsidR="00A22C40" w:rsidRPr="00610384">
            <w:rPr>
              <w:sz w:val="24"/>
              <w:szCs w:val="24"/>
              <w:lang w:val="en-GB"/>
            </w:rPr>
            <w:instrText xml:space="preserve">CITATION Sik121 \l 2057 </w:instrText>
          </w:r>
          <w:r w:rsidR="00A22C40" w:rsidRPr="00610384">
            <w:rPr>
              <w:sz w:val="24"/>
              <w:szCs w:val="24"/>
            </w:rPr>
            <w:fldChar w:fldCharType="separate"/>
          </w:r>
          <w:r w:rsidR="008F1E94" w:rsidRPr="008F1E94">
            <w:rPr>
              <w:noProof/>
              <w:sz w:val="24"/>
              <w:szCs w:val="24"/>
              <w:lang w:val="en-GB"/>
            </w:rPr>
            <w:t>[2]</w:t>
          </w:r>
          <w:r w:rsidR="00A22C40" w:rsidRPr="00610384">
            <w:rPr>
              <w:sz w:val="24"/>
              <w:szCs w:val="24"/>
            </w:rPr>
            <w:fldChar w:fldCharType="end"/>
          </w:r>
        </w:sdtContent>
      </w:sdt>
      <w:r w:rsidR="00A22C40" w:rsidRPr="00610384">
        <w:rPr>
          <w:sz w:val="24"/>
          <w:szCs w:val="24"/>
        </w:rPr>
        <w:t>.</w:t>
      </w:r>
    </w:p>
    <w:p w14:paraId="74E6E66C" w14:textId="05942D65" w:rsidR="007B4CBA" w:rsidRPr="007D1FF5" w:rsidRDefault="007B4CBA" w:rsidP="008F3623">
      <w:pPr>
        <w:pStyle w:val="ListParagraph"/>
        <w:numPr>
          <w:ilvl w:val="2"/>
          <w:numId w:val="31"/>
        </w:numPr>
        <w:spacing w:before="240" w:after="160" w:line="360" w:lineRule="auto"/>
        <w:ind w:left="709"/>
        <w:jc w:val="both"/>
        <w:outlineLvl w:val="2"/>
        <w:rPr>
          <w:i/>
          <w:szCs w:val="24"/>
          <w:lang w:val="en-ID"/>
        </w:rPr>
      </w:pPr>
      <w:bookmarkStart w:id="51" w:name="_Toc522192739"/>
      <w:r w:rsidRPr="007D1FF5">
        <w:rPr>
          <w:szCs w:val="24"/>
          <w:lang w:val="en-ID"/>
        </w:rPr>
        <w:t>Analisis Dinami</w:t>
      </w:r>
      <w:r w:rsidR="00CD55D8" w:rsidRPr="007D1FF5">
        <w:rPr>
          <w:szCs w:val="24"/>
          <w:lang w:val="en-ID"/>
        </w:rPr>
        <w:t>k</w:t>
      </w:r>
      <w:bookmarkEnd w:id="51"/>
    </w:p>
    <w:p w14:paraId="39FF8669" w14:textId="77777777" w:rsidR="00A22C40" w:rsidRPr="00610384" w:rsidRDefault="00A86572" w:rsidP="00A86572">
      <w:pPr>
        <w:spacing w:after="240" w:line="360" w:lineRule="auto"/>
        <w:jc w:val="both"/>
        <w:rPr>
          <w:sz w:val="24"/>
          <w:szCs w:val="24"/>
        </w:rPr>
      </w:pPr>
      <w:r w:rsidRPr="00610384">
        <w:rPr>
          <w:sz w:val="24"/>
          <w:szCs w:val="24"/>
          <w:lang w:val="id-ID"/>
        </w:rPr>
        <w:t>Analisis dinami</w:t>
      </w:r>
      <w:r w:rsidR="00CD55D8" w:rsidRPr="00610384">
        <w:rPr>
          <w:sz w:val="24"/>
          <w:szCs w:val="24"/>
          <w:lang w:val="en-GB"/>
        </w:rPr>
        <w:t>k</w:t>
      </w:r>
      <w:r w:rsidRPr="00610384">
        <w:rPr>
          <w:sz w:val="24"/>
          <w:szCs w:val="24"/>
          <w:lang w:val="id-ID"/>
        </w:rPr>
        <w:t xml:space="preserve"> </w:t>
      </w:r>
      <w:r w:rsidRPr="00610384">
        <w:rPr>
          <w:sz w:val="24"/>
          <w:szCs w:val="24"/>
        </w:rPr>
        <w:t>merupakan teknik</w:t>
      </w:r>
      <w:r w:rsidRPr="00610384">
        <w:rPr>
          <w:sz w:val="24"/>
          <w:szCs w:val="24"/>
          <w:lang w:val="id-ID"/>
        </w:rPr>
        <w:t xml:space="preserve"> analisis</w:t>
      </w:r>
      <w:r w:rsidRPr="00610384">
        <w:rPr>
          <w:sz w:val="24"/>
          <w:szCs w:val="24"/>
        </w:rPr>
        <w:t xml:space="preserve"> </w:t>
      </w:r>
      <w:r w:rsidRPr="00610384">
        <w:rPr>
          <w:i/>
          <w:iCs/>
          <w:sz w:val="24"/>
          <w:szCs w:val="24"/>
        </w:rPr>
        <w:t>malware</w:t>
      </w:r>
      <w:r w:rsidRPr="00610384">
        <w:rPr>
          <w:sz w:val="24"/>
          <w:szCs w:val="24"/>
        </w:rPr>
        <w:t xml:space="preserve"> yang</w:t>
      </w:r>
      <w:r w:rsidRPr="00610384">
        <w:rPr>
          <w:sz w:val="24"/>
          <w:szCs w:val="24"/>
          <w:lang w:val="id-ID"/>
        </w:rPr>
        <w:t xml:space="preserve"> dilakukan dengan memantau kerentanan dan perilaku program saat program </w:t>
      </w:r>
      <w:r w:rsidRPr="00610384">
        <w:rPr>
          <w:sz w:val="24"/>
          <w:szCs w:val="24"/>
        </w:rPr>
        <w:t>dijalankan</w:t>
      </w:r>
      <w:r w:rsidRPr="00610384">
        <w:rPr>
          <w:sz w:val="24"/>
          <w:szCs w:val="24"/>
          <w:lang w:val="id-ID"/>
        </w:rPr>
        <w:t>.</w:t>
      </w:r>
      <w:r w:rsidRPr="00610384">
        <w:rPr>
          <w:sz w:val="24"/>
          <w:szCs w:val="24"/>
        </w:rPr>
        <w:t xml:space="preserve"> Analisis dinami</w:t>
      </w:r>
      <w:r w:rsidR="00CD55D8" w:rsidRPr="00610384">
        <w:rPr>
          <w:sz w:val="24"/>
          <w:szCs w:val="24"/>
        </w:rPr>
        <w:t>k</w:t>
      </w:r>
      <w:r w:rsidRPr="00610384">
        <w:rPr>
          <w:sz w:val="24"/>
          <w:szCs w:val="24"/>
        </w:rPr>
        <w:t xml:space="preserve"> menjawab permasalahan dari analisis statis, yang hanya menganalisis instruksi jahat dari </w:t>
      </w:r>
      <w:r w:rsidRPr="00610384">
        <w:rPr>
          <w:i/>
          <w:iCs/>
          <w:sz w:val="24"/>
          <w:szCs w:val="24"/>
        </w:rPr>
        <w:t>malware</w:t>
      </w:r>
      <w:r w:rsidRPr="00610384">
        <w:rPr>
          <w:sz w:val="24"/>
          <w:szCs w:val="24"/>
        </w:rPr>
        <w:t>. Analisis dinami</w:t>
      </w:r>
      <w:r w:rsidR="00CD55D8" w:rsidRPr="00610384">
        <w:rPr>
          <w:sz w:val="24"/>
          <w:szCs w:val="24"/>
        </w:rPr>
        <w:t>k</w:t>
      </w:r>
      <w:r w:rsidRPr="00610384">
        <w:rPr>
          <w:sz w:val="24"/>
          <w:szCs w:val="24"/>
        </w:rPr>
        <w:t xml:space="preserve"> juga mampu menganalisis perilaku </w:t>
      </w:r>
      <w:r w:rsidRPr="00610384">
        <w:rPr>
          <w:i/>
          <w:iCs/>
          <w:sz w:val="24"/>
          <w:szCs w:val="24"/>
        </w:rPr>
        <w:t>malware</w:t>
      </w:r>
      <w:r w:rsidRPr="00610384">
        <w:rPr>
          <w:sz w:val="24"/>
          <w:szCs w:val="24"/>
        </w:rPr>
        <w:t xml:space="preserve"> secara akurat dengan memeriksa instruksi jahat secara langsung. Oleh karena itu, analisis dinami</w:t>
      </w:r>
      <w:r w:rsidR="00CD55D8" w:rsidRPr="00610384">
        <w:rPr>
          <w:sz w:val="24"/>
          <w:szCs w:val="24"/>
        </w:rPr>
        <w:t>k</w:t>
      </w:r>
      <w:r w:rsidRPr="00610384">
        <w:rPr>
          <w:sz w:val="24"/>
          <w:szCs w:val="24"/>
        </w:rPr>
        <w:t xml:space="preserve"> mampu mengatasi percobaan obfuskasi dari </w:t>
      </w:r>
      <w:r w:rsidRPr="00610384">
        <w:rPr>
          <w:i/>
          <w:iCs/>
          <w:sz w:val="24"/>
          <w:szCs w:val="24"/>
        </w:rPr>
        <w:t>malware</w:t>
      </w:r>
      <w:r w:rsidRPr="00610384">
        <w:rPr>
          <w:sz w:val="24"/>
          <w:szCs w:val="24"/>
        </w:rPr>
        <w:t xml:space="preserve"> tersebut.</w:t>
      </w:r>
    </w:p>
    <w:p w14:paraId="2725452F" w14:textId="65D55EA0" w:rsidR="00A86572" w:rsidRPr="00610384" w:rsidRDefault="00A22C40" w:rsidP="00A3700F">
      <w:pPr>
        <w:spacing w:after="240" w:line="360" w:lineRule="auto"/>
        <w:jc w:val="both"/>
        <w:rPr>
          <w:i/>
          <w:sz w:val="24"/>
          <w:szCs w:val="24"/>
          <w:lang w:val="en-ID"/>
        </w:rPr>
      </w:pPr>
      <w:r w:rsidRPr="00610384">
        <w:rPr>
          <w:sz w:val="24"/>
          <w:szCs w:val="24"/>
        </w:rPr>
        <w:t xml:space="preserve">Namun, menjalankan </w:t>
      </w:r>
      <w:r w:rsidRPr="00610384">
        <w:rPr>
          <w:i/>
          <w:iCs/>
          <w:sz w:val="24"/>
          <w:szCs w:val="24"/>
        </w:rPr>
        <w:t>malware</w:t>
      </w:r>
      <w:r w:rsidRPr="00610384">
        <w:rPr>
          <w:sz w:val="24"/>
          <w:szCs w:val="24"/>
        </w:rPr>
        <w:t xml:space="preserve"> secara langsung merupakan tindakan berbahaya karena kode jahat bisa menginfeksi mesin di perangkat lainnya. </w:t>
      </w:r>
      <w:r w:rsidRPr="00610384">
        <w:rPr>
          <w:sz w:val="24"/>
          <w:szCs w:val="24"/>
          <w:lang w:val="id-ID"/>
        </w:rPr>
        <w:t>Untuk me</w:t>
      </w:r>
      <w:r w:rsidRPr="00610384">
        <w:rPr>
          <w:sz w:val="24"/>
          <w:szCs w:val="24"/>
        </w:rPr>
        <w:t>n</w:t>
      </w:r>
      <w:r w:rsidRPr="00610384">
        <w:rPr>
          <w:sz w:val="24"/>
          <w:szCs w:val="24"/>
          <w:lang w:val="id-ID"/>
        </w:rPr>
        <w:t>gatasi hal tersebut,</w:t>
      </w:r>
      <w:r w:rsidRPr="00610384">
        <w:rPr>
          <w:sz w:val="24"/>
          <w:szCs w:val="24"/>
        </w:rPr>
        <w:t xml:space="preserve"> peneliti akan menjalankan </w:t>
      </w:r>
      <w:r w:rsidRPr="00610384">
        <w:rPr>
          <w:i/>
          <w:iCs/>
          <w:sz w:val="24"/>
          <w:szCs w:val="24"/>
        </w:rPr>
        <w:t>malware</w:t>
      </w:r>
      <w:r w:rsidRPr="00610384">
        <w:rPr>
          <w:sz w:val="24"/>
          <w:szCs w:val="24"/>
        </w:rPr>
        <w:t xml:space="preserve"> pada perangkat lunak virtualisasi atau virtualization software yaitu </w:t>
      </w:r>
      <w:r w:rsidRPr="00610384">
        <w:rPr>
          <w:i/>
          <w:iCs/>
          <w:sz w:val="24"/>
          <w:szCs w:val="24"/>
        </w:rPr>
        <w:t>virtual box</w:t>
      </w:r>
      <w:r w:rsidRPr="00610384">
        <w:rPr>
          <w:sz w:val="24"/>
          <w:szCs w:val="24"/>
        </w:rPr>
        <w:t xml:space="preserve"> sehingga </w:t>
      </w:r>
      <w:r w:rsidRPr="00610384">
        <w:rPr>
          <w:i/>
          <w:iCs/>
          <w:sz w:val="24"/>
          <w:szCs w:val="24"/>
        </w:rPr>
        <w:t>malware</w:t>
      </w:r>
      <w:r w:rsidRPr="00610384">
        <w:rPr>
          <w:sz w:val="24"/>
          <w:szCs w:val="24"/>
        </w:rPr>
        <w:t xml:space="preserve"> hanya dapat merusak virtual PC bukan aslinya </w:t>
      </w:r>
      <w:sdt>
        <w:sdtPr>
          <w:rPr>
            <w:sz w:val="24"/>
            <w:szCs w:val="24"/>
          </w:rPr>
          <w:id w:val="-191842000"/>
          <w:citation/>
        </w:sdtPr>
        <w:sdtEndPr/>
        <w:sdtContent>
          <w:r w:rsidRPr="00610384">
            <w:rPr>
              <w:sz w:val="24"/>
              <w:szCs w:val="24"/>
            </w:rPr>
            <w:fldChar w:fldCharType="begin"/>
          </w:r>
          <w:r w:rsidRPr="00610384">
            <w:rPr>
              <w:sz w:val="24"/>
              <w:szCs w:val="24"/>
              <w:lang w:val="en-GB"/>
            </w:rPr>
            <w:instrText xml:space="preserve">CITATION Sik121 \l 2057 </w:instrText>
          </w:r>
          <w:r w:rsidRPr="00610384">
            <w:rPr>
              <w:sz w:val="24"/>
              <w:szCs w:val="24"/>
            </w:rPr>
            <w:fldChar w:fldCharType="separate"/>
          </w:r>
          <w:r w:rsidR="00D00B1C" w:rsidRPr="00D00B1C">
            <w:rPr>
              <w:noProof/>
              <w:sz w:val="24"/>
              <w:szCs w:val="24"/>
              <w:lang w:val="en-GB"/>
            </w:rPr>
            <w:t>[2]</w:t>
          </w:r>
          <w:r w:rsidRPr="00610384">
            <w:rPr>
              <w:sz w:val="24"/>
              <w:szCs w:val="24"/>
            </w:rPr>
            <w:fldChar w:fldCharType="end"/>
          </w:r>
        </w:sdtContent>
      </w:sdt>
      <w:r w:rsidRPr="00610384">
        <w:rPr>
          <w:sz w:val="24"/>
          <w:szCs w:val="24"/>
        </w:rPr>
        <w:t>.</w:t>
      </w:r>
      <w:r w:rsidR="00A86572" w:rsidRPr="00610384">
        <w:rPr>
          <w:sz w:val="24"/>
          <w:szCs w:val="24"/>
        </w:rPr>
        <w:t xml:space="preserve"> </w:t>
      </w:r>
    </w:p>
    <w:p w14:paraId="23819DE3" w14:textId="53B58460" w:rsidR="00541F31" w:rsidRPr="007D1FF5" w:rsidRDefault="00541F31" w:rsidP="00A3700F">
      <w:pPr>
        <w:pStyle w:val="ListParagraph"/>
        <w:numPr>
          <w:ilvl w:val="1"/>
          <w:numId w:val="31"/>
        </w:numPr>
        <w:spacing w:line="360" w:lineRule="auto"/>
        <w:ind w:left="426" w:hanging="426"/>
        <w:jc w:val="both"/>
        <w:outlineLvl w:val="1"/>
        <w:rPr>
          <w:i/>
          <w:szCs w:val="24"/>
          <w:lang w:val="en-ID"/>
        </w:rPr>
      </w:pPr>
      <w:bookmarkStart w:id="52" w:name="_Toc522192740"/>
      <w:r w:rsidRPr="007D1FF5">
        <w:rPr>
          <w:szCs w:val="24"/>
          <w:lang w:val="en-ID"/>
        </w:rPr>
        <w:t>Obfuskasi</w:t>
      </w:r>
      <w:bookmarkEnd w:id="52"/>
    </w:p>
    <w:p w14:paraId="087C7762" w14:textId="6542B1E6" w:rsidR="00A22C40" w:rsidRPr="00610384" w:rsidRDefault="00A22C40" w:rsidP="003F0DB2">
      <w:pPr>
        <w:spacing w:line="360" w:lineRule="auto"/>
        <w:jc w:val="both"/>
        <w:rPr>
          <w:sz w:val="24"/>
          <w:szCs w:val="24"/>
        </w:rPr>
      </w:pPr>
      <w:r w:rsidRPr="00610384">
        <w:rPr>
          <w:sz w:val="24"/>
          <w:szCs w:val="24"/>
        </w:rPr>
        <w:t xml:space="preserve">Secara umum, teknik obfuskasi dilakukan untuk membuat program sulit dipahami. Teknik obfuskasi sering digunakan pada </w:t>
      </w:r>
      <w:r w:rsidRPr="00610384">
        <w:rPr>
          <w:i/>
          <w:sz w:val="24"/>
          <w:szCs w:val="24"/>
        </w:rPr>
        <w:t>malware</w:t>
      </w:r>
      <w:r w:rsidRPr="00610384">
        <w:rPr>
          <w:sz w:val="24"/>
          <w:szCs w:val="24"/>
        </w:rPr>
        <w:t xml:space="preserve"> untuk menghindari pendeteksian </w:t>
      </w:r>
      <w:r w:rsidRPr="00610384">
        <w:rPr>
          <w:i/>
          <w:sz w:val="24"/>
          <w:szCs w:val="24"/>
        </w:rPr>
        <w:t>malware</w:t>
      </w:r>
      <w:r w:rsidRPr="00610384">
        <w:rPr>
          <w:sz w:val="24"/>
          <w:szCs w:val="24"/>
        </w:rPr>
        <w:t xml:space="preserve"> dari detektor. Cara kerjanya dengan mengubah/mengacak kode suatu aplikasi namun tetap memelihara semantiknya. Dalam mengacak kode sumber suatu aplikasi, obfuskator dapat menerapkan berbagai algoritma. Teknologi ini biasa </w:t>
      </w:r>
      <w:r w:rsidR="00202C41">
        <w:rPr>
          <w:sz w:val="24"/>
          <w:szCs w:val="24"/>
        </w:rPr>
        <w:t>digunakan</w:t>
      </w:r>
      <w:r w:rsidRPr="00610384">
        <w:rPr>
          <w:sz w:val="24"/>
          <w:szCs w:val="24"/>
        </w:rPr>
        <w:t xml:space="preserve"> untuk melindungi kekayaan intelektual dari pengembang perangkat lunak dengan melindungi aplikasi program dari </w:t>
      </w:r>
      <w:r w:rsidRPr="00610384">
        <w:rPr>
          <w:i/>
          <w:iCs/>
          <w:sz w:val="24"/>
          <w:szCs w:val="24"/>
        </w:rPr>
        <w:t>reverse engineering</w:t>
      </w:r>
      <w:r w:rsidRPr="00610384">
        <w:rPr>
          <w:sz w:val="24"/>
          <w:szCs w:val="24"/>
        </w:rPr>
        <w:t xml:space="preserve">, </w:t>
      </w:r>
      <w:r w:rsidRPr="00610384">
        <w:rPr>
          <w:sz w:val="24"/>
          <w:szCs w:val="24"/>
        </w:rPr>
        <w:lastRenderedPageBreak/>
        <w:t xml:space="preserve">namun para pencipta </w:t>
      </w:r>
      <w:r w:rsidRPr="00610384">
        <w:rPr>
          <w:i/>
          <w:iCs/>
          <w:sz w:val="24"/>
          <w:szCs w:val="24"/>
        </w:rPr>
        <w:t>malware</w:t>
      </w:r>
      <w:r w:rsidRPr="00610384">
        <w:rPr>
          <w:sz w:val="24"/>
          <w:szCs w:val="24"/>
        </w:rPr>
        <w:t xml:space="preserve"> menyalahgunakan teknologi ini untuk menghindari analisis statik terutama deteksi antivirus </w:t>
      </w:r>
      <w:sdt>
        <w:sdtPr>
          <w:rPr>
            <w:sz w:val="24"/>
            <w:szCs w:val="24"/>
          </w:rPr>
          <w:id w:val="504405327"/>
          <w:citation/>
        </w:sdtPr>
        <w:sdtEndPr/>
        <w:sdtContent>
          <w:r w:rsidRPr="00610384">
            <w:rPr>
              <w:sz w:val="24"/>
              <w:szCs w:val="24"/>
            </w:rPr>
            <w:fldChar w:fldCharType="begin"/>
          </w:r>
          <w:r w:rsidRPr="00610384">
            <w:rPr>
              <w:sz w:val="24"/>
              <w:szCs w:val="24"/>
              <w:lang w:val="en-GB"/>
            </w:rPr>
            <w:instrText xml:space="preserve"> CITATION You10 \l 2057 </w:instrText>
          </w:r>
          <w:r w:rsidRPr="00610384">
            <w:rPr>
              <w:sz w:val="24"/>
              <w:szCs w:val="24"/>
            </w:rPr>
            <w:fldChar w:fldCharType="separate"/>
          </w:r>
          <w:r w:rsidR="00D00B1C" w:rsidRPr="00D00B1C">
            <w:rPr>
              <w:noProof/>
              <w:sz w:val="24"/>
              <w:szCs w:val="24"/>
              <w:lang w:val="en-GB"/>
            </w:rPr>
            <w:t>[7]</w:t>
          </w:r>
          <w:r w:rsidRPr="00610384">
            <w:rPr>
              <w:sz w:val="24"/>
              <w:szCs w:val="24"/>
            </w:rPr>
            <w:fldChar w:fldCharType="end"/>
          </w:r>
        </w:sdtContent>
      </w:sdt>
      <w:r w:rsidRPr="00610384">
        <w:rPr>
          <w:sz w:val="24"/>
          <w:szCs w:val="24"/>
        </w:rPr>
        <w:t>.</w:t>
      </w:r>
    </w:p>
    <w:p w14:paraId="2F52C30B" w14:textId="2BADEA13" w:rsidR="00A86572" w:rsidRPr="00610384" w:rsidRDefault="00A86572" w:rsidP="00A86572">
      <w:pPr>
        <w:spacing w:before="240" w:line="360" w:lineRule="auto"/>
        <w:jc w:val="both"/>
        <w:rPr>
          <w:sz w:val="24"/>
          <w:szCs w:val="24"/>
        </w:rPr>
      </w:pPr>
      <w:r w:rsidRPr="00610384">
        <w:rPr>
          <w:sz w:val="24"/>
          <w:szCs w:val="24"/>
        </w:rPr>
        <w:t xml:space="preserve">Ada tiga pendekatan yang dilakukan </w:t>
      </w:r>
      <w:r w:rsidRPr="00610384">
        <w:rPr>
          <w:i/>
          <w:iCs/>
          <w:sz w:val="24"/>
          <w:szCs w:val="24"/>
        </w:rPr>
        <w:t>malware</w:t>
      </w:r>
      <w:r w:rsidRPr="00610384">
        <w:rPr>
          <w:sz w:val="24"/>
          <w:szCs w:val="24"/>
        </w:rPr>
        <w:t xml:space="preserve"> untuk menghindari pendeteksian antivirus, yaitu:</w:t>
      </w:r>
      <w:r w:rsidR="00A8263D">
        <w:rPr>
          <w:sz w:val="24"/>
          <w:szCs w:val="24"/>
        </w:rPr>
        <w:t xml:space="preserve"> [8]</w:t>
      </w:r>
    </w:p>
    <w:p w14:paraId="298E79F6" w14:textId="5DDE4777" w:rsidR="00C614DB" w:rsidRPr="00610384" w:rsidRDefault="00A86572" w:rsidP="008F3623">
      <w:pPr>
        <w:pStyle w:val="ListParagraph"/>
        <w:numPr>
          <w:ilvl w:val="3"/>
          <w:numId w:val="32"/>
        </w:numPr>
        <w:spacing w:before="240" w:after="160" w:line="360" w:lineRule="auto"/>
        <w:ind w:left="426"/>
        <w:jc w:val="both"/>
        <w:rPr>
          <w:b w:val="0"/>
          <w:i/>
          <w:szCs w:val="24"/>
          <w:lang w:val="en-ID"/>
        </w:rPr>
      </w:pPr>
      <w:r w:rsidRPr="00610384">
        <w:rPr>
          <w:b w:val="0"/>
          <w:i/>
          <w:szCs w:val="24"/>
        </w:rPr>
        <w:t xml:space="preserve">Encrypted Malware. </w:t>
      </w:r>
      <w:r w:rsidRPr="00610384">
        <w:rPr>
          <w:b w:val="0"/>
          <w:szCs w:val="24"/>
        </w:rPr>
        <w:t xml:space="preserve">Jenis pendekatan untuk menghindari antivirus dengan melakukan enkripsi </w:t>
      </w:r>
      <w:r w:rsidRPr="00610384">
        <w:rPr>
          <w:b w:val="0"/>
          <w:i/>
          <w:szCs w:val="24"/>
        </w:rPr>
        <w:t>signature malware</w:t>
      </w:r>
      <w:r w:rsidRPr="00610384">
        <w:rPr>
          <w:b w:val="0"/>
          <w:szCs w:val="24"/>
        </w:rPr>
        <w:t xml:space="preserve">. Enkripsi adalah sebuah proses yang mengubah kode yang bisa dimengerti menjadi kode yang tidak dapat dimengerti. Dengan metode enkripsi </w:t>
      </w:r>
      <w:r w:rsidRPr="00610384">
        <w:rPr>
          <w:b w:val="0"/>
          <w:i/>
          <w:szCs w:val="24"/>
        </w:rPr>
        <w:t>signature</w:t>
      </w:r>
      <w:r w:rsidRPr="00610384">
        <w:rPr>
          <w:b w:val="0"/>
          <w:szCs w:val="24"/>
        </w:rPr>
        <w:t xml:space="preserve"> </w:t>
      </w:r>
      <w:r w:rsidRPr="00610384">
        <w:rPr>
          <w:b w:val="0"/>
          <w:i/>
          <w:szCs w:val="24"/>
        </w:rPr>
        <w:t>malware</w:t>
      </w:r>
      <w:r w:rsidRPr="00610384">
        <w:rPr>
          <w:b w:val="0"/>
          <w:szCs w:val="24"/>
        </w:rPr>
        <w:t xml:space="preserve">, </w:t>
      </w:r>
      <w:r w:rsidR="00A22C40" w:rsidRPr="00610384">
        <w:rPr>
          <w:b w:val="0"/>
          <w:i/>
          <w:szCs w:val="24"/>
        </w:rPr>
        <w:t>detector</w:t>
      </w:r>
      <w:r w:rsidRPr="00610384">
        <w:rPr>
          <w:b w:val="0"/>
          <w:szCs w:val="24"/>
        </w:rPr>
        <w:t xml:space="preserve"> tidak dapat mendeteksi </w:t>
      </w:r>
      <w:r w:rsidRPr="00610384">
        <w:rPr>
          <w:b w:val="0"/>
          <w:i/>
          <w:szCs w:val="24"/>
        </w:rPr>
        <w:t>malware</w:t>
      </w:r>
      <w:r w:rsidRPr="00610384">
        <w:rPr>
          <w:b w:val="0"/>
          <w:szCs w:val="24"/>
        </w:rPr>
        <w:t xml:space="preserve"> tersebut.</w:t>
      </w:r>
    </w:p>
    <w:p w14:paraId="76E99C18" w14:textId="1A392315" w:rsidR="00C614DB" w:rsidRPr="00610384" w:rsidRDefault="00A86572" w:rsidP="008F3623">
      <w:pPr>
        <w:pStyle w:val="ListParagraph"/>
        <w:numPr>
          <w:ilvl w:val="3"/>
          <w:numId w:val="32"/>
        </w:numPr>
        <w:spacing w:before="240" w:after="160" w:line="360" w:lineRule="auto"/>
        <w:ind w:left="426"/>
        <w:jc w:val="both"/>
        <w:rPr>
          <w:b w:val="0"/>
          <w:i/>
          <w:szCs w:val="24"/>
          <w:lang w:val="en-ID"/>
        </w:rPr>
      </w:pPr>
      <w:r w:rsidRPr="00610384">
        <w:rPr>
          <w:b w:val="0"/>
          <w:i/>
          <w:szCs w:val="24"/>
        </w:rPr>
        <w:t>Oligomorphic dan Polimorphic Malware</w:t>
      </w:r>
      <w:r w:rsidRPr="00610384">
        <w:rPr>
          <w:rFonts w:eastAsia="Times New Roman" w:cs="Times New Roman"/>
          <w:b w:val="0"/>
          <w:i/>
          <w:iCs/>
          <w:szCs w:val="24"/>
        </w:rPr>
        <w:t xml:space="preserve">. </w:t>
      </w:r>
      <w:r w:rsidRPr="00610384">
        <w:rPr>
          <w:b w:val="0"/>
          <w:szCs w:val="24"/>
        </w:rPr>
        <w:t>Pada pendekatan ini,</w:t>
      </w:r>
      <w:r w:rsidRPr="00610384">
        <w:rPr>
          <w:rFonts w:eastAsia="Times New Roman" w:cs="Times New Roman"/>
          <w:b w:val="0"/>
          <w:szCs w:val="24"/>
        </w:rPr>
        <w:t xml:space="preserve"> </w:t>
      </w:r>
      <w:r w:rsidRPr="00610384">
        <w:rPr>
          <w:b w:val="0"/>
          <w:i/>
          <w:szCs w:val="24"/>
        </w:rPr>
        <w:t xml:space="preserve">malware </w:t>
      </w:r>
      <w:r w:rsidRPr="00610384">
        <w:rPr>
          <w:b w:val="0"/>
          <w:szCs w:val="24"/>
        </w:rPr>
        <w:t>oligomorfik</w:t>
      </w:r>
      <w:r w:rsidRPr="00610384">
        <w:rPr>
          <w:rFonts w:eastAsia="Times New Roman" w:cs="Times New Roman"/>
          <w:b w:val="0"/>
          <w:i/>
          <w:iCs/>
          <w:szCs w:val="24"/>
        </w:rPr>
        <w:t xml:space="preserve"> </w:t>
      </w:r>
      <w:r w:rsidRPr="00610384">
        <w:rPr>
          <w:b w:val="0"/>
          <w:szCs w:val="24"/>
        </w:rPr>
        <w:t xml:space="preserve">mampu melakukan mutasi </w:t>
      </w:r>
      <w:r w:rsidRPr="00610384">
        <w:rPr>
          <w:b w:val="0"/>
          <w:i/>
          <w:szCs w:val="24"/>
        </w:rPr>
        <w:t xml:space="preserve">decryptor, </w:t>
      </w:r>
      <w:r w:rsidRPr="00610384">
        <w:rPr>
          <w:b w:val="0"/>
          <w:i/>
          <w:color w:val="212121"/>
          <w:szCs w:val="24"/>
          <w:lang w:eastAsia="en-GB"/>
        </w:rPr>
        <w:t>decryptor</w:t>
      </w:r>
      <w:r w:rsidRPr="00610384">
        <w:rPr>
          <w:b w:val="0"/>
          <w:color w:val="212121"/>
          <w:szCs w:val="24"/>
          <w:lang w:eastAsia="en-GB"/>
        </w:rPr>
        <w:t xml:space="preserve"> yang dimaksud merupakan cara sederhana dengan menggunakan dekripsi dan memilih secara acak sehingga membuat pendeteksian dengan pola menjadi lebih sulit</w:t>
      </w:r>
      <w:r w:rsidRPr="00610384">
        <w:rPr>
          <w:b w:val="0"/>
          <w:szCs w:val="24"/>
        </w:rPr>
        <w:t xml:space="preserve">. Sementara </w:t>
      </w:r>
      <w:r w:rsidRPr="00610384">
        <w:rPr>
          <w:b w:val="0"/>
          <w:i/>
          <w:szCs w:val="24"/>
        </w:rPr>
        <w:t>m</w:t>
      </w:r>
      <w:r w:rsidRPr="00610384">
        <w:rPr>
          <w:b w:val="0"/>
          <w:i/>
          <w:color w:val="212121"/>
          <w:szCs w:val="24"/>
          <w:lang w:val="id-ID" w:eastAsia="en-GB"/>
        </w:rPr>
        <w:t>alware</w:t>
      </w:r>
      <w:r w:rsidRPr="00610384">
        <w:rPr>
          <w:b w:val="0"/>
          <w:color w:val="212121"/>
          <w:szCs w:val="24"/>
          <w:lang w:val="id-ID" w:eastAsia="en-GB"/>
        </w:rPr>
        <w:t xml:space="preserve"> polimorfik </w:t>
      </w:r>
      <w:r w:rsidRPr="00610384">
        <w:rPr>
          <w:b w:val="0"/>
          <w:color w:val="212121"/>
          <w:szCs w:val="24"/>
          <w:lang w:eastAsia="en-GB"/>
        </w:rPr>
        <w:t xml:space="preserve">merupakan virus yang terenkripsi yang dapat mengubah dekripsi setiap generasi. Dimana virus ini menciptakan varian dari dirinya sendiri dengan menggunakan mekanisme enkripsi yang berbeda disetiap generasi yang menghaslkan dekripsi yang berbeda dengan demikian secara efektif dapat melawan </w:t>
      </w:r>
      <w:r w:rsidR="00A22C40" w:rsidRPr="00610384">
        <w:rPr>
          <w:b w:val="0"/>
          <w:i/>
          <w:color w:val="212121"/>
          <w:szCs w:val="24"/>
          <w:lang w:eastAsia="en-GB"/>
        </w:rPr>
        <w:t>detector</w:t>
      </w:r>
      <w:r w:rsidRPr="00610384">
        <w:rPr>
          <w:b w:val="0"/>
          <w:color w:val="212121"/>
          <w:szCs w:val="24"/>
          <w:lang w:eastAsia="en-GB"/>
        </w:rPr>
        <w:t xml:space="preserve"> dalam mencari signature dari </w:t>
      </w:r>
      <w:r w:rsidRPr="00610384">
        <w:rPr>
          <w:b w:val="0"/>
          <w:i/>
          <w:color w:val="212121"/>
          <w:szCs w:val="24"/>
          <w:lang w:eastAsia="en-GB"/>
        </w:rPr>
        <w:t>descriptor</w:t>
      </w:r>
      <w:r w:rsidR="00D00B1C">
        <w:rPr>
          <w:b w:val="0"/>
          <w:i/>
          <w:color w:val="212121"/>
          <w:szCs w:val="24"/>
          <w:lang w:eastAsia="en-GB"/>
        </w:rPr>
        <w:t>.</w:t>
      </w:r>
    </w:p>
    <w:p w14:paraId="63DDE03F" w14:textId="0C175A23" w:rsidR="00A86572" w:rsidRPr="00610384" w:rsidRDefault="00A86572" w:rsidP="008F3623">
      <w:pPr>
        <w:pStyle w:val="ListParagraph"/>
        <w:numPr>
          <w:ilvl w:val="3"/>
          <w:numId w:val="32"/>
        </w:numPr>
        <w:spacing w:before="240" w:after="160" w:line="360" w:lineRule="auto"/>
        <w:ind w:left="426"/>
        <w:jc w:val="both"/>
        <w:rPr>
          <w:b w:val="0"/>
          <w:i/>
          <w:szCs w:val="24"/>
          <w:lang w:val="en-ID"/>
        </w:rPr>
      </w:pPr>
      <w:r w:rsidRPr="00610384">
        <w:rPr>
          <w:b w:val="0"/>
          <w:i/>
          <w:szCs w:val="24"/>
        </w:rPr>
        <w:t xml:space="preserve">Metamorphic Malware. </w:t>
      </w:r>
      <w:r w:rsidRPr="00610384">
        <w:rPr>
          <w:b w:val="0"/>
          <w:szCs w:val="24"/>
        </w:rPr>
        <w:t xml:space="preserve">Pendekatan </w:t>
      </w:r>
      <w:r w:rsidRPr="00610384">
        <w:rPr>
          <w:b w:val="0"/>
          <w:i/>
          <w:szCs w:val="24"/>
        </w:rPr>
        <w:t>malware</w:t>
      </w:r>
      <w:r w:rsidRPr="00610384">
        <w:rPr>
          <w:b w:val="0"/>
          <w:szCs w:val="24"/>
        </w:rPr>
        <w:t xml:space="preserve"> ini sangat sulit dideteksi oleh antivirus karena </w:t>
      </w:r>
      <w:r w:rsidRPr="00610384">
        <w:rPr>
          <w:b w:val="0"/>
          <w:i/>
          <w:szCs w:val="24"/>
        </w:rPr>
        <w:t>malware</w:t>
      </w:r>
      <w:r w:rsidRPr="00610384">
        <w:rPr>
          <w:b w:val="0"/>
          <w:szCs w:val="24"/>
        </w:rPr>
        <w:t xml:space="preserve"> memanfaatkan teknik obfuskasi untuk memanipulasi dirinya untuk terlihat berbeda.</w:t>
      </w:r>
      <w:r w:rsidRPr="00610384">
        <w:rPr>
          <w:b w:val="0"/>
          <w:i/>
          <w:szCs w:val="24"/>
        </w:rPr>
        <w:t xml:space="preserve"> </w:t>
      </w:r>
      <w:r w:rsidRPr="00610384">
        <w:rPr>
          <w:b w:val="0"/>
          <w:szCs w:val="24"/>
        </w:rPr>
        <w:t xml:space="preserve">Teknik obfuskasi yang digunakan seperti pertukaran </w:t>
      </w:r>
      <w:r w:rsidRPr="00610384">
        <w:rPr>
          <w:b w:val="0"/>
          <w:i/>
          <w:szCs w:val="24"/>
        </w:rPr>
        <w:t>register</w:t>
      </w:r>
      <w:r w:rsidRPr="00610384">
        <w:rPr>
          <w:b w:val="0"/>
          <w:szCs w:val="24"/>
        </w:rPr>
        <w:t xml:space="preserve"> (menggunakan register yang berbeda pada setiap generasi), </w:t>
      </w:r>
      <w:r w:rsidRPr="00610384">
        <w:rPr>
          <w:b w:val="0"/>
          <w:i/>
          <w:szCs w:val="24"/>
        </w:rPr>
        <w:t>swap</w:t>
      </w:r>
      <w:r w:rsidRPr="00610384">
        <w:rPr>
          <w:b w:val="0"/>
          <w:szCs w:val="24"/>
        </w:rPr>
        <w:t xml:space="preserve"> instruksi (mengganti instruksi dengan instruksi yang setara), permutasi, transposisi (menata ulang instruksi) dan penyisipan </w:t>
      </w:r>
      <w:r w:rsidRPr="00610384">
        <w:rPr>
          <w:b w:val="0"/>
          <w:i/>
          <w:szCs w:val="24"/>
        </w:rPr>
        <w:t>dead-code</w:t>
      </w:r>
      <w:r w:rsidRPr="00610384">
        <w:rPr>
          <w:b w:val="0"/>
          <w:szCs w:val="24"/>
        </w:rPr>
        <w:t xml:space="preserve"> dengan menambahkan NOP (</w:t>
      </w:r>
      <w:r w:rsidRPr="00610384">
        <w:rPr>
          <w:b w:val="0"/>
          <w:i/>
          <w:szCs w:val="24"/>
        </w:rPr>
        <w:t>No Operation Performed</w:t>
      </w:r>
      <w:r w:rsidRPr="00610384">
        <w:rPr>
          <w:b w:val="0"/>
          <w:szCs w:val="24"/>
        </w:rPr>
        <w:t>).</w:t>
      </w:r>
    </w:p>
    <w:p w14:paraId="51F0AC4C" w14:textId="2A1ADC2A" w:rsidR="00A86572" w:rsidRPr="00610384" w:rsidRDefault="00A86572" w:rsidP="00A86572">
      <w:pPr>
        <w:spacing w:line="360" w:lineRule="auto"/>
        <w:jc w:val="both"/>
        <w:rPr>
          <w:sz w:val="24"/>
          <w:szCs w:val="24"/>
        </w:rPr>
      </w:pPr>
      <w:r w:rsidRPr="00610384">
        <w:rPr>
          <w:sz w:val="24"/>
          <w:szCs w:val="24"/>
        </w:rPr>
        <w:t xml:space="preserve">Ada enam teknik dasar obfuskasi yang digunakan oleh </w:t>
      </w:r>
      <w:r w:rsidRPr="00610384">
        <w:rPr>
          <w:i/>
          <w:iCs/>
          <w:sz w:val="24"/>
          <w:szCs w:val="24"/>
        </w:rPr>
        <w:t>malware</w:t>
      </w:r>
      <w:r w:rsidRPr="00610384">
        <w:rPr>
          <w:sz w:val="24"/>
          <w:szCs w:val="24"/>
        </w:rPr>
        <w:t xml:space="preserve"> polimorfik dan metamorfik, yaitu</w:t>
      </w:r>
      <w:r w:rsidR="00A8263D">
        <w:rPr>
          <w:sz w:val="24"/>
          <w:szCs w:val="24"/>
        </w:rPr>
        <w:t>: [8]</w:t>
      </w:r>
    </w:p>
    <w:p w14:paraId="190ED087" w14:textId="2B55360F" w:rsidR="00A86572" w:rsidRPr="00610384" w:rsidRDefault="00A86572" w:rsidP="008F3623">
      <w:pPr>
        <w:pStyle w:val="ListParagraph"/>
        <w:numPr>
          <w:ilvl w:val="0"/>
          <w:numId w:val="33"/>
        </w:numPr>
        <w:spacing w:line="360" w:lineRule="auto"/>
        <w:ind w:left="284"/>
        <w:jc w:val="both"/>
        <w:rPr>
          <w:b w:val="0"/>
          <w:i/>
          <w:szCs w:val="24"/>
        </w:rPr>
      </w:pPr>
      <w:r w:rsidRPr="00610384">
        <w:rPr>
          <w:b w:val="0"/>
          <w:i/>
          <w:szCs w:val="24"/>
        </w:rPr>
        <w:t>Dead-Code Insertion</w:t>
      </w:r>
      <w:r w:rsidRPr="00610384">
        <w:rPr>
          <w:b w:val="0"/>
          <w:szCs w:val="24"/>
        </w:rPr>
        <w:t xml:space="preserve">, merupakan teknik sederhana dengan menyisipkan sebuah instruksi program berupa kode </w:t>
      </w:r>
      <w:r w:rsidRPr="00610384">
        <w:rPr>
          <w:b w:val="0"/>
          <w:i/>
          <w:szCs w:val="24"/>
        </w:rPr>
        <w:t>No Operation Performed</w:t>
      </w:r>
      <w:r w:rsidRPr="00610384">
        <w:rPr>
          <w:b w:val="0"/>
          <w:szCs w:val="24"/>
        </w:rPr>
        <w:t xml:space="preserve"> (NOP)</w:t>
      </w:r>
      <w:r w:rsidR="00A22C40" w:rsidRPr="00610384">
        <w:rPr>
          <w:b w:val="0"/>
          <w:szCs w:val="24"/>
        </w:rPr>
        <w:t>.</w:t>
      </w:r>
    </w:p>
    <w:p w14:paraId="68629A9D" w14:textId="77777777" w:rsidR="00A86572" w:rsidRPr="00610384" w:rsidRDefault="00A86572" w:rsidP="008F3623">
      <w:pPr>
        <w:pStyle w:val="ListParagraph"/>
        <w:numPr>
          <w:ilvl w:val="0"/>
          <w:numId w:val="33"/>
        </w:numPr>
        <w:spacing w:line="360" w:lineRule="auto"/>
        <w:ind w:left="284"/>
        <w:jc w:val="both"/>
        <w:rPr>
          <w:b w:val="0"/>
          <w:i/>
          <w:szCs w:val="24"/>
        </w:rPr>
      </w:pPr>
      <w:r w:rsidRPr="00610384">
        <w:rPr>
          <w:b w:val="0"/>
          <w:i/>
          <w:szCs w:val="24"/>
        </w:rPr>
        <w:lastRenderedPageBreak/>
        <w:t>Register Reassignment</w:t>
      </w:r>
      <w:r w:rsidRPr="00610384">
        <w:rPr>
          <w:b w:val="0"/>
          <w:szCs w:val="24"/>
        </w:rPr>
        <w:t xml:space="preserve">, merupakan teknik sederhana dengan menggantikan register yang tidak digunakan dengan register berisi kode </w:t>
      </w:r>
      <w:r w:rsidRPr="00610384">
        <w:rPr>
          <w:b w:val="0"/>
          <w:i/>
          <w:szCs w:val="24"/>
        </w:rPr>
        <w:t>malware</w:t>
      </w:r>
      <w:r w:rsidRPr="00610384">
        <w:rPr>
          <w:b w:val="0"/>
          <w:szCs w:val="24"/>
        </w:rPr>
        <w:t>. Pada metode ini kode program dan perilaku program tetap sama.</w:t>
      </w:r>
    </w:p>
    <w:p w14:paraId="29D2757E" w14:textId="77777777" w:rsidR="00A86572" w:rsidRPr="00610384" w:rsidRDefault="00A86572" w:rsidP="008F3623">
      <w:pPr>
        <w:pStyle w:val="ListParagraph"/>
        <w:numPr>
          <w:ilvl w:val="0"/>
          <w:numId w:val="33"/>
        </w:numPr>
        <w:spacing w:line="360" w:lineRule="auto"/>
        <w:ind w:left="284"/>
        <w:jc w:val="both"/>
        <w:rPr>
          <w:b w:val="0"/>
          <w:i/>
          <w:szCs w:val="24"/>
        </w:rPr>
      </w:pPr>
      <w:r w:rsidRPr="00610384">
        <w:rPr>
          <w:b w:val="0"/>
          <w:i/>
          <w:szCs w:val="24"/>
        </w:rPr>
        <w:t>Subroutine Reordering</w:t>
      </w:r>
      <w:r w:rsidRPr="00610384">
        <w:rPr>
          <w:b w:val="0"/>
          <w:szCs w:val="24"/>
        </w:rPr>
        <w:t xml:space="preserve">, merupakan metode yang dilakukan dengan mengubah urutan subrutin di program secara acak, dan membuat </w:t>
      </w:r>
      <w:r w:rsidRPr="00610384">
        <w:rPr>
          <w:b w:val="0"/>
          <w:i/>
          <w:szCs w:val="24"/>
        </w:rPr>
        <w:t>signature malware</w:t>
      </w:r>
      <w:r w:rsidRPr="00610384">
        <w:rPr>
          <w:b w:val="0"/>
          <w:szCs w:val="24"/>
        </w:rPr>
        <w:t xml:space="preserve"> yang berbeda untuk setiap variasi subrutin.</w:t>
      </w:r>
    </w:p>
    <w:p w14:paraId="09F2314D" w14:textId="77777777" w:rsidR="00A86572" w:rsidRPr="00610384" w:rsidRDefault="00A86572" w:rsidP="008F3623">
      <w:pPr>
        <w:pStyle w:val="ListParagraph"/>
        <w:numPr>
          <w:ilvl w:val="0"/>
          <w:numId w:val="33"/>
        </w:numPr>
        <w:spacing w:line="360" w:lineRule="auto"/>
        <w:ind w:left="284"/>
        <w:jc w:val="both"/>
        <w:rPr>
          <w:b w:val="0"/>
          <w:i/>
          <w:szCs w:val="24"/>
        </w:rPr>
      </w:pPr>
      <w:r w:rsidRPr="00610384">
        <w:rPr>
          <w:b w:val="0"/>
          <w:i/>
          <w:szCs w:val="24"/>
        </w:rPr>
        <w:t>Instruction Substitution</w:t>
      </w:r>
      <w:r w:rsidRPr="00610384">
        <w:rPr>
          <w:b w:val="0"/>
          <w:szCs w:val="24"/>
        </w:rPr>
        <w:t>, melakukan substitusi instruksi mengubah kode asli dengan mengganti beberapa instruksi dengan instruksi lain dengan fungsi yang sama.</w:t>
      </w:r>
    </w:p>
    <w:p w14:paraId="3455A75B" w14:textId="77777777" w:rsidR="00A86572" w:rsidRPr="00610384" w:rsidRDefault="00A86572" w:rsidP="008F3623">
      <w:pPr>
        <w:pStyle w:val="ListParagraph"/>
        <w:numPr>
          <w:ilvl w:val="0"/>
          <w:numId w:val="33"/>
        </w:numPr>
        <w:spacing w:line="360" w:lineRule="auto"/>
        <w:ind w:left="284"/>
        <w:jc w:val="both"/>
        <w:rPr>
          <w:b w:val="0"/>
          <w:i/>
          <w:szCs w:val="24"/>
        </w:rPr>
      </w:pPr>
      <w:r w:rsidRPr="00610384">
        <w:rPr>
          <w:b w:val="0"/>
          <w:i/>
          <w:szCs w:val="24"/>
        </w:rPr>
        <w:t>Code Transposition</w:t>
      </w:r>
      <w:r w:rsidRPr="00610384">
        <w:rPr>
          <w:b w:val="0"/>
          <w:szCs w:val="24"/>
        </w:rPr>
        <w:t>, merupakan metode yang dilakukan dengan mengatur urutan instruksi dari kode asli tanpa mempengaruhi perilaku kode program.</w:t>
      </w:r>
    </w:p>
    <w:p w14:paraId="7F275815" w14:textId="762B0337" w:rsidR="00C614DB" w:rsidRPr="00610384" w:rsidRDefault="00A86572" w:rsidP="008F3623">
      <w:pPr>
        <w:pStyle w:val="ListParagraph"/>
        <w:numPr>
          <w:ilvl w:val="0"/>
          <w:numId w:val="33"/>
        </w:numPr>
        <w:spacing w:line="360" w:lineRule="auto"/>
        <w:ind w:left="284"/>
        <w:jc w:val="both"/>
        <w:rPr>
          <w:b w:val="0"/>
          <w:i/>
          <w:szCs w:val="24"/>
        </w:rPr>
      </w:pPr>
      <w:r w:rsidRPr="00610384">
        <w:rPr>
          <w:b w:val="0"/>
          <w:i/>
          <w:szCs w:val="24"/>
        </w:rPr>
        <w:t>Code Integration</w:t>
      </w:r>
      <w:r w:rsidRPr="00610384">
        <w:rPr>
          <w:b w:val="0"/>
          <w:szCs w:val="24"/>
        </w:rPr>
        <w:t xml:space="preserve">, merupakan metode yang dilakukan dengan menyisipkan </w:t>
      </w:r>
      <w:r w:rsidRPr="00610384">
        <w:rPr>
          <w:b w:val="0"/>
          <w:i/>
          <w:szCs w:val="24"/>
        </w:rPr>
        <w:t>brief</w:t>
      </w:r>
      <w:r w:rsidRPr="00610384">
        <w:rPr>
          <w:b w:val="0"/>
          <w:szCs w:val="24"/>
        </w:rPr>
        <w:t xml:space="preserve"> baru ke kode sumber program untuk menjalankan kode jahat.</w:t>
      </w:r>
    </w:p>
    <w:p w14:paraId="216AEF4A" w14:textId="4DA457DA" w:rsidR="00541F31" w:rsidRPr="007D1FF5" w:rsidRDefault="00541F31" w:rsidP="008F3623">
      <w:pPr>
        <w:pStyle w:val="ListParagraph"/>
        <w:numPr>
          <w:ilvl w:val="1"/>
          <w:numId w:val="31"/>
        </w:numPr>
        <w:spacing w:before="240" w:after="0" w:line="360" w:lineRule="auto"/>
        <w:ind w:left="567" w:hanging="567"/>
        <w:jc w:val="both"/>
        <w:outlineLvl w:val="1"/>
        <w:rPr>
          <w:i/>
          <w:szCs w:val="24"/>
          <w:lang w:val="en-ID"/>
        </w:rPr>
      </w:pPr>
      <w:bookmarkStart w:id="53" w:name="_Toc522192741"/>
      <w:r w:rsidRPr="007D1FF5">
        <w:rPr>
          <w:i/>
          <w:szCs w:val="24"/>
          <w:lang w:val="en-ID"/>
        </w:rPr>
        <w:t>Sandbox</w:t>
      </w:r>
      <w:bookmarkEnd w:id="53"/>
    </w:p>
    <w:p w14:paraId="6D7ADBDC" w14:textId="5E0AA8EA" w:rsidR="00A22C40" w:rsidRPr="00610384" w:rsidRDefault="00A22C40" w:rsidP="00581013">
      <w:pPr>
        <w:spacing w:after="240" w:line="360" w:lineRule="auto"/>
        <w:jc w:val="both"/>
        <w:rPr>
          <w:sz w:val="24"/>
          <w:szCs w:val="24"/>
          <w:lang w:eastAsia="en-GB"/>
        </w:rPr>
      </w:pPr>
      <w:r w:rsidRPr="00610384">
        <w:rPr>
          <w:i/>
          <w:sz w:val="24"/>
          <w:szCs w:val="24"/>
          <w:lang w:eastAsia="en-GB"/>
        </w:rPr>
        <w:t>Sandbox</w:t>
      </w:r>
      <w:r w:rsidRPr="00610384">
        <w:rPr>
          <w:sz w:val="24"/>
          <w:szCs w:val="24"/>
          <w:lang w:eastAsia="en-GB"/>
        </w:rPr>
        <w:t xml:space="preserve"> atau </w:t>
      </w:r>
      <w:r w:rsidRPr="00610384">
        <w:rPr>
          <w:i/>
          <w:sz w:val="24"/>
          <w:szCs w:val="24"/>
          <w:lang w:eastAsia="en-GB"/>
        </w:rPr>
        <w:t xml:space="preserve">virtual machine </w:t>
      </w:r>
      <w:r w:rsidRPr="00610384">
        <w:rPr>
          <w:sz w:val="24"/>
          <w:szCs w:val="24"/>
          <w:lang w:eastAsia="en-GB"/>
        </w:rPr>
        <w:t>merupakan teknik virtualisasi pada keamanan sistem dimana pada prinsipnya sebuah</w:t>
      </w:r>
      <w:r w:rsidR="00055F9F">
        <w:rPr>
          <w:sz w:val="24"/>
          <w:szCs w:val="24"/>
          <w:lang w:eastAsia="en-GB"/>
        </w:rPr>
        <w:t xml:space="preserve"> </w:t>
      </w:r>
      <w:r w:rsidRPr="00610384">
        <w:rPr>
          <w:i/>
          <w:sz w:val="24"/>
          <w:szCs w:val="24"/>
          <w:lang w:eastAsia="en-GB"/>
        </w:rPr>
        <w:t>environment</w:t>
      </w:r>
      <w:r w:rsidRPr="00610384">
        <w:rPr>
          <w:sz w:val="24"/>
          <w:szCs w:val="24"/>
          <w:lang w:eastAsia="en-GB"/>
        </w:rPr>
        <w:t xml:space="preserve"> </w:t>
      </w:r>
      <w:r w:rsidR="00D042E9">
        <w:rPr>
          <w:sz w:val="24"/>
          <w:szCs w:val="24"/>
          <w:lang w:eastAsia="en-GB"/>
        </w:rPr>
        <w:t>menggunakan</w:t>
      </w:r>
      <w:r w:rsidRPr="00610384">
        <w:rPr>
          <w:sz w:val="24"/>
          <w:szCs w:val="24"/>
          <w:lang w:eastAsia="en-GB"/>
        </w:rPr>
        <w:t xml:space="preserve"> proses terbatas</w:t>
      </w:r>
      <w:r w:rsidR="00067C59">
        <w:rPr>
          <w:sz w:val="24"/>
          <w:szCs w:val="24"/>
          <w:lang w:eastAsia="en-GB"/>
        </w:rPr>
        <w:t xml:space="preserve"> </w:t>
      </w:r>
      <w:r w:rsidR="00D042E9">
        <w:rPr>
          <w:sz w:val="24"/>
          <w:szCs w:val="24"/>
          <w:lang w:eastAsia="en-GB"/>
        </w:rPr>
        <w:t xml:space="preserve">yang berjalan menyerupai sistem </w:t>
      </w:r>
      <w:r w:rsidR="00D042E9" w:rsidRPr="00D042E9">
        <w:rPr>
          <w:i/>
          <w:sz w:val="24"/>
          <w:szCs w:val="24"/>
          <w:lang w:eastAsia="en-GB"/>
        </w:rPr>
        <w:t>environment</w:t>
      </w:r>
      <w:r w:rsidR="00D042E9">
        <w:rPr>
          <w:sz w:val="24"/>
          <w:szCs w:val="24"/>
          <w:lang w:eastAsia="en-GB"/>
        </w:rPr>
        <w:t xml:space="preserve"> aslinya </w:t>
      </w:r>
      <w:r w:rsidR="00067C59">
        <w:rPr>
          <w:sz w:val="24"/>
          <w:szCs w:val="24"/>
          <w:lang w:eastAsia="en-GB"/>
        </w:rPr>
        <w:t>serta</w:t>
      </w:r>
      <w:r w:rsidRPr="00610384">
        <w:rPr>
          <w:sz w:val="24"/>
          <w:szCs w:val="24"/>
          <w:lang w:eastAsia="en-GB"/>
        </w:rPr>
        <w:t xml:space="preserve"> dapat dikontrol dengan menggunakan </w:t>
      </w:r>
      <w:r w:rsidRPr="00610384">
        <w:rPr>
          <w:i/>
          <w:sz w:val="24"/>
          <w:szCs w:val="24"/>
          <w:lang w:eastAsia="en-GB"/>
        </w:rPr>
        <w:t>resource</w:t>
      </w:r>
      <w:r w:rsidRPr="00610384">
        <w:rPr>
          <w:sz w:val="24"/>
          <w:szCs w:val="24"/>
          <w:lang w:eastAsia="en-GB"/>
        </w:rPr>
        <w:t xml:space="preserve"> dari luar sistem. </w:t>
      </w:r>
      <w:r w:rsidR="00D042E9">
        <w:rPr>
          <w:sz w:val="24"/>
          <w:szCs w:val="24"/>
          <w:lang w:eastAsia="en-GB"/>
        </w:rPr>
        <w:t>Sehingga ketika</w:t>
      </w:r>
      <w:r w:rsidR="0062336C">
        <w:rPr>
          <w:sz w:val="24"/>
          <w:szCs w:val="24"/>
          <w:lang w:eastAsia="en-GB"/>
        </w:rPr>
        <w:t xml:space="preserve"> </w:t>
      </w:r>
      <w:r w:rsidR="0062336C" w:rsidRPr="00F7764F">
        <w:rPr>
          <w:i/>
          <w:sz w:val="24"/>
          <w:szCs w:val="24"/>
          <w:lang w:eastAsia="en-GB"/>
        </w:rPr>
        <w:t>malware</w:t>
      </w:r>
      <w:r w:rsidR="0062336C">
        <w:rPr>
          <w:sz w:val="24"/>
          <w:szCs w:val="24"/>
          <w:lang w:eastAsia="en-GB"/>
        </w:rPr>
        <w:t xml:space="preserve"> dieksekusi,</w:t>
      </w:r>
      <w:r w:rsidR="00D042E9">
        <w:rPr>
          <w:sz w:val="24"/>
          <w:szCs w:val="24"/>
          <w:lang w:eastAsia="en-GB"/>
        </w:rPr>
        <w:t xml:space="preserve"> kerusakannya berdampak pada </w:t>
      </w:r>
      <w:r w:rsidR="00D042E9" w:rsidRPr="00D042E9">
        <w:rPr>
          <w:i/>
          <w:sz w:val="24"/>
          <w:szCs w:val="24"/>
          <w:lang w:eastAsia="en-GB"/>
        </w:rPr>
        <w:t>environment</w:t>
      </w:r>
      <w:r w:rsidR="00D042E9">
        <w:rPr>
          <w:sz w:val="24"/>
          <w:szCs w:val="24"/>
          <w:lang w:eastAsia="en-GB"/>
        </w:rPr>
        <w:t xml:space="preserve"> virtualnya bukan </w:t>
      </w:r>
      <w:r w:rsidR="009C7F17">
        <w:rPr>
          <w:sz w:val="24"/>
          <w:szCs w:val="24"/>
          <w:lang w:eastAsia="en-GB"/>
        </w:rPr>
        <w:t xml:space="preserve">pada </w:t>
      </w:r>
      <w:r w:rsidR="00D042E9">
        <w:rPr>
          <w:sz w:val="24"/>
          <w:szCs w:val="24"/>
          <w:lang w:eastAsia="en-GB"/>
        </w:rPr>
        <w:t>sistem aslinya.</w:t>
      </w:r>
      <w:r w:rsidRPr="00610384">
        <w:rPr>
          <w:sz w:val="24"/>
          <w:szCs w:val="24"/>
          <w:lang w:eastAsia="en-GB"/>
        </w:rPr>
        <w:t xml:space="preserve"> Teknik </w:t>
      </w:r>
      <w:r w:rsidR="00D042E9">
        <w:rPr>
          <w:sz w:val="24"/>
          <w:szCs w:val="24"/>
          <w:lang w:eastAsia="en-GB"/>
        </w:rPr>
        <w:t>vir</w:t>
      </w:r>
      <w:r w:rsidR="009C7F17">
        <w:rPr>
          <w:sz w:val="24"/>
          <w:szCs w:val="24"/>
          <w:lang w:eastAsia="en-GB"/>
        </w:rPr>
        <w:t>t</w:t>
      </w:r>
      <w:r w:rsidR="00D042E9">
        <w:rPr>
          <w:sz w:val="24"/>
          <w:szCs w:val="24"/>
          <w:lang w:eastAsia="en-GB"/>
        </w:rPr>
        <w:t>ualisasi</w:t>
      </w:r>
      <w:r w:rsidRPr="00610384">
        <w:rPr>
          <w:sz w:val="24"/>
          <w:szCs w:val="24"/>
          <w:lang w:eastAsia="en-GB"/>
        </w:rPr>
        <w:t xml:space="preserve"> ini digunakan pada keamanan sistem sebagai </w:t>
      </w:r>
      <w:r w:rsidRPr="00610384">
        <w:rPr>
          <w:i/>
          <w:sz w:val="24"/>
          <w:szCs w:val="24"/>
          <w:lang w:eastAsia="en-GB"/>
        </w:rPr>
        <w:t>environment</w:t>
      </w:r>
      <w:r w:rsidRPr="00610384">
        <w:rPr>
          <w:sz w:val="24"/>
          <w:szCs w:val="24"/>
          <w:lang w:eastAsia="en-GB"/>
        </w:rPr>
        <w:t xml:space="preserve"> untuk menganalisa </w:t>
      </w:r>
      <w:r w:rsidRPr="00610384">
        <w:rPr>
          <w:i/>
          <w:sz w:val="24"/>
          <w:szCs w:val="24"/>
          <w:lang w:eastAsia="en-GB"/>
        </w:rPr>
        <w:t>routine</w:t>
      </w:r>
      <w:r w:rsidRPr="00610384">
        <w:rPr>
          <w:sz w:val="24"/>
          <w:szCs w:val="24"/>
          <w:lang w:eastAsia="en-GB"/>
        </w:rPr>
        <w:t xml:space="preserve"> dari kode jahat</w:t>
      </w:r>
      <w:r w:rsidR="0062336C">
        <w:rPr>
          <w:sz w:val="24"/>
          <w:szCs w:val="24"/>
          <w:lang w:eastAsia="en-GB"/>
        </w:rPr>
        <w:t xml:space="preserve"> atau </w:t>
      </w:r>
      <w:r w:rsidR="0062336C" w:rsidRPr="0062336C">
        <w:rPr>
          <w:i/>
          <w:sz w:val="24"/>
          <w:szCs w:val="24"/>
          <w:lang w:eastAsia="en-GB"/>
        </w:rPr>
        <w:t>malware</w:t>
      </w:r>
      <w:r w:rsidRPr="00610384">
        <w:rPr>
          <w:sz w:val="24"/>
          <w:szCs w:val="24"/>
          <w:lang w:eastAsia="en-GB"/>
        </w:rPr>
        <w:t>.</w:t>
      </w:r>
    </w:p>
    <w:p w14:paraId="1D517585" w14:textId="2E57149E" w:rsidR="00A22C40" w:rsidRPr="00610384" w:rsidRDefault="00484BF6" w:rsidP="00581013">
      <w:pPr>
        <w:spacing w:before="240" w:line="360" w:lineRule="auto"/>
        <w:jc w:val="both"/>
        <w:rPr>
          <w:i/>
          <w:sz w:val="24"/>
          <w:szCs w:val="24"/>
          <w:lang w:val="en-ID"/>
        </w:rPr>
      </w:pPr>
      <w:r>
        <w:rPr>
          <w:sz w:val="24"/>
          <w:szCs w:val="24"/>
        </w:rPr>
        <w:t>Akan tetapi pada saat ini,</w:t>
      </w:r>
      <w:r w:rsidR="00F7764F">
        <w:rPr>
          <w:sz w:val="24"/>
          <w:szCs w:val="24"/>
        </w:rPr>
        <w:t xml:space="preserve"> telah ada teknik penghindaran </w:t>
      </w:r>
      <w:r w:rsidR="00F7764F" w:rsidRPr="00F7764F">
        <w:rPr>
          <w:i/>
          <w:sz w:val="24"/>
          <w:szCs w:val="24"/>
        </w:rPr>
        <w:t>sandbox</w:t>
      </w:r>
      <w:r w:rsidR="00F7764F">
        <w:rPr>
          <w:sz w:val="24"/>
          <w:szCs w:val="24"/>
        </w:rPr>
        <w:t xml:space="preserve"> yang diciptakan </w:t>
      </w:r>
      <w:r w:rsidR="00A22C40" w:rsidRPr="00610384">
        <w:rPr>
          <w:sz w:val="24"/>
          <w:szCs w:val="24"/>
        </w:rPr>
        <w:t xml:space="preserve">pembuat </w:t>
      </w:r>
      <w:r w:rsidR="00A22C40" w:rsidRPr="00610384">
        <w:rPr>
          <w:i/>
          <w:sz w:val="24"/>
          <w:szCs w:val="24"/>
        </w:rPr>
        <w:t>malware</w:t>
      </w:r>
      <w:r w:rsidR="00A22C40" w:rsidRPr="00610384">
        <w:rPr>
          <w:sz w:val="24"/>
          <w:szCs w:val="24"/>
        </w:rPr>
        <w:t xml:space="preserve"> </w:t>
      </w:r>
      <w:r w:rsidR="00F7764F">
        <w:rPr>
          <w:sz w:val="24"/>
          <w:szCs w:val="24"/>
        </w:rPr>
        <w:t>sehingga</w:t>
      </w:r>
      <w:r w:rsidR="00A22C40" w:rsidRPr="00610384">
        <w:rPr>
          <w:sz w:val="24"/>
          <w:szCs w:val="24"/>
        </w:rPr>
        <w:t xml:space="preserve"> </w:t>
      </w:r>
      <w:r w:rsidR="00A22C40" w:rsidRPr="00610384">
        <w:rPr>
          <w:i/>
          <w:sz w:val="24"/>
          <w:szCs w:val="24"/>
        </w:rPr>
        <w:t>malware</w:t>
      </w:r>
      <w:r w:rsidR="00A22C40" w:rsidRPr="00610384">
        <w:rPr>
          <w:sz w:val="24"/>
          <w:szCs w:val="24"/>
        </w:rPr>
        <w:t xml:space="preserve"> mampu mengatasi </w:t>
      </w:r>
      <w:r w:rsidR="00F7764F">
        <w:rPr>
          <w:sz w:val="24"/>
          <w:szCs w:val="24"/>
        </w:rPr>
        <w:t xml:space="preserve">teknik </w:t>
      </w:r>
      <w:r w:rsidR="00F7764F" w:rsidRPr="00F7764F">
        <w:rPr>
          <w:i/>
          <w:sz w:val="24"/>
          <w:szCs w:val="24"/>
        </w:rPr>
        <w:t>sandbox</w:t>
      </w:r>
      <w:r w:rsidR="00F7764F">
        <w:rPr>
          <w:i/>
          <w:sz w:val="24"/>
          <w:szCs w:val="24"/>
        </w:rPr>
        <w:t xml:space="preserve">. </w:t>
      </w:r>
      <w:r w:rsidR="00F7764F">
        <w:rPr>
          <w:sz w:val="24"/>
          <w:szCs w:val="24"/>
        </w:rPr>
        <w:t xml:space="preserve">Kaitan </w:t>
      </w:r>
      <w:r w:rsidR="00F7764F" w:rsidRPr="00F7764F">
        <w:rPr>
          <w:i/>
          <w:sz w:val="24"/>
          <w:szCs w:val="24"/>
        </w:rPr>
        <w:t>sandbox</w:t>
      </w:r>
      <w:r w:rsidR="00F7764F">
        <w:rPr>
          <w:sz w:val="24"/>
          <w:szCs w:val="24"/>
        </w:rPr>
        <w:t xml:space="preserve"> dengan analisis dinamik sendiri menjelaskan bahwa telah ada </w:t>
      </w:r>
      <w:r w:rsidR="00F7764F" w:rsidRPr="00F7764F">
        <w:rPr>
          <w:i/>
          <w:sz w:val="24"/>
          <w:szCs w:val="24"/>
        </w:rPr>
        <w:t>malware</w:t>
      </w:r>
      <w:r w:rsidR="00F7764F">
        <w:rPr>
          <w:sz w:val="24"/>
          <w:szCs w:val="24"/>
        </w:rPr>
        <w:t xml:space="preserve"> canggih yang mampu mengatasi analisis dinamik</w:t>
      </w:r>
      <w:r w:rsidR="00A22C40" w:rsidRPr="00610384">
        <w:rPr>
          <w:sz w:val="24"/>
          <w:szCs w:val="24"/>
        </w:rPr>
        <w:t xml:space="preserve"> </w:t>
      </w:r>
      <w:r w:rsidR="00F7764F">
        <w:rPr>
          <w:sz w:val="24"/>
          <w:szCs w:val="24"/>
        </w:rPr>
        <w:t xml:space="preserve">yang menganalisa </w:t>
      </w:r>
      <w:r w:rsidR="00F7764F" w:rsidRPr="00F7764F">
        <w:rPr>
          <w:i/>
          <w:sz w:val="24"/>
          <w:szCs w:val="24"/>
        </w:rPr>
        <w:t>malware</w:t>
      </w:r>
      <w:r w:rsidR="00F7764F">
        <w:rPr>
          <w:sz w:val="24"/>
          <w:szCs w:val="24"/>
        </w:rPr>
        <w:t xml:space="preserve"> menggunakan </w:t>
      </w:r>
      <w:r w:rsidR="00F7764F" w:rsidRPr="00F7764F">
        <w:rPr>
          <w:i/>
          <w:sz w:val="24"/>
          <w:szCs w:val="24"/>
        </w:rPr>
        <w:t>virtual</w:t>
      </w:r>
      <w:r w:rsidR="00F7764F">
        <w:rPr>
          <w:sz w:val="24"/>
          <w:szCs w:val="24"/>
        </w:rPr>
        <w:t xml:space="preserve"> </w:t>
      </w:r>
      <w:r w:rsidR="00F7764F" w:rsidRPr="00F7764F">
        <w:rPr>
          <w:i/>
          <w:sz w:val="24"/>
          <w:szCs w:val="24"/>
        </w:rPr>
        <w:t>machine</w:t>
      </w:r>
      <w:r w:rsidR="00A22C40" w:rsidRPr="00610384">
        <w:rPr>
          <w:sz w:val="24"/>
          <w:szCs w:val="24"/>
        </w:rPr>
        <w:t xml:space="preserve"> </w:t>
      </w:r>
      <w:sdt>
        <w:sdtPr>
          <w:rPr>
            <w:sz w:val="24"/>
            <w:szCs w:val="24"/>
          </w:rPr>
          <w:id w:val="1832482600"/>
          <w:citation/>
        </w:sdtPr>
        <w:sdtEndPr/>
        <w:sdtContent>
          <w:r w:rsidR="00A22C40" w:rsidRPr="00610384">
            <w:rPr>
              <w:sz w:val="24"/>
              <w:szCs w:val="24"/>
            </w:rPr>
            <w:fldChar w:fldCharType="begin"/>
          </w:r>
          <w:r w:rsidR="00A22C40" w:rsidRPr="00610384">
            <w:rPr>
              <w:sz w:val="24"/>
              <w:szCs w:val="24"/>
              <w:lang w:val="en-GB"/>
            </w:rPr>
            <w:instrText xml:space="preserve"> CITATION Ker16 \l 2057 </w:instrText>
          </w:r>
          <w:r w:rsidR="00A22C40" w:rsidRPr="00610384">
            <w:rPr>
              <w:sz w:val="24"/>
              <w:szCs w:val="24"/>
            </w:rPr>
            <w:fldChar w:fldCharType="separate"/>
          </w:r>
          <w:r w:rsidR="008F1E94" w:rsidRPr="008F1E94">
            <w:rPr>
              <w:noProof/>
              <w:sz w:val="24"/>
              <w:szCs w:val="24"/>
              <w:lang w:val="en-GB"/>
            </w:rPr>
            <w:t>[9]</w:t>
          </w:r>
          <w:r w:rsidR="00A22C40" w:rsidRPr="00610384">
            <w:rPr>
              <w:sz w:val="24"/>
              <w:szCs w:val="24"/>
            </w:rPr>
            <w:fldChar w:fldCharType="end"/>
          </w:r>
        </w:sdtContent>
      </w:sdt>
      <w:r w:rsidR="00A22C40" w:rsidRPr="00610384">
        <w:rPr>
          <w:sz w:val="24"/>
          <w:szCs w:val="24"/>
        </w:rPr>
        <w:t>.</w:t>
      </w:r>
    </w:p>
    <w:p w14:paraId="1AF3A498" w14:textId="2F79F23A" w:rsidR="00541F31" w:rsidRPr="007D1FF5" w:rsidRDefault="00541F31" w:rsidP="008F3623">
      <w:pPr>
        <w:pStyle w:val="ListParagraph"/>
        <w:numPr>
          <w:ilvl w:val="1"/>
          <w:numId w:val="31"/>
        </w:numPr>
        <w:spacing w:before="240" w:after="0" w:line="360" w:lineRule="auto"/>
        <w:ind w:left="426" w:hanging="426"/>
        <w:jc w:val="both"/>
        <w:outlineLvl w:val="1"/>
        <w:rPr>
          <w:i/>
          <w:szCs w:val="24"/>
          <w:lang w:val="en-ID"/>
        </w:rPr>
      </w:pPr>
      <w:bookmarkStart w:id="54" w:name="_Toc522192742"/>
      <w:r w:rsidRPr="007D1FF5">
        <w:rPr>
          <w:szCs w:val="24"/>
          <w:lang w:val="en-ID"/>
        </w:rPr>
        <w:t xml:space="preserve">Windows </w:t>
      </w:r>
      <w:r w:rsidRPr="007D1FF5">
        <w:rPr>
          <w:i/>
          <w:szCs w:val="24"/>
          <w:lang w:val="en-ID"/>
        </w:rPr>
        <w:t xml:space="preserve">Portable Executable </w:t>
      </w:r>
      <w:r w:rsidRPr="007D1FF5">
        <w:rPr>
          <w:szCs w:val="24"/>
          <w:lang w:val="en-ID"/>
        </w:rPr>
        <w:t>(PE)</w:t>
      </w:r>
      <w:bookmarkEnd w:id="54"/>
    </w:p>
    <w:p w14:paraId="3C3827F3" w14:textId="5ABEDF82" w:rsidR="00A944CF" w:rsidRDefault="0062354B" w:rsidP="00581013">
      <w:pPr>
        <w:spacing w:before="240" w:after="240" w:line="360" w:lineRule="auto"/>
        <w:jc w:val="both"/>
        <w:rPr>
          <w:sz w:val="24"/>
          <w:szCs w:val="24"/>
        </w:rPr>
      </w:pPr>
      <w:r w:rsidRPr="00610384">
        <w:rPr>
          <w:sz w:val="24"/>
          <w:szCs w:val="24"/>
        </w:rPr>
        <w:t>Windows</w:t>
      </w:r>
      <w:r w:rsidRPr="00610384">
        <w:rPr>
          <w:i/>
          <w:iCs/>
          <w:sz w:val="24"/>
          <w:szCs w:val="24"/>
        </w:rPr>
        <w:t xml:space="preserve"> Portable Executable</w:t>
      </w:r>
      <w:r w:rsidRPr="00610384">
        <w:rPr>
          <w:sz w:val="24"/>
          <w:szCs w:val="24"/>
        </w:rPr>
        <w:t xml:space="preserve"> (PE) </w:t>
      </w:r>
      <w:r w:rsidR="00981805">
        <w:rPr>
          <w:sz w:val="24"/>
          <w:szCs w:val="24"/>
        </w:rPr>
        <w:t>merupakan sebuah format</w:t>
      </w:r>
      <w:r w:rsidRPr="00610384">
        <w:rPr>
          <w:sz w:val="24"/>
          <w:szCs w:val="24"/>
        </w:rPr>
        <w:t xml:space="preserve"> </w:t>
      </w:r>
      <w:r w:rsidRPr="00610384">
        <w:rPr>
          <w:i/>
          <w:iCs/>
          <w:sz w:val="24"/>
          <w:szCs w:val="24"/>
        </w:rPr>
        <w:t>file</w:t>
      </w:r>
      <w:r w:rsidRPr="00610384">
        <w:rPr>
          <w:sz w:val="24"/>
          <w:szCs w:val="24"/>
        </w:rPr>
        <w:t xml:space="preserve"> untuk </w:t>
      </w:r>
      <w:r w:rsidR="00981805">
        <w:rPr>
          <w:sz w:val="24"/>
          <w:szCs w:val="24"/>
        </w:rPr>
        <w:t xml:space="preserve">berkas </w:t>
      </w:r>
      <w:r w:rsidR="00981805" w:rsidRPr="00981805">
        <w:rPr>
          <w:i/>
          <w:sz w:val="24"/>
          <w:szCs w:val="24"/>
        </w:rPr>
        <w:t>executable</w:t>
      </w:r>
      <w:r w:rsidR="00812623">
        <w:rPr>
          <w:i/>
          <w:sz w:val="24"/>
          <w:szCs w:val="24"/>
        </w:rPr>
        <w:t xml:space="preserve"> </w:t>
      </w:r>
      <w:r w:rsidR="00812623">
        <w:rPr>
          <w:sz w:val="24"/>
          <w:szCs w:val="24"/>
        </w:rPr>
        <w:t xml:space="preserve">yang digunakan oleh sistem operasi Windows versi 32-bit </w:t>
      </w:r>
      <w:r w:rsidR="00BD28BF">
        <w:rPr>
          <w:sz w:val="24"/>
          <w:szCs w:val="24"/>
        </w:rPr>
        <w:t xml:space="preserve">dan </w:t>
      </w:r>
      <w:r w:rsidR="00812623">
        <w:rPr>
          <w:sz w:val="24"/>
          <w:szCs w:val="24"/>
        </w:rPr>
        <w:t>64-bit</w:t>
      </w:r>
      <w:r w:rsidRPr="00610384">
        <w:rPr>
          <w:sz w:val="24"/>
          <w:szCs w:val="24"/>
        </w:rPr>
        <w:t xml:space="preserve">. PE terbentuk ketika dilakukan kompilasi dan </w:t>
      </w:r>
      <w:r w:rsidRPr="00610384">
        <w:rPr>
          <w:i/>
          <w:iCs/>
          <w:sz w:val="24"/>
          <w:szCs w:val="24"/>
        </w:rPr>
        <w:t>linking</w:t>
      </w:r>
      <w:r w:rsidRPr="00610384">
        <w:rPr>
          <w:sz w:val="24"/>
          <w:szCs w:val="24"/>
        </w:rPr>
        <w:t xml:space="preserve"> dari kode sumber program. </w:t>
      </w:r>
      <w:r w:rsidR="00581013" w:rsidRPr="00610384">
        <w:rPr>
          <w:sz w:val="24"/>
          <w:szCs w:val="24"/>
        </w:rPr>
        <w:t xml:space="preserve">Terlihat dari Gambar </w:t>
      </w:r>
      <w:r w:rsidR="00880B28">
        <w:rPr>
          <w:sz w:val="24"/>
          <w:szCs w:val="24"/>
        </w:rPr>
        <w:t>2.1</w:t>
      </w:r>
      <w:r w:rsidR="00581013" w:rsidRPr="00610384">
        <w:rPr>
          <w:sz w:val="24"/>
          <w:szCs w:val="24"/>
        </w:rPr>
        <w:t xml:space="preserve"> pada halaman </w:t>
      </w:r>
      <w:r w:rsidR="00AA16F8">
        <w:rPr>
          <w:sz w:val="24"/>
          <w:szCs w:val="24"/>
        </w:rPr>
        <w:t>selanjutnya</w:t>
      </w:r>
      <w:r w:rsidR="00581013" w:rsidRPr="00610384">
        <w:rPr>
          <w:sz w:val="24"/>
          <w:szCs w:val="24"/>
        </w:rPr>
        <w:t xml:space="preserve"> bahwa struktur data </w:t>
      </w:r>
      <w:r w:rsidR="00581013" w:rsidRPr="00610384">
        <w:rPr>
          <w:i/>
          <w:iCs/>
          <w:sz w:val="24"/>
          <w:szCs w:val="24"/>
        </w:rPr>
        <w:t xml:space="preserve">Portable </w:t>
      </w:r>
      <w:r w:rsidR="00581013" w:rsidRPr="00610384">
        <w:rPr>
          <w:i/>
          <w:iCs/>
          <w:sz w:val="24"/>
          <w:szCs w:val="24"/>
        </w:rPr>
        <w:lastRenderedPageBreak/>
        <w:t>Executable</w:t>
      </w:r>
      <w:r w:rsidR="00581013" w:rsidRPr="00610384">
        <w:rPr>
          <w:sz w:val="24"/>
          <w:szCs w:val="24"/>
        </w:rPr>
        <w:t xml:space="preserve"> (PE) dapat dikelompokkan kedalam dua bagian besar yaitu </w:t>
      </w:r>
      <w:r w:rsidR="00581013" w:rsidRPr="00610384">
        <w:rPr>
          <w:i/>
          <w:iCs/>
          <w:sz w:val="24"/>
          <w:szCs w:val="24"/>
        </w:rPr>
        <w:t>header</w:t>
      </w:r>
      <w:r w:rsidR="00581013" w:rsidRPr="00610384">
        <w:rPr>
          <w:sz w:val="24"/>
          <w:szCs w:val="24"/>
        </w:rPr>
        <w:t xml:space="preserve"> yang berisi informasi seperti lokasi dan ukuran dari </w:t>
      </w:r>
      <w:r w:rsidR="00581013" w:rsidRPr="00610384">
        <w:rPr>
          <w:i/>
          <w:iCs/>
          <w:sz w:val="24"/>
          <w:szCs w:val="24"/>
        </w:rPr>
        <w:t>section-section</w:t>
      </w:r>
      <w:r w:rsidR="00581013" w:rsidRPr="00610384">
        <w:rPr>
          <w:sz w:val="24"/>
          <w:szCs w:val="24"/>
        </w:rPr>
        <w:t xml:space="preserve"> yang berisi kode. </w:t>
      </w:r>
    </w:p>
    <w:p w14:paraId="6C49F0AB" w14:textId="012D26DA" w:rsidR="0062354B" w:rsidRPr="00610384" w:rsidRDefault="00581013" w:rsidP="00581013">
      <w:pPr>
        <w:spacing w:before="240" w:after="240" w:line="360" w:lineRule="auto"/>
        <w:jc w:val="both"/>
        <w:rPr>
          <w:sz w:val="24"/>
          <w:szCs w:val="24"/>
        </w:rPr>
      </w:pPr>
      <w:r w:rsidRPr="00610384">
        <w:rPr>
          <w:i/>
          <w:iCs/>
          <w:sz w:val="24"/>
          <w:szCs w:val="24"/>
        </w:rPr>
        <w:t>Portable Executable</w:t>
      </w:r>
      <w:r w:rsidRPr="00610384">
        <w:rPr>
          <w:sz w:val="24"/>
          <w:szCs w:val="24"/>
        </w:rPr>
        <w:t xml:space="preserve"> (PE) ini dikembangkan dari COFF (</w:t>
      </w:r>
      <w:r w:rsidRPr="00610384">
        <w:rPr>
          <w:i/>
          <w:iCs/>
          <w:sz w:val="24"/>
          <w:szCs w:val="24"/>
        </w:rPr>
        <w:t>Common Object File Format</w:t>
      </w:r>
      <w:r w:rsidRPr="00610384">
        <w:rPr>
          <w:sz w:val="24"/>
          <w:szCs w:val="24"/>
        </w:rPr>
        <w:t xml:space="preserve">). COFF adalah bentuk dasar dari </w:t>
      </w:r>
      <w:r w:rsidRPr="00610384">
        <w:rPr>
          <w:i/>
          <w:sz w:val="24"/>
          <w:szCs w:val="24"/>
        </w:rPr>
        <w:t>file</w:t>
      </w:r>
      <w:r w:rsidRPr="00610384">
        <w:rPr>
          <w:sz w:val="24"/>
          <w:szCs w:val="24"/>
        </w:rPr>
        <w:t xml:space="preserve"> obyek (OBJ </w:t>
      </w:r>
      <w:r w:rsidRPr="00610384">
        <w:rPr>
          <w:i/>
          <w:iCs/>
          <w:sz w:val="24"/>
          <w:szCs w:val="24"/>
        </w:rPr>
        <w:t>file/object file</w:t>
      </w:r>
      <w:r w:rsidRPr="00610384">
        <w:rPr>
          <w:sz w:val="24"/>
          <w:szCs w:val="24"/>
        </w:rPr>
        <w:t>) milik Linux</w:t>
      </w:r>
      <w:r w:rsidR="006A43B0">
        <w:rPr>
          <w:sz w:val="24"/>
          <w:szCs w:val="24"/>
        </w:rPr>
        <w:t xml:space="preserve"> </w:t>
      </w:r>
      <w:sdt>
        <w:sdtPr>
          <w:rPr>
            <w:sz w:val="24"/>
            <w:szCs w:val="24"/>
          </w:rPr>
          <w:id w:val="-1309539100"/>
          <w:citation/>
        </w:sdtPr>
        <w:sdtEndPr/>
        <w:sdtContent>
          <w:r w:rsidR="0062354B" w:rsidRPr="00610384">
            <w:rPr>
              <w:sz w:val="24"/>
              <w:szCs w:val="24"/>
            </w:rPr>
            <w:fldChar w:fldCharType="begin"/>
          </w:r>
          <w:r w:rsidR="0062354B" w:rsidRPr="00610384">
            <w:rPr>
              <w:sz w:val="24"/>
              <w:szCs w:val="24"/>
              <w:lang w:val="en-GB"/>
            </w:rPr>
            <w:instrText xml:space="preserve"> CITATION Pie94 \l 2057 </w:instrText>
          </w:r>
          <w:r w:rsidR="0062354B" w:rsidRPr="00610384">
            <w:rPr>
              <w:sz w:val="24"/>
              <w:szCs w:val="24"/>
            </w:rPr>
            <w:fldChar w:fldCharType="separate"/>
          </w:r>
          <w:r w:rsidR="008F1E94" w:rsidRPr="008F1E94">
            <w:rPr>
              <w:noProof/>
              <w:sz w:val="24"/>
              <w:szCs w:val="24"/>
              <w:lang w:val="en-GB"/>
            </w:rPr>
            <w:t>[10]</w:t>
          </w:r>
          <w:r w:rsidR="0062354B" w:rsidRPr="00610384">
            <w:rPr>
              <w:sz w:val="24"/>
              <w:szCs w:val="24"/>
            </w:rPr>
            <w:fldChar w:fldCharType="end"/>
          </w:r>
        </w:sdtContent>
      </w:sdt>
      <w:r w:rsidR="0062354B" w:rsidRPr="00610384">
        <w:rPr>
          <w:sz w:val="24"/>
          <w:szCs w:val="24"/>
        </w:rPr>
        <w:t>.</w:t>
      </w:r>
    </w:p>
    <w:p w14:paraId="0A11C84E" w14:textId="29BDE73A" w:rsidR="0062354B" w:rsidRPr="00610384" w:rsidRDefault="00FD6AD9" w:rsidP="00581013">
      <w:pPr>
        <w:spacing w:before="240" w:after="240" w:line="360" w:lineRule="auto"/>
        <w:jc w:val="both"/>
        <w:rPr>
          <w:sz w:val="24"/>
          <w:szCs w:val="24"/>
        </w:rPr>
      </w:pPr>
      <w:r>
        <w:rPr>
          <w:noProof/>
        </w:rPr>
        <mc:AlternateContent>
          <mc:Choice Requires="wps">
            <w:drawing>
              <wp:anchor distT="0" distB="0" distL="114300" distR="114300" simplePos="0" relativeHeight="251951616" behindDoc="0" locked="0" layoutInCell="1" allowOverlap="1" wp14:anchorId="01600782" wp14:editId="4A9CB764">
                <wp:simplePos x="0" y="0"/>
                <wp:positionH relativeFrom="column">
                  <wp:posOffset>1162050</wp:posOffset>
                </wp:positionH>
                <wp:positionV relativeFrom="paragraph">
                  <wp:posOffset>2695575</wp:posOffset>
                </wp:positionV>
                <wp:extent cx="301942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1FFE55C3" w14:textId="359231E3" w:rsidR="00EC7493" w:rsidRPr="00880B28" w:rsidRDefault="00EC7493" w:rsidP="00880B28">
                            <w:pPr>
                              <w:pStyle w:val="Caption"/>
                              <w:jc w:val="center"/>
                              <w:rPr>
                                <w:b/>
                                <w:i w:val="0"/>
                                <w:noProof/>
                                <w:color w:val="auto"/>
                                <w:sz w:val="20"/>
                                <w:szCs w:val="20"/>
                                <w:lang w:val="en-GB" w:eastAsia="en-GB"/>
                              </w:rPr>
                            </w:pPr>
                            <w:bookmarkStart w:id="55" w:name="_Toc522079691"/>
                            <w:r w:rsidRPr="00880B28">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2</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1</w:t>
                            </w:r>
                            <w:r>
                              <w:rPr>
                                <w:b/>
                                <w:i w:val="0"/>
                                <w:color w:val="auto"/>
                                <w:sz w:val="20"/>
                                <w:szCs w:val="20"/>
                              </w:rPr>
                              <w:fldChar w:fldCharType="end"/>
                            </w:r>
                            <w:r w:rsidRPr="00880B28">
                              <w:rPr>
                                <w:b/>
                                <w:i w:val="0"/>
                                <w:color w:val="auto"/>
                                <w:sz w:val="20"/>
                                <w:szCs w:val="20"/>
                              </w:rPr>
                              <w:t xml:space="preserve"> Format Berkas PE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600782" id="_x0000_t202" coordsize="21600,21600" o:spt="202" path="m,l,21600r21600,l21600,xe">
                <v:stroke joinstyle="miter"/>
                <v:path gradientshapeok="t" o:connecttype="rect"/>
              </v:shapetype>
              <v:shape id="Text Box 1" o:spid="_x0000_s1026" type="#_x0000_t202" style="position:absolute;left:0;text-align:left;margin-left:91.5pt;margin-top:212.25pt;width:237.75pt;height:.05pt;z-index:25195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" stroked="f">
                <v:textbox style="mso-fit-shape-to-text:t" inset="0,0,0,0">
                  <w:txbxContent>
                    <w:p w14:paraId="1FFE55C3" w14:textId="359231E3" w:rsidR="00EC7493" w:rsidRPr="00880B28" w:rsidRDefault="00EC7493" w:rsidP="00880B28">
                      <w:pPr>
                        <w:pStyle w:val="Caption"/>
                        <w:jc w:val="center"/>
                        <w:rPr>
                          <w:b/>
                          <w:i w:val="0"/>
                          <w:noProof/>
                          <w:color w:val="auto"/>
                          <w:sz w:val="20"/>
                          <w:szCs w:val="20"/>
                          <w:lang w:val="en-GB" w:eastAsia="en-GB"/>
                        </w:rPr>
                      </w:pPr>
                      <w:bookmarkStart w:id="57" w:name="_Toc522079691"/>
                      <w:r w:rsidRPr="00880B28">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2</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1</w:t>
                      </w:r>
                      <w:r>
                        <w:rPr>
                          <w:b/>
                          <w:i w:val="0"/>
                          <w:color w:val="auto"/>
                          <w:sz w:val="20"/>
                          <w:szCs w:val="20"/>
                        </w:rPr>
                        <w:fldChar w:fldCharType="end"/>
                      </w:r>
                      <w:r w:rsidRPr="00880B28">
                        <w:rPr>
                          <w:b/>
                          <w:i w:val="0"/>
                          <w:color w:val="auto"/>
                          <w:sz w:val="20"/>
                          <w:szCs w:val="20"/>
                        </w:rPr>
                        <w:t xml:space="preserve"> Format Berkas PE</w:t>
                      </w:r>
                      <w:bookmarkEnd w:id="57"/>
                    </w:p>
                  </w:txbxContent>
                </v:textbox>
                <w10:wrap type="topAndBottom"/>
              </v:shape>
            </w:pict>
          </mc:Fallback>
        </mc:AlternateContent>
      </w:r>
      <w:ins w:id="56" w:author="clara aritonang" w:date="2018-07-20T12:20:00Z">
        <w:r w:rsidR="00377A96" w:rsidRPr="00610384">
          <w:rPr>
            <w:i/>
            <w:noProof/>
            <w:sz w:val="24"/>
            <w:szCs w:val="24"/>
          </w:rPr>
          <w:drawing>
            <wp:anchor distT="0" distB="0" distL="114300" distR="114300" simplePos="0" relativeHeight="251353600" behindDoc="0" locked="0" layoutInCell="1" allowOverlap="1" wp14:anchorId="1F3A0B88" wp14:editId="76AD8D3C">
              <wp:simplePos x="0" y="0"/>
              <wp:positionH relativeFrom="column">
                <wp:posOffset>1159894</wp:posOffset>
              </wp:positionH>
              <wp:positionV relativeFrom="paragraph">
                <wp:posOffset>0</wp:posOffset>
              </wp:positionV>
              <wp:extent cx="3019425" cy="2695575"/>
              <wp:effectExtent l="0" t="0" r="9525" b="9525"/>
              <wp:wrapTopAndBottom/>
              <wp:docPr id="92040977" name="Picture 9204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b="12000"/>
                      <a:stretch>
                        <a:fillRect/>
                      </a:stretch>
                    </pic:blipFill>
                    <pic:spPr bwMode="auto">
                      <a:xfrm>
                        <a:off x="0" y="0"/>
                        <a:ext cx="3019425" cy="2695575"/>
                      </a:xfrm>
                      <a:prstGeom prst="rect">
                        <a:avLst/>
                      </a:prstGeom>
                      <a:noFill/>
                    </pic:spPr>
                  </pic:pic>
                </a:graphicData>
              </a:graphic>
              <wp14:sizeRelH relativeFrom="page">
                <wp14:pctWidth>0</wp14:pctWidth>
              </wp14:sizeRelH>
              <wp14:sizeRelV relativeFrom="page">
                <wp14:pctHeight>0</wp14:pctHeight>
              </wp14:sizeRelV>
            </wp:anchor>
          </w:drawing>
        </w:r>
      </w:ins>
      <w:r w:rsidR="0062354B" w:rsidRPr="00610384">
        <w:rPr>
          <w:sz w:val="24"/>
          <w:szCs w:val="24"/>
        </w:rPr>
        <w:t xml:space="preserve">Windows </w:t>
      </w:r>
      <w:r w:rsidR="0062354B" w:rsidRPr="00610384">
        <w:rPr>
          <w:i/>
          <w:iCs/>
          <w:sz w:val="24"/>
          <w:szCs w:val="24"/>
        </w:rPr>
        <w:t>Portable Executable</w:t>
      </w:r>
      <w:r w:rsidR="0062354B" w:rsidRPr="00610384">
        <w:rPr>
          <w:sz w:val="24"/>
          <w:szCs w:val="24"/>
        </w:rPr>
        <w:t xml:space="preserve"> (PE) memiliki banyak </w:t>
      </w:r>
      <w:r w:rsidR="0062354B" w:rsidRPr="00610384">
        <w:rPr>
          <w:i/>
          <w:iCs/>
          <w:sz w:val="24"/>
          <w:szCs w:val="24"/>
        </w:rPr>
        <w:t>section</w:t>
      </w:r>
      <w:r w:rsidR="0062354B" w:rsidRPr="00610384">
        <w:rPr>
          <w:sz w:val="24"/>
          <w:szCs w:val="24"/>
        </w:rPr>
        <w:t xml:space="preserve"> yang jumlahnya</w:t>
      </w:r>
      <w:r w:rsidR="00A8263D">
        <w:rPr>
          <w:sz w:val="24"/>
          <w:szCs w:val="24"/>
        </w:rPr>
        <w:t xml:space="preserve"> tidak</w:t>
      </w:r>
      <w:r w:rsidR="0062354B" w:rsidRPr="00610384">
        <w:rPr>
          <w:sz w:val="24"/>
          <w:szCs w:val="24"/>
        </w:rPr>
        <w:t xml:space="preserve"> terbatas tergantung dari </w:t>
      </w:r>
      <w:r w:rsidR="0062354B" w:rsidRPr="00610384">
        <w:rPr>
          <w:i/>
          <w:iCs/>
          <w:sz w:val="24"/>
          <w:szCs w:val="24"/>
        </w:rPr>
        <w:t>compiler</w:t>
      </w:r>
      <w:r w:rsidR="0062354B" w:rsidRPr="00610384">
        <w:rPr>
          <w:sz w:val="24"/>
          <w:szCs w:val="24"/>
        </w:rPr>
        <w:t xml:space="preserve"> atau </w:t>
      </w:r>
      <w:r w:rsidR="0062354B" w:rsidRPr="00610384">
        <w:rPr>
          <w:i/>
          <w:iCs/>
          <w:sz w:val="24"/>
          <w:szCs w:val="24"/>
        </w:rPr>
        <w:t>linker</w:t>
      </w:r>
      <w:r w:rsidR="0062354B" w:rsidRPr="00610384">
        <w:rPr>
          <w:sz w:val="24"/>
          <w:szCs w:val="24"/>
        </w:rPr>
        <w:t xml:space="preserve"> yang dibuat. Berikut ini dijelaskan </w:t>
      </w:r>
      <w:r w:rsidR="0062354B" w:rsidRPr="00610384">
        <w:rPr>
          <w:i/>
          <w:iCs/>
          <w:sz w:val="24"/>
          <w:szCs w:val="24"/>
        </w:rPr>
        <w:t>section</w:t>
      </w:r>
      <w:r w:rsidR="0062354B" w:rsidRPr="00610384">
        <w:rPr>
          <w:sz w:val="24"/>
          <w:szCs w:val="24"/>
        </w:rPr>
        <w:t xml:space="preserve"> dari struktur </w:t>
      </w:r>
      <w:r w:rsidR="0062354B" w:rsidRPr="00610384">
        <w:rPr>
          <w:i/>
          <w:iCs/>
          <w:sz w:val="24"/>
          <w:szCs w:val="24"/>
        </w:rPr>
        <w:t>Portable Executable</w:t>
      </w:r>
      <w:r w:rsidR="0062354B" w:rsidRPr="00610384">
        <w:rPr>
          <w:sz w:val="24"/>
          <w:szCs w:val="24"/>
        </w:rPr>
        <w:t xml:space="preserve"> (PE).</w:t>
      </w:r>
    </w:p>
    <w:p w14:paraId="673E04D7" w14:textId="77777777" w:rsidR="0062354B" w:rsidRPr="00610384" w:rsidRDefault="0062354B" w:rsidP="008F3623">
      <w:pPr>
        <w:pStyle w:val="ListParagraph"/>
        <w:numPr>
          <w:ilvl w:val="0"/>
          <w:numId w:val="5"/>
        </w:numPr>
        <w:spacing w:after="240" w:line="360" w:lineRule="auto"/>
        <w:ind w:left="426"/>
        <w:jc w:val="both"/>
        <w:rPr>
          <w:rFonts w:eastAsia="Times New Roman" w:cs="Times New Roman"/>
          <w:b w:val="0"/>
          <w:szCs w:val="24"/>
        </w:rPr>
      </w:pPr>
      <w:r w:rsidRPr="00610384">
        <w:rPr>
          <w:b w:val="0"/>
          <w:szCs w:val="24"/>
        </w:rPr>
        <w:t xml:space="preserve">MS-DOS </w:t>
      </w:r>
      <w:r w:rsidRPr="00610384">
        <w:rPr>
          <w:b w:val="0"/>
          <w:i/>
          <w:szCs w:val="24"/>
        </w:rPr>
        <w:t>header</w:t>
      </w:r>
      <w:r w:rsidRPr="00610384">
        <w:rPr>
          <w:b w:val="0"/>
          <w:szCs w:val="24"/>
        </w:rPr>
        <w:t xml:space="preserve"> (IMAGE_DOS_HEADER). MS-DOS </w:t>
      </w:r>
      <w:r w:rsidRPr="00610384">
        <w:rPr>
          <w:b w:val="0"/>
          <w:i/>
          <w:szCs w:val="24"/>
        </w:rPr>
        <w:t xml:space="preserve">header </w:t>
      </w:r>
      <w:r w:rsidRPr="00610384">
        <w:rPr>
          <w:b w:val="0"/>
          <w:szCs w:val="24"/>
        </w:rPr>
        <w:t>merupakan suatu struktur dari IMAGE_DOS_HEADER.</w:t>
      </w:r>
    </w:p>
    <w:p w14:paraId="514CA843" w14:textId="77777777" w:rsidR="0062354B" w:rsidRPr="00610384" w:rsidRDefault="0062354B" w:rsidP="008F3623">
      <w:pPr>
        <w:pStyle w:val="ListParagraph"/>
        <w:numPr>
          <w:ilvl w:val="0"/>
          <w:numId w:val="5"/>
        </w:numPr>
        <w:spacing w:after="240" w:line="360" w:lineRule="auto"/>
        <w:ind w:left="426"/>
        <w:jc w:val="both"/>
        <w:rPr>
          <w:rFonts w:eastAsia="Times New Roman" w:cs="Times New Roman"/>
          <w:b w:val="0"/>
          <w:szCs w:val="24"/>
        </w:rPr>
      </w:pPr>
      <w:r w:rsidRPr="00610384">
        <w:rPr>
          <w:b w:val="0"/>
          <w:i/>
          <w:szCs w:val="24"/>
        </w:rPr>
        <w:t>File</w:t>
      </w:r>
      <w:r w:rsidRPr="00610384">
        <w:rPr>
          <w:rFonts w:eastAsia="Times New Roman" w:cs="Times New Roman"/>
          <w:b w:val="0"/>
          <w:szCs w:val="24"/>
        </w:rPr>
        <w:t xml:space="preserve"> </w:t>
      </w:r>
      <w:r w:rsidRPr="00610384">
        <w:rPr>
          <w:b w:val="0"/>
          <w:i/>
          <w:szCs w:val="24"/>
        </w:rPr>
        <w:t>header</w:t>
      </w:r>
      <w:r w:rsidRPr="00610384">
        <w:rPr>
          <w:b w:val="0"/>
          <w:szCs w:val="24"/>
        </w:rPr>
        <w:t xml:space="preserve"> (IMAGE_FILE_HEADER)</w:t>
      </w:r>
      <w:r w:rsidRPr="00610384">
        <w:rPr>
          <w:rFonts w:eastAsia="Times New Roman" w:cs="Times New Roman"/>
          <w:b w:val="0"/>
          <w:szCs w:val="24"/>
        </w:rPr>
        <w:t xml:space="preserve">. </w:t>
      </w:r>
      <w:r w:rsidRPr="00610384">
        <w:rPr>
          <w:b w:val="0"/>
          <w:i/>
          <w:szCs w:val="24"/>
        </w:rPr>
        <w:t>File header</w:t>
      </w:r>
      <w:r w:rsidRPr="00610384">
        <w:rPr>
          <w:b w:val="0"/>
          <w:szCs w:val="24"/>
        </w:rPr>
        <w:t xml:space="preserve"> merupakan bentuk struktur dari IMAGE_FILE_HEADER yang berada tepat setelah IMAGE_NT_SIGNATURE.</w:t>
      </w:r>
    </w:p>
    <w:p w14:paraId="04DFEB5C" w14:textId="77777777" w:rsidR="0062354B" w:rsidRPr="00610384" w:rsidRDefault="0062354B" w:rsidP="008F3623">
      <w:pPr>
        <w:pStyle w:val="ListParagraph"/>
        <w:numPr>
          <w:ilvl w:val="0"/>
          <w:numId w:val="5"/>
        </w:numPr>
        <w:spacing w:after="240" w:line="360" w:lineRule="auto"/>
        <w:ind w:left="426"/>
        <w:jc w:val="both"/>
        <w:rPr>
          <w:rFonts w:eastAsia="Times New Roman" w:cs="Times New Roman"/>
          <w:b w:val="0"/>
          <w:szCs w:val="24"/>
        </w:rPr>
      </w:pPr>
      <w:r w:rsidRPr="00610384">
        <w:rPr>
          <w:b w:val="0"/>
          <w:i/>
          <w:szCs w:val="24"/>
        </w:rPr>
        <w:t>Optional header</w:t>
      </w:r>
      <w:r w:rsidRPr="00610384">
        <w:rPr>
          <w:b w:val="0"/>
          <w:szCs w:val="24"/>
        </w:rPr>
        <w:t xml:space="preserve"> (IMAGE_OPTIONAL_HEADER). Struktur ini didefinisikan sebagai IMAGE_OPTIONAL_HEADER yang ukurannya 224 BYTE. Struktur </w:t>
      </w:r>
      <w:r w:rsidRPr="00610384">
        <w:rPr>
          <w:b w:val="0"/>
          <w:i/>
          <w:szCs w:val="24"/>
        </w:rPr>
        <w:t>Optional Header</w:t>
      </w:r>
      <w:r w:rsidRPr="00610384">
        <w:rPr>
          <w:b w:val="0"/>
          <w:szCs w:val="24"/>
        </w:rPr>
        <w:t xml:space="preserve"> memiliki 31 </w:t>
      </w:r>
      <w:r w:rsidRPr="00610384">
        <w:rPr>
          <w:b w:val="0"/>
          <w:i/>
          <w:szCs w:val="24"/>
        </w:rPr>
        <w:t>field</w:t>
      </w:r>
      <w:r w:rsidRPr="00610384">
        <w:rPr>
          <w:b w:val="0"/>
          <w:szCs w:val="24"/>
        </w:rPr>
        <w:t xml:space="preserve"> namun tidak semua dipergunakan.</w:t>
      </w:r>
    </w:p>
    <w:p w14:paraId="1D54D3CF" w14:textId="649C9C28" w:rsidR="0062354B" w:rsidRPr="00610384" w:rsidRDefault="0062354B" w:rsidP="008F3623">
      <w:pPr>
        <w:pStyle w:val="ListParagraph"/>
        <w:numPr>
          <w:ilvl w:val="0"/>
          <w:numId w:val="5"/>
        </w:numPr>
        <w:spacing w:after="240" w:line="360" w:lineRule="auto"/>
        <w:ind w:left="426"/>
        <w:jc w:val="both"/>
        <w:rPr>
          <w:rFonts w:eastAsia="Times New Roman" w:cs="Times New Roman"/>
          <w:b w:val="0"/>
          <w:szCs w:val="24"/>
        </w:rPr>
      </w:pPr>
      <w:r w:rsidRPr="00610384">
        <w:rPr>
          <w:b w:val="0"/>
          <w:i/>
          <w:szCs w:val="24"/>
        </w:rPr>
        <w:t>Section Directory</w:t>
      </w:r>
      <w:r w:rsidRPr="00610384">
        <w:rPr>
          <w:b w:val="0"/>
          <w:szCs w:val="24"/>
        </w:rPr>
        <w:t xml:space="preserve">; adalah bagian dari PE yang merupakan </w:t>
      </w:r>
      <w:r w:rsidR="00581013" w:rsidRPr="00610384">
        <w:rPr>
          <w:b w:val="0"/>
          <w:szCs w:val="24"/>
        </w:rPr>
        <w:t>isi dari program</w:t>
      </w:r>
      <w:r w:rsidRPr="00610384">
        <w:rPr>
          <w:b w:val="0"/>
          <w:szCs w:val="24"/>
        </w:rPr>
        <w:t xml:space="preserve">, serta berada setelah </w:t>
      </w:r>
      <w:r w:rsidRPr="00610384">
        <w:rPr>
          <w:b w:val="0"/>
          <w:i/>
          <w:szCs w:val="24"/>
        </w:rPr>
        <w:t>Optional Header</w:t>
      </w:r>
      <w:r w:rsidRPr="00610384">
        <w:rPr>
          <w:b w:val="0"/>
          <w:szCs w:val="24"/>
        </w:rPr>
        <w:t xml:space="preserve">. Terdiri dari dua bagian utama, yaitu </w:t>
      </w:r>
      <w:r w:rsidRPr="00610384">
        <w:rPr>
          <w:b w:val="0"/>
          <w:szCs w:val="24"/>
        </w:rPr>
        <w:lastRenderedPageBreak/>
        <w:t xml:space="preserve">IMAGE_SECTION_HEADER dan </w:t>
      </w:r>
      <w:r w:rsidRPr="00610384">
        <w:rPr>
          <w:b w:val="0"/>
          <w:i/>
          <w:szCs w:val="24"/>
        </w:rPr>
        <w:t>Raw Section Data</w:t>
      </w:r>
      <w:r w:rsidRPr="00610384">
        <w:rPr>
          <w:b w:val="0"/>
          <w:szCs w:val="24"/>
        </w:rPr>
        <w:t xml:space="preserve">. IMAGE_SECTION_HEADER terdiri </w:t>
      </w:r>
      <w:proofErr w:type="gramStart"/>
      <w:r w:rsidRPr="00610384">
        <w:rPr>
          <w:b w:val="0"/>
          <w:szCs w:val="24"/>
        </w:rPr>
        <w:t>dari .reloc</w:t>
      </w:r>
      <w:proofErr w:type="gramEnd"/>
      <w:r w:rsidRPr="00610384">
        <w:rPr>
          <w:b w:val="0"/>
          <w:szCs w:val="24"/>
        </w:rPr>
        <w:t xml:space="preserve"> , .idata, .edata, .data dan .text.</w:t>
      </w:r>
      <w:r w:rsidRPr="00610384">
        <w:rPr>
          <w:b w:val="0"/>
          <w:i/>
          <w:szCs w:val="24"/>
        </w:rPr>
        <w:t xml:space="preserve"> </w:t>
      </w:r>
    </w:p>
    <w:p w14:paraId="5A4E6631" w14:textId="77777777" w:rsidR="0062354B" w:rsidRPr="00610384" w:rsidRDefault="0062354B" w:rsidP="0062354B">
      <w:pPr>
        <w:pStyle w:val="ListParagraph"/>
        <w:spacing w:after="240" w:line="360" w:lineRule="auto"/>
        <w:ind w:left="426"/>
        <w:jc w:val="both"/>
        <w:rPr>
          <w:rFonts w:eastAsia="Times New Roman" w:cs="Times New Roman"/>
          <w:b w:val="0"/>
          <w:szCs w:val="24"/>
        </w:rPr>
      </w:pPr>
      <w:proofErr w:type="gramStart"/>
      <w:r w:rsidRPr="00610384">
        <w:rPr>
          <w:b w:val="0"/>
          <w:i/>
          <w:szCs w:val="24"/>
        </w:rPr>
        <w:t>Section</w:t>
      </w:r>
      <w:r w:rsidRPr="00610384">
        <w:rPr>
          <w:b w:val="0"/>
          <w:szCs w:val="24"/>
        </w:rPr>
        <w:t xml:space="preserve"> .reloc</w:t>
      </w:r>
      <w:proofErr w:type="gramEnd"/>
      <w:r w:rsidRPr="00610384">
        <w:rPr>
          <w:b w:val="0"/>
          <w:szCs w:val="24"/>
        </w:rPr>
        <w:t xml:space="preserve"> merupakan relokasi tabel untuk instruksi kode yang diinisialisasi yang diperlukan jika </w:t>
      </w:r>
      <w:r w:rsidRPr="00610384">
        <w:rPr>
          <w:b w:val="0"/>
          <w:i/>
          <w:szCs w:val="24"/>
        </w:rPr>
        <w:t>loader</w:t>
      </w:r>
      <w:r w:rsidRPr="00610384">
        <w:rPr>
          <w:b w:val="0"/>
          <w:szCs w:val="24"/>
        </w:rPr>
        <w:t xml:space="preserve"> tidak dapat memuat </w:t>
      </w:r>
      <w:r w:rsidRPr="00610384">
        <w:rPr>
          <w:b w:val="0"/>
          <w:i/>
          <w:szCs w:val="24"/>
        </w:rPr>
        <w:t>file</w:t>
      </w:r>
      <w:r w:rsidRPr="00610384">
        <w:rPr>
          <w:b w:val="0"/>
          <w:szCs w:val="24"/>
        </w:rPr>
        <w:t xml:space="preserve">. </w:t>
      </w:r>
    </w:p>
    <w:p w14:paraId="0CB35646" w14:textId="77777777" w:rsidR="0062354B" w:rsidRPr="00610384" w:rsidRDefault="0062354B" w:rsidP="0062354B">
      <w:pPr>
        <w:pStyle w:val="ListParagraph"/>
        <w:spacing w:after="240" w:line="360" w:lineRule="auto"/>
        <w:ind w:left="426"/>
        <w:jc w:val="both"/>
        <w:rPr>
          <w:rFonts w:eastAsia="Times New Roman" w:cs="Times New Roman"/>
          <w:b w:val="0"/>
          <w:szCs w:val="24"/>
        </w:rPr>
      </w:pPr>
      <w:proofErr w:type="gramStart"/>
      <w:r w:rsidRPr="00610384">
        <w:rPr>
          <w:b w:val="0"/>
          <w:i/>
          <w:szCs w:val="24"/>
        </w:rPr>
        <w:t>Section</w:t>
      </w:r>
      <w:r w:rsidRPr="00610384">
        <w:rPr>
          <w:b w:val="0"/>
          <w:szCs w:val="24"/>
        </w:rPr>
        <w:t xml:space="preserve"> .idata</w:t>
      </w:r>
      <w:proofErr w:type="gramEnd"/>
      <w:r w:rsidRPr="00610384">
        <w:rPr>
          <w:b w:val="0"/>
          <w:szCs w:val="24"/>
        </w:rPr>
        <w:t xml:space="preserve"> berisi informasi fungsi dari modul yang di-</w:t>
      </w:r>
      <w:r w:rsidRPr="00610384">
        <w:rPr>
          <w:b w:val="0"/>
          <w:i/>
          <w:szCs w:val="24"/>
        </w:rPr>
        <w:t>import</w:t>
      </w:r>
      <w:r w:rsidRPr="00610384">
        <w:rPr>
          <w:b w:val="0"/>
          <w:szCs w:val="24"/>
        </w:rPr>
        <w:t xml:space="preserve">. </w:t>
      </w:r>
    </w:p>
    <w:p w14:paraId="57016131" w14:textId="77777777" w:rsidR="0062354B" w:rsidRPr="00610384" w:rsidRDefault="0062354B" w:rsidP="0062354B">
      <w:pPr>
        <w:pStyle w:val="ListParagraph"/>
        <w:spacing w:after="240" w:line="360" w:lineRule="auto"/>
        <w:ind w:left="426"/>
        <w:jc w:val="both"/>
        <w:rPr>
          <w:rFonts w:eastAsia="Times New Roman" w:cs="Times New Roman"/>
          <w:b w:val="0"/>
          <w:szCs w:val="24"/>
        </w:rPr>
      </w:pPr>
      <w:proofErr w:type="gramStart"/>
      <w:r w:rsidRPr="00610384">
        <w:rPr>
          <w:b w:val="0"/>
          <w:i/>
          <w:szCs w:val="24"/>
        </w:rPr>
        <w:t xml:space="preserve">Section </w:t>
      </w:r>
      <w:r w:rsidRPr="00610384">
        <w:rPr>
          <w:b w:val="0"/>
          <w:szCs w:val="24"/>
        </w:rPr>
        <w:t>.edata</w:t>
      </w:r>
      <w:proofErr w:type="gramEnd"/>
      <w:r w:rsidRPr="00610384">
        <w:rPr>
          <w:b w:val="0"/>
          <w:szCs w:val="24"/>
        </w:rPr>
        <w:t xml:space="preserve"> berisi </w:t>
      </w:r>
      <w:r w:rsidRPr="00610384">
        <w:rPr>
          <w:b w:val="0"/>
          <w:i/>
          <w:szCs w:val="24"/>
        </w:rPr>
        <w:t>list</w:t>
      </w:r>
      <w:r w:rsidRPr="00610384">
        <w:rPr>
          <w:b w:val="0"/>
          <w:szCs w:val="24"/>
        </w:rPr>
        <w:t xml:space="preserve"> fungsi dan data dimana modul PE </w:t>
      </w:r>
      <w:r w:rsidRPr="00610384">
        <w:rPr>
          <w:b w:val="0"/>
          <w:i/>
          <w:szCs w:val="24"/>
        </w:rPr>
        <w:t>file</w:t>
      </w:r>
      <w:r w:rsidRPr="00610384">
        <w:rPr>
          <w:b w:val="0"/>
          <w:szCs w:val="24"/>
        </w:rPr>
        <w:t xml:space="preserve"> diekspor. </w:t>
      </w:r>
    </w:p>
    <w:p w14:paraId="431C88F5" w14:textId="77777777" w:rsidR="0062354B" w:rsidRPr="00610384" w:rsidRDefault="0062354B" w:rsidP="0062354B">
      <w:pPr>
        <w:pStyle w:val="ListParagraph"/>
        <w:spacing w:after="240" w:line="360" w:lineRule="auto"/>
        <w:ind w:left="426"/>
        <w:jc w:val="both"/>
        <w:rPr>
          <w:b w:val="0"/>
          <w:szCs w:val="24"/>
        </w:rPr>
      </w:pPr>
      <w:r w:rsidRPr="00610384">
        <w:rPr>
          <w:b w:val="0"/>
          <w:i/>
          <w:szCs w:val="24"/>
        </w:rPr>
        <w:t xml:space="preserve">Section </w:t>
      </w:r>
      <w:r w:rsidRPr="00610384">
        <w:rPr>
          <w:b w:val="0"/>
          <w:szCs w:val="24"/>
        </w:rPr>
        <w:t xml:space="preserve">.data berisi data yang diinisialisasi termasuk global dan statik variabel. </w:t>
      </w:r>
    </w:p>
    <w:p w14:paraId="5BDE17DE" w14:textId="4604C6D1" w:rsidR="0062354B" w:rsidRDefault="0062354B" w:rsidP="006C6737">
      <w:pPr>
        <w:pStyle w:val="ListParagraph"/>
        <w:spacing w:after="0" w:line="360" w:lineRule="auto"/>
        <w:ind w:left="426"/>
        <w:jc w:val="both"/>
        <w:rPr>
          <w:b w:val="0"/>
          <w:szCs w:val="24"/>
        </w:rPr>
      </w:pPr>
      <w:r w:rsidRPr="00610384">
        <w:rPr>
          <w:b w:val="0"/>
          <w:i/>
          <w:szCs w:val="24"/>
        </w:rPr>
        <w:t xml:space="preserve">Section </w:t>
      </w:r>
      <w:r w:rsidRPr="00610384">
        <w:rPr>
          <w:b w:val="0"/>
          <w:szCs w:val="24"/>
        </w:rPr>
        <w:t>.text berisi instruksi yang akan dieksekusi.</w:t>
      </w:r>
    </w:p>
    <w:p w14:paraId="404C132C" w14:textId="77777777" w:rsidR="00BD5F03" w:rsidRPr="00610384" w:rsidRDefault="00BD5F03" w:rsidP="006C6737">
      <w:pPr>
        <w:pStyle w:val="ListParagraph"/>
        <w:spacing w:after="0" w:line="360" w:lineRule="auto"/>
        <w:ind w:left="426"/>
        <w:jc w:val="both"/>
        <w:rPr>
          <w:rFonts w:eastAsia="Times New Roman" w:cs="Times New Roman"/>
          <w:b w:val="0"/>
          <w:szCs w:val="24"/>
        </w:rPr>
      </w:pPr>
    </w:p>
    <w:p w14:paraId="4155F780" w14:textId="38BF03A2" w:rsidR="00541F31" w:rsidRPr="007D1FF5" w:rsidRDefault="00541F31" w:rsidP="008F3623">
      <w:pPr>
        <w:pStyle w:val="ListParagraph"/>
        <w:numPr>
          <w:ilvl w:val="1"/>
          <w:numId w:val="31"/>
        </w:numPr>
        <w:spacing w:after="0" w:line="360" w:lineRule="auto"/>
        <w:ind w:left="426" w:hanging="426"/>
        <w:jc w:val="both"/>
        <w:outlineLvl w:val="1"/>
        <w:rPr>
          <w:i/>
          <w:szCs w:val="24"/>
          <w:lang w:val="en-ID"/>
        </w:rPr>
      </w:pPr>
      <w:bookmarkStart w:id="57" w:name="_Toc522192743"/>
      <w:r w:rsidRPr="007D1FF5">
        <w:rPr>
          <w:szCs w:val="24"/>
          <w:lang w:val="en-ID"/>
        </w:rPr>
        <w:t>Memori</w:t>
      </w:r>
      <w:bookmarkEnd w:id="57"/>
    </w:p>
    <w:p w14:paraId="304FEFA2" w14:textId="3995DE0B" w:rsidR="008F3623" w:rsidRDefault="00904C63" w:rsidP="008F3623">
      <w:pPr>
        <w:spacing w:after="160" w:line="360" w:lineRule="auto"/>
        <w:jc w:val="both"/>
        <w:rPr>
          <w:sz w:val="24"/>
          <w:szCs w:val="24"/>
        </w:rPr>
      </w:pPr>
      <w:r>
        <w:rPr>
          <w:noProof/>
        </w:rPr>
        <w:drawing>
          <wp:anchor distT="0" distB="0" distL="114300" distR="114300" simplePos="0" relativeHeight="251983360" behindDoc="0" locked="0" layoutInCell="1" allowOverlap="1" wp14:anchorId="04A7B178" wp14:editId="0A2E031E">
            <wp:simplePos x="0" y="0"/>
            <wp:positionH relativeFrom="column">
              <wp:posOffset>776605</wp:posOffset>
            </wp:positionH>
            <wp:positionV relativeFrom="paragraph">
              <wp:posOffset>1009015</wp:posOffset>
            </wp:positionV>
            <wp:extent cx="3297555" cy="25812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755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623">
        <w:rPr>
          <w:sz w:val="24"/>
          <w:szCs w:val="24"/>
        </w:rPr>
        <w:t>Memori merupakan pusat operasi pada sistem komputer yang menyimpan data serta instruksi yang dibutuhkan CPU (</w:t>
      </w:r>
      <w:r w:rsidR="008F3623">
        <w:rPr>
          <w:i/>
          <w:sz w:val="24"/>
          <w:szCs w:val="24"/>
        </w:rPr>
        <w:t>Central Processing Unit</w:t>
      </w:r>
      <w:r w:rsidR="008F3623">
        <w:rPr>
          <w:sz w:val="24"/>
          <w:szCs w:val="24"/>
        </w:rPr>
        <w:t>). Pemetaan dari memori fisik dan memori virtual dilakukan oleh MMU (</w:t>
      </w:r>
      <w:r w:rsidR="008F3623">
        <w:rPr>
          <w:i/>
          <w:sz w:val="24"/>
          <w:szCs w:val="24"/>
        </w:rPr>
        <w:t>Memory-Management Unit</w:t>
      </w:r>
      <w:r w:rsidR="008F3623">
        <w:rPr>
          <w:sz w:val="24"/>
          <w:szCs w:val="24"/>
        </w:rPr>
        <w:t xml:space="preserve">) dapat dilihat pada </w:t>
      </w:r>
      <w:r w:rsidR="008F3623">
        <w:rPr>
          <w:sz w:val="24"/>
          <w:szCs w:val="24"/>
        </w:rPr>
        <w:fldChar w:fldCharType="begin"/>
      </w:r>
      <w:r w:rsidR="008F3623">
        <w:rPr>
          <w:sz w:val="24"/>
          <w:szCs w:val="24"/>
        </w:rPr>
        <w:instrText xml:space="preserve"> REF _Ref520714451 \h  \* MERGEFORMAT </w:instrText>
      </w:r>
      <w:r w:rsidR="008F3623">
        <w:rPr>
          <w:sz w:val="24"/>
          <w:szCs w:val="24"/>
        </w:rPr>
      </w:r>
      <w:r w:rsidR="008F3623">
        <w:rPr>
          <w:sz w:val="24"/>
          <w:szCs w:val="24"/>
        </w:rPr>
        <w:fldChar w:fldCharType="separate"/>
      </w:r>
      <w:r w:rsidR="00EC7493" w:rsidRPr="00EC7493">
        <w:rPr>
          <w:sz w:val="24"/>
          <w:szCs w:val="24"/>
        </w:rPr>
        <w:t xml:space="preserve">Gambar </w:t>
      </w:r>
      <w:r w:rsidR="00EC7493" w:rsidRPr="00EC7493">
        <w:rPr>
          <w:noProof/>
          <w:sz w:val="24"/>
          <w:szCs w:val="24"/>
        </w:rPr>
        <w:t>2.2</w:t>
      </w:r>
      <w:r w:rsidR="008F3623">
        <w:rPr>
          <w:sz w:val="24"/>
          <w:szCs w:val="24"/>
        </w:rPr>
        <w:fldChar w:fldCharType="end"/>
      </w:r>
      <w:sdt>
        <w:sdtPr>
          <w:rPr>
            <w:sz w:val="24"/>
            <w:szCs w:val="24"/>
          </w:rPr>
          <w:id w:val="916977119"/>
          <w:citation/>
        </w:sdtPr>
        <w:sdtEndPr/>
        <w:sdtContent>
          <w:r w:rsidR="008F3623">
            <w:rPr>
              <w:sz w:val="24"/>
              <w:szCs w:val="24"/>
            </w:rPr>
            <w:fldChar w:fldCharType="begin"/>
          </w:r>
          <w:r w:rsidR="00E56E45">
            <w:rPr>
              <w:sz w:val="24"/>
              <w:szCs w:val="24"/>
              <w:lang w:val="en-GB"/>
            </w:rPr>
            <w:instrText xml:space="preserve">CITATION QNX18 \l 2057 </w:instrText>
          </w:r>
          <w:r w:rsidR="008F3623">
            <w:rPr>
              <w:sz w:val="24"/>
              <w:szCs w:val="24"/>
            </w:rPr>
            <w:fldChar w:fldCharType="separate"/>
          </w:r>
          <w:r w:rsidR="00E56E45">
            <w:rPr>
              <w:noProof/>
              <w:sz w:val="24"/>
              <w:szCs w:val="24"/>
              <w:lang w:val="en-GB"/>
            </w:rPr>
            <w:t xml:space="preserve"> </w:t>
          </w:r>
          <w:r w:rsidR="00E56E45" w:rsidRPr="00E56E45">
            <w:rPr>
              <w:noProof/>
              <w:sz w:val="24"/>
              <w:szCs w:val="24"/>
              <w:lang w:val="en-GB"/>
            </w:rPr>
            <w:t>[10]</w:t>
          </w:r>
          <w:r w:rsidR="008F3623">
            <w:rPr>
              <w:sz w:val="24"/>
              <w:szCs w:val="24"/>
            </w:rPr>
            <w:fldChar w:fldCharType="end"/>
          </w:r>
        </w:sdtContent>
      </w:sdt>
      <w:r w:rsidR="008F3623">
        <w:rPr>
          <w:sz w:val="24"/>
          <w:szCs w:val="24"/>
        </w:rPr>
        <w:t xml:space="preserve">.  </w:t>
      </w:r>
    </w:p>
    <w:p w14:paraId="3B801728" w14:textId="6A2B4275" w:rsidR="008F3623" w:rsidRPr="00620E2D" w:rsidRDefault="008F3623" w:rsidP="008F3623">
      <w:pPr>
        <w:pStyle w:val="Caption"/>
        <w:jc w:val="center"/>
        <w:rPr>
          <w:b/>
          <w:i w:val="0"/>
          <w:color w:val="auto"/>
          <w:sz w:val="20"/>
          <w:szCs w:val="20"/>
        </w:rPr>
      </w:pPr>
      <w:bookmarkStart w:id="58" w:name="_Ref520714451"/>
      <w:bookmarkStart w:id="59" w:name="_Toc522004903"/>
      <w:bookmarkStart w:id="60" w:name="_Toc522079692"/>
      <w:r w:rsidRPr="00620E2D">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2</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2</w:t>
      </w:r>
      <w:r w:rsidR="00517711">
        <w:rPr>
          <w:b/>
          <w:i w:val="0"/>
          <w:color w:val="auto"/>
          <w:sz w:val="20"/>
          <w:szCs w:val="20"/>
        </w:rPr>
        <w:fldChar w:fldCharType="end"/>
      </w:r>
      <w:bookmarkEnd w:id="58"/>
      <w:r w:rsidRPr="00620E2D">
        <w:rPr>
          <w:b/>
          <w:i w:val="0"/>
          <w:color w:val="auto"/>
          <w:sz w:val="20"/>
          <w:szCs w:val="20"/>
        </w:rPr>
        <w:t xml:space="preserve"> Pemetaan Memori Virtual dan Fisik [10]</w:t>
      </w:r>
      <w:bookmarkEnd w:id="59"/>
      <w:bookmarkEnd w:id="60"/>
    </w:p>
    <w:p w14:paraId="3C05364B" w14:textId="4978EEE0" w:rsidR="008F3623" w:rsidRDefault="008F3623" w:rsidP="008F3623">
      <w:pPr>
        <w:pStyle w:val="ListParagraph"/>
        <w:numPr>
          <w:ilvl w:val="2"/>
          <w:numId w:val="46"/>
        </w:numPr>
        <w:spacing w:after="160" w:line="360" w:lineRule="auto"/>
        <w:ind w:left="709"/>
        <w:jc w:val="both"/>
        <w:outlineLvl w:val="2"/>
        <w:rPr>
          <w:i/>
          <w:szCs w:val="24"/>
          <w:lang w:val="en-ID"/>
        </w:rPr>
      </w:pPr>
      <w:bookmarkStart w:id="61" w:name="_Toc522004811"/>
      <w:bookmarkStart w:id="62" w:name="_Toc522192744"/>
      <w:r>
        <w:rPr>
          <w:szCs w:val="24"/>
          <w:lang w:val="en-ID"/>
        </w:rPr>
        <w:t>Memori Fisik</w:t>
      </w:r>
      <w:bookmarkEnd w:id="61"/>
      <w:bookmarkEnd w:id="62"/>
    </w:p>
    <w:p w14:paraId="2F00B024" w14:textId="6A68C805" w:rsidR="008F3623" w:rsidRDefault="008F3623" w:rsidP="008F3623">
      <w:pPr>
        <w:spacing w:after="160" w:line="360" w:lineRule="auto"/>
        <w:jc w:val="both"/>
        <w:rPr>
          <w:sz w:val="24"/>
          <w:szCs w:val="24"/>
        </w:rPr>
      </w:pPr>
      <w:r>
        <w:rPr>
          <w:sz w:val="24"/>
          <w:szCs w:val="24"/>
        </w:rPr>
        <w:t xml:space="preserve">Pada sistem operasi, </w:t>
      </w:r>
      <w:r w:rsidR="00671471">
        <w:rPr>
          <w:sz w:val="24"/>
          <w:szCs w:val="24"/>
        </w:rPr>
        <w:t>memori fisik</w:t>
      </w:r>
      <w:r>
        <w:rPr>
          <w:sz w:val="24"/>
          <w:szCs w:val="24"/>
        </w:rPr>
        <w:t xml:space="preserve"> menyimpan data dan instruksi program Alamat fisik adalah alamat memori yang sebenarnya. Pada saat kompilasi dan waktu pemanggilan, alamat fisik dan alamat logika </w:t>
      </w:r>
      <w:r w:rsidR="00202C41">
        <w:rPr>
          <w:sz w:val="24"/>
          <w:szCs w:val="24"/>
        </w:rPr>
        <w:t>itu</w:t>
      </w:r>
      <w:r>
        <w:rPr>
          <w:sz w:val="24"/>
          <w:szCs w:val="24"/>
        </w:rPr>
        <w:t xml:space="preserve"> sama. Sedangkan, pada waktu eksekusi menghasilkan alamat fisik dan alamat virtual yang berbeda.</w:t>
      </w:r>
    </w:p>
    <w:p w14:paraId="48722733" w14:textId="2C39B306" w:rsidR="008F3623" w:rsidRDefault="008F3623" w:rsidP="008F3623">
      <w:pPr>
        <w:spacing w:after="160" w:line="360" w:lineRule="auto"/>
        <w:jc w:val="both"/>
        <w:rPr>
          <w:sz w:val="24"/>
          <w:szCs w:val="24"/>
        </w:rPr>
      </w:pPr>
      <w:r>
        <w:rPr>
          <w:sz w:val="24"/>
          <w:szCs w:val="24"/>
        </w:rPr>
        <w:t xml:space="preserve">Kumpulan alamat fisik yang berkorespondensi dengan alamat virtual disebut </w:t>
      </w:r>
      <w:r>
        <w:rPr>
          <w:i/>
          <w:sz w:val="24"/>
          <w:szCs w:val="24"/>
        </w:rPr>
        <w:t>physical address space.</w:t>
      </w:r>
      <w:r>
        <w:rPr>
          <w:sz w:val="24"/>
          <w:szCs w:val="24"/>
        </w:rPr>
        <w:t xml:space="preserve"> Alamat virtual harus dipetakan ke alamat fisik sebelum </w:t>
      </w:r>
      <w:r w:rsidR="00202C41">
        <w:rPr>
          <w:sz w:val="24"/>
          <w:szCs w:val="24"/>
        </w:rPr>
        <w:lastRenderedPageBreak/>
        <w:t>digunakan</w:t>
      </w:r>
      <w:r>
        <w:rPr>
          <w:sz w:val="24"/>
          <w:szCs w:val="24"/>
        </w:rPr>
        <w:t xml:space="preserve">. Manajemen memori fisik dan memori virtual menggunakan teknik </w:t>
      </w:r>
      <w:r>
        <w:rPr>
          <w:i/>
          <w:sz w:val="24"/>
          <w:szCs w:val="24"/>
        </w:rPr>
        <w:t xml:space="preserve">swapping </w:t>
      </w:r>
      <w:r>
        <w:rPr>
          <w:sz w:val="24"/>
          <w:szCs w:val="24"/>
        </w:rPr>
        <w:t xml:space="preserve">yang bekerja ketika program sedang dieksekusi. Teknik </w:t>
      </w:r>
      <w:r>
        <w:rPr>
          <w:i/>
          <w:sz w:val="24"/>
          <w:szCs w:val="24"/>
        </w:rPr>
        <w:t>swapping</w:t>
      </w:r>
      <w:r>
        <w:rPr>
          <w:sz w:val="24"/>
          <w:szCs w:val="24"/>
        </w:rPr>
        <w:t xml:space="preserve"> merupakan pertukaran suatu proses sementara keluar memori ke sebuah penyimpanan sementara dan kemudian dibawa kembali ke memori untuk melanjutkan pengeksekusian</w:t>
      </w:r>
      <w:r w:rsidR="00D34F2E">
        <w:rPr>
          <w:sz w:val="24"/>
          <w:szCs w:val="24"/>
        </w:rPr>
        <w:t>.</w:t>
      </w:r>
      <w:r>
        <w:rPr>
          <w:sz w:val="24"/>
          <w:szCs w:val="24"/>
        </w:rPr>
        <w:t xml:space="preserve"> Sistem MMU pada hal ini akan mengkonversikan alamat virtual kedalam alamat fisik dari program yang ada </w:t>
      </w:r>
      <w:sdt>
        <w:sdtPr>
          <w:rPr>
            <w:sz w:val="24"/>
            <w:szCs w:val="24"/>
          </w:rPr>
          <w:id w:val="1281308220"/>
          <w:citation/>
        </w:sdtPr>
        <w:sdtEndPr/>
        <w:sdtContent>
          <w:r>
            <w:rPr>
              <w:sz w:val="24"/>
              <w:szCs w:val="24"/>
            </w:rPr>
            <w:fldChar w:fldCharType="begin"/>
          </w:r>
          <w:r w:rsidR="00E56E45">
            <w:rPr>
              <w:sz w:val="24"/>
              <w:szCs w:val="24"/>
              <w:lang w:val="en-GB"/>
            </w:rPr>
            <w:instrText xml:space="preserve">CITATION QNX18 \l 2057 </w:instrText>
          </w:r>
          <w:r>
            <w:rPr>
              <w:sz w:val="24"/>
              <w:szCs w:val="24"/>
            </w:rPr>
            <w:fldChar w:fldCharType="separate"/>
          </w:r>
          <w:r w:rsidR="00E56E45" w:rsidRPr="00E56E45">
            <w:rPr>
              <w:noProof/>
              <w:sz w:val="24"/>
              <w:szCs w:val="24"/>
              <w:lang w:val="en-GB"/>
            </w:rPr>
            <w:t>[10]</w:t>
          </w:r>
          <w:r>
            <w:rPr>
              <w:sz w:val="24"/>
              <w:szCs w:val="24"/>
            </w:rPr>
            <w:fldChar w:fldCharType="end"/>
          </w:r>
        </w:sdtContent>
      </w:sdt>
      <w:r>
        <w:rPr>
          <w:sz w:val="24"/>
          <w:szCs w:val="24"/>
        </w:rPr>
        <w:t>.</w:t>
      </w:r>
    </w:p>
    <w:p w14:paraId="5E56AC5D" w14:textId="681DE4E3" w:rsidR="008F3623" w:rsidRDefault="008F3623" w:rsidP="008F3623">
      <w:pPr>
        <w:pStyle w:val="ListParagraph"/>
        <w:numPr>
          <w:ilvl w:val="2"/>
          <w:numId w:val="46"/>
        </w:numPr>
        <w:spacing w:before="240" w:after="160" w:line="360" w:lineRule="auto"/>
        <w:ind w:left="709"/>
        <w:jc w:val="both"/>
        <w:outlineLvl w:val="2"/>
        <w:rPr>
          <w:i/>
          <w:szCs w:val="24"/>
          <w:lang w:val="en-ID"/>
        </w:rPr>
      </w:pPr>
      <w:bookmarkStart w:id="63" w:name="_Toc522004812"/>
      <w:bookmarkStart w:id="64" w:name="_Toc522192745"/>
      <w:r>
        <w:rPr>
          <w:szCs w:val="24"/>
          <w:lang w:val="en-ID"/>
        </w:rPr>
        <w:t>Memori Virtual</w:t>
      </w:r>
      <w:bookmarkEnd w:id="63"/>
      <w:bookmarkEnd w:id="64"/>
    </w:p>
    <w:p w14:paraId="2DDB0201" w14:textId="6D1ABF94" w:rsidR="00025182" w:rsidRPr="00610384" w:rsidRDefault="008F3623" w:rsidP="002C273D">
      <w:pPr>
        <w:spacing w:before="240" w:after="160" w:line="360" w:lineRule="auto"/>
        <w:ind w:left="-11"/>
        <w:jc w:val="both"/>
        <w:rPr>
          <w:sz w:val="24"/>
          <w:szCs w:val="24"/>
          <w:lang w:val="en-GB"/>
        </w:rPr>
      </w:pPr>
      <w:r>
        <w:rPr>
          <w:sz w:val="24"/>
          <w:szCs w:val="24"/>
        </w:rPr>
        <w:t>Memori virtual</w:t>
      </w:r>
      <w:r w:rsidR="00C40749">
        <w:rPr>
          <w:sz w:val="24"/>
          <w:szCs w:val="24"/>
        </w:rPr>
        <w:t xml:space="preserve"> merupakan suatu teknik memisahkan memori logis da</w:t>
      </w:r>
      <w:r w:rsidR="00DF736A">
        <w:rPr>
          <w:sz w:val="24"/>
          <w:szCs w:val="24"/>
        </w:rPr>
        <w:t>ri</w:t>
      </w:r>
      <w:r w:rsidR="00C40749">
        <w:rPr>
          <w:sz w:val="24"/>
          <w:szCs w:val="24"/>
        </w:rPr>
        <w:t xml:space="preserve"> memori fisik</w:t>
      </w:r>
      <w:r w:rsidR="00DF736A">
        <w:rPr>
          <w:sz w:val="24"/>
          <w:szCs w:val="24"/>
        </w:rPr>
        <w:t>nya</w:t>
      </w:r>
      <w:r w:rsidR="00C40749">
        <w:rPr>
          <w:sz w:val="24"/>
          <w:szCs w:val="24"/>
        </w:rPr>
        <w:t>.</w:t>
      </w:r>
      <w:r>
        <w:rPr>
          <w:sz w:val="24"/>
          <w:szCs w:val="24"/>
        </w:rPr>
        <w:t xml:space="preserve"> </w:t>
      </w:r>
      <w:r w:rsidR="002C273D">
        <w:rPr>
          <w:sz w:val="24"/>
          <w:szCs w:val="24"/>
        </w:rPr>
        <w:t>M</w:t>
      </w:r>
      <w:r w:rsidR="002C273D" w:rsidRPr="002C273D">
        <w:rPr>
          <w:sz w:val="24"/>
          <w:szCs w:val="24"/>
        </w:rPr>
        <w:t>emori virtual dapat menampung</w:t>
      </w:r>
      <w:r w:rsidR="002C273D">
        <w:rPr>
          <w:sz w:val="24"/>
          <w:szCs w:val="24"/>
        </w:rPr>
        <w:t xml:space="preserve"> </w:t>
      </w:r>
      <w:r w:rsidR="002C273D" w:rsidRPr="002C273D">
        <w:rPr>
          <w:sz w:val="24"/>
          <w:szCs w:val="24"/>
        </w:rPr>
        <w:t>program dalam skala besar, melebihi daya tampung dari memori utama yang tersedia</w:t>
      </w:r>
      <w:r w:rsidR="002C273D">
        <w:rPr>
          <w:sz w:val="24"/>
          <w:szCs w:val="24"/>
        </w:rPr>
        <w:t xml:space="preserve">. </w:t>
      </w:r>
      <w:r>
        <w:rPr>
          <w:sz w:val="24"/>
          <w:szCs w:val="24"/>
        </w:rPr>
        <w:t>Setiap program yang dieksekusi akan membutuhkan akses ke dalam memori.</w:t>
      </w:r>
      <w:r w:rsidR="00347676" w:rsidRPr="00347676">
        <w:rPr>
          <w:sz w:val="24"/>
          <w:szCs w:val="24"/>
        </w:rPr>
        <w:t xml:space="preserve"> </w:t>
      </w:r>
      <w:r w:rsidR="00347676">
        <w:rPr>
          <w:sz w:val="24"/>
          <w:szCs w:val="24"/>
        </w:rPr>
        <w:t>Alamat yang dihasilkan oleh CPU disebut alamat logika.</w:t>
      </w:r>
      <w:r>
        <w:rPr>
          <w:sz w:val="24"/>
          <w:szCs w:val="24"/>
        </w:rPr>
        <w:t xml:space="preserve"> </w:t>
      </w:r>
      <w:r w:rsidR="00347676">
        <w:rPr>
          <w:sz w:val="24"/>
          <w:szCs w:val="24"/>
        </w:rPr>
        <w:t xml:space="preserve">Alamat logika dapat juga disebut sebagai alamat virtual. </w:t>
      </w:r>
      <w:r>
        <w:rPr>
          <w:sz w:val="24"/>
          <w:szCs w:val="24"/>
        </w:rPr>
        <w:t xml:space="preserve">Lokasi alamat virtual pada manajemen memori disimpan pada memori dan </w:t>
      </w:r>
      <w:r>
        <w:rPr>
          <w:i/>
          <w:iCs/>
          <w:sz w:val="24"/>
          <w:szCs w:val="24"/>
        </w:rPr>
        <w:t>disk</w:t>
      </w:r>
      <w:r>
        <w:rPr>
          <w:sz w:val="24"/>
          <w:szCs w:val="24"/>
        </w:rPr>
        <w:t xml:space="preserve">. Kumpulan alamat virtual dihasilkan oleh CPU disebut </w:t>
      </w:r>
      <w:r>
        <w:rPr>
          <w:i/>
          <w:sz w:val="24"/>
          <w:szCs w:val="24"/>
        </w:rPr>
        <w:t>virtual address space</w:t>
      </w:r>
      <w:r>
        <w:rPr>
          <w:sz w:val="24"/>
          <w:szCs w:val="24"/>
        </w:rPr>
        <w:t xml:space="preserve">. </w:t>
      </w:r>
      <w:r>
        <w:rPr>
          <w:i/>
          <w:sz w:val="24"/>
          <w:szCs w:val="24"/>
        </w:rPr>
        <w:t>V</w:t>
      </w:r>
      <w:r>
        <w:rPr>
          <w:i/>
          <w:iCs/>
          <w:sz w:val="24"/>
          <w:szCs w:val="24"/>
        </w:rPr>
        <w:t xml:space="preserve">irtual address space </w:t>
      </w:r>
      <w:r>
        <w:rPr>
          <w:iCs/>
          <w:sz w:val="24"/>
          <w:szCs w:val="24"/>
        </w:rPr>
        <w:t xml:space="preserve">merupakan gambaran </w:t>
      </w:r>
      <w:r w:rsidR="00202C41">
        <w:rPr>
          <w:iCs/>
          <w:sz w:val="24"/>
          <w:szCs w:val="24"/>
        </w:rPr>
        <w:t xml:space="preserve">secara </w:t>
      </w:r>
      <w:r>
        <w:rPr>
          <w:iCs/>
          <w:sz w:val="24"/>
          <w:szCs w:val="24"/>
        </w:rPr>
        <w:t>virtual</w:t>
      </w:r>
      <w:r w:rsidR="00202C41">
        <w:rPr>
          <w:iCs/>
          <w:sz w:val="24"/>
          <w:szCs w:val="24"/>
        </w:rPr>
        <w:t xml:space="preserve"> tentang</w:t>
      </w:r>
      <w:r>
        <w:rPr>
          <w:iCs/>
          <w:sz w:val="24"/>
          <w:szCs w:val="24"/>
        </w:rPr>
        <w:t xml:space="preserve"> bagaimana proses disimpan dalam memori</w:t>
      </w:r>
      <w:r>
        <w:rPr>
          <w:sz w:val="24"/>
          <w:szCs w:val="24"/>
        </w:rPr>
        <w:t xml:space="preserve">. Alamat </w:t>
      </w:r>
      <w:r>
        <w:rPr>
          <w:i/>
          <w:sz w:val="24"/>
          <w:szCs w:val="24"/>
        </w:rPr>
        <w:t>virtual</w:t>
      </w:r>
      <w:r>
        <w:rPr>
          <w:sz w:val="24"/>
          <w:szCs w:val="24"/>
        </w:rPr>
        <w:t xml:space="preserve"> mengatur </w:t>
      </w:r>
      <w:r>
        <w:rPr>
          <w:i/>
          <w:iCs/>
          <w:sz w:val="24"/>
          <w:szCs w:val="24"/>
        </w:rPr>
        <w:t>page table</w:t>
      </w:r>
      <w:r>
        <w:rPr>
          <w:sz w:val="24"/>
          <w:szCs w:val="24"/>
        </w:rPr>
        <w:t xml:space="preserve"> </w:t>
      </w:r>
      <w:r w:rsidR="00F07F74">
        <w:rPr>
          <w:sz w:val="24"/>
          <w:szCs w:val="24"/>
        </w:rPr>
        <w:t xml:space="preserve">dimana </w:t>
      </w:r>
      <w:r w:rsidR="00F07F74" w:rsidRPr="00F07F74">
        <w:rPr>
          <w:i/>
          <w:sz w:val="24"/>
          <w:szCs w:val="24"/>
        </w:rPr>
        <w:t>page table</w:t>
      </w:r>
      <w:r w:rsidR="00F07F74">
        <w:rPr>
          <w:sz w:val="24"/>
          <w:szCs w:val="24"/>
        </w:rPr>
        <w:t xml:space="preserve"> digunakan </w:t>
      </w:r>
      <w:r>
        <w:rPr>
          <w:sz w:val="24"/>
          <w:szCs w:val="24"/>
        </w:rPr>
        <w:t xml:space="preserve">untuk </w:t>
      </w:r>
      <w:r w:rsidR="008E05F1">
        <w:rPr>
          <w:sz w:val="24"/>
          <w:szCs w:val="24"/>
        </w:rPr>
        <w:t>memetakan</w:t>
      </w:r>
      <w:r>
        <w:rPr>
          <w:sz w:val="24"/>
          <w:szCs w:val="24"/>
        </w:rPr>
        <w:t xml:space="preserve"> alamat </w:t>
      </w:r>
      <w:r>
        <w:rPr>
          <w:i/>
          <w:sz w:val="24"/>
          <w:szCs w:val="24"/>
        </w:rPr>
        <w:t>virtual</w:t>
      </w:r>
      <w:r>
        <w:rPr>
          <w:sz w:val="24"/>
          <w:szCs w:val="24"/>
        </w:rPr>
        <w:t xml:space="preserve"> ke alamat fisik. </w:t>
      </w:r>
      <w:r>
        <w:rPr>
          <w:sz w:val="24"/>
          <w:szCs w:val="24"/>
          <w:lang w:val="en-GB"/>
        </w:rPr>
        <w:t xml:space="preserve">Implementasi alamat memori dan alamat fisik pada </w:t>
      </w:r>
      <w:r>
        <w:rPr>
          <w:i/>
          <w:sz w:val="24"/>
          <w:szCs w:val="24"/>
          <w:lang w:val="en-GB"/>
        </w:rPr>
        <w:t>virtual</w:t>
      </w:r>
      <w:r>
        <w:rPr>
          <w:sz w:val="24"/>
          <w:szCs w:val="24"/>
          <w:lang w:val="en-GB"/>
        </w:rPr>
        <w:t xml:space="preserve"> memori terjadi ketika program mengakses memori. Cara kerjanya yaitu </w:t>
      </w:r>
      <w:r>
        <w:rPr>
          <w:i/>
          <w:sz w:val="24"/>
          <w:szCs w:val="24"/>
          <w:lang w:val="en-GB"/>
        </w:rPr>
        <w:t>processor</w:t>
      </w:r>
      <w:r>
        <w:rPr>
          <w:sz w:val="24"/>
          <w:szCs w:val="24"/>
          <w:lang w:val="en-GB"/>
        </w:rPr>
        <w:t xml:space="preserve"> akan mengakses </w:t>
      </w:r>
      <w:r>
        <w:rPr>
          <w:i/>
          <w:sz w:val="24"/>
          <w:szCs w:val="24"/>
          <w:lang w:val="en-GB"/>
        </w:rPr>
        <w:t>virtual address space</w:t>
      </w:r>
      <w:r>
        <w:rPr>
          <w:sz w:val="24"/>
          <w:szCs w:val="24"/>
          <w:lang w:val="en-GB"/>
        </w:rPr>
        <w:t xml:space="preserve"> program kemudian dispesifikasikan alamat </w:t>
      </w:r>
      <w:r>
        <w:rPr>
          <w:i/>
          <w:sz w:val="24"/>
          <w:szCs w:val="24"/>
          <w:lang w:val="en-GB"/>
        </w:rPr>
        <w:t>virtual</w:t>
      </w:r>
      <w:r>
        <w:rPr>
          <w:sz w:val="24"/>
          <w:szCs w:val="24"/>
          <w:lang w:val="en-GB"/>
        </w:rPr>
        <w:t xml:space="preserve">-nya. Setelah mengetahui alamat </w:t>
      </w:r>
      <w:r>
        <w:rPr>
          <w:i/>
          <w:sz w:val="24"/>
          <w:szCs w:val="24"/>
          <w:lang w:val="en-GB"/>
        </w:rPr>
        <w:t>virtual</w:t>
      </w:r>
      <w:r>
        <w:rPr>
          <w:sz w:val="24"/>
          <w:szCs w:val="24"/>
          <w:lang w:val="en-GB"/>
        </w:rPr>
        <w:t xml:space="preserve"> program, selanjutnya </w:t>
      </w:r>
      <w:r w:rsidR="008D6988">
        <w:rPr>
          <w:sz w:val="24"/>
          <w:szCs w:val="24"/>
          <w:lang w:val="en-GB"/>
        </w:rPr>
        <w:t>memetakan</w:t>
      </w:r>
      <w:r>
        <w:rPr>
          <w:sz w:val="24"/>
          <w:szCs w:val="24"/>
          <w:lang w:val="en-GB"/>
        </w:rPr>
        <w:t xml:space="preserve"> alamat </w:t>
      </w:r>
      <w:r>
        <w:rPr>
          <w:i/>
          <w:sz w:val="24"/>
          <w:szCs w:val="24"/>
          <w:lang w:val="en-GB"/>
        </w:rPr>
        <w:t>virtual</w:t>
      </w:r>
      <w:r>
        <w:rPr>
          <w:sz w:val="24"/>
          <w:szCs w:val="24"/>
          <w:lang w:val="en-GB"/>
        </w:rPr>
        <w:t xml:space="preserve"> ke alamat fisik pada memori, namun apabila alamat fisik tidak berada di memori, maka </w:t>
      </w:r>
      <w:r>
        <w:rPr>
          <w:i/>
          <w:sz w:val="24"/>
          <w:szCs w:val="24"/>
          <w:lang w:val="en-GB"/>
        </w:rPr>
        <w:t>page table</w:t>
      </w:r>
      <w:r>
        <w:rPr>
          <w:sz w:val="24"/>
          <w:szCs w:val="24"/>
          <w:lang w:val="en-GB"/>
        </w:rPr>
        <w:t xml:space="preserve"> akan memetakan alamat </w:t>
      </w:r>
      <w:r>
        <w:rPr>
          <w:i/>
          <w:sz w:val="24"/>
          <w:szCs w:val="24"/>
          <w:lang w:val="en-GB"/>
        </w:rPr>
        <w:t>virtual</w:t>
      </w:r>
      <w:r>
        <w:rPr>
          <w:sz w:val="24"/>
          <w:szCs w:val="24"/>
          <w:lang w:val="en-GB"/>
        </w:rPr>
        <w:t xml:space="preserve"> ke </w:t>
      </w:r>
      <w:r>
        <w:rPr>
          <w:i/>
          <w:sz w:val="24"/>
          <w:szCs w:val="24"/>
          <w:lang w:val="en-GB"/>
        </w:rPr>
        <w:t>disk</w:t>
      </w:r>
      <w:r>
        <w:rPr>
          <w:sz w:val="24"/>
          <w:szCs w:val="24"/>
          <w:lang w:val="en-GB"/>
        </w:rPr>
        <w:t xml:space="preserve">. Setelah membaca alamat fisik program, maka data akan dikembalikan ke program. Pada memori </w:t>
      </w:r>
      <w:r>
        <w:rPr>
          <w:i/>
          <w:sz w:val="24"/>
          <w:szCs w:val="24"/>
          <w:lang w:val="en-GB"/>
        </w:rPr>
        <w:t>virtual</w:t>
      </w:r>
      <w:r>
        <w:rPr>
          <w:sz w:val="24"/>
          <w:szCs w:val="24"/>
          <w:lang w:val="en-GB"/>
        </w:rPr>
        <w:t xml:space="preserve">, memori terlihat lebih besar daripada ukuran memori, pembagian memori pada setiap proses sama dan setiap proses didalam sistem terlindung dari proses-proses lainnya </w:t>
      </w:r>
      <w:sdt>
        <w:sdtPr>
          <w:rPr>
            <w:sz w:val="24"/>
            <w:szCs w:val="24"/>
            <w:lang w:val="en-GB"/>
          </w:rPr>
          <w:id w:val="-1874834581"/>
          <w:citation/>
        </w:sdtPr>
        <w:sdtEndPr/>
        <w:sdtContent>
          <w:r>
            <w:rPr>
              <w:sz w:val="24"/>
              <w:szCs w:val="24"/>
              <w:lang w:val="en-GB"/>
            </w:rPr>
            <w:fldChar w:fldCharType="begin"/>
          </w:r>
          <w:r w:rsidR="00E56E45">
            <w:rPr>
              <w:sz w:val="24"/>
              <w:szCs w:val="24"/>
              <w:lang w:val="en-GB"/>
            </w:rPr>
            <w:instrText xml:space="preserve">CITATION QNX18 \l 2057 </w:instrText>
          </w:r>
          <w:r>
            <w:rPr>
              <w:sz w:val="24"/>
              <w:szCs w:val="24"/>
              <w:lang w:val="en-GB"/>
            </w:rPr>
            <w:fldChar w:fldCharType="separate"/>
          </w:r>
          <w:r w:rsidR="00E56E45" w:rsidRPr="00E56E45">
            <w:rPr>
              <w:noProof/>
              <w:sz w:val="24"/>
              <w:szCs w:val="24"/>
              <w:lang w:val="en-GB"/>
            </w:rPr>
            <w:t>[10]</w:t>
          </w:r>
          <w:r>
            <w:rPr>
              <w:sz w:val="24"/>
              <w:szCs w:val="24"/>
              <w:lang w:val="en-GB"/>
            </w:rPr>
            <w:fldChar w:fldCharType="end"/>
          </w:r>
        </w:sdtContent>
      </w:sdt>
      <w:r>
        <w:rPr>
          <w:sz w:val="24"/>
          <w:szCs w:val="24"/>
          <w:lang w:val="en-GB"/>
        </w:rPr>
        <w:t>.</w:t>
      </w:r>
    </w:p>
    <w:p w14:paraId="323B13B8" w14:textId="60562279" w:rsidR="00025182" w:rsidRPr="007D1FF5" w:rsidRDefault="00025182" w:rsidP="008F3623">
      <w:pPr>
        <w:pStyle w:val="ListParagraph"/>
        <w:numPr>
          <w:ilvl w:val="2"/>
          <w:numId w:val="31"/>
        </w:numPr>
        <w:spacing w:before="240" w:after="160" w:line="360" w:lineRule="auto"/>
        <w:ind w:left="709"/>
        <w:jc w:val="both"/>
        <w:outlineLvl w:val="2"/>
        <w:rPr>
          <w:i/>
          <w:szCs w:val="24"/>
          <w:lang w:val="en-ID"/>
        </w:rPr>
      </w:pPr>
      <w:bookmarkStart w:id="65" w:name="_Toc519842703"/>
      <w:bookmarkStart w:id="66" w:name="_Toc519867015"/>
      <w:bookmarkStart w:id="67" w:name="_Toc522192746"/>
      <w:r w:rsidRPr="007D1FF5">
        <w:rPr>
          <w:i/>
          <w:szCs w:val="24"/>
        </w:rPr>
        <w:t>Windows Process Memory</w:t>
      </w:r>
      <w:bookmarkEnd w:id="65"/>
      <w:bookmarkEnd w:id="66"/>
      <w:bookmarkEnd w:id="67"/>
    </w:p>
    <w:p w14:paraId="357F7BA0" w14:textId="77777777" w:rsidR="006F45A7" w:rsidRPr="00610384" w:rsidRDefault="006F45A7" w:rsidP="006F45A7">
      <w:pPr>
        <w:spacing w:after="240" w:line="360" w:lineRule="auto"/>
        <w:jc w:val="both"/>
        <w:rPr>
          <w:sz w:val="24"/>
          <w:szCs w:val="24"/>
        </w:rPr>
      </w:pPr>
      <w:r w:rsidRPr="00610384">
        <w:rPr>
          <w:sz w:val="24"/>
          <w:szCs w:val="24"/>
        </w:rPr>
        <w:t xml:space="preserve">Proses adalah program yang sedang dieksekusi di memori. Program aplikasi sendiri dapat menggunakan satu atau lebih proses. Setiap proses menyediakan </w:t>
      </w:r>
      <w:r w:rsidRPr="00610384">
        <w:rPr>
          <w:i/>
          <w:iCs/>
          <w:sz w:val="24"/>
          <w:szCs w:val="24"/>
        </w:rPr>
        <w:t>resource</w:t>
      </w:r>
      <w:r w:rsidRPr="00610384">
        <w:rPr>
          <w:sz w:val="24"/>
          <w:szCs w:val="24"/>
        </w:rPr>
        <w:t xml:space="preserve"> yang dibutuhkan untuk menjalankan suatu program. </w:t>
      </w:r>
      <w:r w:rsidRPr="00610384">
        <w:rPr>
          <w:i/>
          <w:sz w:val="24"/>
          <w:szCs w:val="24"/>
        </w:rPr>
        <w:t>Handle</w:t>
      </w:r>
      <w:r w:rsidRPr="00610384">
        <w:rPr>
          <w:sz w:val="24"/>
          <w:szCs w:val="24"/>
        </w:rPr>
        <w:t xml:space="preserve"> proses merupakan nilai </w:t>
      </w:r>
      <w:r w:rsidRPr="00610384">
        <w:rPr>
          <w:i/>
          <w:sz w:val="24"/>
          <w:szCs w:val="24"/>
        </w:rPr>
        <w:lastRenderedPageBreak/>
        <w:t>integer</w:t>
      </w:r>
      <w:r w:rsidRPr="00610384">
        <w:rPr>
          <w:sz w:val="24"/>
          <w:szCs w:val="24"/>
        </w:rPr>
        <w:t xml:space="preserve"> yang mengidentifikasikan proses ke Windows. Win32 API menyebutnya sebuah </w:t>
      </w:r>
      <w:r w:rsidRPr="00610384">
        <w:rPr>
          <w:i/>
          <w:sz w:val="24"/>
          <w:szCs w:val="24"/>
        </w:rPr>
        <w:t>HANDLE</w:t>
      </w:r>
      <w:r w:rsidRPr="00610384">
        <w:rPr>
          <w:sz w:val="24"/>
          <w:szCs w:val="24"/>
        </w:rPr>
        <w:t xml:space="preserve">. Sebagai contoh </w:t>
      </w:r>
      <w:r w:rsidRPr="00610384">
        <w:rPr>
          <w:i/>
          <w:sz w:val="24"/>
          <w:szCs w:val="24"/>
        </w:rPr>
        <w:t>handle</w:t>
      </w:r>
      <w:r w:rsidRPr="00610384">
        <w:rPr>
          <w:sz w:val="24"/>
          <w:szCs w:val="24"/>
        </w:rPr>
        <w:t xml:space="preserve"> ke windows disebut HWND.</w:t>
      </w:r>
    </w:p>
    <w:p w14:paraId="76B681C3" w14:textId="1E62DD00" w:rsidR="006F45A7" w:rsidRPr="00610384" w:rsidRDefault="006F45A7" w:rsidP="006F45A7">
      <w:pPr>
        <w:spacing w:before="240" w:after="160" w:line="360" w:lineRule="auto"/>
        <w:jc w:val="both"/>
        <w:rPr>
          <w:i/>
          <w:sz w:val="24"/>
          <w:szCs w:val="24"/>
        </w:rPr>
      </w:pPr>
      <w:r w:rsidRPr="00610384">
        <w:rPr>
          <w:sz w:val="24"/>
          <w:szCs w:val="24"/>
        </w:rPr>
        <w:t xml:space="preserve">Sebuah proses memiliki </w:t>
      </w:r>
      <w:r w:rsidRPr="00610384">
        <w:rPr>
          <w:i/>
          <w:sz w:val="24"/>
          <w:szCs w:val="24"/>
        </w:rPr>
        <w:t>virtual address space</w:t>
      </w:r>
      <w:r w:rsidRPr="00610384">
        <w:rPr>
          <w:sz w:val="24"/>
          <w:szCs w:val="24"/>
        </w:rPr>
        <w:t xml:space="preserve">, </w:t>
      </w:r>
      <w:r w:rsidRPr="00610384">
        <w:rPr>
          <w:i/>
          <w:sz w:val="24"/>
          <w:szCs w:val="24"/>
        </w:rPr>
        <w:t>executable code</w:t>
      </w:r>
      <w:r w:rsidRPr="00610384">
        <w:rPr>
          <w:sz w:val="24"/>
          <w:szCs w:val="24"/>
        </w:rPr>
        <w:t xml:space="preserve">, </w:t>
      </w:r>
      <w:r w:rsidRPr="00610384">
        <w:rPr>
          <w:i/>
          <w:sz w:val="24"/>
          <w:szCs w:val="24"/>
        </w:rPr>
        <w:t>open handles</w:t>
      </w:r>
      <w:r w:rsidRPr="00610384">
        <w:rPr>
          <w:sz w:val="24"/>
          <w:szCs w:val="24"/>
        </w:rPr>
        <w:t xml:space="preserve"> ke obyek sistem dimana </w:t>
      </w:r>
      <w:r w:rsidRPr="00610384">
        <w:rPr>
          <w:i/>
          <w:sz w:val="24"/>
          <w:szCs w:val="24"/>
        </w:rPr>
        <w:t>term</w:t>
      </w:r>
      <w:r w:rsidRPr="00610384">
        <w:rPr>
          <w:sz w:val="24"/>
          <w:szCs w:val="24"/>
        </w:rPr>
        <w:t xml:space="preserve"> ‘</w:t>
      </w:r>
      <w:r w:rsidRPr="00610384">
        <w:rPr>
          <w:i/>
          <w:sz w:val="24"/>
          <w:szCs w:val="24"/>
        </w:rPr>
        <w:t>handle’</w:t>
      </w:r>
      <w:r w:rsidRPr="00610384">
        <w:rPr>
          <w:sz w:val="24"/>
          <w:szCs w:val="24"/>
        </w:rPr>
        <w:t xml:space="preserve"> artinya </w:t>
      </w:r>
      <w:r w:rsidRPr="00610384">
        <w:rPr>
          <w:i/>
          <w:sz w:val="24"/>
          <w:szCs w:val="24"/>
        </w:rPr>
        <w:t>pointer</w:t>
      </w:r>
      <w:r w:rsidRPr="00610384">
        <w:rPr>
          <w:sz w:val="24"/>
          <w:szCs w:val="24"/>
        </w:rPr>
        <w:t xml:space="preserve">, </w:t>
      </w:r>
      <w:r w:rsidRPr="00610384">
        <w:rPr>
          <w:i/>
          <w:sz w:val="24"/>
          <w:szCs w:val="24"/>
        </w:rPr>
        <w:t>security context</w:t>
      </w:r>
      <w:r w:rsidRPr="00610384">
        <w:rPr>
          <w:i/>
          <w:iCs/>
          <w:sz w:val="24"/>
          <w:szCs w:val="24"/>
        </w:rPr>
        <w:t xml:space="preserve"> </w:t>
      </w:r>
      <w:r w:rsidRPr="00610384">
        <w:rPr>
          <w:sz w:val="24"/>
          <w:szCs w:val="24"/>
        </w:rPr>
        <w:t xml:space="preserve">dimana </w:t>
      </w:r>
      <w:r w:rsidRPr="00610384">
        <w:rPr>
          <w:sz w:val="24"/>
          <w:szCs w:val="24"/>
          <w:lang w:val="id-ID" w:eastAsia="en-GB"/>
        </w:rPr>
        <w:t>kumpulan kredensial yang diberikan kepada proses atau akun pengguna yang menciptakan proses</w:t>
      </w:r>
      <w:r w:rsidRPr="00610384">
        <w:rPr>
          <w:sz w:val="24"/>
          <w:szCs w:val="24"/>
        </w:rPr>
        <w:t xml:space="preserve">, </w:t>
      </w:r>
      <w:r w:rsidRPr="00610384">
        <w:rPr>
          <w:i/>
          <w:sz w:val="24"/>
          <w:szCs w:val="24"/>
        </w:rPr>
        <w:t>unique process identifier</w:t>
      </w:r>
      <w:r w:rsidRPr="00610384">
        <w:rPr>
          <w:sz w:val="24"/>
          <w:szCs w:val="24"/>
        </w:rPr>
        <w:t xml:space="preserve">, </w:t>
      </w:r>
      <w:r w:rsidRPr="00610384">
        <w:rPr>
          <w:i/>
          <w:sz w:val="24"/>
          <w:szCs w:val="24"/>
        </w:rPr>
        <w:t>environment variables</w:t>
      </w:r>
      <w:r w:rsidRPr="00610384">
        <w:rPr>
          <w:sz w:val="24"/>
          <w:szCs w:val="24"/>
        </w:rPr>
        <w:t xml:space="preserve">, </w:t>
      </w:r>
      <w:r w:rsidRPr="00610384">
        <w:rPr>
          <w:i/>
          <w:sz w:val="24"/>
          <w:szCs w:val="24"/>
        </w:rPr>
        <w:t>priority class</w:t>
      </w:r>
      <w:r w:rsidRPr="00610384">
        <w:rPr>
          <w:i/>
          <w:iCs/>
          <w:sz w:val="24"/>
          <w:szCs w:val="24"/>
        </w:rPr>
        <w:t xml:space="preserve"> </w:t>
      </w:r>
      <w:r w:rsidRPr="00610384">
        <w:rPr>
          <w:sz w:val="24"/>
          <w:szCs w:val="24"/>
        </w:rPr>
        <w:t xml:space="preserve">pada penjadwalan prioritas, </w:t>
      </w:r>
      <w:r w:rsidRPr="00610384">
        <w:rPr>
          <w:i/>
          <w:sz w:val="24"/>
          <w:szCs w:val="24"/>
        </w:rPr>
        <w:t>minimum</w:t>
      </w:r>
      <w:r w:rsidRPr="00610384">
        <w:rPr>
          <w:sz w:val="24"/>
          <w:szCs w:val="24"/>
        </w:rPr>
        <w:t xml:space="preserve"> dan </w:t>
      </w:r>
      <w:r w:rsidRPr="00610384">
        <w:rPr>
          <w:i/>
          <w:sz w:val="24"/>
          <w:szCs w:val="24"/>
        </w:rPr>
        <w:t>maximum working set sizes</w:t>
      </w:r>
      <w:r w:rsidRPr="00610384">
        <w:rPr>
          <w:sz w:val="24"/>
          <w:szCs w:val="24"/>
        </w:rPr>
        <w:t xml:space="preserve">, dan paling tidak memakai satu </w:t>
      </w:r>
      <w:r w:rsidRPr="00610384">
        <w:rPr>
          <w:i/>
          <w:sz w:val="24"/>
          <w:szCs w:val="24"/>
        </w:rPr>
        <w:t>thread</w:t>
      </w:r>
      <w:r w:rsidRPr="00610384">
        <w:rPr>
          <w:sz w:val="24"/>
          <w:szCs w:val="24"/>
        </w:rPr>
        <w:t xml:space="preserve"> pada </w:t>
      </w:r>
      <w:r w:rsidRPr="00610384">
        <w:rPr>
          <w:i/>
          <w:sz w:val="24"/>
          <w:szCs w:val="24"/>
        </w:rPr>
        <w:t xml:space="preserve">execution </w:t>
      </w:r>
      <w:sdt>
        <w:sdtPr>
          <w:rPr>
            <w:i/>
            <w:sz w:val="24"/>
            <w:szCs w:val="24"/>
          </w:rPr>
          <w:id w:val="-869997942"/>
          <w:citation/>
        </w:sdtPr>
        <w:sdtEndPr/>
        <w:sdtContent>
          <w:r w:rsidRPr="00610384">
            <w:rPr>
              <w:i/>
              <w:sz w:val="24"/>
              <w:szCs w:val="24"/>
            </w:rPr>
            <w:fldChar w:fldCharType="begin"/>
          </w:r>
          <w:r w:rsidRPr="00610384">
            <w:rPr>
              <w:i/>
              <w:sz w:val="24"/>
              <w:szCs w:val="24"/>
              <w:lang w:val="en-GB"/>
            </w:rPr>
            <w:instrText xml:space="preserve"> CITATION Mic184 \l 2057 </w:instrText>
          </w:r>
          <w:r w:rsidRPr="00610384">
            <w:rPr>
              <w:i/>
              <w:sz w:val="24"/>
              <w:szCs w:val="24"/>
            </w:rPr>
            <w:fldChar w:fldCharType="separate"/>
          </w:r>
          <w:r w:rsidR="008F1E94" w:rsidRPr="008F1E94">
            <w:rPr>
              <w:noProof/>
              <w:sz w:val="24"/>
              <w:szCs w:val="24"/>
              <w:lang w:val="en-GB"/>
            </w:rPr>
            <w:t>[12]</w:t>
          </w:r>
          <w:r w:rsidRPr="00610384">
            <w:rPr>
              <w:i/>
              <w:sz w:val="24"/>
              <w:szCs w:val="24"/>
            </w:rPr>
            <w:fldChar w:fldCharType="end"/>
          </w:r>
        </w:sdtContent>
      </w:sdt>
      <w:r w:rsidRPr="00610384">
        <w:rPr>
          <w:i/>
          <w:sz w:val="24"/>
          <w:szCs w:val="24"/>
        </w:rPr>
        <w:t>.</w:t>
      </w:r>
    </w:p>
    <w:p w14:paraId="529D1179" w14:textId="77777777" w:rsidR="006F45A7" w:rsidRPr="00610384" w:rsidRDefault="006F45A7" w:rsidP="006F45A7">
      <w:pPr>
        <w:spacing w:line="360" w:lineRule="auto"/>
        <w:jc w:val="both"/>
        <w:rPr>
          <w:sz w:val="24"/>
          <w:szCs w:val="24"/>
        </w:rPr>
      </w:pPr>
      <w:r w:rsidRPr="00610384">
        <w:rPr>
          <w:sz w:val="24"/>
          <w:szCs w:val="24"/>
        </w:rPr>
        <w:t>Ketika proses dieksekusi, keadaan proses juga akan berubah. Keadaan proses tersebut didefinisikan berdasarkan aktivitas yang sedang berlangsung terhadap proses tersebut. Berikut jenis-jenis keadaan proses:</w:t>
      </w:r>
    </w:p>
    <w:p w14:paraId="6EB41DB4" w14:textId="77777777" w:rsidR="006F45A7" w:rsidRPr="00610384" w:rsidRDefault="006F45A7" w:rsidP="008F3623">
      <w:pPr>
        <w:pStyle w:val="ListParagraph"/>
        <w:numPr>
          <w:ilvl w:val="0"/>
          <w:numId w:val="41"/>
        </w:numPr>
        <w:spacing w:after="240" w:line="360" w:lineRule="auto"/>
        <w:ind w:left="284" w:hanging="284"/>
        <w:jc w:val="both"/>
        <w:rPr>
          <w:b w:val="0"/>
          <w:szCs w:val="24"/>
        </w:rPr>
      </w:pPr>
      <w:r w:rsidRPr="00610384">
        <w:rPr>
          <w:b w:val="0"/>
          <w:i/>
          <w:szCs w:val="24"/>
        </w:rPr>
        <w:t>New</w:t>
      </w:r>
      <w:r w:rsidRPr="00610384">
        <w:rPr>
          <w:b w:val="0"/>
          <w:szCs w:val="24"/>
        </w:rPr>
        <w:t xml:space="preserve"> adalah keadaan proses ketika dibentuk pertama sekali.</w:t>
      </w:r>
    </w:p>
    <w:p w14:paraId="0EE47EED" w14:textId="77777777" w:rsidR="006F45A7" w:rsidRPr="00610384" w:rsidRDefault="006F45A7" w:rsidP="008F3623">
      <w:pPr>
        <w:pStyle w:val="ListParagraph"/>
        <w:numPr>
          <w:ilvl w:val="0"/>
          <w:numId w:val="41"/>
        </w:numPr>
        <w:spacing w:after="240" w:line="360" w:lineRule="auto"/>
        <w:ind w:left="284" w:hanging="284"/>
        <w:jc w:val="both"/>
        <w:rPr>
          <w:b w:val="0"/>
          <w:szCs w:val="24"/>
        </w:rPr>
      </w:pPr>
      <w:r w:rsidRPr="00610384">
        <w:rPr>
          <w:b w:val="0"/>
          <w:i/>
          <w:szCs w:val="24"/>
        </w:rPr>
        <w:t>Running</w:t>
      </w:r>
      <w:r w:rsidRPr="00610384">
        <w:rPr>
          <w:b w:val="0"/>
          <w:szCs w:val="24"/>
        </w:rPr>
        <w:t xml:space="preserve"> adalah keadaan ketika instruksi dieksekusi.</w:t>
      </w:r>
    </w:p>
    <w:p w14:paraId="6EE5F960" w14:textId="77777777" w:rsidR="006F45A7" w:rsidRPr="00610384" w:rsidRDefault="006F45A7" w:rsidP="008F3623">
      <w:pPr>
        <w:pStyle w:val="ListParagraph"/>
        <w:numPr>
          <w:ilvl w:val="0"/>
          <w:numId w:val="41"/>
        </w:numPr>
        <w:spacing w:after="240" w:line="360" w:lineRule="auto"/>
        <w:ind w:left="284" w:hanging="284"/>
        <w:jc w:val="both"/>
        <w:rPr>
          <w:b w:val="0"/>
          <w:szCs w:val="24"/>
        </w:rPr>
      </w:pPr>
      <w:r w:rsidRPr="00610384">
        <w:rPr>
          <w:b w:val="0"/>
          <w:i/>
          <w:szCs w:val="24"/>
        </w:rPr>
        <w:t>Waiting</w:t>
      </w:r>
      <w:r w:rsidRPr="00610384">
        <w:rPr>
          <w:b w:val="0"/>
          <w:szCs w:val="24"/>
        </w:rPr>
        <w:t xml:space="preserve"> adalah keadaan ketika proses sedang menunggu suatu </w:t>
      </w:r>
      <w:r w:rsidRPr="00610384">
        <w:rPr>
          <w:b w:val="0"/>
          <w:i/>
          <w:szCs w:val="24"/>
        </w:rPr>
        <w:t>event</w:t>
      </w:r>
      <w:r w:rsidRPr="00610384">
        <w:rPr>
          <w:b w:val="0"/>
          <w:szCs w:val="24"/>
        </w:rPr>
        <w:t xml:space="preserve"> muncul seperti sinyal I/O.</w:t>
      </w:r>
    </w:p>
    <w:p w14:paraId="7D7F089E" w14:textId="77777777" w:rsidR="006F45A7" w:rsidRPr="00610384" w:rsidRDefault="006F45A7" w:rsidP="008F3623">
      <w:pPr>
        <w:pStyle w:val="ListParagraph"/>
        <w:numPr>
          <w:ilvl w:val="0"/>
          <w:numId w:val="41"/>
        </w:numPr>
        <w:spacing w:after="240" w:line="360" w:lineRule="auto"/>
        <w:ind w:left="284" w:hanging="284"/>
        <w:jc w:val="both"/>
        <w:rPr>
          <w:b w:val="0"/>
          <w:szCs w:val="24"/>
        </w:rPr>
      </w:pPr>
      <w:r w:rsidRPr="00610384">
        <w:rPr>
          <w:b w:val="0"/>
          <w:i/>
          <w:szCs w:val="24"/>
        </w:rPr>
        <w:t>Ready</w:t>
      </w:r>
      <w:r w:rsidRPr="00610384">
        <w:rPr>
          <w:b w:val="0"/>
          <w:szCs w:val="24"/>
        </w:rPr>
        <w:t xml:space="preserve"> adalah keadaan ketika proses menunggu ditugaskan ke suatu </w:t>
      </w:r>
      <w:r w:rsidRPr="00610384">
        <w:rPr>
          <w:b w:val="0"/>
          <w:i/>
          <w:szCs w:val="24"/>
        </w:rPr>
        <w:t>processor</w:t>
      </w:r>
      <w:r w:rsidRPr="00610384">
        <w:rPr>
          <w:b w:val="0"/>
          <w:szCs w:val="24"/>
        </w:rPr>
        <w:t>.</w:t>
      </w:r>
    </w:p>
    <w:p w14:paraId="1DCB28D7" w14:textId="233818BA" w:rsidR="00880B28" w:rsidRDefault="006F45A7" w:rsidP="008F3623">
      <w:pPr>
        <w:pStyle w:val="ListParagraph"/>
        <w:numPr>
          <w:ilvl w:val="0"/>
          <w:numId w:val="41"/>
        </w:numPr>
        <w:spacing w:before="240" w:after="240" w:line="360" w:lineRule="auto"/>
        <w:ind w:left="284" w:hanging="284"/>
        <w:jc w:val="both"/>
        <w:rPr>
          <w:b w:val="0"/>
          <w:szCs w:val="24"/>
        </w:rPr>
      </w:pPr>
      <w:r w:rsidRPr="00610384">
        <w:rPr>
          <w:b w:val="0"/>
          <w:i/>
          <w:szCs w:val="24"/>
        </w:rPr>
        <w:t>Terminated</w:t>
      </w:r>
      <w:r w:rsidRPr="00610384">
        <w:rPr>
          <w:b w:val="0"/>
          <w:szCs w:val="24"/>
        </w:rPr>
        <w:t xml:space="preserve"> adalah keadaan ketika proses telah selesai dieksekusi</w:t>
      </w:r>
    </w:p>
    <w:p w14:paraId="3A194B59" w14:textId="77777777" w:rsidR="00773E75" w:rsidRPr="00266276" w:rsidRDefault="00773E75" w:rsidP="00773E75">
      <w:pPr>
        <w:pStyle w:val="ListParagraph"/>
        <w:spacing w:before="240" w:after="240" w:line="360" w:lineRule="auto"/>
        <w:ind w:left="284"/>
        <w:jc w:val="both"/>
        <w:rPr>
          <w:b w:val="0"/>
          <w:szCs w:val="24"/>
        </w:rPr>
      </w:pPr>
    </w:p>
    <w:p w14:paraId="63755A97" w14:textId="35FA33D5" w:rsidR="00025182" w:rsidRPr="007D1FF5" w:rsidRDefault="00025182" w:rsidP="00913449">
      <w:pPr>
        <w:pStyle w:val="ListParagraph"/>
        <w:numPr>
          <w:ilvl w:val="2"/>
          <w:numId w:val="31"/>
        </w:numPr>
        <w:spacing w:line="360" w:lineRule="auto"/>
        <w:ind w:left="709"/>
        <w:jc w:val="both"/>
        <w:outlineLvl w:val="2"/>
        <w:rPr>
          <w:i/>
          <w:szCs w:val="24"/>
          <w:lang w:val="en-ID"/>
        </w:rPr>
      </w:pPr>
      <w:bookmarkStart w:id="68" w:name="_Toc519842704"/>
      <w:bookmarkStart w:id="69" w:name="_Toc519867016"/>
      <w:bookmarkStart w:id="70" w:name="_Toc522192747"/>
      <w:r w:rsidRPr="007D1FF5">
        <w:rPr>
          <w:szCs w:val="24"/>
        </w:rPr>
        <w:t>Windows</w:t>
      </w:r>
      <w:r w:rsidRPr="007D1FF5">
        <w:rPr>
          <w:i/>
          <w:szCs w:val="24"/>
        </w:rPr>
        <w:t xml:space="preserve"> Process Memory</w:t>
      </w:r>
      <w:r w:rsidRPr="007D1FF5">
        <w:rPr>
          <w:szCs w:val="24"/>
        </w:rPr>
        <w:t xml:space="preserve"> API</w:t>
      </w:r>
      <w:bookmarkEnd w:id="68"/>
      <w:bookmarkEnd w:id="69"/>
      <w:bookmarkEnd w:id="70"/>
    </w:p>
    <w:p w14:paraId="350C7E2A" w14:textId="6D538CE7" w:rsidR="00025182" w:rsidRPr="00266276" w:rsidRDefault="00025182" w:rsidP="00266276">
      <w:pPr>
        <w:spacing w:after="240" w:line="360" w:lineRule="auto"/>
        <w:ind w:left="-11"/>
        <w:jc w:val="both"/>
        <w:rPr>
          <w:sz w:val="24"/>
          <w:szCs w:val="24"/>
        </w:rPr>
      </w:pPr>
      <w:r w:rsidRPr="00610384">
        <w:rPr>
          <w:sz w:val="24"/>
          <w:szCs w:val="24"/>
        </w:rPr>
        <w:t xml:space="preserve">Terdapat beberapa fungsi memori API yang digunakan dalam </w:t>
      </w:r>
      <w:r w:rsidRPr="00610384">
        <w:rPr>
          <w:i/>
          <w:iCs/>
          <w:sz w:val="24"/>
          <w:szCs w:val="24"/>
        </w:rPr>
        <w:t>memory scanning</w:t>
      </w:r>
      <w:r w:rsidRPr="00610384">
        <w:rPr>
          <w:sz w:val="24"/>
          <w:szCs w:val="24"/>
        </w:rPr>
        <w:t>.</w:t>
      </w:r>
    </w:p>
    <w:p w14:paraId="0E7BA72C" w14:textId="3D154C55" w:rsidR="00A215E3" w:rsidRPr="003F0DB2" w:rsidRDefault="00A215E3" w:rsidP="008F3623">
      <w:pPr>
        <w:pStyle w:val="Heading4"/>
        <w:keepLines w:val="0"/>
        <w:numPr>
          <w:ilvl w:val="3"/>
          <w:numId w:val="31"/>
        </w:numPr>
        <w:spacing w:before="0" w:after="240" w:line="360" w:lineRule="auto"/>
        <w:ind w:left="709" w:hanging="709"/>
        <w:jc w:val="both"/>
        <w:rPr>
          <w:rFonts w:ascii="Times New Roman" w:hAnsi="Times New Roman" w:cs="Times New Roman"/>
          <w:b/>
          <w:i w:val="0"/>
          <w:color w:val="auto"/>
          <w:sz w:val="24"/>
          <w:szCs w:val="24"/>
        </w:rPr>
      </w:pPr>
      <w:bookmarkStart w:id="71" w:name="_Toc519842705"/>
      <w:bookmarkStart w:id="72" w:name="_Toc519867017"/>
      <w:bookmarkStart w:id="73" w:name="_Toc522192748"/>
      <w:r w:rsidRPr="003F0DB2">
        <w:rPr>
          <w:rFonts w:ascii="Times New Roman" w:hAnsi="Times New Roman" w:cs="Times New Roman"/>
          <w:b/>
          <w:i w:val="0"/>
          <w:color w:val="auto"/>
          <w:sz w:val="24"/>
          <w:szCs w:val="24"/>
        </w:rPr>
        <w:t>Fungsi ReadProcessMemory</w:t>
      </w:r>
      <w:bookmarkEnd w:id="71"/>
      <w:bookmarkEnd w:id="72"/>
      <w:bookmarkEnd w:id="73"/>
    </w:p>
    <w:p w14:paraId="38C8F7CF" w14:textId="67DEF530" w:rsidR="00A215E3" w:rsidRPr="00610384" w:rsidRDefault="00A215E3" w:rsidP="00474BCE">
      <w:pPr>
        <w:spacing w:after="240" w:line="360" w:lineRule="auto"/>
        <w:jc w:val="both"/>
        <w:rPr>
          <w:sz w:val="24"/>
          <w:szCs w:val="24"/>
        </w:rPr>
      </w:pPr>
      <w:r w:rsidRPr="00610384">
        <w:rPr>
          <w:sz w:val="24"/>
          <w:szCs w:val="24"/>
        </w:rPr>
        <w:t xml:space="preserve">Fungsi ini digunakan pada </w:t>
      </w:r>
      <w:r w:rsidRPr="00610384">
        <w:rPr>
          <w:i/>
          <w:iCs/>
          <w:sz w:val="24"/>
          <w:szCs w:val="24"/>
        </w:rPr>
        <w:t>debugger</w:t>
      </w:r>
      <w:r w:rsidRPr="00610384">
        <w:rPr>
          <w:sz w:val="24"/>
          <w:szCs w:val="24"/>
        </w:rPr>
        <w:t xml:space="preserve"> untuk dapat mengakses dan membaca alamat memori </w:t>
      </w:r>
      <w:r w:rsidRPr="00610384">
        <w:rPr>
          <w:i/>
          <w:sz w:val="24"/>
          <w:szCs w:val="24"/>
        </w:rPr>
        <w:t>virtual</w:t>
      </w:r>
      <w:r w:rsidRPr="00610384">
        <w:rPr>
          <w:sz w:val="24"/>
          <w:szCs w:val="24"/>
        </w:rPr>
        <w:t xml:space="preserve"> pada suatu proses. Berikut sintaks C++ fungsi ini </w:t>
      </w:r>
      <w:sdt>
        <w:sdtPr>
          <w:rPr>
            <w:sz w:val="24"/>
            <w:szCs w:val="24"/>
          </w:rPr>
          <w:id w:val="-201317341"/>
          <w:citation/>
        </w:sdtPr>
        <w:sdtEndPr/>
        <w:sdtContent>
          <w:r w:rsidRPr="00610384">
            <w:rPr>
              <w:sz w:val="24"/>
              <w:szCs w:val="24"/>
            </w:rPr>
            <w:fldChar w:fldCharType="begin"/>
          </w:r>
          <w:r w:rsidRPr="00610384">
            <w:rPr>
              <w:sz w:val="24"/>
              <w:szCs w:val="24"/>
              <w:lang w:val="en-GB"/>
            </w:rPr>
            <w:instrText xml:space="preserve"> CITATION Mic188 \l 2057 </w:instrText>
          </w:r>
          <w:r w:rsidRPr="00610384">
            <w:rPr>
              <w:sz w:val="24"/>
              <w:szCs w:val="24"/>
            </w:rPr>
            <w:fldChar w:fldCharType="separate"/>
          </w:r>
          <w:r w:rsidR="008F1E94" w:rsidRPr="008F1E94">
            <w:rPr>
              <w:noProof/>
              <w:sz w:val="24"/>
              <w:szCs w:val="24"/>
              <w:lang w:val="en-GB"/>
            </w:rPr>
            <w:t>[13]</w:t>
          </w:r>
          <w:r w:rsidRPr="00610384">
            <w:rPr>
              <w:sz w:val="24"/>
              <w:szCs w:val="24"/>
            </w:rPr>
            <w:fldChar w:fldCharType="end"/>
          </w:r>
        </w:sdtContent>
      </w:sdt>
      <w:r w:rsidRPr="00610384">
        <w:rPr>
          <w:sz w:val="24"/>
          <w:szCs w:val="24"/>
        </w:rPr>
        <w:t>.</w:t>
      </w:r>
    </w:p>
    <w:p w14:paraId="10D79C37" w14:textId="77777777" w:rsidR="00A215E3" w:rsidRPr="00610384" w:rsidRDefault="00A215E3" w:rsidP="00A215E3">
      <w:pPr>
        <w:pStyle w:val="HTMLPreformatted"/>
        <w:spacing w:line="360" w:lineRule="auto"/>
        <w:ind w:left="864"/>
        <w:jc w:val="both"/>
        <w:rPr>
          <w:color w:val="000000" w:themeColor="text1"/>
          <w:sz w:val="24"/>
          <w:szCs w:val="24"/>
        </w:rPr>
      </w:pPr>
      <w:r w:rsidRPr="00610384">
        <w:rPr>
          <w:sz w:val="24"/>
          <w:szCs w:val="24"/>
        </w:rPr>
        <w:t>BOOL WINAPI</w:t>
      </w:r>
      <w:r w:rsidRPr="00610384">
        <w:rPr>
          <w:color w:val="000000" w:themeColor="text1"/>
          <w:sz w:val="24"/>
          <w:szCs w:val="24"/>
          <w:lang w:val="en-GB" w:eastAsia="en-GB"/>
        </w:rPr>
        <w:t xml:space="preserve"> ReadProcessMemory</w:t>
      </w:r>
      <w:r w:rsidRPr="00610384">
        <w:rPr>
          <w:sz w:val="24"/>
          <w:szCs w:val="24"/>
        </w:rPr>
        <w:t xml:space="preserve"> (</w:t>
      </w:r>
    </w:p>
    <w:p w14:paraId="3A909F8E" w14:textId="77777777"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sz w:val="24"/>
          <w:szCs w:val="24"/>
        </w:rPr>
      </w:pPr>
      <w:r w:rsidRPr="00610384">
        <w:rPr>
          <w:rFonts w:ascii="Courier New" w:hAnsi="Courier New" w:cs="Courier New"/>
          <w:sz w:val="24"/>
          <w:szCs w:val="24"/>
        </w:rPr>
        <w:t xml:space="preserve">  _In_ HANDLE hProcess,</w:t>
      </w:r>
    </w:p>
    <w:p w14:paraId="5945DF8E" w14:textId="77777777"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sz w:val="24"/>
          <w:szCs w:val="24"/>
        </w:rPr>
      </w:pPr>
      <w:r w:rsidRPr="00610384">
        <w:rPr>
          <w:rFonts w:ascii="Courier New" w:hAnsi="Courier New" w:cs="Courier New"/>
          <w:sz w:val="24"/>
          <w:szCs w:val="24"/>
        </w:rPr>
        <w:t xml:space="preserve">  _In_ LPCVOID lpBaseAddress,</w:t>
      </w:r>
    </w:p>
    <w:p w14:paraId="689E23AC" w14:textId="77777777"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sz w:val="24"/>
          <w:szCs w:val="24"/>
        </w:rPr>
      </w:pPr>
      <w:r w:rsidRPr="00610384">
        <w:rPr>
          <w:rFonts w:ascii="Courier New" w:hAnsi="Courier New" w:cs="Courier New"/>
          <w:sz w:val="24"/>
          <w:szCs w:val="24"/>
        </w:rPr>
        <w:t xml:space="preserve">  _Out_ LPVOID lpBuffer,</w:t>
      </w:r>
    </w:p>
    <w:p w14:paraId="15CB7C91" w14:textId="77777777"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sz w:val="24"/>
          <w:szCs w:val="24"/>
        </w:rPr>
      </w:pPr>
      <w:r w:rsidRPr="00610384">
        <w:rPr>
          <w:rFonts w:ascii="Courier New" w:hAnsi="Courier New" w:cs="Courier New"/>
          <w:sz w:val="24"/>
          <w:szCs w:val="24"/>
        </w:rPr>
        <w:t xml:space="preserve">  _In_ SIZE_T nSize,</w:t>
      </w:r>
    </w:p>
    <w:p w14:paraId="6E94F7B3" w14:textId="3D28E095" w:rsidR="00A215E3" w:rsidRPr="00610384" w:rsidRDefault="00A215E3" w:rsidP="003F0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sz w:val="24"/>
          <w:szCs w:val="24"/>
        </w:rPr>
      </w:pPr>
      <w:r w:rsidRPr="00610384">
        <w:rPr>
          <w:rFonts w:ascii="Courier New" w:hAnsi="Courier New" w:cs="Courier New"/>
          <w:sz w:val="24"/>
          <w:szCs w:val="24"/>
        </w:rPr>
        <w:t xml:space="preserve">  _Out_ SIZE_T *lpNumberOfBytesRead);</w:t>
      </w:r>
    </w:p>
    <w:p w14:paraId="63EF7CFF" w14:textId="4B7660E1" w:rsidR="00A215E3" w:rsidRPr="00610384" w:rsidRDefault="00A215E3" w:rsidP="00A215E3">
      <w:pPr>
        <w:spacing w:line="360" w:lineRule="auto"/>
        <w:jc w:val="both"/>
        <w:rPr>
          <w:sz w:val="24"/>
          <w:szCs w:val="24"/>
        </w:rPr>
      </w:pPr>
      <w:r w:rsidRPr="00610384">
        <w:rPr>
          <w:sz w:val="24"/>
          <w:szCs w:val="24"/>
        </w:rPr>
        <w:lastRenderedPageBreak/>
        <w:t xml:space="preserve">Parameter dan keterangan parameter yang dibutuhkan untuk fungsi ini dapat dilihat pada </w:t>
      </w:r>
      <w:r w:rsidR="00880B28" w:rsidRPr="00880B28">
        <w:rPr>
          <w:sz w:val="24"/>
          <w:szCs w:val="24"/>
        </w:rPr>
        <w:fldChar w:fldCharType="begin"/>
      </w:r>
      <w:r w:rsidR="00880B28" w:rsidRPr="00880B28">
        <w:rPr>
          <w:sz w:val="24"/>
          <w:szCs w:val="24"/>
        </w:rPr>
        <w:instrText xml:space="preserve"> REF _Ref521930370 \h  \* MERGEFORMAT </w:instrText>
      </w:r>
      <w:r w:rsidR="00880B28" w:rsidRPr="00880B28">
        <w:rPr>
          <w:sz w:val="24"/>
          <w:szCs w:val="24"/>
        </w:rPr>
      </w:r>
      <w:r w:rsidR="00880B28" w:rsidRPr="00880B28">
        <w:rPr>
          <w:sz w:val="24"/>
          <w:szCs w:val="24"/>
        </w:rPr>
        <w:fldChar w:fldCharType="separate"/>
      </w:r>
      <w:r w:rsidR="00EC7493" w:rsidRPr="00EC7493">
        <w:rPr>
          <w:sz w:val="24"/>
          <w:szCs w:val="24"/>
        </w:rPr>
        <w:t xml:space="preserve">Tabel </w:t>
      </w:r>
      <w:r w:rsidR="00EC7493" w:rsidRPr="00EC7493">
        <w:rPr>
          <w:noProof/>
          <w:sz w:val="24"/>
          <w:szCs w:val="24"/>
        </w:rPr>
        <w:t>2.1</w:t>
      </w:r>
      <w:r w:rsidR="00880B28" w:rsidRPr="00880B28">
        <w:rPr>
          <w:sz w:val="24"/>
          <w:szCs w:val="24"/>
        </w:rPr>
        <w:fldChar w:fldCharType="end"/>
      </w:r>
      <w:r w:rsidR="00880B28">
        <w:rPr>
          <w:sz w:val="24"/>
          <w:szCs w:val="24"/>
        </w:rPr>
        <w:t>.</w:t>
      </w:r>
    </w:p>
    <w:p w14:paraId="759B1CEC" w14:textId="61906047" w:rsidR="00A215E3" w:rsidRPr="00880B28" w:rsidRDefault="00880B28" w:rsidP="00880B28">
      <w:pPr>
        <w:pStyle w:val="Caption"/>
        <w:jc w:val="center"/>
        <w:rPr>
          <w:b/>
          <w:i w:val="0"/>
          <w:color w:val="auto"/>
          <w:sz w:val="20"/>
          <w:szCs w:val="20"/>
        </w:rPr>
      </w:pPr>
      <w:bookmarkStart w:id="74" w:name="_Ref521930370"/>
      <w:bookmarkStart w:id="75" w:name="_Toc522045342"/>
      <w:r w:rsidRPr="00880B28">
        <w:rPr>
          <w:b/>
          <w:i w:val="0"/>
          <w:color w:val="auto"/>
          <w:sz w:val="20"/>
          <w:szCs w:val="20"/>
        </w:rPr>
        <w:t xml:space="preserve">Tabel </w:t>
      </w:r>
      <w:r w:rsidR="00587391">
        <w:rPr>
          <w:b/>
          <w:i w:val="0"/>
          <w:color w:val="auto"/>
          <w:sz w:val="20"/>
          <w:szCs w:val="20"/>
        </w:rPr>
        <w:fldChar w:fldCharType="begin"/>
      </w:r>
      <w:r w:rsidR="00587391">
        <w:rPr>
          <w:b/>
          <w:i w:val="0"/>
          <w:color w:val="auto"/>
          <w:sz w:val="20"/>
          <w:szCs w:val="20"/>
        </w:rPr>
        <w:instrText xml:space="preserve"> STYLEREF 1 \s </w:instrText>
      </w:r>
      <w:r w:rsidR="00587391">
        <w:rPr>
          <w:b/>
          <w:i w:val="0"/>
          <w:color w:val="auto"/>
          <w:sz w:val="20"/>
          <w:szCs w:val="20"/>
        </w:rPr>
        <w:fldChar w:fldCharType="separate"/>
      </w:r>
      <w:r w:rsidR="00EC7493">
        <w:rPr>
          <w:b/>
          <w:i w:val="0"/>
          <w:noProof/>
          <w:color w:val="auto"/>
          <w:sz w:val="20"/>
          <w:szCs w:val="20"/>
        </w:rPr>
        <w:t>2</w:t>
      </w:r>
      <w:r w:rsidR="00587391">
        <w:rPr>
          <w:b/>
          <w:i w:val="0"/>
          <w:color w:val="auto"/>
          <w:sz w:val="20"/>
          <w:szCs w:val="20"/>
        </w:rPr>
        <w:fldChar w:fldCharType="end"/>
      </w:r>
      <w:r w:rsidR="00587391">
        <w:rPr>
          <w:b/>
          <w:i w:val="0"/>
          <w:color w:val="auto"/>
          <w:sz w:val="20"/>
          <w:szCs w:val="20"/>
        </w:rPr>
        <w:t>.</w:t>
      </w:r>
      <w:r w:rsidR="00587391">
        <w:rPr>
          <w:b/>
          <w:i w:val="0"/>
          <w:color w:val="auto"/>
          <w:sz w:val="20"/>
          <w:szCs w:val="20"/>
        </w:rPr>
        <w:fldChar w:fldCharType="begin"/>
      </w:r>
      <w:r w:rsidR="00587391">
        <w:rPr>
          <w:b/>
          <w:i w:val="0"/>
          <w:color w:val="auto"/>
          <w:sz w:val="20"/>
          <w:szCs w:val="20"/>
        </w:rPr>
        <w:instrText xml:space="preserve"> SEQ Tabel \* ARABIC \s 1 </w:instrText>
      </w:r>
      <w:r w:rsidR="00587391">
        <w:rPr>
          <w:b/>
          <w:i w:val="0"/>
          <w:color w:val="auto"/>
          <w:sz w:val="20"/>
          <w:szCs w:val="20"/>
        </w:rPr>
        <w:fldChar w:fldCharType="separate"/>
      </w:r>
      <w:r w:rsidR="00EC7493">
        <w:rPr>
          <w:b/>
          <w:i w:val="0"/>
          <w:noProof/>
          <w:color w:val="auto"/>
          <w:sz w:val="20"/>
          <w:szCs w:val="20"/>
        </w:rPr>
        <w:t>1</w:t>
      </w:r>
      <w:r w:rsidR="00587391">
        <w:rPr>
          <w:b/>
          <w:i w:val="0"/>
          <w:color w:val="auto"/>
          <w:sz w:val="20"/>
          <w:szCs w:val="20"/>
        </w:rPr>
        <w:fldChar w:fldCharType="end"/>
      </w:r>
      <w:bookmarkEnd w:id="74"/>
      <w:r w:rsidRPr="00880B28">
        <w:rPr>
          <w:b/>
          <w:i w:val="0"/>
          <w:color w:val="auto"/>
          <w:sz w:val="20"/>
          <w:szCs w:val="20"/>
        </w:rPr>
        <w:t xml:space="preserve"> Parameter Fungsi ReadProcessMemory</w:t>
      </w:r>
      <w:bookmarkEnd w:id="7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522"/>
      </w:tblGrid>
      <w:tr w:rsidR="00A215E3" w:rsidRPr="00C5046F" w14:paraId="14CBFB34" w14:textId="77777777" w:rsidTr="00C5046F">
        <w:trPr>
          <w:trHeight w:val="327"/>
        </w:trPr>
        <w:tc>
          <w:tcPr>
            <w:tcW w:w="2410" w:type="dxa"/>
          </w:tcPr>
          <w:p w14:paraId="5AB18537" w14:textId="77777777" w:rsidR="00A215E3" w:rsidRPr="00C5046F" w:rsidRDefault="00A215E3" w:rsidP="00314B6C">
            <w:pPr>
              <w:pStyle w:val="ListParagraph"/>
              <w:spacing w:after="0" w:line="360" w:lineRule="auto"/>
              <w:ind w:left="0"/>
              <w:jc w:val="both"/>
              <w:rPr>
                <w:rFonts w:eastAsia="Times New Roman" w:cs="Times New Roman"/>
                <w:sz w:val="22"/>
                <w:szCs w:val="20"/>
              </w:rPr>
            </w:pPr>
            <w:r w:rsidRPr="00C5046F">
              <w:rPr>
                <w:sz w:val="22"/>
                <w:szCs w:val="20"/>
              </w:rPr>
              <w:t>Parameter</w:t>
            </w:r>
          </w:p>
        </w:tc>
        <w:tc>
          <w:tcPr>
            <w:tcW w:w="5807" w:type="dxa"/>
          </w:tcPr>
          <w:p w14:paraId="67507601" w14:textId="77777777" w:rsidR="00A215E3" w:rsidRPr="00C5046F" w:rsidRDefault="00A215E3" w:rsidP="00314B6C">
            <w:pPr>
              <w:pStyle w:val="ListParagraph"/>
              <w:spacing w:after="0" w:line="360" w:lineRule="auto"/>
              <w:ind w:left="0"/>
              <w:jc w:val="both"/>
              <w:rPr>
                <w:rFonts w:eastAsia="Times New Roman" w:cs="Times New Roman"/>
                <w:sz w:val="22"/>
                <w:szCs w:val="20"/>
              </w:rPr>
            </w:pPr>
            <w:r w:rsidRPr="00C5046F">
              <w:rPr>
                <w:sz w:val="22"/>
                <w:szCs w:val="20"/>
              </w:rPr>
              <w:t>Keterangan</w:t>
            </w:r>
          </w:p>
        </w:tc>
      </w:tr>
      <w:tr w:rsidR="00A215E3" w:rsidRPr="00C5046F" w14:paraId="14FA7117" w14:textId="77777777" w:rsidTr="00C5046F">
        <w:tc>
          <w:tcPr>
            <w:tcW w:w="2410" w:type="dxa"/>
          </w:tcPr>
          <w:p w14:paraId="7070B083" w14:textId="77777777" w:rsidR="00A215E3" w:rsidRPr="00C5046F" w:rsidRDefault="00A215E3" w:rsidP="00314B6C">
            <w:pPr>
              <w:spacing w:line="360" w:lineRule="auto"/>
              <w:rPr>
                <w:sz w:val="22"/>
              </w:rPr>
            </w:pPr>
            <w:r w:rsidRPr="00C5046F">
              <w:rPr>
                <w:sz w:val="22"/>
              </w:rPr>
              <w:t>hProcess</w:t>
            </w:r>
          </w:p>
        </w:tc>
        <w:tc>
          <w:tcPr>
            <w:tcW w:w="5807" w:type="dxa"/>
          </w:tcPr>
          <w:p w14:paraId="2E307B64" w14:textId="01A49E53" w:rsidR="00A215E3" w:rsidRPr="00C5046F" w:rsidRDefault="00A215E3" w:rsidP="00314B6C">
            <w:pPr>
              <w:pStyle w:val="HTMLPreformatted"/>
              <w:shd w:val="clear" w:color="auto" w:fill="FFFFFF" w:themeFill="background1"/>
              <w:rPr>
                <w:rFonts w:ascii="Times New Roman,inherit" w:eastAsia="Times New Roman,inherit" w:hAnsi="Times New Roman,inherit" w:cs="Times New Roman,inherit"/>
                <w:color w:val="212121"/>
                <w:sz w:val="22"/>
                <w:lang w:eastAsia="en-GB"/>
              </w:rPr>
            </w:pPr>
            <w:r w:rsidRPr="00C5046F">
              <w:rPr>
                <w:rFonts w:ascii="Times New Roman" w:hAnsi="Times New Roman" w:cs="Times New Roman"/>
                <w:sz w:val="22"/>
              </w:rPr>
              <w:t xml:space="preserve">Sebuah </w:t>
            </w:r>
            <w:r w:rsidRPr="00C5046F">
              <w:rPr>
                <w:rFonts w:ascii="Times New Roman" w:hAnsi="Times New Roman" w:cs="Times New Roman"/>
                <w:i/>
                <w:iCs/>
                <w:sz w:val="22"/>
              </w:rPr>
              <w:t>handle</w:t>
            </w:r>
            <w:r w:rsidRPr="00C5046F">
              <w:rPr>
                <w:rFonts w:ascii="Times New Roman" w:hAnsi="Times New Roman" w:cs="Times New Roman"/>
                <w:sz w:val="22"/>
              </w:rPr>
              <w:t xml:space="preserve"> </w:t>
            </w:r>
            <w:r w:rsidR="006F45A7" w:rsidRPr="00C5046F">
              <w:rPr>
                <w:rFonts w:ascii="Times New Roman" w:hAnsi="Times New Roman" w:cs="Times New Roman"/>
                <w:sz w:val="22"/>
              </w:rPr>
              <w:t>ke</w:t>
            </w:r>
            <w:r w:rsidRPr="00C5046F">
              <w:rPr>
                <w:rFonts w:ascii="Times New Roman" w:eastAsia="inherit" w:hAnsi="Times New Roman" w:cs="Times New Roman"/>
                <w:color w:val="212121"/>
                <w:sz w:val="22"/>
                <w:lang w:val="id-ID" w:eastAsia="en-GB"/>
              </w:rPr>
              <w:t xml:space="preserve"> proses </w:t>
            </w:r>
            <w:r w:rsidR="006F45A7" w:rsidRPr="00C5046F">
              <w:rPr>
                <w:rFonts w:ascii="Times New Roman" w:eastAsia="inherit" w:hAnsi="Times New Roman" w:cs="Times New Roman"/>
                <w:color w:val="212121"/>
                <w:sz w:val="22"/>
                <w:lang w:eastAsia="en-GB"/>
              </w:rPr>
              <w:t>yang</w:t>
            </w:r>
            <w:r w:rsidRPr="00C5046F">
              <w:rPr>
                <w:rFonts w:ascii="Times New Roman" w:eastAsia="inherit" w:hAnsi="Times New Roman" w:cs="Times New Roman"/>
                <w:color w:val="212121"/>
                <w:sz w:val="22"/>
                <w:lang w:val="id-ID" w:eastAsia="en-GB"/>
              </w:rPr>
              <w:t xml:space="preserve"> memori</w:t>
            </w:r>
            <w:r w:rsidR="006F45A7" w:rsidRPr="00C5046F">
              <w:rPr>
                <w:rFonts w:ascii="Times New Roman" w:eastAsia="inherit" w:hAnsi="Times New Roman" w:cs="Times New Roman"/>
                <w:color w:val="212121"/>
                <w:sz w:val="22"/>
                <w:lang w:eastAsia="en-GB"/>
              </w:rPr>
              <w:t>nya</w:t>
            </w:r>
            <w:r w:rsidRPr="00C5046F">
              <w:rPr>
                <w:rFonts w:ascii="Times New Roman" w:eastAsia="inherit" w:hAnsi="Times New Roman" w:cs="Times New Roman"/>
                <w:color w:val="212121"/>
                <w:sz w:val="22"/>
                <w:lang w:val="id-ID" w:eastAsia="en-GB"/>
              </w:rPr>
              <w:t xml:space="preserve"> yang sedang dibaca.</w:t>
            </w:r>
          </w:p>
        </w:tc>
      </w:tr>
      <w:tr w:rsidR="00A215E3" w:rsidRPr="00C5046F" w14:paraId="49A87719" w14:textId="77777777" w:rsidTr="00C5046F">
        <w:tc>
          <w:tcPr>
            <w:tcW w:w="2410" w:type="dxa"/>
          </w:tcPr>
          <w:p w14:paraId="66D136F3"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themeColor="text1"/>
                <w:sz w:val="22"/>
                <w:lang w:eastAsia="en-GB"/>
              </w:rPr>
            </w:pPr>
            <w:r w:rsidRPr="00C5046F">
              <w:rPr>
                <w:color w:val="000000" w:themeColor="text1"/>
                <w:sz w:val="22"/>
                <w:lang w:eastAsia="en-GB"/>
              </w:rPr>
              <w:t>lpBaseAddress</w:t>
            </w:r>
          </w:p>
        </w:tc>
        <w:tc>
          <w:tcPr>
            <w:tcW w:w="5807" w:type="dxa"/>
          </w:tcPr>
          <w:p w14:paraId="0335FFF1" w14:textId="72779A63" w:rsidR="00A215E3" w:rsidRPr="00C5046F" w:rsidRDefault="00A215E3" w:rsidP="00314B6C">
            <w:pPr>
              <w:spacing w:line="360" w:lineRule="auto"/>
              <w:jc w:val="both"/>
              <w:rPr>
                <w:sz w:val="22"/>
              </w:rPr>
            </w:pPr>
            <w:r w:rsidRPr="00C5046F">
              <w:rPr>
                <w:i/>
                <w:sz w:val="22"/>
              </w:rPr>
              <w:t>P</w:t>
            </w:r>
            <w:r w:rsidR="006F45A7" w:rsidRPr="00C5046F">
              <w:rPr>
                <w:i/>
                <w:sz w:val="22"/>
              </w:rPr>
              <w:t>ointer</w:t>
            </w:r>
            <w:r w:rsidRPr="00C5046F">
              <w:rPr>
                <w:sz w:val="22"/>
              </w:rPr>
              <w:t xml:space="preserve"> ke alamat dasar dalam proses yang ditentukan untuk dibaca</w:t>
            </w:r>
          </w:p>
        </w:tc>
      </w:tr>
      <w:tr w:rsidR="00A215E3" w:rsidRPr="00C5046F" w14:paraId="618D4858" w14:textId="77777777" w:rsidTr="00C5046F">
        <w:tc>
          <w:tcPr>
            <w:tcW w:w="2410" w:type="dxa"/>
          </w:tcPr>
          <w:p w14:paraId="5EEDDCEA"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themeColor="text1"/>
                <w:sz w:val="22"/>
                <w:lang w:eastAsia="en-GB"/>
              </w:rPr>
            </w:pPr>
            <w:r w:rsidRPr="00C5046F">
              <w:rPr>
                <w:color w:val="000000" w:themeColor="text1"/>
                <w:sz w:val="22"/>
                <w:lang w:eastAsia="en-GB"/>
              </w:rPr>
              <w:t>lpBuffer</w:t>
            </w:r>
          </w:p>
        </w:tc>
        <w:tc>
          <w:tcPr>
            <w:tcW w:w="5807" w:type="dxa"/>
          </w:tcPr>
          <w:p w14:paraId="6640DDE3" w14:textId="3D45F96B" w:rsidR="00A215E3" w:rsidRPr="00C5046F" w:rsidRDefault="006F45A7" w:rsidP="00314B6C">
            <w:pPr>
              <w:spacing w:line="360" w:lineRule="auto"/>
              <w:jc w:val="both"/>
              <w:rPr>
                <w:sz w:val="22"/>
              </w:rPr>
            </w:pPr>
            <w:r w:rsidRPr="00C5046F">
              <w:rPr>
                <w:i/>
                <w:sz w:val="22"/>
              </w:rPr>
              <w:t>Pointer</w:t>
            </w:r>
            <w:r w:rsidR="00A215E3" w:rsidRPr="00C5046F">
              <w:rPr>
                <w:sz w:val="22"/>
              </w:rPr>
              <w:t xml:space="preserve"> ke </w:t>
            </w:r>
            <w:r w:rsidR="00A215E3" w:rsidRPr="00C5046F">
              <w:rPr>
                <w:i/>
                <w:iCs/>
                <w:sz w:val="22"/>
              </w:rPr>
              <w:t>buffer</w:t>
            </w:r>
            <w:r w:rsidR="00A215E3" w:rsidRPr="00C5046F">
              <w:rPr>
                <w:sz w:val="22"/>
              </w:rPr>
              <w:t xml:space="preserve"> yang menerima konten dari ruang alamat pada proses tertentu.</w:t>
            </w:r>
          </w:p>
        </w:tc>
      </w:tr>
      <w:tr w:rsidR="00A215E3" w:rsidRPr="00C5046F" w14:paraId="4064198B" w14:textId="77777777" w:rsidTr="00C5046F">
        <w:tc>
          <w:tcPr>
            <w:tcW w:w="2410" w:type="dxa"/>
          </w:tcPr>
          <w:p w14:paraId="041D53FB"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themeColor="text1"/>
                <w:sz w:val="22"/>
                <w:lang w:eastAsia="en-GB"/>
              </w:rPr>
            </w:pPr>
            <w:r w:rsidRPr="00C5046F">
              <w:rPr>
                <w:color w:val="000000" w:themeColor="text1"/>
                <w:sz w:val="22"/>
                <w:lang w:eastAsia="en-GB"/>
              </w:rPr>
              <w:t>nSize</w:t>
            </w:r>
          </w:p>
        </w:tc>
        <w:tc>
          <w:tcPr>
            <w:tcW w:w="5807" w:type="dxa"/>
          </w:tcPr>
          <w:p w14:paraId="742B68E5" w14:textId="77777777" w:rsidR="00A215E3" w:rsidRPr="00C5046F" w:rsidRDefault="00A215E3" w:rsidP="00314B6C">
            <w:pPr>
              <w:spacing w:line="360" w:lineRule="auto"/>
              <w:jc w:val="both"/>
              <w:rPr>
                <w:sz w:val="22"/>
              </w:rPr>
            </w:pPr>
            <w:r w:rsidRPr="00C5046F">
              <w:rPr>
                <w:sz w:val="22"/>
              </w:rPr>
              <w:t xml:space="preserve">Jumlah </w:t>
            </w:r>
            <w:r w:rsidRPr="00C5046F">
              <w:rPr>
                <w:i/>
                <w:iCs/>
                <w:sz w:val="22"/>
              </w:rPr>
              <w:t>byte</w:t>
            </w:r>
            <w:r w:rsidRPr="00C5046F">
              <w:rPr>
                <w:sz w:val="22"/>
              </w:rPr>
              <w:t xml:space="preserve"> yang akan dibaca dari proses tertentu.</w:t>
            </w:r>
          </w:p>
        </w:tc>
      </w:tr>
      <w:tr w:rsidR="00A215E3" w:rsidRPr="00C5046F" w14:paraId="6B16ACDE" w14:textId="77777777" w:rsidTr="00C5046F">
        <w:tc>
          <w:tcPr>
            <w:tcW w:w="2410" w:type="dxa"/>
          </w:tcPr>
          <w:p w14:paraId="5B34C92E"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themeColor="text1"/>
                <w:sz w:val="22"/>
                <w:lang w:eastAsia="en-GB"/>
              </w:rPr>
            </w:pPr>
            <w:r w:rsidRPr="00C5046F">
              <w:rPr>
                <w:color w:val="000000" w:themeColor="text1"/>
                <w:sz w:val="22"/>
                <w:lang w:eastAsia="en-GB"/>
              </w:rPr>
              <w:t>*lpNumberOfBytesRead</w:t>
            </w:r>
          </w:p>
        </w:tc>
        <w:tc>
          <w:tcPr>
            <w:tcW w:w="5807" w:type="dxa"/>
          </w:tcPr>
          <w:p w14:paraId="1316C1D4" w14:textId="47798F80" w:rsidR="00A215E3" w:rsidRPr="00C5046F" w:rsidRDefault="006F45A7" w:rsidP="00880B28">
            <w:pPr>
              <w:keepNext/>
              <w:spacing w:line="360" w:lineRule="auto"/>
              <w:jc w:val="both"/>
              <w:rPr>
                <w:sz w:val="22"/>
              </w:rPr>
            </w:pPr>
            <w:r w:rsidRPr="00C5046F">
              <w:rPr>
                <w:i/>
                <w:sz w:val="22"/>
              </w:rPr>
              <w:t>Pointer</w:t>
            </w:r>
            <w:r w:rsidR="00A215E3" w:rsidRPr="00C5046F">
              <w:rPr>
                <w:sz w:val="22"/>
              </w:rPr>
              <w:t xml:space="preserve"> ke variabel yang menerima jumlah </w:t>
            </w:r>
            <w:r w:rsidR="00A215E3" w:rsidRPr="00C5046F">
              <w:rPr>
                <w:i/>
                <w:iCs/>
                <w:sz w:val="22"/>
              </w:rPr>
              <w:t>byte</w:t>
            </w:r>
            <w:r w:rsidR="00A215E3" w:rsidRPr="00C5046F">
              <w:rPr>
                <w:sz w:val="22"/>
              </w:rPr>
              <w:t xml:space="preserve"> dikirim ke </w:t>
            </w:r>
            <w:r w:rsidR="00A215E3" w:rsidRPr="00C5046F">
              <w:rPr>
                <w:i/>
                <w:iCs/>
                <w:sz w:val="22"/>
              </w:rPr>
              <w:t>buffer</w:t>
            </w:r>
            <w:r w:rsidR="00A215E3" w:rsidRPr="00C5046F">
              <w:rPr>
                <w:sz w:val="22"/>
              </w:rPr>
              <w:t xml:space="preserve"> tertentu.</w:t>
            </w:r>
          </w:p>
        </w:tc>
      </w:tr>
    </w:tbl>
    <w:p w14:paraId="5FF2AC18" w14:textId="77777777" w:rsidR="00A215E3" w:rsidRPr="003F0DB2" w:rsidRDefault="00A215E3" w:rsidP="008F3623">
      <w:pPr>
        <w:pStyle w:val="Heading4"/>
        <w:keepLines w:val="0"/>
        <w:numPr>
          <w:ilvl w:val="3"/>
          <w:numId w:val="31"/>
        </w:numPr>
        <w:spacing w:before="240" w:after="60" w:line="360" w:lineRule="auto"/>
        <w:ind w:left="709" w:hanging="709"/>
        <w:rPr>
          <w:rFonts w:ascii="Times New Roman" w:hAnsi="Times New Roman" w:cs="Times New Roman"/>
          <w:b/>
          <w:i w:val="0"/>
          <w:color w:val="auto"/>
          <w:sz w:val="24"/>
          <w:szCs w:val="24"/>
        </w:rPr>
      </w:pPr>
      <w:bookmarkStart w:id="76" w:name="_Toc519842706"/>
      <w:bookmarkStart w:id="77" w:name="_Toc519867018"/>
      <w:bookmarkStart w:id="78" w:name="_Toc522192749"/>
      <w:r w:rsidRPr="003F0DB2">
        <w:rPr>
          <w:rFonts w:ascii="Times New Roman" w:hAnsi="Times New Roman" w:cs="Times New Roman"/>
          <w:b/>
          <w:i w:val="0"/>
          <w:color w:val="auto"/>
          <w:sz w:val="24"/>
          <w:szCs w:val="24"/>
        </w:rPr>
        <w:t>Fungsi WriteProcessMemory</w:t>
      </w:r>
      <w:bookmarkEnd w:id="76"/>
      <w:bookmarkEnd w:id="77"/>
      <w:bookmarkEnd w:id="78"/>
    </w:p>
    <w:p w14:paraId="7BC100D6" w14:textId="06FE087B" w:rsidR="00A215E3" w:rsidRPr="00610384" w:rsidRDefault="00A215E3" w:rsidP="00A215E3">
      <w:pPr>
        <w:tabs>
          <w:tab w:val="left" w:pos="5245"/>
        </w:tabs>
        <w:spacing w:line="360" w:lineRule="auto"/>
        <w:jc w:val="both"/>
        <w:rPr>
          <w:sz w:val="24"/>
          <w:szCs w:val="24"/>
        </w:rPr>
      </w:pPr>
      <w:r w:rsidRPr="00610384">
        <w:rPr>
          <w:sz w:val="24"/>
          <w:szCs w:val="24"/>
        </w:rPr>
        <w:t xml:space="preserve">Fungsi ini digunakan pada </w:t>
      </w:r>
      <w:r w:rsidRPr="00610384">
        <w:rPr>
          <w:i/>
          <w:iCs/>
          <w:sz w:val="24"/>
          <w:szCs w:val="24"/>
        </w:rPr>
        <w:t>debugger</w:t>
      </w:r>
      <w:r w:rsidRPr="00610384">
        <w:rPr>
          <w:sz w:val="24"/>
          <w:szCs w:val="24"/>
        </w:rPr>
        <w:t xml:space="preserve"> untuk dapat mengakses dan menulis di alamat memori </w:t>
      </w:r>
      <w:r w:rsidRPr="00610384">
        <w:rPr>
          <w:i/>
          <w:sz w:val="24"/>
          <w:szCs w:val="24"/>
        </w:rPr>
        <w:t>virtual</w:t>
      </w:r>
      <w:r w:rsidRPr="00610384">
        <w:rPr>
          <w:sz w:val="24"/>
          <w:szCs w:val="24"/>
        </w:rPr>
        <w:t xml:space="preserve"> pada proses tertentu. Berikut sintaks C++ fungsi ini </w:t>
      </w:r>
      <w:sdt>
        <w:sdtPr>
          <w:rPr>
            <w:sz w:val="24"/>
            <w:szCs w:val="24"/>
          </w:rPr>
          <w:id w:val="-1791048883"/>
          <w:citation/>
        </w:sdtPr>
        <w:sdtEndPr/>
        <w:sdtContent>
          <w:r w:rsidRPr="00610384">
            <w:rPr>
              <w:sz w:val="24"/>
              <w:szCs w:val="24"/>
            </w:rPr>
            <w:fldChar w:fldCharType="begin"/>
          </w:r>
          <w:r w:rsidRPr="00610384">
            <w:rPr>
              <w:sz w:val="24"/>
              <w:szCs w:val="24"/>
              <w:lang w:val="en-GB"/>
            </w:rPr>
            <w:instrText xml:space="preserve"> CITATION Mic189 \l 2057 </w:instrText>
          </w:r>
          <w:r w:rsidRPr="00610384">
            <w:rPr>
              <w:sz w:val="24"/>
              <w:szCs w:val="24"/>
            </w:rPr>
            <w:fldChar w:fldCharType="separate"/>
          </w:r>
          <w:r w:rsidR="008F1E94" w:rsidRPr="008F1E94">
            <w:rPr>
              <w:noProof/>
              <w:sz w:val="24"/>
              <w:szCs w:val="24"/>
              <w:lang w:val="en-GB"/>
            </w:rPr>
            <w:t>[14]</w:t>
          </w:r>
          <w:r w:rsidRPr="00610384">
            <w:rPr>
              <w:sz w:val="24"/>
              <w:szCs w:val="24"/>
            </w:rPr>
            <w:fldChar w:fldCharType="end"/>
          </w:r>
        </w:sdtContent>
      </w:sdt>
      <w:r w:rsidRPr="00610384">
        <w:rPr>
          <w:sz w:val="24"/>
          <w:szCs w:val="24"/>
        </w:rPr>
        <w:t>.</w:t>
      </w:r>
    </w:p>
    <w:p w14:paraId="364A1611" w14:textId="77777777"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BOOL WINAPI </w:t>
      </w:r>
      <w:proofErr w:type="gramStart"/>
      <w:r w:rsidRPr="00610384">
        <w:rPr>
          <w:rFonts w:ascii="Courier New" w:hAnsi="Courier New" w:cs="Courier New"/>
          <w:color w:val="000000" w:themeColor="text1"/>
          <w:sz w:val="24"/>
          <w:szCs w:val="24"/>
          <w:lang w:val="en-GB" w:eastAsia="en-GB"/>
        </w:rPr>
        <w:t>WriteProcessMemory(</w:t>
      </w:r>
      <w:proofErr w:type="gramEnd"/>
    </w:p>
    <w:p w14:paraId="533D5B9F" w14:textId="77777777"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_In</w:t>
      </w:r>
      <w:proofErr w:type="gramStart"/>
      <w:r w:rsidRPr="00610384">
        <w:rPr>
          <w:rFonts w:ascii="Courier New" w:hAnsi="Courier New" w:cs="Courier New"/>
          <w:color w:val="000000" w:themeColor="text1"/>
          <w:sz w:val="24"/>
          <w:szCs w:val="24"/>
          <w:lang w:val="en-GB" w:eastAsia="en-GB"/>
        </w:rPr>
        <w:t>_  HANDLE</w:t>
      </w:r>
      <w:proofErr w:type="gramEnd"/>
      <w:r w:rsidRPr="00610384">
        <w:rPr>
          <w:rFonts w:ascii="Courier New" w:hAnsi="Courier New" w:cs="Courier New"/>
          <w:color w:val="000000" w:themeColor="text1"/>
          <w:sz w:val="24"/>
          <w:szCs w:val="24"/>
          <w:lang w:val="en-GB" w:eastAsia="en-GB"/>
        </w:rPr>
        <w:t xml:space="preserve">  hProcess,</w:t>
      </w:r>
    </w:p>
    <w:p w14:paraId="73F0CD9B" w14:textId="77777777"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_In</w:t>
      </w:r>
      <w:proofErr w:type="gramStart"/>
      <w:r w:rsidRPr="00610384">
        <w:rPr>
          <w:rFonts w:ascii="Courier New" w:hAnsi="Courier New" w:cs="Courier New"/>
          <w:color w:val="000000" w:themeColor="text1"/>
          <w:sz w:val="24"/>
          <w:szCs w:val="24"/>
          <w:lang w:val="en-GB" w:eastAsia="en-GB"/>
        </w:rPr>
        <w:t>_  LPVOID</w:t>
      </w:r>
      <w:proofErr w:type="gramEnd"/>
      <w:r w:rsidRPr="00610384">
        <w:rPr>
          <w:rFonts w:ascii="Courier New" w:hAnsi="Courier New" w:cs="Courier New"/>
          <w:color w:val="000000" w:themeColor="text1"/>
          <w:sz w:val="24"/>
          <w:szCs w:val="24"/>
          <w:lang w:val="en-GB" w:eastAsia="en-GB"/>
        </w:rPr>
        <w:t xml:space="preserve">  lpBaseAddress,</w:t>
      </w:r>
    </w:p>
    <w:p w14:paraId="780CB442" w14:textId="77777777"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_In</w:t>
      </w:r>
      <w:proofErr w:type="gramStart"/>
      <w:r w:rsidRPr="00610384">
        <w:rPr>
          <w:rFonts w:ascii="Courier New" w:hAnsi="Courier New" w:cs="Courier New"/>
          <w:color w:val="000000" w:themeColor="text1"/>
          <w:sz w:val="24"/>
          <w:szCs w:val="24"/>
          <w:lang w:val="en-GB" w:eastAsia="en-GB"/>
        </w:rPr>
        <w:t>_  LPCVOID</w:t>
      </w:r>
      <w:proofErr w:type="gramEnd"/>
      <w:r w:rsidRPr="00610384">
        <w:rPr>
          <w:rFonts w:ascii="Courier New" w:hAnsi="Courier New" w:cs="Courier New"/>
          <w:color w:val="000000" w:themeColor="text1"/>
          <w:sz w:val="24"/>
          <w:szCs w:val="24"/>
          <w:lang w:val="en-GB" w:eastAsia="en-GB"/>
        </w:rPr>
        <w:t xml:space="preserve"> lpBuffer,</w:t>
      </w:r>
    </w:p>
    <w:p w14:paraId="1A6C390C" w14:textId="77777777"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_In</w:t>
      </w:r>
      <w:proofErr w:type="gramStart"/>
      <w:r w:rsidRPr="00610384">
        <w:rPr>
          <w:rFonts w:ascii="Courier New" w:hAnsi="Courier New" w:cs="Courier New"/>
          <w:color w:val="000000" w:themeColor="text1"/>
          <w:sz w:val="24"/>
          <w:szCs w:val="24"/>
          <w:lang w:val="en-GB" w:eastAsia="en-GB"/>
        </w:rPr>
        <w:t>_  SIZE</w:t>
      </w:r>
      <w:proofErr w:type="gramEnd"/>
      <w:r w:rsidRPr="00610384">
        <w:rPr>
          <w:rFonts w:ascii="Courier New" w:hAnsi="Courier New" w:cs="Courier New"/>
          <w:color w:val="000000" w:themeColor="text1"/>
          <w:sz w:val="24"/>
          <w:szCs w:val="24"/>
          <w:lang w:val="en-GB" w:eastAsia="en-GB"/>
        </w:rPr>
        <w:t>_T  nSize,</w:t>
      </w:r>
    </w:p>
    <w:p w14:paraId="44D53895" w14:textId="77777777"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_Out_ SIZE_</w:t>
      </w:r>
      <w:proofErr w:type="gramStart"/>
      <w:r w:rsidRPr="00610384">
        <w:rPr>
          <w:rFonts w:ascii="Courier New" w:hAnsi="Courier New" w:cs="Courier New"/>
          <w:color w:val="000000" w:themeColor="text1"/>
          <w:sz w:val="24"/>
          <w:szCs w:val="24"/>
          <w:lang w:val="en-GB" w:eastAsia="en-GB"/>
        </w:rPr>
        <w:t>T  *</w:t>
      </w:r>
      <w:proofErr w:type="gramEnd"/>
      <w:r w:rsidRPr="00610384">
        <w:rPr>
          <w:rFonts w:ascii="Courier New" w:hAnsi="Courier New" w:cs="Courier New"/>
          <w:color w:val="000000" w:themeColor="text1"/>
          <w:sz w:val="24"/>
          <w:szCs w:val="24"/>
          <w:lang w:val="en-GB" w:eastAsia="en-GB"/>
        </w:rPr>
        <w:t>lpNumberOfBytesWritten</w:t>
      </w:r>
    </w:p>
    <w:p w14:paraId="42E880F3" w14:textId="77777777"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64"/>
        <w:jc w:val="both"/>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w:t>
      </w:r>
    </w:p>
    <w:p w14:paraId="6CA7B56E" w14:textId="1943C6F3"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rPr>
      </w:pPr>
      <w:r w:rsidRPr="00610384">
        <w:rPr>
          <w:sz w:val="24"/>
          <w:szCs w:val="24"/>
        </w:rPr>
        <w:t>Parameter da</w:t>
      </w:r>
      <w:r w:rsidR="00310E28" w:rsidRPr="00610384">
        <w:rPr>
          <w:sz w:val="24"/>
          <w:szCs w:val="24"/>
        </w:rPr>
        <w:t>ri</w:t>
      </w:r>
      <w:r w:rsidRPr="00610384">
        <w:rPr>
          <w:sz w:val="24"/>
          <w:szCs w:val="24"/>
        </w:rPr>
        <w:t xml:space="preserve"> fungsi ini dapat dilihat pada </w:t>
      </w:r>
      <w:r w:rsidR="00880B28" w:rsidRPr="00880B28">
        <w:rPr>
          <w:sz w:val="24"/>
          <w:szCs w:val="24"/>
        </w:rPr>
        <w:fldChar w:fldCharType="begin"/>
      </w:r>
      <w:r w:rsidR="00880B28" w:rsidRPr="00880B28">
        <w:rPr>
          <w:sz w:val="24"/>
          <w:szCs w:val="24"/>
        </w:rPr>
        <w:instrText xml:space="preserve"> REF _Ref519871612 \h  \* MERGEFORMAT </w:instrText>
      </w:r>
      <w:r w:rsidR="00880B28" w:rsidRPr="00880B28">
        <w:rPr>
          <w:sz w:val="24"/>
          <w:szCs w:val="24"/>
        </w:rPr>
      </w:r>
      <w:r w:rsidR="00880B28" w:rsidRPr="00880B28">
        <w:rPr>
          <w:sz w:val="24"/>
          <w:szCs w:val="24"/>
        </w:rPr>
        <w:fldChar w:fldCharType="separate"/>
      </w:r>
      <w:r w:rsidR="00EC7493" w:rsidRPr="00EC7493">
        <w:rPr>
          <w:sz w:val="24"/>
          <w:szCs w:val="24"/>
        </w:rPr>
        <w:t xml:space="preserve">Tabel </w:t>
      </w:r>
      <w:r w:rsidR="00EC7493" w:rsidRPr="00EC7493">
        <w:rPr>
          <w:noProof/>
          <w:sz w:val="24"/>
          <w:szCs w:val="24"/>
        </w:rPr>
        <w:t>2.2</w:t>
      </w:r>
      <w:r w:rsidR="00880B28" w:rsidRPr="00880B28">
        <w:rPr>
          <w:sz w:val="24"/>
          <w:szCs w:val="24"/>
        </w:rPr>
        <w:fldChar w:fldCharType="end"/>
      </w:r>
      <w:r w:rsidRPr="00610384">
        <w:rPr>
          <w:sz w:val="24"/>
          <w:szCs w:val="24"/>
        </w:rPr>
        <w:t>.</w:t>
      </w:r>
    </w:p>
    <w:p w14:paraId="78E81DEA" w14:textId="352DBD90" w:rsidR="00A215E3" w:rsidRPr="00A944CF" w:rsidRDefault="00A215E3" w:rsidP="00A215E3">
      <w:pPr>
        <w:pStyle w:val="Caption"/>
        <w:keepNext/>
        <w:jc w:val="center"/>
        <w:rPr>
          <w:b/>
          <w:i w:val="0"/>
          <w:color w:val="auto"/>
          <w:sz w:val="20"/>
          <w:szCs w:val="20"/>
        </w:rPr>
      </w:pPr>
      <w:bookmarkStart w:id="79" w:name="_Ref519871612"/>
      <w:bookmarkStart w:id="80" w:name="_Toc519843486"/>
      <w:bookmarkStart w:id="81" w:name="_Toc519862671"/>
      <w:bookmarkStart w:id="82" w:name="_Toc522045343"/>
      <w:r w:rsidRPr="00A944CF">
        <w:rPr>
          <w:b/>
          <w:i w:val="0"/>
          <w:color w:val="auto"/>
          <w:sz w:val="20"/>
          <w:szCs w:val="20"/>
        </w:rPr>
        <w:t xml:space="preserve">Tabel </w:t>
      </w:r>
      <w:r w:rsidR="00587391">
        <w:rPr>
          <w:b/>
          <w:i w:val="0"/>
          <w:color w:val="auto"/>
          <w:sz w:val="20"/>
          <w:szCs w:val="20"/>
        </w:rPr>
        <w:fldChar w:fldCharType="begin"/>
      </w:r>
      <w:r w:rsidR="00587391">
        <w:rPr>
          <w:b/>
          <w:i w:val="0"/>
          <w:color w:val="auto"/>
          <w:sz w:val="20"/>
          <w:szCs w:val="20"/>
        </w:rPr>
        <w:instrText xml:space="preserve"> STYLEREF 1 \s </w:instrText>
      </w:r>
      <w:r w:rsidR="00587391">
        <w:rPr>
          <w:b/>
          <w:i w:val="0"/>
          <w:color w:val="auto"/>
          <w:sz w:val="20"/>
          <w:szCs w:val="20"/>
        </w:rPr>
        <w:fldChar w:fldCharType="separate"/>
      </w:r>
      <w:r w:rsidR="00EC7493">
        <w:rPr>
          <w:b/>
          <w:i w:val="0"/>
          <w:noProof/>
          <w:color w:val="auto"/>
          <w:sz w:val="20"/>
          <w:szCs w:val="20"/>
        </w:rPr>
        <w:t>2</w:t>
      </w:r>
      <w:r w:rsidR="00587391">
        <w:rPr>
          <w:b/>
          <w:i w:val="0"/>
          <w:color w:val="auto"/>
          <w:sz w:val="20"/>
          <w:szCs w:val="20"/>
        </w:rPr>
        <w:fldChar w:fldCharType="end"/>
      </w:r>
      <w:r w:rsidR="00587391">
        <w:rPr>
          <w:b/>
          <w:i w:val="0"/>
          <w:color w:val="auto"/>
          <w:sz w:val="20"/>
          <w:szCs w:val="20"/>
        </w:rPr>
        <w:t>.</w:t>
      </w:r>
      <w:r w:rsidR="00587391">
        <w:rPr>
          <w:b/>
          <w:i w:val="0"/>
          <w:color w:val="auto"/>
          <w:sz w:val="20"/>
          <w:szCs w:val="20"/>
        </w:rPr>
        <w:fldChar w:fldCharType="begin"/>
      </w:r>
      <w:r w:rsidR="00587391">
        <w:rPr>
          <w:b/>
          <w:i w:val="0"/>
          <w:color w:val="auto"/>
          <w:sz w:val="20"/>
          <w:szCs w:val="20"/>
        </w:rPr>
        <w:instrText xml:space="preserve"> SEQ Tabel \* ARABIC \s 1 </w:instrText>
      </w:r>
      <w:r w:rsidR="00587391">
        <w:rPr>
          <w:b/>
          <w:i w:val="0"/>
          <w:color w:val="auto"/>
          <w:sz w:val="20"/>
          <w:szCs w:val="20"/>
        </w:rPr>
        <w:fldChar w:fldCharType="separate"/>
      </w:r>
      <w:r w:rsidR="00EC7493">
        <w:rPr>
          <w:b/>
          <w:i w:val="0"/>
          <w:noProof/>
          <w:color w:val="auto"/>
          <w:sz w:val="20"/>
          <w:szCs w:val="20"/>
        </w:rPr>
        <w:t>2</w:t>
      </w:r>
      <w:r w:rsidR="00587391">
        <w:rPr>
          <w:b/>
          <w:i w:val="0"/>
          <w:color w:val="auto"/>
          <w:sz w:val="20"/>
          <w:szCs w:val="20"/>
        </w:rPr>
        <w:fldChar w:fldCharType="end"/>
      </w:r>
      <w:bookmarkEnd w:id="79"/>
      <w:r w:rsidRPr="00A944CF">
        <w:rPr>
          <w:b/>
          <w:i w:val="0"/>
          <w:color w:val="auto"/>
          <w:sz w:val="20"/>
          <w:szCs w:val="20"/>
        </w:rPr>
        <w:t xml:space="preserve"> Parameter Fungsi WriteProcessMemory</w:t>
      </w:r>
      <w:bookmarkEnd w:id="80"/>
      <w:bookmarkEnd w:id="81"/>
      <w:bookmarkEnd w:id="8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4"/>
        <w:gridCol w:w="5388"/>
      </w:tblGrid>
      <w:tr w:rsidR="00A215E3" w:rsidRPr="00C5046F" w14:paraId="015E4C99" w14:textId="77777777" w:rsidTr="00314B6C">
        <w:trPr>
          <w:trHeight w:val="327"/>
        </w:trPr>
        <w:tc>
          <w:tcPr>
            <w:tcW w:w="2552" w:type="dxa"/>
          </w:tcPr>
          <w:p w14:paraId="7BD09C01" w14:textId="77777777" w:rsidR="00A215E3" w:rsidRPr="00C5046F" w:rsidRDefault="00A215E3" w:rsidP="00314B6C">
            <w:pPr>
              <w:pStyle w:val="ListParagraph"/>
              <w:spacing w:after="0" w:line="360" w:lineRule="auto"/>
              <w:ind w:left="0"/>
              <w:jc w:val="both"/>
              <w:rPr>
                <w:rFonts w:eastAsia="Times New Roman" w:cs="Times New Roman"/>
                <w:sz w:val="22"/>
                <w:szCs w:val="20"/>
              </w:rPr>
            </w:pPr>
            <w:r w:rsidRPr="00C5046F">
              <w:rPr>
                <w:sz w:val="22"/>
                <w:szCs w:val="20"/>
              </w:rPr>
              <w:t>Parameter</w:t>
            </w:r>
          </w:p>
        </w:tc>
        <w:tc>
          <w:tcPr>
            <w:tcW w:w="6469" w:type="dxa"/>
          </w:tcPr>
          <w:p w14:paraId="0CFDD843" w14:textId="77777777" w:rsidR="00A215E3" w:rsidRPr="00C5046F" w:rsidRDefault="00A215E3" w:rsidP="00314B6C">
            <w:pPr>
              <w:pStyle w:val="ListParagraph"/>
              <w:spacing w:after="0" w:line="360" w:lineRule="auto"/>
              <w:ind w:left="0"/>
              <w:jc w:val="both"/>
              <w:rPr>
                <w:rFonts w:eastAsia="Times New Roman" w:cs="Times New Roman"/>
                <w:sz w:val="22"/>
                <w:szCs w:val="20"/>
              </w:rPr>
            </w:pPr>
            <w:r w:rsidRPr="00C5046F">
              <w:rPr>
                <w:sz w:val="22"/>
                <w:szCs w:val="20"/>
              </w:rPr>
              <w:t>Keterangan</w:t>
            </w:r>
          </w:p>
        </w:tc>
      </w:tr>
      <w:tr w:rsidR="00A215E3" w:rsidRPr="00C5046F" w14:paraId="08F1D9D4" w14:textId="77777777" w:rsidTr="00314B6C">
        <w:tc>
          <w:tcPr>
            <w:tcW w:w="2552" w:type="dxa"/>
          </w:tcPr>
          <w:p w14:paraId="19AD3D49"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2"/>
                <w:lang w:eastAsia="en-GB"/>
              </w:rPr>
            </w:pPr>
            <w:r w:rsidRPr="00C5046F">
              <w:rPr>
                <w:color w:val="000000" w:themeColor="text1"/>
                <w:sz w:val="22"/>
                <w:lang w:eastAsia="en-GB"/>
              </w:rPr>
              <w:t>hProcess</w:t>
            </w:r>
          </w:p>
        </w:tc>
        <w:tc>
          <w:tcPr>
            <w:tcW w:w="6469" w:type="dxa"/>
          </w:tcPr>
          <w:p w14:paraId="2614D9BC"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2"/>
                <w:lang w:eastAsia="en-GB"/>
              </w:rPr>
            </w:pPr>
            <w:r w:rsidRPr="00C5046F">
              <w:rPr>
                <w:color w:val="000000" w:themeColor="text1"/>
                <w:sz w:val="22"/>
                <w:lang w:eastAsia="en-GB"/>
              </w:rPr>
              <w:t xml:space="preserve">Sebuah </w:t>
            </w:r>
            <w:r w:rsidRPr="00C5046F">
              <w:rPr>
                <w:i/>
                <w:iCs/>
                <w:color w:val="000000" w:themeColor="text1"/>
                <w:sz w:val="22"/>
                <w:lang w:eastAsia="en-GB"/>
              </w:rPr>
              <w:t>handle</w:t>
            </w:r>
            <w:r w:rsidRPr="00C5046F">
              <w:rPr>
                <w:color w:val="000000" w:themeColor="text1"/>
                <w:sz w:val="22"/>
                <w:lang w:eastAsia="en-GB"/>
              </w:rPr>
              <w:t xml:space="preserve"> ke memori proses yang dimodifikasi.</w:t>
            </w:r>
          </w:p>
        </w:tc>
      </w:tr>
      <w:tr w:rsidR="00A215E3" w:rsidRPr="00C5046F" w14:paraId="3E3B5FB3" w14:textId="77777777" w:rsidTr="00314B6C">
        <w:tc>
          <w:tcPr>
            <w:tcW w:w="2552" w:type="dxa"/>
          </w:tcPr>
          <w:p w14:paraId="413E51A6"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2"/>
                <w:lang w:eastAsia="en-GB"/>
              </w:rPr>
            </w:pPr>
            <w:r w:rsidRPr="00C5046F">
              <w:rPr>
                <w:color w:val="000000" w:themeColor="text1"/>
                <w:sz w:val="22"/>
                <w:lang w:eastAsia="en-GB"/>
              </w:rPr>
              <w:t>lpBaseAddress</w:t>
            </w:r>
          </w:p>
        </w:tc>
        <w:tc>
          <w:tcPr>
            <w:tcW w:w="6469" w:type="dxa"/>
          </w:tcPr>
          <w:p w14:paraId="0ECF3545"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2"/>
                <w:lang w:eastAsia="en-GB"/>
              </w:rPr>
            </w:pPr>
            <w:r w:rsidRPr="00C5046F">
              <w:rPr>
                <w:color w:val="000000" w:themeColor="text1"/>
                <w:sz w:val="22"/>
                <w:lang w:eastAsia="en-GB"/>
              </w:rPr>
              <w:t>Penujuk ke alamat dasar dalam proses yang ditentukan kemana data ditulis.</w:t>
            </w:r>
          </w:p>
        </w:tc>
      </w:tr>
      <w:tr w:rsidR="00A215E3" w:rsidRPr="00C5046F" w14:paraId="1F1B93DD" w14:textId="77777777" w:rsidTr="00314B6C">
        <w:tc>
          <w:tcPr>
            <w:tcW w:w="2552" w:type="dxa"/>
          </w:tcPr>
          <w:p w14:paraId="06D32262"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2"/>
                <w:lang w:eastAsia="en-GB"/>
              </w:rPr>
            </w:pPr>
            <w:r w:rsidRPr="00C5046F">
              <w:rPr>
                <w:color w:val="000000" w:themeColor="text1"/>
                <w:sz w:val="22"/>
                <w:lang w:eastAsia="en-GB"/>
              </w:rPr>
              <w:t>lpBuffer</w:t>
            </w:r>
          </w:p>
        </w:tc>
        <w:tc>
          <w:tcPr>
            <w:tcW w:w="6469" w:type="dxa"/>
          </w:tcPr>
          <w:p w14:paraId="6CDAC099"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2"/>
                <w:lang w:eastAsia="en-GB"/>
              </w:rPr>
            </w:pPr>
            <w:r w:rsidRPr="00C5046F">
              <w:rPr>
                <w:color w:val="000000" w:themeColor="text1"/>
                <w:sz w:val="22"/>
                <w:lang w:eastAsia="en-GB"/>
              </w:rPr>
              <w:t xml:space="preserve">Penunjuk ke </w:t>
            </w:r>
            <w:r w:rsidRPr="00C5046F">
              <w:rPr>
                <w:i/>
                <w:iCs/>
                <w:color w:val="000000" w:themeColor="text1"/>
                <w:sz w:val="22"/>
                <w:lang w:eastAsia="en-GB"/>
              </w:rPr>
              <w:t>buffer</w:t>
            </w:r>
            <w:r w:rsidRPr="00C5046F">
              <w:rPr>
                <w:color w:val="000000" w:themeColor="text1"/>
                <w:sz w:val="22"/>
                <w:lang w:eastAsia="en-GB"/>
              </w:rPr>
              <w:t xml:space="preserve"> yang berisi data yang akan ditulis di ruang alamat proses yang ditentukan.</w:t>
            </w:r>
          </w:p>
        </w:tc>
      </w:tr>
      <w:tr w:rsidR="00A215E3" w:rsidRPr="00C5046F" w14:paraId="3349AC43" w14:textId="77777777" w:rsidTr="00314B6C">
        <w:tc>
          <w:tcPr>
            <w:tcW w:w="2552" w:type="dxa"/>
          </w:tcPr>
          <w:p w14:paraId="00043684"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2"/>
                <w:lang w:eastAsia="en-GB"/>
              </w:rPr>
            </w:pPr>
            <w:r w:rsidRPr="00C5046F">
              <w:rPr>
                <w:color w:val="000000" w:themeColor="text1"/>
                <w:sz w:val="22"/>
                <w:lang w:eastAsia="en-GB"/>
              </w:rPr>
              <w:t>nSize</w:t>
            </w:r>
          </w:p>
        </w:tc>
        <w:tc>
          <w:tcPr>
            <w:tcW w:w="6469" w:type="dxa"/>
          </w:tcPr>
          <w:p w14:paraId="3CAC2664" w14:textId="77777777" w:rsidR="00A215E3" w:rsidRPr="00C5046F" w:rsidRDefault="00A215E3" w:rsidP="00314B6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212121"/>
                <w:sz w:val="22"/>
                <w:lang w:eastAsia="en-GB"/>
              </w:rPr>
            </w:pPr>
            <w:r w:rsidRPr="00C5046F">
              <w:rPr>
                <w:color w:val="212121"/>
                <w:sz w:val="22"/>
                <w:lang w:val="id-ID" w:eastAsia="en-GB"/>
              </w:rPr>
              <w:t xml:space="preserve">Jumlah </w:t>
            </w:r>
            <w:r w:rsidRPr="00C5046F">
              <w:rPr>
                <w:i/>
                <w:color w:val="212121"/>
                <w:sz w:val="22"/>
                <w:lang w:val="id-ID" w:eastAsia="en-GB"/>
              </w:rPr>
              <w:t>byte</w:t>
            </w:r>
            <w:r w:rsidRPr="00C5046F">
              <w:rPr>
                <w:color w:val="212121"/>
                <w:sz w:val="22"/>
                <w:lang w:val="id-ID" w:eastAsia="en-GB"/>
              </w:rPr>
              <w:t xml:space="preserve"> yang akan ditulis ke proses yang ditentukan.</w:t>
            </w:r>
          </w:p>
        </w:tc>
      </w:tr>
      <w:tr w:rsidR="00A215E3" w:rsidRPr="00C5046F" w14:paraId="4764641C" w14:textId="77777777" w:rsidTr="00314B6C">
        <w:tc>
          <w:tcPr>
            <w:tcW w:w="2552" w:type="dxa"/>
          </w:tcPr>
          <w:p w14:paraId="2C625730"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2"/>
                <w:lang w:eastAsia="en-GB"/>
              </w:rPr>
            </w:pPr>
            <w:r w:rsidRPr="00C5046F">
              <w:rPr>
                <w:color w:val="000000" w:themeColor="text1"/>
                <w:sz w:val="22"/>
                <w:lang w:eastAsia="en-GB"/>
              </w:rPr>
              <w:lastRenderedPageBreak/>
              <w:t>lpNumberOfBytesWritten</w:t>
            </w:r>
          </w:p>
        </w:tc>
        <w:tc>
          <w:tcPr>
            <w:tcW w:w="6469" w:type="dxa"/>
          </w:tcPr>
          <w:p w14:paraId="53B7A5E7" w14:textId="77777777" w:rsidR="00A215E3" w:rsidRPr="00C5046F" w:rsidRDefault="00A215E3" w:rsidP="00314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2"/>
                <w:lang w:eastAsia="en-GB"/>
              </w:rPr>
            </w:pPr>
            <w:r w:rsidRPr="00C5046F">
              <w:rPr>
                <w:color w:val="000000" w:themeColor="text1"/>
                <w:sz w:val="22"/>
                <w:lang w:eastAsia="en-GB"/>
              </w:rPr>
              <w:t xml:space="preserve">Penunjuk ke variabel yang menerima jumlah </w:t>
            </w:r>
            <w:r w:rsidRPr="00C5046F">
              <w:rPr>
                <w:i/>
                <w:color w:val="000000" w:themeColor="text1"/>
                <w:sz w:val="22"/>
                <w:lang w:eastAsia="en-GB"/>
              </w:rPr>
              <w:t>byte</w:t>
            </w:r>
            <w:r w:rsidRPr="00C5046F">
              <w:rPr>
                <w:color w:val="000000" w:themeColor="text1"/>
                <w:sz w:val="22"/>
                <w:lang w:eastAsia="en-GB"/>
              </w:rPr>
              <w:t xml:space="preserve"> yang di-</w:t>
            </w:r>
            <w:r w:rsidRPr="00C5046F">
              <w:rPr>
                <w:i/>
                <w:iCs/>
                <w:color w:val="000000" w:themeColor="text1"/>
                <w:sz w:val="22"/>
                <w:lang w:eastAsia="en-GB"/>
              </w:rPr>
              <w:t>transfer</w:t>
            </w:r>
            <w:r w:rsidRPr="00C5046F">
              <w:rPr>
                <w:color w:val="000000" w:themeColor="text1"/>
                <w:sz w:val="22"/>
                <w:lang w:eastAsia="en-GB"/>
              </w:rPr>
              <w:t xml:space="preserve"> ke dalam proses tertentu.</w:t>
            </w:r>
          </w:p>
        </w:tc>
      </w:tr>
    </w:tbl>
    <w:p w14:paraId="7161742A" w14:textId="77777777" w:rsidR="00A215E3" w:rsidRPr="003F0DB2" w:rsidRDefault="00A215E3" w:rsidP="008F3623">
      <w:pPr>
        <w:pStyle w:val="Heading4"/>
        <w:keepLines w:val="0"/>
        <w:numPr>
          <w:ilvl w:val="3"/>
          <w:numId w:val="31"/>
        </w:numPr>
        <w:spacing w:before="240" w:after="60" w:line="360" w:lineRule="auto"/>
        <w:ind w:left="709" w:hanging="709"/>
        <w:rPr>
          <w:rFonts w:ascii="Times New Roman" w:hAnsi="Times New Roman" w:cs="Times New Roman"/>
          <w:b/>
          <w:i w:val="0"/>
          <w:color w:val="auto"/>
          <w:sz w:val="24"/>
          <w:szCs w:val="24"/>
        </w:rPr>
      </w:pPr>
      <w:bookmarkStart w:id="83" w:name="_Toc519842707"/>
      <w:bookmarkStart w:id="84" w:name="_Toc519867019"/>
      <w:bookmarkStart w:id="85" w:name="_Toc522192750"/>
      <w:r w:rsidRPr="003F0DB2">
        <w:rPr>
          <w:rFonts w:ascii="Times New Roman" w:hAnsi="Times New Roman" w:cs="Times New Roman"/>
          <w:b/>
          <w:i w:val="0"/>
          <w:color w:val="auto"/>
          <w:sz w:val="24"/>
          <w:szCs w:val="24"/>
        </w:rPr>
        <w:t>Fungsi VirtualProtectEx</w:t>
      </w:r>
      <w:bookmarkEnd w:id="83"/>
      <w:bookmarkEnd w:id="84"/>
      <w:bookmarkEnd w:id="85"/>
    </w:p>
    <w:p w14:paraId="42B261F9" w14:textId="4C254EC4" w:rsidR="00A215E3" w:rsidRPr="00610384" w:rsidRDefault="00A215E3" w:rsidP="00A215E3">
      <w:pPr>
        <w:spacing w:line="360" w:lineRule="auto"/>
        <w:jc w:val="both"/>
        <w:rPr>
          <w:sz w:val="24"/>
          <w:szCs w:val="24"/>
        </w:rPr>
      </w:pPr>
      <w:r w:rsidRPr="00610384">
        <w:rPr>
          <w:sz w:val="24"/>
          <w:szCs w:val="24"/>
        </w:rPr>
        <w:t xml:space="preserve">Fungsi ini digunakan untuk merubah proteksi pada bagian dari </w:t>
      </w:r>
      <w:r w:rsidRPr="00610384">
        <w:rPr>
          <w:i/>
          <w:iCs/>
          <w:sz w:val="24"/>
          <w:szCs w:val="24"/>
        </w:rPr>
        <w:t>page</w:t>
      </w:r>
      <w:r w:rsidRPr="00610384">
        <w:rPr>
          <w:sz w:val="24"/>
          <w:szCs w:val="24"/>
        </w:rPr>
        <w:t xml:space="preserve"> tertentu di </w:t>
      </w:r>
      <w:r w:rsidRPr="00610384">
        <w:rPr>
          <w:i/>
          <w:iCs/>
          <w:sz w:val="24"/>
          <w:szCs w:val="24"/>
        </w:rPr>
        <w:t>virtual address space</w:t>
      </w:r>
      <w:r w:rsidRPr="00610384">
        <w:rPr>
          <w:sz w:val="24"/>
          <w:szCs w:val="24"/>
        </w:rPr>
        <w:t xml:space="preserve"> </w:t>
      </w:r>
      <w:r w:rsidRPr="00610384">
        <w:rPr>
          <w:color w:val="000000"/>
          <w:sz w:val="24"/>
          <w:szCs w:val="24"/>
          <w:lang w:val="en-GB" w:eastAsia="en-GB"/>
        </w:rPr>
        <w:t>dari proses yang sedang dipanggil.</w:t>
      </w:r>
      <w:r w:rsidRPr="00610384">
        <w:rPr>
          <w:sz w:val="24"/>
          <w:szCs w:val="24"/>
        </w:rPr>
        <w:t xml:space="preserve"> Berikut sintaks C++ fungsi ini </w:t>
      </w:r>
      <w:sdt>
        <w:sdtPr>
          <w:rPr>
            <w:sz w:val="24"/>
            <w:szCs w:val="24"/>
          </w:rPr>
          <w:id w:val="-911234532"/>
          <w:citation/>
        </w:sdtPr>
        <w:sdtEndPr/>
        <w:sdtContent>
          <w:r w:rsidRPr="00610384">
            <w:rPr>
              <w:sz w:val="24"/>
              <w:szCs w:val="24"/>
            </w:rPr>
            <w:fldChar w:fldCharType="begin"/>
          </w:r>
          <w:r w:rsidRPr="00610384">
            <w:rPr>
              <w:sz w:val="24"/>
              <w:szCs w:val="24"/>
              <w:lang w:val="en-GB"/>
            </w:rPr>
            <w:instrText xml:space="preserve"> CITATION Mic183 \l 2057 </w:instrText>
          </w:r>
          <w:r w:rsidRPr="00610384">
            <w:rPr>
              <w:sz w:val="24"/>
              <w:szCs w:val="24"/>
            </w:rPr>
            <w:fldChar w:fldCharType="separate"/>
          </w:r>
          <w:r w:rsidR="008F1E94" w:rsidRPr="008F1E94">
            <w:rPr>
              <w:noProof/>
              <w:sz w:val="24"/>
              <w:szCs w:val="24"/>
              <w:lang w:val="en-GB"/>
            </w:rPr>
            <w:t>[15]</w:t>
          </w:r>
          <w:r w:rsidRPr="00610384">
            <w:rPr>
              <w:sz w:val="24"/>
              <w:szCs w:val="24"/>
            </w:rPr>
            <w:fldChar w:fldCharType="end"/>
          </w:r>
        </w:sdtContent>
      </w:sdt>
      <w:r w:rsidRPr="00610384">
        <w:rPr>
          <w:sz w:val="24"/>
          <w:szCs w:val="24"/>
        </w:rPr>
        <w:t>.</w:t>
      </w:r>
    </w:p>
    <w:p w14:paraId="50656AE4" w14:textId="77777777" w:rsidR="00A215E3" w:rsidRPr="00610384" w:rsidRDefault="00A215E3" w:rsidP="00A215E3">
      <w:pPr>
        <w:pStyle w:val="Default"/>
        <w:spacing w:line="360" w:lineRule="auto"/>
        <w:ind w:left="864"/>
        <w:jc w:val="both"/>
        <w:rPr>
          <w:rFonts w:ascii="Courier New" w:hAnsi="Courier New" w:cs="Courier New"/>
          <w:lang w:val="en-GB" w:eastAsia="en-GB"/>
        </w:rPr>
      </w:pPr>
      <w:r w:rsidRPr="00610384">
        <w:rPr>
          <w:rFonts w:ascii="Courier New" w:hAnsi="Courier New" w:cs="Courier New"/>
          <w:lang w:val="en-GB" w:eastAsia="en-GB"/>
        </w:rPr>
        <w:t xml:space="preserve">BOOL WINAPI </w:t>
      </w:r>
      <w:proofErr w:type="gramStart"/>
      <w:r w:rsidRPr="00610384">
        <w:rPr>
          <w:rFonts w:ascii="Courier New" w:hAnsi="Courier New" w:cs="Courier New"/>
          <w:lang w:val="en-GB" w:eastAsia="en-GB"/>
        </w:rPr>
        <w:t>VirtualProtectEx(</w:t>
      </w:r>
      <w:proofErr w:type="gramEnd"/>
    </w:p>
    <w:p w14:paraId="5DC29A12" w14:textId="77777777" w:rsidR="00A215E3" w:rsidRPr="00610384" w:rsidRDefault="00A215E3" w:rsidP="00A215E3">
      <w:pPr>
        <w:pStyle w:val="Default"/>
        <w:spacing w:line="360" w:lineRule="auto"/>
        <w:ind w:left="864"/>
        <w:jc w:val="both"/>
        <w:rPr>
          <w:rFonts w:ascii="Courier New" w:hAnsi="Courier New" w:cs="Courier New"/>
          <w:lang w:val="en-GB" w:eastAsia="en-GB"/>
        </w:rPr>
      </w:pPr>
      <w:r w:rsidRPr="00610384">
        <w:rPr>
          <w:rFonts w:ascii="Courier New" w:hAnsi="Courier New" w:cs="Courier New"/>
          <w:lang w:val="en-GB" w:eastAsia="en-GB"/>
        </w:rPr>
        <w:t xml:space="preserve">  _In</w:t>
      </w:r>
      <w:proofErr w:type="gramStart"/>
      <w:r w:rsidRPr="00610384">
        <w:rPr>
          <w:rFonts w:ascii="Courier New" w:hAnsi="Courier New" w:cs="Courier New"/>
          <w:lang w:val="en-GB" w:eastAsia="en-GB"/>
        </w:rPr>
        <w:t>_  HANDLE</w:t>
      </w:r>
      <w:proofErr w:type="gramEnd"/>
      <w:r w:rsidRPr="00610384">
        <w:rPr>
          <w:rFonts w:ascii="Courier New" w:hAnsi="Courier New" w:cs="Courier New"/>
          <w:lang w:val="en-GB" w:eastAsia="en-GB"/>
        </w:rPr>
        <w:t xml:space="preserve"> hProcess,</w:t>
      </w:r>
    </w:p>
    <w:p w14:paraId="0D9D9E4D" w14:textId="77777777" w:rsidR="00A215E3" w:rsidRPr="00610384" w:rsidRDefault="00A215E3" w:rsidP="00A215E3">
      <w:pPr>
        <w:pStyle w:val="Default"/>
        <w:spacing w:line="360" w:lineRule="auto"/>
        <w:ind w:left="864"/>
        <w:jc w:val="both"/>
        <w:rPr>
          <w:rFonts w:ascii="Courier New" w:hAnsi="Courier New" w:cs="Courier New"/>
          <w:lang w:val="en-GB" w:eastAsia="en-GB"/>
        </w:rPr>
      </w:pPr>
      <w:r w:rsidRPr="00610384">
        <w:rPr>
          <w:rFonts w:ascii="Courier New" w:hAnsi="Courier New" w:cs="Courier New"/>
          <w:lang w:val="en-GB" w:eastAsia="en-GB"/>
        </w:rPr>
        <w:t xml:space="preserve">  _In</w:t>
      </w:r>
      <w:proofErr w:type="gramStart"/>
      <w:r w:rsidRPr="00610384">
        <w:rPr>
          <w:rFonts w:ascii="Courier New" w:hAnsi="Courier New" w:cs="Courier New"/>
          <w:lang w:val="en-GB" w:eastAsia="en-GB"/>
        </w:rPr>
        <w:t>_  LPVOID</w:t>
      </w:r>
      <w:proofErr w:type="gramEnd"/>
      <w:r w:rsidRPr="00610384">
        <w:rPr>
          <w:rFonts w:ascii="Courier New" w:hAnsi="Courier New" w:cs="Courier New"/>
          <w:lang w:val="en-GB" w:eastAsia="en-GB"/>
        </w:rPr>
        <w:t xml:space="preserve"> lpAddress,</w:t>
      </w:r>
    </w:p>
    <w:p w14:paraId="72CEA9D1" w14:textId="77777777" w:rsidR="00A215E3" w:rsidRPr="00610384" w:rsidRDefault="00A215E3" w:rsidP="00A215E3">
      <w:pPr>
        <w:pStyle w:val="Default"/>
        <w:spacing w:line="360" w:lineRule="auto"/>
        <w:ind w:left="864"/>
        <w:jc w:val="both"/>
        <w:rPr>
          <w:rFonts w:ascii="Courier New" w:hAnsi="Courier New" w:cs="Courier New"/>
          <w:lang w:val="en-GB" w:eastAsia="en-GB"/>
        </w:rPr>
      </w:pPr>
      <w:r w:rsidRPr="00610384">
        <w:rPr>
          <w:rFonts w:ascii="Courier New" w:hAnsi="Courier New" w:cs="Courier New"/>
          <w:lang w:val="en-GB" w:eastAsia="en-GB"/>
        </w:rPr>
        <w:t xml:space="preserve">  _In</w:t>
      </w:r>
      <w:proofErr w:type="gramStart"/>
      <w:r w:rsidRPr="00610384">
        <w:rPr>
          <w:rFonts w:ascii="Courier New" w:hAnsi="Courier New" w:cs="Courier New"/>
          <w:lang w:val="en-GB" w:eastAsia="en-GB"/>
        </w:rPr>
        <w:t>_  SIZE</w:t>
      </w:r>
      <w:proofErr w:type="gramEnd"/>
      <w:r w:rsidRPr="00610384">
        <w:rPr>
          <w:rFonts w:ascii="Courier New" w:hAnsi="Courier New" w:cs="Courier New"/>
          <w:lang w:val="en-GB" w:eastAsia="en-GB"/>
        </w:rPr>
        <w:t>_T dwSize,</w:t>
      </w:r>
    </w:p>
    <w:p w14:paraId="7D559974" w14:textId="77777777" w:rsidR="00A215E3" w:rsidRPr="00610384" w:rsidRDefault="00A215E3" w:rsidP="00A215E3">
      <w:pPr>
        <w:pStyle w:val="Default"/>
        <w:spacing w:line="360" w:lineRule="auto"/>
        <w:ind w:left="864"/>
        <w:jc w:val="both"/>
        <w:rPr>
          <w:rFonts w:ascii="Courier New" w:hAnsi="Courier New" w:cs="Courier New"/>
          <w:lang w:val="en-GB" w:eastAsia="en-GB"/>
        </w:rPr>
      </w:pPr>
      <w:r w:rsidRPr="00610384">
        <w:rPr>
          <w:rFonts w:ascii="Courier New" w:hAnsi="Courier New" w:cs="Courier New"/>
          <w:lang w:val="en-GB" w:eastAsia="en-GB"/>
        </w:rPr>
        <w:t xml:space="preserve">  _In</w:t>
      </w:r>
      <w:proofErr w:type="gramStart"/>
      <w:r w:rsidRPr="00610384">
        <w:rPr>
          <w:rFonts w:ascii="Courier New" w:hAnsi="Courier New" w:cs="Courier New"/>
          <w:lang w:val="en-GB" w:eastAsia="en-GB"/>
        </w:rPr>
        <w:t>_  DWORD</w:t>
      </w:r>
      <w:proofErr w:type="gramEnd"/>
      <w:r w:rsidRPr="00610384">
        <w:rPr>
          <w:rFonts w:ascii="Courier New" w:hAnsi="Courier New" w:cs="Courier New"/>
          <w:lang w:val="en-GB" w:eastAsia="en-GB"/>
        </w:rPr>
        <w:t xml:space="preserve">  flNewProtect,</w:t>
      </w:r>
    </w:p>
    <w:p w14:paraId="57ECF1F2" w14:textId="77777777" w:rsidR="00A215E3" w:rsidRPr="00610384" w:rsidRDefault="00A215E3" w:rsidP="00A215E3">
      <w:pPr>
        <w:pStyle w:val="Default"/>
        <w:spacing w:line="360" w:lineRule="auto"/>
        <w:ind w:left="864"/>
        <w:jc w:val="both"/>
        <w:rPr>
          <w:rFonts w:ascii="Courier New" w:hAnsi="Courier New" w:cs="Courier New"/>
          <w:lang w:val="en-GB" w:eastAsia="en-GB"/>
        </w:rPr>
      </w:pPr>
      <w:r w:rsidRPr="00610384">
        <w:rPr>
          <w:rFonts w:ascii="Courier New" w:hAnsi="Courier New" w:cs="Courier New"/>
          <w:lang w:val="en-GB" w:eastAsia="en-GB"/>
        </w:rPr>
        <w:t xml:space="preserve">  _Out_ PDWORD lpflOldProtect</w:t>
      </w:r>
    </w:p>
    <w:p w14:paraId="380AC607" w14:textId="77777777" w:rsidR="00A215E3" w:rsidRPr="00610384" w:rsidRDefault="00A215E3" w:rsidP="00A215E3">
      <w:pPr>
        <w:pStyle w:val="Default"/>
        <w:spacing w:line="360" w:lineRule="auto"/>
        <w:ind w:left="864"/>
        <w:jc w:val="both"/>
        <w:rPr>
          <w:rFonts w:ascii="Courier New" w:hAnsi="Courier New" w:cs="Courier New"/>
          <w:lang w:val="en-GB" w:eastAsia="en-GB"/>
        </w:rPr>
      </w:pPr>
      <w:r w:rsidRPr="00610384">
        <w:rPr>
          <w:rFonts w:ascii="Courier New" w:hAnsi="Courier New" w:cs="Courier New"/>
          <w:lang w:val="en-GB" w:eastAsia="en-GB"/>
        </w:rPr>
        <w:t>);</w:t>
      </w:r>
    </w:p>
    <w:p w14:paraId="105BD0B7" w14:textId="72B75C01"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rPr>
      </w:pPr>
      <w:r w:rsidRPr="00610384">
        <w:rPr>
          <w:sz w:val="24"/>
          <w:szCs w:val="24"/>
        </w:rPr>
        <w:t>Parameter da</w:t>
      </w:r>
      <w:r w:rsidR="00310E28" w:rsidRPr="00610384">
        <w:rPr>
          <w:sz w:val="24"/>
          <w:szCs w:val="24"/>
        </w:rPr>
        <w:t>ri</w:t>
      </w:r>
      <w:r w:rsidRPr="00610384">
        <w:rPr>
          <w:sz w:val="24"/>
          <w:szCs w:val="24"/>
        </w:rPr>
        <w:t xml:space="preserve"> fungsi ini dapat dilihat pada </w:t>
      </w:r>
      <w:r w:rsidR="006F5D89" w:rsidRPr="006F5D89">
        <w:rPr>
          <w:sz w:val="24"/>
          <w:szCs w:val="24"/>
        </w:rPr>
        <w:fldChar w:fldCharType="begin"/>
      </w:r>
      <w:r w:rsidR="006F5D89" w:rsidRPr="006F5D89">
        <w:rPr>
          <w:sz w:val="24"/>
          <w:szCs w:val="24"/>
        </w:rPr>
        <w:instrText xml:space="preserve"> REF _Ref519871636 \h  \* MERGEFORMAT </w:instrText>
      </w:r>
      <w:r w:rsidR="006F5D89" w:rsidRPr="006F5D89">
        <w:rPr>
          <w:sz w:val="24"/>
          <w:szCs w:val="24"/>
        </w:rPr>
      </w:r>
      <w:r w:rsidR="006F5D89" w:rsidRPr="006F5D89">
        <w:rPr>
          <w:sz w:val="24"/>
          <w:szCs w:val="24"/>
        </w:rPr>
        <w:fldChar w:fldCharType="separate"/>
      </w:r>
      <w:r w:rsidR="00EC7493" w:rsidRPr="00EC7493">
        <w:rPr>
          <w:sz w:val="24"/>
          <w:szCs w:val="24"/>
        </w:rPr>
        <w:t xml:space="preserve">Tabel </w:t>
      </w:r>
      <w:r w:rsidR="00EC7493" w:rsidRPr="00EC7493">
        <w:rPr>
          <w:noProof/>
          <w:sz w:val="24"/>
          <w:szCs w:val="24"/>
        </w:rPr>
        <w:t>2.3</w:t>
      </w:r>
      <w:r w:rsidR="006F5D89" w:rsidRPr="006F5D89">
        <w:rPr>
          <w:sz w:val="24"/>
          <w:szCs w:val="24"/>
        </w:rPr>
        <w:fldChar w:fldCharType="end"/>
      </w:r>
      <w:r w:rsidRPr="00610384">
        <w:rPr>
          <w:sz w:val="24"/>
          <w:szCs w:val="24"/>
        </w:rPr>
        <w:t>.</w:t>
      </w:r>
    </w:p>
    <w:p w14:paraId="2D62AB9D" w14:textId="127B2B0C" w:rsidR="00A215E3" w:rsidRPr="00A944CF" w:rsidRDefault="00A215E3" w:rsidP="00A215E3">
      <w:pPr>
        <w:pStyle w:val="Caption"/>
        <w:keepNext/>
        <w:jc w:val="center"/>
        <w:rPr>
          <w:b/>
          <w:i w:val="0"/>
          <w:color w:val="auto"/>
          <w:sz w:val="20"/>
          <w:szCs w:val="20"/>
        </w:rPr>
      </w:pPr>
      <w:bookmarkStart w:id="86" w:name="_Ref519871636"/>
      <w:bookmarkStart w:id="87" w:name="_Toc519843487"/>
      <w:bookmarkStart w:id="88" w:name="_Toc519862672"/>
      <w:bookmarkStart w:id="89" w:name="_Toc522045344"/>
      <w:r w:rsidRPr="00A944CF">
        <w:rPr>
          <w:b/>
          <w:i w:val="0"/>
          <w:color w:val="auto"/>
          <w:sz w:val="20"/>
          <w:szCs w:val="20"/>
        </w:rPr>
        <w:t xml:space="preserve">Tabel </w:t>
      </w:r>
      <w:r w:rsidR="00587391">
        <w:rPr>
          <w:b/>
          <w:i w:val="0"/>
          <w:color w:val="auto"/>
          <w:sz w:val="20"/>
          <w:szCs w:val="20"/>
        </w:rPr>
        <w:fldChar w:fldCharType="begin"/>
      </w:r>
      <w:r w:rsidR="00587391">
        <w:rPr>
          <w:b/>
          <w:i w:val="0"/>
          <w:color w:val="auto"/>
          <w:sz w:val="20"/>
          <w:szCs w:val="20"/>
        </w:rPr>
        <w:instrText xml:space="preserve"> STYLEREF 1 \s </w:instrText>
      </w:r>
      <w:r w:rsidR="00587391">
        <w:rPr>
          <w:b/>
          <w:i w:val="0"/>
          <w:color w:val="auto"/>
          <w:sz w:val="20"/>
          <w:szCs w:val="20"/>
        </w:rPr>
        <w:fldChar w:fldCharType="separate"/>
      </w:r>
      <w:r w:rsidR="00EC7493">
        <w:rPr>
          <w:b/>
          <w:i w:val="0"/>
          <w:noProof/>
          <w:color w:val="auto"/>
          <w:sz w:val="20"/>
          <w:szCs w:val="20"/>
        </w:rPr>
        <w:t>2</w:t>
      </w:r>
      <w:r w:rsidR="00587391">
        <w:rPr>
          <w:b/>
          <w:i w:val="0"/>
          <w:color w:val="auto"/>
          <w:sz w:val="20"/>
          <w:szCs w:val="20"/>
        </w:rPr>
        <w:fldChar w:fldCharType="end"/>
      </w:r>
      <w:r w:rsidR="00587391">
        <w:rPr>
          <w:b/>
          <w:i w:val="0"/>
          <w:color w:val="auto"/>
          <w:sz w:val="20"/>
          <w:szCs w:val="20"/>
        </w:rPr>
        <w:t>.</w:t>
      </w:r>
      <w:r w:rsidR="00587391">
        <w:rPr>
          <w:b/>
          <w:i w:val="0"/>
          <w:color w:val="auto"/>
          <w:sz w:val="20"/>
          <w:szCs w:val="20"/>
        </w:rPr>
        <w:fldChar w:fldCharType="begin"/>
      </w:r>
      <w:r w:rsidR="00587391">
        <w:rPr>
          <w:b/>
          <w:i w:val="0"/>
          <w:color w:val="auto"/>
          <w:sz w:val="20"/>
          <w:szCs w:val="20"/>
        </w:rPr>
        <w:instrText xml:space="preserve"> SEQ Tabel \* ARABIC \s 1 </w:instrText>
      </w:r>
      <w:r w:rsidR="00587391">
        <w:rPr>
          <w:b/>
          <w:i w:val="0"/>
          <w:color w:val="auto"/>
          <w:sz w:val="20"/>
          <w:szCs w:val="20"/>
        </w:rPr>
        <w:fldChar w:fldCharType="separate"/>
      </w:r>
      <w:r w:rsidR="00EC7493">
        <w:rPr>
          <w:b/>
          <w:i w:val="0"/>
          <w:noProof/>
          <w:color w:val="auto"/>
          <w:sz w:val="20"/>
          <w:szCs w:val="20"/>
        </w:rPr>
        <w:t>3</w:t>
      </w:r>
      <w:r w:rsidR="00587391">
        <w:rPr>
          <w:b/>
          <w:i w:val="0"/>
          <w:color w:val="auto"/>
          <w:sz w:val="20"/>
          <w:szCs w:val="20"/>
        </w:rPr>
        <w:fldChar w:fldCharType="end"/>
      </w:r>
      <w:bookmarkEnd w:id="86"/>
      <w:r w:rsidRPr="00A944CF">
        <w:rPr>
          <w:b/>
          <w:i w:val="0"/>
          <w:color w:val="auto"/>
          <w:sz w:val="20"/>
          <w:szCs w:val="20"/>
        </w:rPr>
        <w:t xml:space="preserve"> Parameter Fungsi VirtualProtextEx</w:t>
      </w:r>
      <w:bookmarkEnd w:id="87"/>
      <w:bookmarkEnd w:id="88"/>
      <w:bookmarkEnd w:id="89"/>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662"/>
      </w:tblGrid>
      <w:tr w:rsidR="00A215E3" w:rsidRPr="00C5046F" w14:paraId="1636E7A1" w14:textId="77777777" w:rsidTr="00314B6C">
        <w:tc>
          <w:tcPr>
            <w:tcW w:w="2410" w:type="dxa"/>
          </w:tcPr>
          <w:p w14:paraId="3D5E632D" w14:textId="77777777" w:rsidR="00A215E3" w:rsidRPr="00C5046F" w:rsidRDefault="00A215E3" w:rsidP="00314B6C">
            <w:pPr>
              <w:pStyle w:val="Default"/>
              <w:spacing w:line="360" w:lineRule="auto"/>
              <w:jc w:val="both"/>
              <w:rPr>
                <w:b/>
                <w:bCs/>
                <w:sz w:val="22"/>
                <w:szCs w:val="20"/>
                <w:lang w:eastAsia="en-GB"/>
              </w:rPr>
            </w:pPr>
            <w:r w:rsidRPr="00C5046F">
              <w:rPr>
                <w:b/>
                <w:bCs/>
                <w:sz w:val="22"/>
                <w:szCs w:val="20"/>
                <w:lang w:eastAsia="en-GB"/>
              </w:rPr>
              <w:t>Parameter</w:t>
            </w:r>
          </w:p>
        </w:tc>
        <w:tc>
          <w:tcPr>
            <w:tcW w:w="6662" w:type="dxa"/>
          </w:tcPr>
          <w:p w14:paraId="690F9794" w14:textId="77777777" w:rsidR="00A215E3" w:rsidRPr="00C5046F" w:rsidRDefault="00A215E3" w:rsidP="00314B6C">
            <w:pPr>
              <w:pStyle w:val="Default"/>
              <w:spacing w:line="360" w:lineRule="auto"/>
              <w:jc w:val="both"/>
              <w:rPr>
                <w:b/>
                <w:bCs/>
                <w:sz w:val="22"/>
                <w:szCs w:val="20"/>
                <w:lang w:eastAsia="en-GB"/>
              </w:rPr>
            </w:pPr>
            <w:r w:rsidRPr="00C5046F">
              <w:rPr>
                <w:b/>
                <w:bCs/>
                <w:sz w:val="22"/>
                <w:szCs w:val="20"/>
                <w:lang w:eastAsia="en-GB"/>
              </w:rPr>
              <w:t>Keterangan</w:t>
            </w:r>
          </w:p>
        </w:tc>
      </w:tr>
      <w:tr w:rsidR="00A215E3" w:rsidRPr="00C5046F" w14:paraId="0D02BE37" w14:textId="77777777" w:rsidTr="00314B6C">
        <w:tc>
          <w:tcPr>
            <w:tcW w:w="2410" w:type="dxa"/>
          </w:tcPr>
          <w:p w14:paraId="5360BD51" w14:textId="77777777" w:rsidR="00A215E3" w:rsidRPr="00C5046F" w:rsidRDefault="00A215E3" w:rsidP="00314B6C">
            <w:pPr>
              <w:pStyle w:val="Default"/>
              <w:spacing w:line="360" w:lineRule="auto"/>
              <w:jc w:val="both"/>
              <w:rPr>
                <w:sz w:val="22"/>
                <w:szCs w:val="20"/>
                <w:lang w:eastAsia="en-GB"/>
              </w:rPr>
            </w:pPr>
            <w:r w:rsidRPr="00C5046F">
              <w:rPr>
                <w:sz w:val="22"/>
                <w:szCs w:val="20"/>
                <w:lang w:eastAsia="en-GB"/>
              </w:rPr>
              <w:t>hProcess</w:t>
            </w:r>
          </w:p>
        </w:tc>
        <w:tc>
          <w:tcPr>
            <w:tcW w:w="6662" w:type="dxa"/>
          </w:tcPr>
          <w:p w14:paraId="414B9E3F" w14:textId="77777777" w:rsidR="00A215E3" w:rsidRPr="00C5046F" w:rsidRDefault="00A215E3" w:rsidP="00314B6C">
            <w:pPr>
              <w:pStyle w:val="HTMLPreformatted"/>
              <w:shd w:val="clear" w:color="auto" w:fill="FFFFFF" w:themeFill="background1"/>
              <w:rPr>
                <w:rFonts w:ascii="Times New Roman" w:hAnsi="Times New Roman" w:cs="Times New Roman"/>
                <w:color w:val="212121"/>
                <w:sz w:val="22"/>
                <w:lang w:eastAsia="en-GB"/>
              </w:rPr>
            </w:pPr>
            <w:r w:rsidRPr="00C5046F">
              <w:rPr>
                <w:rFonts w:ascii="Times New Roman" w:hAnsi="Times New Roman" w:cs="Times New Roman"/>
                <w:i/>
                <w:iCs/>
                <w:sz w:val="22"/>
                <w:lang w:eastAsia="en-GB"/>
              </w:rPr>
              <w:t>Handle</w:t>
            </w:r>
            <w:r w:rsidRPr="00C5046F">
              <w:rPr>
                <w:rFonts w:ascii="Times New Roman" w:hAnsi="Times New Roman" w:cs="Times New Roman"/>
                <w:sz w:val="22"/>
                <w:lang w:eastAsia="en-GB"/>
              </w:rPr>
              <w:t xml:space="preserve"> </w:t>
            </w:r>
            <w:r w:rsidRPr="00C5046F">
              <w:rPr>
                <w:rFonts w:ascii="Times New Roman" w:hAnsi="Times New Roman" w:cs="Times New Roman"/>
                <w:color w:val="212121"/>
                <w:sz w:val="22"/>
                <w:lang w:val="id-ID" w:eastAsia="en-GB"/>
              </w:rPr>
              <w:t>untuk proses yang perlindungan memorinya harus diubah.</w:t>
            </w:r>
          </w:p>
        </w:tc>
      </w:tr>
      <w:tr w:rsidR="00A215E3" w:rsidRPr="00C5046F" w14:paraId="644263BB" w14:textId="77777777" w:rsidTr="00314B6C">
        <w:tc>
          <w:tcPr>
            <w:tcW w:w="2410" w:type="dxa"/>
          </w:tcPr>
          <w:p w14:paraId="3D4809F7" w14:textId="77777777" w:rsidR="00A215E3" w:rsidRPr="00C5046F" w:rsidRDefault="00A215E3" w:rsidP="00314B6C">
            <w:pPr>
              <w:pStyle w:val="Default"/>
              <w:spacing w:line="360" w:lineRule="auto"/>
              <w:jc w:val="both"/>
              <w:rPr>
                <w:sz w:val="22"/>
                <w:szCs w:val="20"/>
                <w:lang w:eastAsia="en-GB"/>
              </w:rPr>
            </w:pPr>
            <w:r w:rsidRPr="00C5046F">
              <w:rPr>
                <w:sz w:val="22"/>
                <w:szCs w:val="20"/>
                <w:lang w:eastAsia="en-GB"/>
              </w:rPr>
              <w:t>lpAddress</w:t>
            </w:r>
          </w:p>
        </w:tc>
        <w:tc>
          <w:tcPr>
            <w:tcW w:w="6662" w:type="dxa"/>
          </w:tcPr>
          <w:p w14:paraId="0FB3153C" w14:textId="77777777" w:rsidR="00A215E3" w:rsidRPr="00C5046F" w:rsidRDefault="00A215E3" w:rsidP="00314B6C">
            <w:pPr>
              <w:pStyle w:val="Default"/>
              <w:spacing w:line="360" w:lineRule="auto"/>
              <w:jc w:val="both"/>
              <w:rPr>
                <w:sz w:val="22"/>
                <w:szCs w:val="20"/>
                <w:lang w:eastAsia="en-GB"/>
              </w:rPr>
            </w:pPr>
            <w:r w:rsidRPr="00C5046F">
              <w:rPr>
                <w:sz w:val="22"/>
                <w:szCs w:val="20"/>
                <w:lang w:eastAsia="en-GB"/>
              </w:rPr>
              <w:t>Penunjuk ke alamat dasar dari daerah halaman yang atribut proteksi aksesnya harus diubah.</w:t>
            </w:r>
          </w:p>
        </w:tc>
      </w:tr>
      <w:tr w:rsidR="00A215E3" w:rsidRPr="00C5046F" w14:paraId="33E68637" w14:textId="77777777" w:rsidTr="00314B6C">
        <w:tc>
          <w:tcPr>
            <w:tcW w:w="2410" w:type="dxa"/>
          </w:tcPr>
          <w:p w14:paraId="61F8DAF8" w14:textId="77777777" w:rsidR="00A215E3" w:rsidRPr="00C5046F" w:rsidRDefault="00A215E3" w:rsidP="00314B6C">
            <w:pPr>
              <w:pStyle w:val="Default"/>
              <w:spacing w:line="360" w:lineRule="auto"/>
              <w:jc w:val="both"/>
              <w:rPr>
                <w:sz w:val="22"/>
                <w:szCs w:val="20"/>
                <w:lang w:eastAsia="en-GB"/>
              </w:rPr>
            </w:pPr>
            <w:r w:rsidRPr="00C5046F">
              <w:rPr>
                <w:sz w:val="22"/>
                <w:szCs w:val="20"/>
                <w:lang w:eastAsia="en-GB"/>
              </w:rPr>
              <w:t>dwSize</w:t>
            </w:r>
          </w:p>
        </w:tc>
        <w:tc>
          <w:tcPr>
            <w:tcW w:w="6662" w:type="dxa"/>
          </w:tcPr>
          <w:p w14:paraId="22F5345D" w14:textId="77777777" w:rsidR="00A215E3" w:rsidRPr="00C5046F" w:rsidRDefault="00A215E3" w:rsidP="00314B6C">
            <w:pPr>
              <w:pStyle w:val="Default"/>
              <w:spacing w:line="360" w:lineRule="auto"/>
              <w:jc w:val="both"/>
              <w:rPr>
                <w:sz w:val="22"/>
                <w:szCs w:val="20"/>
                <w:lang w:eastAsia="en-GB"/>
              </w:rPr>
            </w:pPr>
            <w:r w:rsidRPr="00C5046F">
              <w:rPr>
                <w:sz w:val="22"/>
                <w:szCs w:val="20"/>
                <w:lang w:eastAsia="en-GB"/>
              </w:rPr>
              <w:t xml:space="preserve">Ukuran wilayah yang atribut perlindungan aksesnya diubah, dalam </w:t>
            </w:r>
            <w:r w:rsidRPr="00C5046F">
              <w:rPr>
                <w:i/>
                <w:sz w:val="22"/>
                <w:szCs w:val="20"/>
                <w:lang w:eastAsia="en-GB"/>
              </w:rPr>
              <w:t>byte</w:t>
            </w:r>
            <w:r w:rsidRPr="00C5046F">
              <w:rPr>
                <w:sz w:val="22"/>
                <w:szCs w:val="20"/>
                <w:lang w:eastAsia="en-GB"/>
              </w:rPr>
              <w:t>.</w:t>
            </w:r>
          </w:p>
        </w:tc>
      </w:tr>
      <w:tr w:rsidR="00A215E3" w:rsidRPr="00C5046F" w14:paraId="6566D511" w14:textId="77777777" w:rsidTr="00314B6C">
        <w:tc>
          <w:tcPr>
            <w:tcW w:w="2410" w:type="dxa"/>
          </w:tcPr>
          <w:p w14:paraId="2DB7A8D3" w14:textId="77777777" w:rsidR="00A215E3" w:rsidRPr="00C5046F" w:rsidRDefault="00A215E3" w:rsidP="00314B6C">
            <w:pPr>
              <w:pStyle w:val="Default"/>
              <w:spacing w:line="360" w:lineRule="auto"/>
              <w:jc w:val="both"/>
              <w:rPr>
                <w:sz w:val="22"/>
                <w:szCs w:val="20"/>
                <w:lang w:eastAsia="en-GB"/>
              </w:rPr>
            </w:pPr>
            <w:r w:rsidRPr="00C5046F">
              <w:rPr>
                <w:sz w:val="22"/>
                <w:szCs w:val="20"/>
                <w:lang w:eastAsia="en-GB"/>
              </w:rPr>
              <w:t>flNewProtect</w:t>
            </w:r>
          </w:p>
        </w:tc>
        <w:tc>
          <w:tcPr>
            <w:tcW w:w="6662" w:type="dxa"/>
          </w:tcPr>
          <w:p w14:paraId="79D46D02" w14:textId="77777777" w:rsidR="00A215E3" w:rsidRPr="00C5046F" w:rsidRDefault="00A215E3" w:rsidP="00314B6C">
            <w:pPr>
              <w:pStyle w:val="Default"/>
              <w:spacing w:line="360" w:lineRule="auto"/>
              <w:jc w:val="both"/>
              <w:rPr>
                <w:sz w:val="22"/>
                <w:szCs w:val="20"/>
                <w:lang w:eastAsia="en-GB"/>
              </w:rPr>
            </w:pPr>
            <w:r w:rsidRPr="00C5046F">
              <w:rPr>
                <w:sz w:val="22"/>
                <w:szCs w:val="20"/>
                <w:lang w:eastAsia="en-GB"/>
              </w:rPr>
              <w:t>Opsi perlindungan memori.</w:t>
            </w:r>
          </w:p>
        </w:tc>
      </w:tr>
      <w:tr w:rsidR="00A215E3" w:rsidRPr="00C5046F" w14:paraId="5675FF68" w14:textId="77777777" w:rsidTr="00314B6C">
        <w:tc>
          <w:tcPr>
            <w:tcW w:w="2410" w:type="dxa"/>
          </w:tcPr>
          <w:p w14:paraId="3508EA62" w14:textId="77777777" w:rsidR="00A215E3" w:rsidRPr="00C5046F" w:rsidRDefault="00A215E3" w:rsidP="00314B6C">
            <w:pPr>
              <w:pStyle w:val="Default"/>
              <w:spacing w:line="360" w:lineRule="auto"/>
              <w:jc w:val="both"/>
              <w:rPr>
                <w:sz w:val="22"/>
                <w:szCs w:val="20"/>
                <w:lang w:eastAsia="en-GB"/>
              </w:rPr>
            </w:pPr>
            <w:r w:rsidRPr="00C5046F">
              <w:rPr>
                <w:sz w:val="22"/>
                <w:szCs w:val="20"/>
                <w:lang w:eastAsia="en-GB"/>
              </w:rPr>
              <w:t>lpflOldProtect</w:t>
            </w:r>
          </w:p>
        </w:tc>
        <w:tc>
          <w:tcPr>
            <w:tcW w:w="6662" w:type="dxa"/>
          </w:tcPr>
          <w:p w14:paraId="32147916" w14:textId="77777777" w:rsidR="00A215E3" w:rsidRPr="00C5046F" w:rsidRDefault="00A215E3" w:rsidP="00314B6C">
            <w:pPr>
              <w:pStyle w:val="Default"/>
              <w:spacing w:line="360" w:lineRule="auto"/>
              <w:jc w:val="both"/>
              <w:rPr>
                <w:sz w:val="22"/>
                <w:szCs w:val="20"/>
                <w:lang w:eastAsia="en-GB"/>
              </w:rPr>
            </w:pPr>
            <w:r w:rsidRPr="00C5046F">
              <w:rPr>
                <w:sz w:val="22"/>
                <w:szCs w:val="20"/>
                <w:lang w:eastAsia="en-GB"/>
              </w:rPr>
              <w:t>Penunjuk ke variabel yang menerima perlindungan akses sebelumnya dari halaman pertama di daerah halaman tertentu.</w:t>
            </w:r>
          </w:p>
        </w:tc>
      </w:tr>
    </w:tbl>
    <w:p w14:paraId="07D41E63" w14:textId="77777777" w:rsidR="00A215E3" w:rsidRPr="003F0DB2" w:rsidRDefault="00A215E3" w:rsidP="008F3623">
      <w:pPr>
        <w:pStyle w:val="Heading4"/>
        <w:keepLines w:val="0"/>
        <w:numPr>
          <w:ilvl w:val="3"/>
          <w:numId w:val="31"/>
        </w:numPr>
        <w:spacing w:before="240" w:after="60" w:line="360" w:lineRule="auto"/>
        <w:ind w:left="709" w:hanging="709"/>
        <w:rPr>
          <w:rFonts w:ascii="Times New Roman" w:hAnsi="Times New Roman" w:cs="Times New Roman"/>
          <w:b/>
          <w:i w:val="0"/>
          <w:color w:val="auto"/>
          <w:sz w:val="24"/>
          <w:szCs w:val="24"/>
        </w:rPr>
      </w:pPr>
      <w:bookmarkStart w:id="90" w:name="_Toc519842708"/>
      <w:bookmarkStart w:id="91" w:name="_Toc519867020"/>
      <w:bookmarkStart w:id="92" w:name="_Toc522192751"/>
      <w:r w:rsidRPr="003F0DB2">
        <w:rPr>
          <w:rFonts w:ascii="Times New Roman" w:hAnsi="Times New Roman" w:cs="Times New Roman"/>
          <w:b/>
          <w:i w:val="0"/>
          <w:color w:val="auto"/>
          <w:sz w:val="24"/>
          <w:szCs w:val="24"/>
        </w:rPr>
        <w:t>Fungsi VirtualQueryEx</w:t>
      </w:r>
      <w:bookmarkEnd w:id="90"/>
      <w:bookmarkEnd w:id="91"/>
      <w:bookmarkEnd w:id="92"/>
    </w:p>
    <w:p w14:paraId="6F9E7B20" w14:textId="314F13D8" w:rsidR="00A215E3" w:rsidRPr="00610384" w:rsidRDefault="00A215E3" w:rsidP="00A21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rPr>
      </w:pPr>
      <w:r w:rsidRPr="00610384">
        <w:rPr>
          <w:color w:val="000000"/>
          <w:sz w:val="24"/>
          <w:szCs w:val="24"/>
          <w:lang w:val="en-GB" w:eastAsia="en-GB"/>
        </w:rPr>
        <w:t xml:space="preserve">Fungsi ini digunakan untuk mengambil informasi mengenai berbagai halaman di </w:t>
      </w:r>
      <w:r w:rsidRPr="00610384">
        <w:rPr>
          <w:i/>
          <w:iCs/>
          <w:color w:val="000000"/>
          <w:sz w:val="24"/>
          <w:szCs w:val="24"/>
          <w:lang w:val="en-GB" w:eastAsia="en-GB"/>
        </w:rPr>
        <w:t>virtual address space</w:t>
      </w:r>
      <w:r w:rsidRPr="00610384">
        <w:rPr>
          <w:color w:val="000000"/>
          <w:sz w:val="24"/>
          <w:szCs w:val="24"/>
          <w:lang w:val="en-GB" w:eastAsia="en-GB"/>
        </w:rPr>
        <w:t xml:space="preserve"> dari proses tertentu. </w:t>
      </w:r>
      <w:r w:rsidRPr="00610384">
        <w:rPr>
          <w:sz w:val="24"/>
          <w:szCs w:val="24"/>
        </w:rPr>
        <w:t xml:space="preserve">Berikut sintaks C++ fungsi ini </w:t>
      </w:r>
      <w:sdt>
        <w:sdtPr>
          <w:rPr>
            <w:sz w:val="24"/>
            <w:szCs w:val="24"/>
          </w:rPr>
          <w:id w:val="1562824568"/>
          <w:citation/>
        </w:sdtPr>
        <w:sdtEndPr/>
        <w:sdtContent>
          <w:r w:rsidRPr="00610384">
            <w:rPr>
              <w:sz w:val="24"/>
              <w:szCs w:val="24"/>
            </w:rPr>
            <w:fldChar w:fldCharType="begin"/>
          </w:r>
          <w:r w:rsidRPr="00610384">
            <w:rPr>
              <w:sz w:val="24"/>
              <w:szCs w:val="24"/>
              <w:lang w:val="en-GB"/>
            </w:rPr>
            <w:instrText xml:space="preserve"> CITATION Mic182 \l 2057 </w:instrText>
          </w:r>
          <w:r w:rsidRPr="00610384">
            <w:rPr>
              <w:sz w:val="24"/>
              <w:szCs w:val="24"/>
            </w:rPr>
            <w:fldChar w:fldCharType="separate"/>
          </w:r>
          <w:r w:rsidR="008F1E94" w:rsidRPr="008F1E94">
            <w:rPr>
              <w:noProof/>
              <w:sz w:val="24"/>
              <w:szCs w:val="24"/>
              <w:lang w:val="en-GB"/>
            </w:rPr>
            <w:t>[16]</w:t>
          </w:r>
          <w:r w:rsidRPr="00610384">
            <w:rPr>
              <w:sz w:val="24"/>
              <w:szCs w:val="24"/>
            </w:rPr>
            <w:fldChar w:fldCharType="end"/>
          </w:r>
        </w:sdtContent>
      </w:sdt>
      <w:r w:rsidRPr="00610384">
        <w:rPr>
          <w:sz w:val="24"/>
          <w:szCs w:val="24"/>
        </w:rPr>
        <w:t>.</w:t>
      </w:r>
    </w:p>
    <w:p w14:paraId="2DE67F8D" w14:textId="77777777" w:rsidR="00A215E3" w:rsidRPr="00610384" w:rsidRDefault="00A215E3" w:rsidP="00A215E3">
      <w:pPr>
        <w:pStyle w:val="Default"/>
        <w:spacing w:line="360" w:lineRule="auto"/>
        <w:ind w:left="864"/>
        <w:rPr>
          <w:rFonts w:ascii="Courier New" w:hAnsi="Courier New" w:cs="Courier New"/>
          <w:lang w:val="en-GB" w:eastAsia="en-GB"/>
        </w:rPr>
      </w:pPr>
      <w:r w:rsidRPr="00610384">
        <w:rPr>
          <w:rFonts w:ascii="Courier New" w:hAnsi="Courier New" w:cs="Courier New"/>
          <w:lang w:val="en-GB" w:eastAsia="en-GB"/>
        </w:rPr>
        <w:t xml:space="preserve">SIZE_T WINAPI </w:t>
      </w:r>
      <w:proofErr w:type="gramStart"/>
      <w:r w:rsidRPr="00610384">
        <w:rPr>
          <w:rFonts w:ascii="Courier New" w:hAnsi="Courier New" w:cs="Courier New"/>
          <w:lang w:val="en-GB" w:eastAsia="en-GB"/>
        </w:rPr>
        <w:t>VirtualQueryEx(</w:t>
      </w:r>
      <w:proofErr w:type="gramEnd"/>
    </w:p>
    <w:p w14:paraId="7EB800B0" w14:textId="77777777" w:rsidR="00A215E3" w:rsidRPr="00610384" w:rsidRDefault="00A215E3" w:rsidP="00A215E3">
      <w:pPr>
        <w:pStyle w:val="Default"/>
        <w:spacing w:line="360" w:lineRule="auto"/>
        <w:ind w:left="864"/>
        <w:rPr>
          <w:rFonts w:ascii="Courier New" w:hAnsi="Courier New" w:cs="Courier New"/>
          <w:lang w:val="en-GB" w:eastAsia="en-GB"/>
        </w:rPr>
      </w:pPr>
      <w:r w:rsidRPr="00610384">
        <w:rPr>
          <w:rFonts w:ascii="Courier New" w:hAnsi="Courier New" w:cs="Courier New"/>
          <w:lang w:val="en-GB" w:eastAsia="en-GB"/>
        </w:rPr>
        <w:t xml:space="preserve">  _In_     HANDLE                    hProcess,</w:t>
      </w:r>
    </w:p>
    <w:p w14:paraId="73FF502D" w14:textId="77777777" w:rsidR="00A215E3" w:rsidRPr="00610384" w:rsidRDefault="00A215E3" w:rsidP="00A215E3">
      <w:pPr>
        <w:pStyle w:val="Default"/>
        <w:spacing w:line="360" w:lineRule="auto"/>
        <w:ind w:left="864"/>
        <w:rPr>
          <w:rFonts w:ascii="Courier New" w:hAnsi="Courier New" w:cs="Courier New"/>
          <w:lang w:val="en-GB" w:eastAsia="en-GB"/>
        </w:rPr>
      </w:pPr>
      <w:r w:rsidRPr="00610384">
        <w:rPr>
          <w:rFonts w:ascii="Courier New" w:hAnsi="Courier New" w:cs="Courier New"/>
          <w:lang w:val="en-GB" w:eastAsia="en-GB"/>
        </w:rPr>
        <w:t xml:space="preserve">  _In_opt_ LPCVOID                   lpAddress,</w:t>
      </w:r>
    </w:p>
    <w:p w14:paraId="24B3D273" w14:textId="77777777" w:rsidR="00A215E3" w:rsidRPr="00610384" w:rsidRDefault="00A215E3" w:rsidP="00A215E3">
      <w:pPr>
        <w:pStyle w:val="Default"/>
        <w:spacing w:line="360" w:lineRule="auto"/>
        <w:ind w:left="864"/>
        <w:rPr>
          <w:rFonts w:ascii="Courier New" w:hAnsi="Courier New" w:cs="Courier New"/>
          <w:lang w:val="en-GB" w:eastAsia="en-GB"/>
        </w:rPr>
      </w:pPr>
      <w:r w:rsidRPr="00610384">
        <w:rPr>
          <w:rFonts w:ascii="Courier New" w:hAnsi="Courier New" w:cs="Courier New"/>
          <w:lang w:val="en-GB" w:eastAsia="en-GB"/>
        </w:rPr>
        <w:t xml:space="preserve">  _Out_    PMEMORY_BASIC_INFORMATION lpBuffer,</w:t>
      </w:r>
    </w:p>
    <w:p w14:paraId="219D423F" w14:textId="77777777" w:rsidR="00A215E3" w:rsidRPr="00610384" w:rsidRDefault="00A215E3" w:rsidP="00A215E3">
      <w:pPr>
        <w:pStyle w:val="Default"/>
        <w:spacing w:line="360" w:lineRule="auto"/>
        <w:ind w:left="864"/>
        <w:rPr>
          <w:rFonts w:ascii="Courier New" w:hAnsi="Courier New" w:cs="Courier New"/>
          <w:lang w:val="en-GB" w:eastAsia="en-GB"/>
        </w:rPr>
      </w:pPr>
      <w:r w:rsidRPr="00610384">
        <w:rPr>
          <w:rFonts w:ascii="Courier New" w:hAnsi="Courier New" w:cs="Courier New"/>
          <w:lang w:val="en-GB" w:eastAsia="en-GB"/>
        </w:rPr>
        <w:t xml:space="preserve">  _In_     SIZE_T                    dwLength</w:t>
      </w:r>
    </w:p>
    <w:p w14:paraId="290334C5" w14:textId="77777777" w:rsidR="00A215E3" w:rsidRPr="00610384" w:rsidRDefault="00A215E3" w:rsidP="00A215E3">
      <w:pPr>
        <w:pStyle w:val="Default"/>
        <w:spacing w:line="360" w:lineRule="auto"/>
        <w:ind w:left="864"/>
        <w:rPr>
          <w:rFonts w:ascii="Courier New" w:hAnsi="Courier New" w:cs="Courier New"/>
          <w:lang w:val="en-GB" w:eastAsia="en-GB"/>
        </w:rPr>
      </w:pPr>
      <w:r w:rsidRPr="00610384">
        <w:rPr>
          <w:rFonts w:ascii="Courier New" w:hAnsi="Courier New" w:cs="Courier New"/>
          <w:lang w:val="en-GB" w:eastAsia="en-GB"/>
        </w:rPr>
        <w:t>);</w:t>
      </w:r>
    </w:p>
    <w:p w14:paraId="7B0C20C9" w14:textId="6ED62205" w:rsidR="00A215E3" w:rsidRPr="00610384" w:rsidRDefault="00A215E3" w:rsidP="00A215E3">
      <w:pPr>
        <w:pStyle w:val="Default"/>
        <w:spacing w:line="360" w:lineRule="auto"/>
      </w:pPr>
      <w:r w:rsidRPr="00610384">
        <w:lastRenderedPageBreak/>
        <w:t xml:space="preserve">Parameter dan keterangan parameter yang dibutuhkan untuk fungsi ini dapat dilihat pada </w:t>
      </w:r>
      <w:r w:rsidRPr="00610384">
        <w:fldChar w:fldCharType="begin"/>
      </w:r>
      <w:r w:rsidRPr="00610384">
        <w:instrText xml:space="preserve"> REF _Ref519871659 \h </w:instrText>
      </w:r>
      <w:r w:rsidR="00D31941" w:rsidRPr="00610384">
        <w:instrText xml:space="preserve"> \* MERGEFORMAT </w:instrText>
      </w:r>
      <w:r w:rsidRPr="00610384">
        <w:fldChar w:fldCharType="separate"/>
      </w:r>
      <w:r w:rsidR="00EC7493" w:rsidRPr="00EC7493">
        <w:rPr>
          <w:color w:val="auto"/>
        </w:rPr>
        <w:t xml:space="preserve">Tabel </w:t>
      </w:r>
      <w:r w:rsidR="00EC7493" w:rsidRPr="00EC7493">
        <w:rPr>
          <w:noProof/>
          <w:color w:val="auto"/>
        </w:rPr>
        <w:t>2.4</w:t>
      </w:r>
      <w:r w:rsidRPr="00610384">
        <w:fldChar w:fldCharType="end"/>
      </w:r>
      <w:r w:rsidRPr="00610384">
        <w:t>.</w:t>
      </w:r>
    </w:p>
    <w:p w14:paraId="1B52BA34" w14:textId="324928F1" w:rsidR="00A215E3" w:rsidRPr="00A944CF" w:rsidRDefault="00A215E3" w:rsidP="00A215E3">
      <w:pPr>
        <w:pStyle w:val="Caption"/>
        <w:keepNext/>
        <w:jc w:val="center"/>
        <w:rPr>
          <w:b/>
          <w:i w:val="0"/>
          <w:color w:val="auto"/>
          <w:sz w:val="20"/>
          <w:szCs w:val="20"/>
        </w:rPr>
      </w:pPr>
      <w:bookmarkStart w:id="93" w:name="_Ref519871659"/>
      <w:bookmarkStart w:id="94" w:name="_Toc519843488"/>
      <w:bookmarkStart w:id="95" w:name="_Toc519862673"/>
      <w:bookmarkStart w:id="96" w:name="_Toc522045345"/>
      <w:r w:rsidRPr="00A944CF">
        <w:rPr>
          <w:b/>
          <w:i w:val="0"/>
          <w:color w:val="auto"/>
          <w:sz w:val="20"/>
          <w:szCs w:val="20"/>
        </w:rPr>
        <w:t xml:space="preserve">Tabel </w:t>
      </w:r>
      <w:r w:rsidR="00587391">
        <w:rPr>
          <w:b/>
          <w:i w:val="0"/>
          <w:color w:val="auto"/>
          <w:sz w:val="20"/>
          <w:szCs w:val="20"/>
        </w:rPr>
        <w:fldChar w:fldCharType="begin"/>
      </w:r>
      <w:r w:rsidR="00587391">
        <w:rPr>
          <w:b/>
          <w:i w:val="0"/>
          <w:color w:val="auto"/>
          <w:sz w:val="20"/>
          <w:szCs w:val="20"/>
        </w:rPr>
        <w:instrText xml:space="preserve"> STYLEREF 1 \s </w:instrText>
      </w:r>
      <w:r w:rsidR="00587391">
        <w:rPr>
          <w:b/>
          <w:i w:val="0"/>
          <w:color w:val="auto"/>
          <w:sz w:val="20"/>
          <w:szCs w:val="20"/>
        </w:rPr>
        <w:fldChar w:fldCharType="separate"/>
      </w:r>
      <w:r w:rsidR="00EC7493">
        <w:rPr>
          <w:b/>
          <w:i w:val="0"/>
          <w:noProof/>
          <w:color w:val="auto"/>
          <w:sz w:val="20"/>
          <w:szCs w:val="20"/>
        </w:rPr>
        <w:t>2</w:t>
      </w:r>
      <w:r w:rsidR="00587391">
        <w:rPr>
          <w:b/>
          <w:i w:val="0"/>
          <w:color w:val="auto"/>
          <w:sz w:val="20"/>
          <w:szCs w:val="20"/>
        </w:rPr>
        <w:fldChar w:fldCharType="end"/>
      </w:r>
      <w:r w:rsidR="00587391">
        <w:rPr>
          <w:b/>
          <w:i w:val="0"/>
          <w:color w:val="auto"/>
          <w:sz w:val="20"/>
          <w:szCs w:val="20"/>
        </w:rPr>
        <w:t>.</w:t>
      </w:r>
      <w:r w:rsidR="00587391">
        <w:rPr>
          <w:b/>
          <w:i w:val="0"/>
          <w:color w:val="auto"/>
          <w:sz w:val="20"/>
          <w:szCs w:val="20"/>
        </w:rPr>
        <w:fldChar w:fldCharType="begin"/>
      </w:r>
      <w:r w:rsidR="00587391">
        <w:rPr>
          <w:b/>
          <w:i w:val="0"/>
          <w:color w:val="auto"/>
          <w:sz w:val="20"/>
          <w:szCs w:val="20"/>
        </w:rPr>
        <w:instrText xml:space="preserve"> SEQ Tabel \* ARABIC \s 1 </w:instrText>
      </w:r>
      <w:r w:rsidR="00587391">
        <w:rPr>
          <w:b/>
          <w:i w:val="0"/>
          <w:color w:val="auto"/>
          <w:sz w:val="20"/>
          <w:szCs w:val="20"/>
        </w:rPr>
        <w:fldChar w:fldCharType="separate"/>
      </w:r>
      <w:r w:rsidR="00EC7493">
        <w:rPr>
          <w:b/>
          <w:i w:val="0"/>
          <w:noProof/>
          <w:color w:val="auto"/>
          <w:sz w:val="20"/>
          <w:szCs w:val="20"/>
        </w:rPr>
        <w:t>4</w:t>
      </w:r>
      <w:r w:rsidR="00587391">
        <w:rPr>
          <w:b/>
          <w:i w:val="0"/>
          <w:color w:val="auto"/>
          <w:sz w:val="20"/>
          <w:szCs w:val="20"/>
        </w:rPr>
        <w:fldChar w:fldCharType="end"/>
      </w:r>
      <w:bookmarkEnd w:id="93"/>
      <w:r w:rsidRPr="00A944CF">
        <w:rPr>
          <w:b/>
          <w:i w:val="0"/>
          <w:color w:val="auto"/>
          <w:sz w:val="20"/>
          <w:szCs w:val="20"/>
        </w:rPr>
        <w:t xml:space="preserve"> Parameter Fungsi VirtualQueryEx</w:t>
      </w:r>
      <w:bookmarkEnd w:id="94"/>
      <w:bookmarkEnd w:id="95"/>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6"/>
        <w:gridCol w:w="5881"/>
      </w:tblGrid>
      <w:tr w:rsidR="00A215E3" w:rsidRPr="00C5046F" w14:paraId="6F318220" w14:textId="77777777" w:rsidTr="00C5046F">
        <w:tc>
          <w:tcPr>
            <w:tcW w:w="2122" w:type="dxa"/>
          </w:tcPr>
          <w:p w14:paraId="4FBE280B" w14:textId="77777777" w:rsidR="00A215E3" w:rsidRPr="00C5046F" w:rsidRDefault="00A215E3" w:rsidP="00314B6C">
            <w:pPr>
              <w:pStyle w:val="Default"/>
              <w:spacing w:line="360" w:lineRule="auto"/>
              <w:rPr>
                <w:b/>
                <w:bCs/>
                <w:sz w:val="22"/>
                <w:szCs w:val="20"/>
                <w:lang w:eastAsia="en-GB"/>
              </w:rPr>
            </w:pPr>
            <w:r w:rsidRPr="00C5046F">
              <w:rPr>
                <w:b/>
                <w:bCs/>
                <w:sz w:val="22"/>
                <w:szCs w:val="20"/>
                <w:lang w:eastAsia="en-GB"/>
              </w:rPr>
              <w:t>Parameter</w:t>
            </w:r>
          </w:p>
        </w:tc>
        <w:tc>
          <w:tcPr>
            <w:tcW w:w="6090" w:type="dxa"/>
          </w:tcPr>
          <w:p w14:paraId="4D130EF4" w14:textId="77777777" w:rsidR="00A215E3" w:rsidRPr="00C5046F" w:rsidRDefault="00A215E3" w:rsidP="00314B6C">
            <w:pPr>
              <w:pStyle w:val="Default"/>
              <w:spacing w:line="360" w:lineRule="auto"/>
              <w:rPr>
                <w:b/>
                <w:bCs/>
                <w:sz w:val="22"/>
                <w:szCs w:val="20"/>
                <w:lang w:eastAsia="en-GB"/>
              </w:rPr>
            </w:pPr>
            <w:r w:rsidRPr="00C5046F">
              <w:rPr>
                <w:b/>
                <w:bCs/>
                <w:sz w:val="22"/>
                <w:szCs w:val="20"/>
                <w:lang w:eastAsia="en-GB"/>
              </w:rPr>
              <w:t>Keterangan</w:t>
            </w:r>
          </w:p>
        </w:tc>
      </w:tr>
      <w:tr w:rsidR="00A215E3" w:rsidRPr="00C5046F" w14:paraId="2074BA77" w14:textId="77777777" w:rsidTr="00C5046F">
        <w:tc>
          <w:tcPr>
            <w:tcW w:w="2122" w:type="dxa"/>
          </w:tcPr>
          <w:p w14:paraId="5959FD82" w14:textId="77777777" w:rsidR="00A215E3" w:rsidRPr="00C5046F" w:rsidRDefault="00A215E3" w:rsidP="00314B6C">
            <w:pPr>
              <w:pStyle w:val="Default"/>
              <w:spacing w:line="360" w:lineRule="auto"/>
              <w:rPr>
                <w:sz w:val="22"/>
                <w:szCs w:val="20"/>
                <w:lang w:eastAsia="en-GB"/>
              </w:rPr>
            </w:pPr>
            <w:r w:rsidRPr="00C5046F">
              <w:rPr>
                <w:sz w:val="22"/>
                <w:szCs w:val="20"/>
                <w:lang w:eastAsia="en-GB"/>
              </w:rPr>
              <w:t>hProcess</w:t>
            </w:r>
          </w:p>
        </w:tc>
        <w:tc>
          <w:tcPr>
            <w:tcW w:w="6090" w:type="dxa"/>
          </w:tcPr>
          <w:p w14:paraId="6C5F560A" w14:textId="6EE82B87" w:rsidR="00A215E3" w:rsidRPr="00C5046F" w:rsidRDefault="00310E28" w:rsidP="00314B6C">
            <w:pPr>
              <w:pStyle w:val="Default"/>
              <w:spacing w:line="360" w:lineRule="auto"/>
              <w:rPr>
                <w:sz w:val="22"/>
                <w:szCs w:val="20"/>
                <w:lang w:eastAsia="en-GB"/>
              </w:rPr>
            </w:pPr>
            <w:r w:rsidRPr="00C5046F">
              <w:rPr>
                <w:i/>
                <w:iCs/>
                <w:sz w:val="22"/>
                <w:szCs w:val="20"/>
                <w:lang w:eastAsia="en-GB"/>
              </w:rPr>
              <w:t>Handle</w:t>
            </w:r>
            <w:r w:rsidRPr="00C5046F">
              <w:rPr>
                <w:sz w:val="22"/>
                <w:szCs w:val="20"/>
                <w:lang w:eastAsia="en-GB"/>
              </w:rPr>
              <w:t xml:space="preserve"> ke proses informasi memori.</w:t>
            </w:r>
          </w:p>
        </w:tc>
      </w:tr>
      <w:tr w:rsidR="00A215E3" w:rsidRPr="00C5046F" w14:paraId="7448DB6F" w14:textId="77777777" w:rsidTr="00C5046F">
        <w:tc>
          <w:tcPr>
            <w:tcW w:w="2122" w:type="dxa"/>
          </w:tcPr>
          <w:p w14:paraId="39223262" w14:textId="77777777" w:rsidR="00A215E3" w:rsidRPr="00C5046F" w:rsidRDefault="00A215E3" w:rsidP="00314B6C">
            <w:pPr>
              <w:pStyle w:val="Default"/>
              <w:spacing w:line="360" w:lineRule="auto"/>
              <w:rPr>
                <w:sz w:val="22"/>
                <w:szCs w:val="20"/>
                <w:lang w:eastAsia="en-GB"/>
              </w:rPr>
            </w:pPr>
            <w:r w:rsidRPr="00C5046F">
              <w:rPr>
                <w:sz w:val="22"/>
                <w:szCs w:val="20"/>
                <w:lang w:eastAsia="en-GB"/>
              </w:rPr>
              <w:t>lpAddress</w:t>
            </w:r>
          </w:p>
        </w:tc>
        <w:tc>
          <w:tcPr>
            <w:tcW w:w="6090" w:type="dxa"/>
          </w:tcPr>
          <w:p w14:paraId="6FF3BA8E" w14:textId="6366A451" w:rsidR="00A215E3" w:rsidRPr="00C5046F" w:rsidRDefault="00310E28" w:rsidP="00314B6C">
            <w:pPr>
              <w:pStyle w:val="Default"/>
              <w:spacing w:line="360" w:lineRule="auto"/>
              <w:rPr>
                <w:sz w:val="22"/>
                <w:szCs w:val="20"/>
                <w:lang w:eastAsia="en-GB"/>
              </w:rPr>
            </w:pPr>
            <w:r w:rsidRPr="00C5046F">
              <w:rPr>
                <w:i/>
                <w:sz w:val="22"/>
                <w:szCs w:val="20"/>
                <w:lang w:eastAsia="en-GB"/>
              </w:rPr>
              <w:t>Pointer</w:t>
            </w:r>
            <w:r w:rsidRPr="00C5046F">
              <w:rPr>
                <w:sz w:val="22"/>
                <w:szCs w:val="20"/>
                <w:lang w:eastAsia="en-GB"/>
              </w:rPr>
              <w:t xml:space="preserve"> ke alamat dasar dari daerah halaman.</w:t>
            </w:r>
          </w:p>
        </w:tc>
      </w:tr>
      <w:tr w:rsidR="00A215E3" w:rsidRPr="00C5046F" w14:paraId="36157AC5" w14:textId="77777777" w:rsidTr="00C5046F">
        <w:tc>
          <w:tcPr>
            <w:tcW w:w="2122" w:type="dxa"/>
          </w:tcPr>
          <w:p w14:paraId="2A172949" w14:textId="77777777" w:rsidR="00A215E3" w:rsidRPr="00C5046F" w:rsidRDefault="00A215E3" w:rsidP="00314B6C">
            <w:pPr>
              <w:pStyle w:val="Default"/>
              <w:spacing w:line="360" w:lineRule="auto"/>
              <w:rPr>
                <w:sz w:val="22"/>
                <w:szCs w:val="20"/>
                <w:lang w:eastAsia="en-GB"/>
              </w:rPr>
            </w:pPr>
            <w:r w:rsidRPr="00C5046F">
              <w:rPr>
                <w:sz w:val="22"/>
                <w:szCs w:val="20"/>
                <w:lang w:eastAsia="en-GB"/>
              </w:rPr>
              <w:t>lpBuffer</w:t>
            </w:r>
          </w:p>
        </w:tc>
        <w:tc>
          <w:tcPr>
            <w:tcW w:w="6090" w:type="dxa"/>
          </w:tcPr>
          <w:p w14:paraId="5597A804" w14:textId="77777777" w:rsidR="00A215E3" w:rsidRPr="00C5046F" w:rsidRDefault="00A215E3" w:rsidP="00314B6C">
            <w:pPr>
              <w:pStyle w:val="Default"/>
              <w:spacing w:line="360" w:lineRule="auto"/>
              <w:rPr>
                <w:sz w:val="22"/>
                <w:szCs w:val="20"/>
                <w:lang w:eastAsia="en-GB"/>
              </w:rPr>
            </w:pPr>
            <w:r w:rsidRPr="00C5046F">
              <w:rPr>
                <w:sz w:val="22"/>
                <w:szCs w:val="20"/>
                <w:lang w:eastAsia="en-GB"/>
              </w:rPr>
              <w:t>Penunjuk ke struktur MEMORY_BASIC_INFORMATION tempat informasi tentang rentang halaman tertentu dikembalikan.</w:t>
            </w:r>
          </w:p>
        </w:tc>
      </w:tr>
      <w:tr w:rsidR="00A215E3" w:rsidRPr="00C5046F" w14:paraId="38A60ACC" w14:textId="77777777" w:rsidTr="00C5046F">
        <w:tc>
          <w:tcPr>
            <w:tcW w:w="2122" w:type="dxa"/>
          </w:tcPr>
          <w:p w14:paraId="71139ED2" w14:textId="77777777" w:rsidR="00A215E3" w:rsidRPr="00C5046F" w:rsidRDefault="00A215E3" w:rsidP="00314B6C">
            <w:pPr>
              <w:pStyle w:val="Default"/>
              <w:spacing w:line="360" w:lineRule="auto"/>
              <w:rPr>
                <w:sz w:val="22"/>
                <w:szCs w:val="20"/>
                <w:lang w:eastAsia="en-GB"/>
              </w:rPr>
            </w:pPr>
            <w:r w:rsidRPr="00C5046F">
              <w:rPr>
                <w:sz w:val="22"/>
                <w:szCs w:val="20"/>
                <w:lang w:eastAsia="en-GB"/>
              </w:rPr>
              <w:t>dwLength</w:t>
            </w:r>
          </w:p>
        </w:tc>
        <w:tc>
          <w:tcPr>
            <w:tcW w:w="6090" w:type="dxa"/>
          </w:tcPr>
          <w:p w14:paraId="18C0D487" w14:textId="77777777" w:rsidR="00A215E3" w:rsidRPr="00C5046F" w:rsidRDefault="00A215E3" w:rsidP="00314B6C">
            <w:pPr>
              <w:pStyle w:val="Default"/>
              <w:spacing w:line="360" w:lineRule="auto"/>
              <w:rPr>
                <w:sz w:val="22"/>
                <w:szCs w:val="20"/>
                <w:lang w:eastAsia="en-GB"/>
              </w:rPr>
            </w:pPr>
            <w:r w:rsidRPr="00C5046F">
              <w:rPr>
                <w:sz w:val="22"/>
                <w:szCs w:val="20"/>
                <w:lang w:eastAsia="en-GB"/>
              </w:rPr>
              <w:t xml:space="preserve">Ukuran </w:t>
            </w:r>
            <w:r w:rsidRPr="00C5046F">
              <w:rPr>
                <w:i/>
                <w:iCs/>
                <w:sz w:val="22"/>
                <w:szCs w:val="20"/>
                <w:lang w:eastAsia="en-GB"/>
              </w:rPr>
              <w:t>buffer</w:t>
            </w:r>
            <w:r w:rsidRPr="00C5046F">
              <w:rPr>
                <w:sz w:val="22"/>
                <w:szCs w:val="20"/>
                <w:lang w:eastAsia="en-GB"/>
              </w:rPr>
              <w:t xml:space="preserve"> ditunjukkan oleh parameter lpBuffer, dalam </w:t>
            </w:r>
            <w:r w:rsidRPr="00C5046F">
              <w:rPr>
                <w:i/>
                <w:sz w:val="22"/>
                <w:szCs w:val="20"/>
                <w:lang w:eastAsia="en-GB"/>
              </w:rPr>
              <w:t>byte</w:t>
            </w:r>
            <w:r w:rsidRPr="00C5046F">
              <w:rPr>
                <w:sz w:val="22"/>
                <w:szCs w:val="20"/>
                <w:lang w:eastAsia="en-GB"/>
              </w:rPr>
              <w:t>.</w:t>
            </w:r>
          </w:p>
        </w:tc>
      </w:tr>
    </w:tbl>
    <w:p w14:paraId="57D7F53B" w14:textId="1F8486F9" w:rsidR="00541F31" w:rsidRPr="007D1FF5" w:rsidRDefault="00541F31" w:rsidP="008F3623">
      <w:pPr>
        <w:pStyle w:val="ListParagraph"/>
        <w:numPr>
          <w:ilvl w:val="1"/>
          <w:numId w:val="31"/>
        </w:numPr>
        <w:spacing w:before="240" w:after="0" w:line="360" w:lineRule="auto"/>
        <w:ind w:left="426" w:hanging="426"/>
        <w:jc w:val="both"/>
        <w:outlineLvl w:val="1"/>
        <w:rPr>
          <w:i/>
          <w:szCs w:val="24"/>
          <w:lang w:val="en-ID"/>
        </w:rPr>
      </w:pPr>
      <w:bookmarkStart w:id="97" w:name="_Toc522192752"/>
      <w:r w:rsidRPr="007D1FF5">
        <w:rPr>
          <w:szCs w:val="24"/>
          <w:lang w:val="en-ID"/>
        </w:rPr>
        <w:t xml:space="preserve">Windows </w:t>
      </w:r>
      <w:r w:rsidRPr="008F3623">
        <w:rPr>
          <w:i/>
          <w:szCs w:val="24"/>
          <w:lang w:val="en-ID"/>
        </w:rPr>
        <w:t>Debugger</w:t>
      </w:r>
      <w:bookmarkEnd w:id="97"/>
    </w:p>
    <w:p w14:paraId="26AAE777" w14:textId="61944DB6" w:rsidR="00E140EB" w:rsidRDefault="00AE37BE" w:rsidP="00AE37BE">
      <w:pPr>
        <w:spacing w:after="240" w:line="360" w:lineRule="auto"/>
        <w:jc w:val="both"/>
        <w:rPr>
          <w:sz w:val="24"/>
          <w:szCs w:val="24"/>
        </w:rPr>
      </w:pPr>
      <w:r w:rsidRPr="00610384">
        <w:rPr>
          <w:sz w:val="24"/>
          <w:szCs w:val="24"/>
        </w:rPr>
        <w:t xml:space="preserve">Windows merupakan sistem operasi yang menyediakan fasilitas yang sangat lengkap untuk melakukan </w:t>
      </w:r>
      <w:r w:rsidRPr="00610384">
        <w:rPr>
          <w:i/>
          <w:iCs/>
          <w:sz w:val="24"/>
          <w:szCs w:val="24"/>
        </w:rPr>
        <w:t>debugging</w:t>
      </w:r>
      <w:r w:rsidRPr="00610384">
        <w:rPr>
          <w:sz w:val="24"/>
          <w:szCs w:val="24"/>
        </w:rPr>
        <w:t xml:space="preserve">. </w:t>
      </w:r>
      <w:r w:rsidRPr="00610384">
        <w:rPr>
          <w:i/>
          <w:iCs/>
          <w:sz w:val="24"/>
          <w:szCs w:val="24"/>
        </w:rPr>
        <w:t>Debugger</w:t>
      </w:r>
      <w:r w:rsidRPr="00610384">
        <w:rPr>
          <w:sz w:val="24"/>
          <w:szCs w:val="24"/>
        </w:rPr>
        <w:t xml:space="preserve"> menurut </w:t>
      </w:r>
      <w:r w:rsidRPr="00610384">
        <w:rPr>
          <w:i/>
          <w:iCs/>
          <w:sz w:val="24"/>
          <w:szCs w:val="24"/>
        </w:rPr>
        <w:t>Microsoft Developer Network</w:t>
      </w:r>
      <w:r w:rsidRPr="00610384">
        <w:rPr>
          <w:sz w:val="24"/>
          <w:szCs w:val="24"/>
        </w:rPr>
        <w:t xml:space="preserve"> (MSDN) merupakan suatu aplikasi yang digunakan pengembang untuk mengamati program, memeriksa program, serta memperbaiki program yang salah ketika dijalankan atau saat </w:t>
      </w:r>
      <w:r w:rsidRPr="00610384">
        <w:rPr>
          <w:i/>
          <w:iCs/>
          <w:sz w:val="24"/>
          <w:szCs w:val="24"/>
        </w:rPr>
        <w:t>runtime</w:t>
      </w:r>
      <w:r w:rsidRPr="00610384">
        <w:rPr>
          <w:sz w:val="24"/>
          <w:szCs w:val="24"/>
        </w:rPr>
        <w:t xml:space="preserve"> </w:t>
      </w:r>
      <w:sdt>
        <w:sdtPr>
          <w:rPr>
            <w:sz w:val="24"/>
            <w:szCs w:val="24"/>
          </w:rPr>
          <w:id w:val="-1648202436"/>
          <w:citation/>
        </w:sdtPr>
        <w:sdtEndPr/>
        <w:sdtContent>
          <w:r w:rsidRPr="00610384">
            <w:rPr>
              <w:sz w:val="24"/>
              <w:szCs w:val="24"/>
            </w:rPr>
            <w:fldChar w:fldCharType="begin"/>
          </w:r>
          <w:r w:rsidRPr="00610384">
            <w:rPr>
              <w:sz w:val="24"/>
              <w:szCs w:val="24"/>
              <w:lang w:val="en-GB"/>
            </w:rPr>
            <w:instrText xml:space="preserve"> CITATION Mic1810 \l 2057 </w:instrText>
          </w:r>
          <w:r w:rsidRPr="00610384">
            <w:rPr>
              <w:sz w:val="24"/>
              <w:szCs w:val="24"/>
            </w:rPr>
            <w:fldChar w:fldCharType="separate"/>
          </w:r>
          <w:r w:rsidR="008F1E94" w:rsidRPr="008F1E94">
            <w:rPr>
              <w:noProof/>
              <w:sz w:val="24"/>
              <w:szCs w:val="24"/>
              <w:lang w:val="en-GB"/>
            </w:rPr>
            <w:t>[17]</w:t>
          </w:r>
          <w:r w:rsidRPr="00610384">
            <w:rPr>
              <w:sz w:val="24"/>
              <w:szCs w:val="24"/>
            </w:rPr>
            <w:fldChar w:fldCharType="end"/>
          </w:r>
        </w:sdtContent>
      </w:sdt>
      <w:r w:rsidRPr="00610384">
        <w:rPr>
          <w:sz w:val="24"/>
          <w:szCs w:val="24"/>
        </w:rPr>
        <w:t xml:space="preserve">. </w:t>
      </w:r>
      <w:r w:rsidRPr="00610384">
        <w:rPr>
          <w:i/>
          <w:iCs/>
          <w:sz w:val="24"/>
          <w:szCs w:val="24"/>
        </w:rPr>
        <w:t>Debugger</w:t>
      </w:r>
      <w:r w:rsidRPr="00610384">
        <w:rPr>
          <w:sz w:val="24"/>
          <w:szCs w:val="24"/>
        </w:rPr>
        <w:t xml:space="preserve"> memiliki fungsi yang memungkinkan pengembang melakukan </w:t>
      </w:r>
      <w:r w:rsidRPr="00610384">
        <w:rPr>
          <w:i/>
          <w:iCs/>
          <w:sz w:val="24"/>
          <w:szCs w:val="24"/>
        </w:rPr>
        <w:t>step</w:t>
      </w:r>
      <w:r w:rsidR="00060019">
        <w:rPr>
          <w:i/>
          <w:iCs/>
          <w:sz w:val="24"/>
          <w:szCs w:val="24"/>
        </w:rPr>
        <w:t>ping</w:t>
      </w:r>
      <w:r w:rsidRPr="00610384">
        <w:rPr>
          <w:sz w:val="24"/>
          <w:szCs w:val="24"/>
        </w:rPr>
        <w:t xml:space="preserve"> atau langkah dari proses dan </w:t>
      </w:r>
      <w:r w:rsidRPr="00610384">
        <w:rPr>
          <w:i/>
          <w:iCs/>
          <w:sz w:val="24"/>
          <w:szCs w:val="24"/>
        </w:rPr>
        <w:t>thread</w:t>
      </w:r>
      <w:r w:rsidRPr="00610384">
        <w:rPr>
          <w:sz w:val="24"/>
          <w:szCs w:val="24"/>
        </w:rPr>
        <w:t xml:space="preserve"> yang </w:t>
      </w:r>
      <w:r w:rsidR="00E140EB">
        <w:rPr>
          <w:sz w:val="24"/>
          <w:szCs w:val="24"/>
        </w:rPr>
        <w:t xml:space="preserve">sedang </w:t>
      </w:r>
      <w:r w:rsidRPr="00610384">
        <w:rPr>
          <w:sz w:val="24"/>
          <w:szCs w:val="24"/>
        </w:rPr>
        <w:t xml:space="preserve">dieksekusi. Fungsi lain dari </w:t>
      </w:r>
      <w:r w:rsidRPr="00610384">
        <w:rPr>
          <w:i/>
          <w:iCs/>
          <w:sz w:val="24"/>
          <w:szCs w:val="24"/>
        </w:rPr>
        <w:t>debugging</w:t>
      </w:r>
      <w:r w:rsidRPr="00610384">
        <w:rPr>
          <w:sz w:val="24"/>
          <w:szCs w:val="24"/>
        </w:rPr>
        <w:t xml:space="preserve"> yaitu memantau</w:t>
      </w:r>
      <w:r w:rsidR="00E140EB">
        <w:rPr>
          <w:sz w:val="24"/>
          <w:szCs w:val="24"/>
        </w:rPr>
        <w:t xml:space="preserve"> register </w:t>
      </w:r>
      <w:r w:rsidR="00E140EB" w:rsidRPr="00060019">
        <w:rPr>
          <w:i/>
          <w:sz w:val="24"/>
          <w:szCs w:val="24"/>
        </w:rPr>
        <w:t>processor</w:t>
      </w:r>
      <w:r w:rsidR="00E140EB">
        <w:rPr>
          <w:sz w:val="24"/>
          <w:szCs w:val="24"/>
        </w:rPr>
        <w:t>,</w:t>
      </w:r>
      <w:r w:rsidRPr="00610384">
        <w:rPr>
          <w:sz w:val="24"/>
          <w:szCs w:val="24"/>
        </w:rPr>
        <w:t xml:space="preserve"> memori, dan elemen lain dari konteks proses dan </w:t>
      </w:r>
      <w:r w:rsidRPr="00610384">
        <w:rPr>
          <w:i/>
          <w:iCs/>
          <w:sz w:val="24"/>
          <w:szCs w:val="24"/>
        </w:rPr>
        <w:t>thread</w:t>
      </w:r>
      <w:r w:rsidRPr="00610384">
        <w:rPr>
          <w:sz w:val="24"/>
          <w:szCs w:val="24"/>
        </w:rPr>
        <w:t xml:space="preserve">. </w:t>
      </w:r>
      <w:r w:rsidR="002C3123">
        <w:rPr>
          <w:sz w:val="24"/>
          <w:szCs w:val="24"/>
        </w:rPr>
        <w:t>Fasilitas</w:t>
      </w:r>
      <w:r w:rsidR="00E140EB">
        <w:rPr>
          <w:sz w:val="24"/>
          <w:szCs w:val="24"/>
        </w:rPr>
        <w:t xml:space="preserve"> yang disediakan windows tersebut sudah dapat digunakan untuk m</w:t>
      </w:r>
      <w:r w:rsidR="003D28F6">
        <w:rPr>
          <w:sz w:val="24"/>
          <w:szCs w:val="24"/>
        </w:rPr>
        <w:t>e</w:t>
      </w:r>
      <w:r w:rsidR="00E140EB">
        <w:rPr>
          <w:sz w:val="24"/>
          <w:szCs w:val="24"/>
        </w:rPr>
        <w:t xml:space="preserve">mbuat </w:t>
      </w:r>
      <w:r w:rsidR="00E140EB" w:rsidRPr="00060019">
        <w:rPr>
          <w:i/>
          <w:sz w:val="24"/>
          <w:szCs w:val="24"/>
        </w:rPr>
        <w:t>debugger</w:t>
      </w:r>
      <w:r w:rsidR="00E140EB">
        <w:rPr>
          <w:sz w:val="24"/>
          <w:szCs w:val="24"/>
        </w:rPr>
        <w:t xml:space="preserve"> dasar</w:t>
      </w:r>
      <w:r w:rsidR="00A8263D">
        <w:rPr>
          <w:sz w:val="24"/>
          <w:szCs w:val="24"/>
        </w:rPr>
        <w:t xml:space="preserve"> </w:t>
      </w:r>
      <w:r w:rsidRPr="00610384">
        <w:rPr>
          <w:sz w:val="24"/>
          <w:szCs w:val="24"/>
        </w:rPr>
        <w:t xml:space="preserve">dalam arti </w:t>
      </w:r>
      <w:r w:rsidRPr="00610384">
        <w:rPr>
          <w:i/>
          <w:iCs/>
          <w:sz w:val="24"/>
          <w:szCs w:val="24"/>
        </w:rPr>
        <w:t>debugger</w:t>
      </w:r>
      <w:r w:rsidRPr="00610384">
        <w:rPr>
          <w:sz w:val="24"/>
          <w:szCs w:val="24"/>
        </w:rPr>
        <w:t xml:space="preserve"> mampu memberi notifikasi berupa informasi pada setiap </w:t>
      </w:r>
      <w:r w:rsidRPr="00610384">
        <w:rPr>
          <w:i/>
          <w:iCs/>
          <w:sz w:val="24"/>
          <w:szCs w:val="24"/>
        </w:rPr>
        <w:t>event</w:t>
      </w:r>
      <w:r w:rsidRPr="00610384">
        <w:rPr>
          <w:sz w:val="24"/>
          <w:szCs w:val="24"/>
        </w:rPr>
        <w:t xml:space="preserve"> tertentu dalam proses yang sedang di-</w:t>
      </w:r>
      <w:r w:rsidRPr="00610384">
        <w:rPr>
          <w:i/>
          <w:iCs/>
          <w:sz w:val="24"/>
          <w:szCs w:val="24"/>
        </w:rPr>
        <w:t>debug</w:t>
      </w:r>
      <w:r w:rsidRPr="00610384">
        <w:rPr>
          <w:sz w:val="24"/>
          <w:szCs w:val="24"/>
        </w:rPr>
        <w:t xml:space="preserve">. Notifikasi ini memungkinkan </w:t>
      </w:r>
      <w:r w:rsidRPr="00610384">
        <w:rPr>
          <w:i/>
          <w:iCs/>
          <w:sz w:val="24"/>
          <w:szCs w:val="24"/>
        </w:rPr>
        <w:t>debugger</w:t>
      </w:r>
      <w:r w:rsidRPr="00610384">
        <w:rPr>
          <w:sz w:val="24"/>
          <w:szCs w:val="24"/>
        </w:rPr>
        <w:t xml:space="preserve"> untuk mengambil tindakan yang sesuai dalam menanggapi </w:t>
      </w:r>
      <w:r w:rsidRPr="00610384">
        <w:rPr>
          <w:i/>
          <w:iCs/>
          <w:sz w:val="24"/>
          <w:szCs w:val="24"/>
        </w:rPr>
        <w:t>event</w:t>
      </w:r>
      <w:r w:rsidRPr="00610384">
        <w:rPr>
          <w:sz w:val="24"/>
          <w:szCs w:val="24"/>
        </w:rPr>
        <w:t xml:space="preserve"> tersebut </w:t>
      </w:r>
      <w:sdt>
        <w:sdtPr>
          <w:rPr>
            <w:sz w:val="24"/>
            <w:szCs w:val="24"/>
          </w:rPr>
          <w:id w:val="-122609785"/>
          <w:citation/>
        </w:sdtPr>
        <w:sdtEndPr/>
        <w:sdtContent>
          <w:r w:rsidRPr="00610384">
            <w:rPr>
              <w:sz w:val="24"/>
              <w:szCs w:val="24"/>
            </w:rPr>
            <w:fldChar w:fldCharType="begin"/>
          </w:r>
          <w:r w:rsidRPr="00610384">
            <w:rPr>
              <w:sz w:val="24"/>
              <w:szCs w:val="24"/>
              <w:lang w:val="en-GB"/>
            </w:rPr>
            <w:instrText xml:space="preserve"> CITATION Mic \l 2057 </w:instrText>
          </w:r>
          <w:r w:rsidRPr="00610384">
            <w:rPr>
              <w:sz w:val="24"/>
              <w:szCs w:val="24"/>
            </w:rPr>
            <w:fldChar w:fldCharType="separate"/>
          </w:r>
          <w:r w:rsidR="008F1E94" w:rsidRPr="008F1E94">
            <w:rPr>
              <w:noProof/>
              <w:sz w:val="24"/>
              <w:szCs w:val="24"/>
              <w:lang w:val="en-GB"/>
            </w:rPr>
            <w:t>[18]</w:t>
          </w:r>
          <w:r w:rsidRPr="00610384">
            <w:rPr>
              <w:sz w:val="24"/>
              <w:szCs w:val="24"/>
            </w:rPr>
            <w:fldChar w:fldCharType="end"/>
          </w:r>
        </w:sdtContent>
      </w:sdt>
      <w:r w:rsidRPr="00610384">
        <w:rPr>
          <w:sz w:val="24"/>
          <w:szCs w:val="24"/>
        </w:rPr>
        <w:t xml:space="preserve">. </w:t>
      </w:r>
      <w:r w:rsidRPr="00610384">
        <w:rPr>
          <w:i/>
          <w:iCs/>
          <w:sz w:val="24"/>
          <w:szCs w:val="24"/>
        </w:rPr>
        <w:t>Platform</w:t>
      </w:r>
      <w:r w:rsidRPr="00610384">
        <w:rPr>
          <w:sz w:val="24"/>
          <w:szCs w:val="24"/>
        </w:rPr>
        <w:t xml:space="preserve"> popular untuk Windows </w:t>
      </w:r>
      <w:r w:rsidRPr="00610384">
        <w:rPr>
          <w:i/>
          <w:iCs/>
          <w:sz w:val="24"/>
          <w:szCs w:val="24"/>
        </w:rPr>
        <w:t>debugger</w:t>
      </w:r>
      <w:r w:rsidRPr="00610384">
        <w:rPr>
          <w:sz w:val="24"/>
          <w:szCs w:val="24"/>
        </w:rPr>
        <w:t xml:space="preserve"> yang telah ada</w:t>
      </w:r>
      <w:r w:rsidR="00E140EB">
        <w:rPr>
          <w:sz w:val="24"/>
          <w:szCs w:val="24"/>
        </w:rPr>
        <w:t xml:space="preserve"> dan</w:t>
      </w:r>
      <w:r w:rsidRPr="00610384">
        <w:rPr>
          <w:sz w:val="24"/>
          <w:szCs w:val="24"/>
        </w:rPr>
        <w:t xml:space="preserve"> digunakan sebagai </w:t>
      </w:r>
      <w:r w:rsidR="00E140EB">
        <w:rPr>
          <w:sz w:val="24"/>
          <w:szCs w:val="24"/>
        </w:rPr>
        <w:t>piranti lunak</w:t>
      </w:r>
      <w:r w:rsidRPr="00610384">
        <w:rPr>
          <w:sz w:val="24"/>
          <w:szCs w:val="24"/>
        </w:rPr>
        <w:t xml:space="preserve"> untuk menyingkapkan kerentanan dan pengembangan eksploit </w:t>
      </w:r>
      <w:r w:rsidR="00E140EB">
        <w:rPr>
          <w:sz w:val="24"/>
          <w:szCs w:val="24"/>
        </w:rPr>
        <w:t>adalah</w:t>
      </w:r>
      <w:r w:rsidRPr="00610384">
        <w:rPr>
          <w:sz w:val="24"/>
          <w:szCs w:val="24"/>
        </w:rPr>
        <w:t xml:space="preserve"> Immunity Debugger dan OllyDbg.</w:t>
      </w:r>
      <w:r w:rsidR="00822F6C">
        <w:rPr>
          <w:sz w:val="24"/>
          <w:szCs w:val="24"/>
        </w:rPr>
        <w:t xml:space="preserve"> </w:t>
      </w:r>
      <w:r w:rsidR="00E140EB">
        <w:rPr>
          <w:sz w:val="24"/>
          <w:szCs w:val="24"/>
        </w:rPr>
        <w:t xml:space="preserve">Keduanya merupakan sebuah </w:t>
      </w:r>
      <w:r w:rsidR="00E140EB" w:rsidRPr="007E10C7">
        <w:rPr>
          <w:i/>
          <w:sz w:val="24"/>
          <w:szCs w:val="24"/>
        </w:rPr>
        <w:t>debugger</w:t>
      </w:r>
      <w:r w:rsidR="00E140EB">
        <w:rPr>
          <w:sz w:val="24"/>
          <w:szCs w:val="24"/>
        </w:rPr>
        <w:t xml:space="preserve"> untuk 32-bit </w:t>
      </w:r>
      <w:r w:rsidR="007E10C7">
        <w:rPr>
          <w:sz w:val="24"/>
          <w:szCs w:val="24"/>
        </w:rPr>
        <w:t>W</w:t>
      </w:r>
      <w:r w:rsidR="00E140EB">
        <w:rPr>
          <w:sz w:val="24"/>
          <w:szCs w:val="24"/>
        </w:rPr>
        <w:t>indows.</w:t>
      </w:r>
      <w:r w:rsidRPr="00610384">
        <w:rPr>
          <w:sz w:val="24"/>
          <w:szCs w:val="24"/>
        </w:rPr>
        <w:t xml:space="preserve"> </w:t>
      </w:r>
      <w:r w:rsidR="00E140EB">
        <w:rPr>
          <w:sz w:val="24"/>
          <w:szCs w:val="24"/>
        </w:rPr>
        <w:t xml:space="preserve">Akan tetapi, penelitian ini menganggap cukup sulit mengekstensi </w:t>
      </w:r>
      <w:r w:rsidR="00E140EB" w:rsidRPr="007E10C7">
        <w:rPr>
          <w:i/>
          <w:sz w:val="24"/>
          <w:szCs w:val="24"/>
        </w:rPr>
        <w:t>debugger</w:t>
      </w:r>
      <w:r w:rsidR="00E140EB">
        <w:rPr>
          <w:sz w:val="24"/>
          <w:szCs w:val="24"/>
        </w:rPr>
        <w:t xml:space="preserve"> tersebut karena sangat kompleks</w:t>
      </w:r>
      <w:r w:rsidR="003D28F6">
        <w:rPr>
          <w:sz w:val="24"/>
          <w:szCs w:val="24"/>
        </w:rPr>
        <w:t xml:space="preserve"> dan </w:t>
      </w:r>
      <w:r w:rsidR="00E140EB">
        <w:rPr>
          <w:sz w:val="24"/>
          <w:szCs w:val="24"/>
        </w:rPr>
        <w:t>memiliki fitur-fitur yang tidak dibutuhkan seperti tampilan grafis.</w:t>
      </w:r>
      <w:r w:rsidR="003D28F6">
        <w:rPr>
          <w:sz w:val="24"/>
          <w:szCs w:val="24"/>
        </w:rPr>
        <w:t xml:space="preserve"> </w:t>
      </w:r>
      <w:r w:rsidR="00E140EB">
        <w:rPr>
          <w:sz w:val="24"/>
          <w:szCs w:val="24"/>
        </w:rPr>
        <w:t xml:space="preserve">Oleh sebab itu, penelitian akan menggunakan </w:t>
      </w:r>
      <w:r w:rsidR="00E140EB" w:rsidRPr="007E10C7">
        <w:rPr>
          <w:i/>
          <w:sz w:val="24"/>
          <w:szCs w:val="24"/>
        </w:rPr>
        <w:t>debugger</w:t>
      </w:r>
      <w:r w:rsidR="00E140EB">
        <w:rPr>
          <w:sz w:val="24"/>
          <w:szCs w:val="24"/>
        </w:rPr>
        <w:t xml:space="preserve"> yang sederhana yng memiliki fungsi</w:t>
      </w:r>
      <w:r w:rsidR="003D28F6">
        <w:rPr>
          <w:sz w:val="24"/>
          <w:szCs w:val="24"/>
        </w:rPr>
        <w:t xml:space="preserve"> - fungsi</w:t>
      </w:r>
      <w:r w:rsidR="00E140EB">
        <w:rPr>
          <w:sz w:val="24"/>
          <w:szCs w:val="24"/>
        </w:rPr>
        <w:t xml:space="preserve"> dasar dan mengekstensinya.</w:t>
      </w:r>
    </w:p>
    <w:p w14:paraId="75475BFC" w14:textId="257B1843" w:rsidR="007C2829" w:rsidRDefault="00AE37BE" w:rsidP="00AE37BE">
      <w:pPr>
        <w:spacing w:before="240" w:after="160" w:line="360" w:lineRule="auto"/>
        <w:jc w:val="both"/>
        <w:rPr>
          <w:sz w:val="24"/>
          <w:szCs w:val="24"/>
        </w:rPr>
      </w:pPr>
      <w:r w:rsidRPr="00610384">
        <w:rPr>
          <w:sz w:val="24"/>
          <w:szCs w:val="24"/>
        </w:rPr>
        <w:lastRenderedPageBreak/>
        <w:t xml:space="preserve">Ada beberapa kelompok </w:t>
      </w:r>
      <w:r w:rsidRPr="00610384">
        <w:rPr>
          <w:i/>
          <w:iCs/>
          <w:sz w:val="24"/>
          <w:szCs w:val="24"/>
        </w:rPr>
        <w:t>debugger</w:t>
      </w:r>
      <w:r w:rsidRPr="00610384">
        <w:rPr>
          <w:sz w:val="24"/>
          <w:szCs w:val="24"/>
        </w:rPr>
        <w:t xml:space="preserve"> yang diklasifikasikan berdasarkan informasi yang harus diperoleh saat melakukan </w:t>
      </w:r>
      <w:r w:rsidRPr="00610384">
        <w:rPr>
          <w:i/>
          <w:iCs/>
          <w:sz w:val="24"/>
          <w:szCs w:val="24"/>
        </w:rPr>
        <w:t>debugging</w:t>
      </w:r>
      <w:r w:rsidRPr="00610384">
        <w:rPr>
          <w:sz w:val="24"/>
          <w:szCs w:val="24"/>
        </w:rPr>
        <w:t xml:space="preserve"> yaitu </w:t>
      </w:r>
      <w:r w:rsidRPr="00610384">
        <w:rPr>
          <w:i/>
          <w:iCs/>
          <w:sz w:val="24"/>
          <w:szCs w:val="24"/>
        </w:rPr>
        <w:t>white-box debugging</w:t>
      </w:r>
      <w:r w:rsidRPr="00610384">
        <w:rPr>
          <w:sz w:val="24"/>
          <w:szCs w:val="24"/>
        </w:rPr>
        <w:t xml:space="preserve"> dan </w:t>
      </w:r>
      <w:r w:rsidRPr="00610384">
        <w:rPr>
          <w:i/>
          <w:iCs/>
          <w:sz w:val="24"/>
          <w:szCs w:val="24"/>
        </w:rPr>
        <w:t>black-box debugging</w:t>
      </w:r>
      <w:r w:rsidRPr="00610384">
        <w:rPr>
          <w:sz w:val="24"/>
          <w:szCs w:val="24"/>
        </w:rPr>
        <w:t xml:space="preserve">. </w:t>
      </w:r>
      <w:r w:rsidRPr="007C2829">
        <w:rPr>
          <w:i/>
          <w:iCs/>
          <w:sz w:val="24"/>
          <w:szCs w:val="24"/>
        </w:rPr>
        <w:t xml:space="preserve">White-box debugging </w:t>
      </w:r>
      <w:r w:rsidRPr="007C2829">
        <w:rPr>
          <w:sz w:val="24"/>
          <w:szCs w:val="24"/>
        </w:rPr>
        <w:t xml:space="preserve">adalah </w:t>
      </w:r>
      <w:r w:rsidR="007C2829" w:rsidRPr="007C2829">
        <w:rPr>
          <w:sz w:val="24"/>
          <w:szCs w:val="24"/>
        </w:rPr>
        <w:t xml:space="preserve">sebuah </w:t>
      </w:r>
      <w:r w:rsidR="007C2829" w:rsidRPr="003D28F6">
        <w:rPr>
          <w:i/>
          <w:sz w:val="24"/>
          <w:szCs w:val="24"/>
        </w:rPr>
        <w:t>debugger</w:t>
      </w:r>
      <w:r w:rsidR="007C2829" w:rsidRPr="007C2829">
        <w:rPr>
          <w:sz w:val="24"/>
          <w:szCs w:val="24"/>
        </w:rPr>
        <w:t xml:space="preserve"> yang dibuat sebagai </w:t>
      </w:r>
      <w:r w:rsidR="007C2829" w:rsidRPr="007C2829">
        <w:rPr>
          <w:i/>
          <w:sz w:val="24"/>
          <w:szCs w:val="24"/>
        </w:rPr>
        <w:t>bit in functionality</w:t>
      </w:r>
      <w:r w:rsidR="007C2829">
        <w:rPr>
          <w:i/>
          <w:sz w:val="24"/>
          <w:szCs w:val="24"/>
        </w:rPr>
        <w:t xml:space="preserve"> </w:t>
      </w:r>
      <w:r w:rsidR="007C2829">
        <w:rPr>
          <w:sz w:val="24"/>
          <w:szCs w:val="24"/>
        </w:rPr>
        <w:t xml:space="preserve">yang ada di </w:t>
      </w:r>
      <w:r w:rsidR="003D28F6" w:rsidRPr="003D28F6">
        <w:rPr>
          <w:i/>
          <w:sz w:val="24"/>
          <w:szCs w:val="24"/>
        </w:rPr>
        <w:t>I</w:t>
      </w:r>
      <w:r w:rsidR="007C2829" w:rsidRPr="003D28F6">
        <w:rPr>
          <w:i/>
          <w:sz w:val="24"/>
          <w:szCs w:val="24"/>
        </w:rPr>
        <w:t>ntegrared</w:t>
      </w:r>
      <w:r w:rsidR="007C2829">
        <w:rPr>
          <w:sz w:val="24"/>
          <w:szCs w:val="24"/>
        </w:rPr>
        <w:t xml:space="preserve"> </w:t>
      </w:r>
      <w:r w:rsidR="003D28F6" w:rsidRPr="003D28F6">
        <w:rPr>
          <w:i/>
          <w:sz w:val="24"/>
          <w:szCs w:val="24"/>
        </w:rPr>
        <w:t>D</w:t>
      </w:r>
      <w:r w:rsidR="007C2829" w:rsidRPr="003D28F6">
        <w:rPr>
          <w:i/>
          <w:sz w:val="24"/>
          <w:szCs w:val="24"/>
        </w:rPr>
        <w:t>evelopment</w:t>
      </w:r>
      <w:r w:rsidR="007C2829">
        <w:rPr>
          <w:sz w:val="24"/>
          <w:szCs w:val="24"/>
        </w:rPr>
        <w:t xml:space="preserve"> </w:t>
      </w:r>
      <w:r w:rsidR="007C2829" w:rsidRPr="003D28F6">
        <w:rPr>
          <w:i/>
          <w:sz w:val="24"/>
          <w:szCs w:val="24"/>
        </w:rPr>
        <w:t>Environment</w:t>
      </w:r>
      <w:r w:rsidR="003D28F6">
        <w:rPr>
          <w:i/>
          <w:sz w:val="24"/>
          <w:szCs w:val="24"/>
        </w:rPr>
        <w:t xml:space="preserve"> </w:t>
      </w:r>
      <w:r w:rsidR="003D28F6">
        <w:rPr>
          <w:sz w:val="24"/>
          <w:szCs w:val="24"/>
        </w:rPr>
        <w:t>(IDE)</w:t>
      </w:r>
      <w:r w:rsidR="007C2829">
        <w:rPr>
          <w:sz w:val="24"/>
          <w:szCs w:val="24"/>
        </w:rPr>
        <w:t>.</w:t>
      </w:r>
      <w:r w:rsidRPr="00610384">
        <w:rPr>
          <w:sz w:val="24"/>
          <w:szCs w:val="24"/>
        </w:rPr>
        <w:t xml:space="preserve"> </w:t>
      </w:r>
      <w:r w:rsidR="007C2829" w:rsidRPr="003D28F6">
        <w:rPr>
          <w:i/>
          <w:sz w:val="24"/>
          <w:szCs w:val="24"/>
        </w:rPr>
        <w:t>Debugger</w:t>
      </w:r>
      <w:r w:rsidR="007C2829">
        <w:rPr>
          <w:sz w:val="24"/>
          <w:szCs w:val="24"/>
        </w:rPr>
        <w:t xml:space="preserve"> ini lazim digunakan untuk menelusuri kode sumber ketika terjadi </w:t>
      </w:r>
      <w:r w:rsidR="007C2829" w:rsidRPr="003D28F6">
        <w:rPr>
          <w:i/>
          <w:sz w:val="24"/>
          <w:szCs w:val="24"/>
        </w:rPr>
        <w:t>runtime</w:t>
      </w:r>
      <w:r w:rsidR="007C2829">
        <w:rPr>
          <w:sz w:val="24"/>
          <w:szCs w:val="24"/>
        </w:rPr>
        <w:t xml:space="preserve"> </w:t>
      </w:r>
      <w:r w:rsidR="007C2829" w:rsidRPr="003D28F6">
        <w:rPr>
          <w:i/>
          <w:sz w:val="24"/>
          <w:szCs w:val="24"/>
        </w:rPr>
        <w:t>error</w:t>
      </w:r>
      <w:r w:rsidR="007C2829">
        <w:rPr>
          <w:sz w:val="24"/>
          <w:szCs w:val="24"/>
        </w:rPr>
        <w:t xml:space="preserve"> atau untuk mencari </w:t>
      </w:r>
      <w:r w:rsidR="007C2829" w:rsidRPr="00113DFF">
        <w:rPr>
          <w:sz w:val="24"/>
          <w:szCs w:val="24"/>
        </w:rPr>
        <w:t>dan men</w:t>
      </w:r>
      <w:r w:rsidR="003D28F6">
        <w:rPr>
          <w:sz w:val="24"/>
          <w:szCs w:val="24"/>
        </w:rPr>
        <w:t>y</w:t>
      </w:r>
      <w:r w:rsidR="00113DFF" w:rsidRPr="00113DFF">
        <w:rPr>
          <w:sz w:val="24"/>
          <w:szCs w:val="24"/>
        </w:rPr>
        <w:t>ing</w:t>
      </w:r>
      <w:r w:rsidR="003D28F6">
        <w:rPr>
          <w:sz w:val="24"/>
          <w:szCs w:val="24"/>
        </w:rPr>
        <w:t>k</w:t>
      </w:r>
      <w:r w:rsidR="00113DFF" w:rsidRPr="00113DFF">
        <w:rPr>
          <w:sz w:val="24"/>
          <w:szCs w:val="24"/>
        </w:rPr>
        <w:t>apkan</w:t>
      </w:r>
      <w:r w:rsidR="007C2829" w:rsidRPr="00113DFF">
        <w:rPr>
          <w:sz w:val="24"/>
          <w:szCs w:val="24"/>
        </w:rPr>
        <w:t xml:space="preserve"> </w:t>
      </w:r>
      <w:r w:rsidR="007C2829" w:rsidRPr="003D28F6">
        <w:rPr>
          <w:i/>
          <w:sz w:val="24"/>
          <w:szCs w:val="24"/>
        </w:rPr>
        <w:t>logic error</w:t>
      </w:r>
      <w:r w:rsidR="007C2829">
        <w:rPr>
          <w:sz w:val="24"/>
          <w:szCs w:val="24"/>
        </w:rPr>
        <w:t xml:space="preserve">. </w:t>
      </w:r>
      <w:r w:rsidRPr="00610384">
        <w:rPr>
          <w:sz w:val="24"/>
          <w:szCs w:val="24"/>
        </w:rPr>
        <w:t xml:space="preserve">Sementara </w:t>
      </w:r>
      <w:r w:rsidRPr="00610384">
        <w:rPr>
          <w:i/>
          <w:iCs/>
          <w:sz w:val="24"/>
          <w:szCs w:val="24"/>
        </w:rPr>
        <w:t>black-box debugger</w:t>
      </w:r>
      <w:r w:rsidRPr="00610384">
        <w:rPr>
          <w:sz w:val="24"/>
          <w:szCs w:val="24"/>
        </w:rPr>
        <w:t xml:space="preserve"> berlawanan dengan metode </w:t>
      </w:r>
      <w:r w:rsidRPr="00610384">
        <w:rPr>
          <w:i/>
          <w:iCs/>
          <w:sz w:val="24"/>
          <w:szCs w:val="24"/>
        </w:rPr>
        <w:t>white-box debugging</w:t>
      </w:r>
      <w:r w:rsidRPr="00610384">
        <w:rPr>
          <w:sz w:val="24"/>
          <w:szCs w:val="24"/>
        </w:rPr>
        <w:t xml:space="preserve"> karena </w:t>
      </w:r>
      <w:r w:rsidR="007C2829">
        <w:rPr>
          <w:sz w:val="24"/>
          <w:szCs w:val="24"/>
        </w:rPr>
        <w:t>tidak memeiliki akses terhadap k</w:t>
      </w:r>
      <w:r w:rsidR="003D28F6">
        <w:rPr>
          <w:sz w:val="24"/>
          <w:szCs w:val="24"/>
        </w:rPr>
        <w:t>ode</w:t>
      </w:r>
      <w:r w:rsidR="007C2829">
        <w:rPr>
          <w:sz w:val="24"/>
          <w:szCs w:val="24"/>
        </w:rPr>
        <w:t xml:space="preserve"> sumber. </w:t>
      </w:r>
      <w:r w:rsidR="007C2829" w:rsidRPr="007E10C7">
        <w:rPr>
          <w:i/>
          <w:sz w:val="24"/>
          <w:szCs w:val="24"/>
        </w:rPr>
        <w:t>Black</w:t>
      </w:r>
      <w:r w:rsidR="007E10C7">
        <w:rPr>
          <w:i/>
          <w:sz w:val="24"/>
          <w:szCs w:val="24"/>
        </w:rPr>
        <w:t>-</w:t>
      </w:r>
      <w:r w:rsidR="007C2829" w:rsidRPr="007E10C7">
        <w:rPr>
          <w:i/>
          <w:sz w:val="24"/>
          <w:szCs w:val="24"/>
        </w:rPr>
        <w:t>box debugger</w:t>
      </w:r>
      <w:r w:rsidR="007C2829">
        <w:rPr>
          <w:sz w:val="24"/>
          <w:szCs w:val="24"/>
        </w:rPr>
        <w:t xml:space="preserve"> mengoperasi program yang telah dikompilasi dan di </w:t>
      </w:r>
      <w:r w:rsidR="007C2829" w:rsidRPr="003D28F6">
        <w:rPr>
          <w:i/>
          <w:sz w:val="24"/>
          <w:szCs w:val="24"/>
        </w:rPr>
        <w:t>link</w:t>
      </w:r>
      <w:r w:rsidR="007C2829">
        <w:rPr>
          <w:sz w:val="24"/>
          <w:szCs w:val="24"/>
        </w:rPr>
        <w:t xml:space="preserve"> dengan cara, pertama sekali melaku</w:t>
      </w:r>
      <w:r w:rsidR="003D28F6">
        <w:rPr>
          <w:sz w:val="24"/>
          <w:szCs w:val="24"/>
        </w:rPr>
        <w:t>kan</w:t>
      </w:r>
      <w:r w:rsidR="007C2829">
        <w:rPr>
          <w:sz w:val="24"/>
          <w:szCs w:val="24"/>
        </w:rPr>
        <w:t xml:space="preserve"> </w:t>
      </w:r>
      <w:r w:rsidR="007C2829" w:rsidRPr="003D28F6">
        <w:rPr>
          <w:i/>
          <w:sz w:val="24"/>
          <w:szCs w:val="24"/>
        </w:rPr>
        <w:t>disassembly</w:t>
      </w:r>
      <w:r w:rsidR="007C2829">
        <w:rPr>
          <w:sz w:val="24"/>
          <w:szCs w:val="24"/>
        </w:rPr>
        <w:t xml:space="preserve"> terhadap berkas </w:t>
      </w:r>
      <w:r w:rsidR="003D28F6" w:rsidRPr="003D28F6">
        <w:rPr>
          <w:i/>
          <w:sz w:val="24"/>
          <w:szCs w:val="24"/>
        </w:rPr>
        <w:t>file</w:t>
      </w:r>
      <w:r w:rsidR="003D28F6">
        <w:rPr>
          <w:sz w:val="24"/>
          <w:szCs w:val="24"/>
        </w:rPr>
        <w:t xml:space="preserve"> </w:t>
      </w:r>
      <w:r w:rsidR="003D28F6" w:rsidRPr="003D28F6">
        <w:rPr>
          <w:i/>
          <w:sz w:val="24"/>
          <w:szCs w:val="24"/>
        </w:rPr>
        <w:t>executable</w:t>
      </w:r>
      <w:r w:rsidR="003D28F6">
        <w:rPr>
          <w:i/>
          <w:sz w:val="24"/>
          <w:szCs w:val="24"/>
        </w:rPr>
        <w:t>.</w:t>
      </w:r>
    </w:p>
    <w:p w14:paraId="1B9A0533" w14:textId="16067C47" w:rsidR="00AE37BE" w:rsidRPr="00610384" w:rsidRDefault="00AE37BE" w:rsidP="00AE37BE">
      <w:pPr>
        <w:spacing w:before="240" w:after="160" w:line="360" w:lineRule="auto"/>
        <w:jc w:val="both"/>
        <w:rPr>
          <w:sz w:val="24"/>
          <w:szCs w:val="24"/>
        </w:rPr>
      </w:pPr>
      <w:r w:rsidRPr="00610384">
        <w:rPr>
          <w:sz w:val="24"/>
          <w:szCs w:val="24"/>
        </w:rPr>
        <w:t xml:space="preserve">Ditinjau dari </w:t>
      </w:r>
      <w:r w:rsidRPr="00610384">
        <w:rPr>
          <w:i/>
          <w:iCs/>
          <w:sz w:val="24"/>
          <w:szCs w:val="24"/>
        </w:rPr>
        <w:t>privilege</w:t>
      </w:r>
      <w:r w:rsidRPr="00610384">
        <w:rPr>
          <w:sz w:val="24"/>
          <w:szCs w:val="24"/>
        </w:rPr>
        <w:t xml:space="preserve">, </w:t>
      </w:r>
      <w:r w:rsidRPr="00610384">
        <w:rPr>
          <w:i/>
          <w:iCs/>
          <w:sz w:val="24"/>
          <w:szCs w:val="24"/>
        </w:rPr>
        <w:t xml:space="preserve">black-box debugger </w:t>
      </w:r>
      <w:r w:rsidRPr="00610384">
        <w:rPr>
          <w:sz w:val="24"/>
          <w:szCs w:val="24"/>
        </w:rPr>
        <w:t xml:space="preserve">dibagi dua yaitu </w:t>
      </w:r>
      <w:r w:rsidRPr="00610384">
        <w:rPr>
          <w:i/>
          <w:iCs/>
          <w:sz w:val="24"/>
          <w:szCs w:val="24"/>
        </w:rPr>
        <w:t>user mode</w:t>
      </w:r>
      <w:r w:rsidRPr="00610384">
        <w:rPr>
          <w:sz w:val="24"/>
          <w:szCs w:val="24"/>
        </w:rPr>
        <w:t xml:space="preserve"> (</w:t>
      </w:r>
      <w:r w:rsidRPr="00610384">
        <w:rPr>
          <w:i/>
          <w:iCs/>
          <w:sz w:val="24"/>
          <w:szCs w:val="24"/>
        </w:rPr>
        <w:t>ring</w:t>
      </w:r>
      <w:r w:rsidRPr="00610384">
        <w:rPr>
          <w:sz w:val="24"/>
          <w:szCs w:val="24"/>
        </w:rPr>
        <w:t xml:space="preserve"> 3) dan kernel </w:t>
      </w:r>
      <w:r w:rsidRPr="00610384">
        <w:rPr>
          <w:i/>
          <w:iCs/>
          <w:sz w:val="24"/>
          <w:szCs w:val="24"/>
        </w:rPr>
        <w:t xml:space="preserve">mode </w:t>
      </w:r>
      <w:r w:rsidRPr="00610384">
        <w:rPr>
          <w:sz w:val="24"/>
          <w:szCs w:val="24"/>
        </w:rPr>
        <w:t>(ring 0).</w:t>
      </w:r>
      <w:r w:rsidR="003D28F6">
        <w:rPr>
          <w:sz w:val="24"/>
          <w:szCs w:val="24"/>
        </w:rPr>
        <w:t xml:space="preserve"> </w:t>
      </w:r>
      <w:r w:rsidRPr="00610384">
        <w:rPr>
          <w:i/>
          <w:iCs/>
          <w:sz w:val="24"/>
          <w:szCs w:val="24"/>
        </w:rPr>
        <w:t>User</w:t>
      </w:r>
      <w:r w:rsidRPr="00610384">
        <w:rPr>
          <w:sz w:val="24"/>
          <w:szCs w:val="24"/>
        </w:rPr>
        <w:t xml:space="preserve"> </w:t>
      </w:r>
      <w:r w:rsidRPr="00610384">
        <w:rPr>
          <w:i/>
          <w:iCs/>
          <w:sz w:val="24"/>
          <w:szCs w:val="24"/>
        </w:rPr>
        <w:t>mode</w:t>
      </w:r>
      <w:r w:rsidRPr="00610384">
        <w:rPr>
          <w:sz w:val="24"/>
          <w:szCs w:val="24"/>
        </w:rPr>
        <w:t xml:space="preserve"> </w:t>
      </w:r>
      <w:r w:rsidR="007C2829">
        <w:rPr>
          <w:sz w:val="24"/>
          <w:szCs w:val="24"/>
        </w:rPr>
        <w:t xml:space="preserve">merupakan </w:t>
      </w:r>
      <w:r w:rsidRPr="00610384">
        <w:rPr>
          <w:sz w:val="24"/>
          <w:szCs w:val="24"/>
        </w:rPr>
        <w:t xml:space="preserve">sebuah </w:t>
      </w:r>
      <w:r w:rsidRPr="00610384">
        <w:rPr>
          <w:i/>
          <w:iCs/>
          <w:sz w:val="24"/>
          <w:szCs w:val="24"/>
        </w:rPr>
        <w:t>mode</w:t>
      </w:r>
      <w:r w:rsidR="007C2829">
        <w:rPr>
          <w:sz w:val="24"/>
          <w:szCs w:val="24"/>
        </w:rPr>
        <w:t xml:space="preserve"> </w:t>
      </w:r>
      <w:r w:rsidR="00113DFF">
        <w:rPr>
          <w:sz w:val="24"/>
          <w:szCs w:val="24"/>
        </w:rPr>
        <w:t>dimana hak akses processor sama dengan user</w:t>
      </w:r>
      <w:r w:rsidR="003D28F6">
        <w:rPr>
          <w:sz w:val="24"/>
          <w:szCs w:val="24"/>
        </w:rPr>
        <w:t xml:space="preserve"> </w:t>
      </w:r>
      <w:r w:rsidR="00113DFF">
        <w:rPr>
          <w:sz w:val="24"/>
          <w:szCs w:val="24"/>
        </w:rPr>
        <w:t>program.</w:t>
      </w:r>
      <w:r w:rsidR="003D28F6">
        <w:rPr>
          <w:sz w:val="24"/>
          <w:szCs w:val="24"/>
        </w:rPr>
        <w:t xml:space="preserve"> </w:t>
      </w:r>
      <w:r w:rsidR="003D28F6" w:rsidRPr="003D28F6">
        <w:rPr>
          <w:i/>
          <w:sz w:val="24"/>
          <w:szCs w:val="24"/>
        </w:rPr>
        <w:t>M</w:t>
      </w:r>
      <w:r w:rsidR="00113DFF" w:rsidRPr="003D28F6">
        <w:rPr>
          <w:i/>
          <w:sz w:val="24"/>
          <w:szCs w:val="24"/>
        </w:rPr>
        <w:t>ode</w:t>
      </w:r>
      <w:r w:rsidR="00113DFF">
        <w:rPr>
          <w:sz w:val="24"/>
          <w:szCs w:val="24"/>
        </w:rPr>
        <w:t xml:space="preserve"> ini tidak dapat secara langsung mengeksekusi perintah</w:t>
      </w:r>
      <w:r w:rsidR="003D28F6">
        <w:rPr>
          <w:sz w:val="24"/>
          <w:szCs w:val="24"/>
        </w:rPr>
        <w:t xml:space="preserve"> - perintah</w:t>
      </w:r>
      <w:r w:rsidR="00113DFF">
        <w:rPr>
          <w:sz w:val="24"/>
          <w:szCs w:val="24"/>
        </w:rPr>
        <w:t xml:space="preserve"> dengan </w:t>
      </w:r>
      <w:r w:rsidR="00113DFF" w:rsidRPr="00742264">
        <w:rPr>
          <w:i/>
          <w:sz w:val="24"/>
          <w:szCs w:val="24"/>
        </w:rPr>
        <w:t>privilege</w:t>
      </w:r>
      <w:r w:rsidR="00113DFF">
        <w:rPr>
          <w:sz w:val="24"/>
          <w:szCs w:val="24"/>
        </w:rPr>
        <w:t xml:space="preserve"> tinggi s</w:t>
      </w:r>
      <w:r w:rsidR="00742264">
        <w:rPr>
          <w:sz w:val="24"/>
          <w:szCs w:val="24"/>
        </w:rPr>
        <w:t>e</w:t>
      </w:r>
      <w:r w:rsidR="00113DFF">
        <w:rPr>
          <w:sz w:val="24"/>
          <w:szCs w:val="24"/>
        </w:rPr>
        <w:t xml:space="preserve">perti </w:t>
      </w:r>
      <w:r w:rsidR="00113DFF" w:rsidRPr="00742264">
        <w:rPr>
          <w:i/>
          <w:sz w:val="24"/>
          <w:szCs w:val="24"/>
        </w:rPr>
        <w:t>input</w:t>
      </w:r>
      <w:r w:rsidR="00113DFF">
        <w:rPr>
          <w:sz w:val="24"/>
          <w:szCs w:val="24"/>
        </w:rPr>
        <w:t xml:space="preserve"> </w:t>
      </w:r>
      <w:r w:rsidR="00113DFF" w:rsidRPr="00742264">
        <w:rPr>
          <w:i/>
          <w:sz w:val="24"/>
          <w:szCs w:val="24"/>
        </w:rPr>
        <w:t>output</w:t>
      </w:r>
      <w:r w:rsidR="00742264">
        <w:rPr>
          <w:i/>
          <w:sz w:val="24"/>
          <w:szCs w:val="24"/>
        </w:rPr>
        <w:t>,</w:t>
      </w:r>
      <w:r w:rsidR="00113DFF">
        <w:rPr>
          <w:sz w:val="24"/>
          <w:szCs w:val="24"/>
        </w:rPr>
        <w:t xml:space="preserve"> akan tetapi layanan s</w:t>
      </w:r>
      <w:r w:rsidR="00742264">
        <w:rPr>
          <w:sz w:val="24"/>
          <w:szCs w:val="24"/>
        </w:rPr>
        <w:t>is</w:t>
      </w:r>
      <w:r w:rsidR="00113DFF">
        <w:rPr>
          <w:sz w:val="24"/>
          <w:szCs w:val="24"/>
        </w:rPr>
        <w:t xml:space="preserve">tem operasi diperoleh dengan melakukan </w:t>
      </w:r>
      <w:r w:rsidR="00113DFF" w:rsidRPr="00113DFF">
        <w:rPr>
          <w:i/>
          <w:sz w:val="24"/>
          <w:szCs w:val="24"/>
        </w:rPr>
        <w:t>system</w:t>
      </w:r>
      <w:r w:rsidR="00113DFF">
        <w:rPr>
          <w:sz w:val="24"/>
          <w:szCs w:val="24"/>
        </w:rPr>
        <w:t xml:space="preserve"> </w:t>
      </w:r>
      <w:r w:rsidR="00113DFF" w:rsidRPr="00113DFF">
        <w:rPr>
          <w:i/>
          <w:sz w:val="24"/>
          <w:szCs w:val="24"/>
        </w:rPr>
        <w:t>call</w:t>
      </w:r>
      <w:r w:rsidR="00113DFF">
        <w:rPr>
          <w:sz w:val="24"/>
          <w:szCs w:val="24"/>
        </w:rPr>
        <w:t xml:space="preserve">. </w:t>
      </w:r>
      <w:r w:rsidRPr="00610384">
        <w:rPr>
          <w:sz w:val="24"/>
          <w:szCs w:val="24"/>
        </w:rPr>
        <w:t xml:space="preserve">Sementara kernel </w:t>
      </w:r>
      <w:r w:rsidRPr="00610384">
        <w:rPr>
          <w:i/>
          <w:iCs/>
          <w:sz w:val="24"/>
          <w:szCs w:val="24"/>
        </w:rPr>
        <w:t>mode</w:t>
      </w:r>
      <w:r w:rsidRPr="00610384">
        <w:rPr>
          <w:sz w:val="24"/>
          <w:szCs w:val="24"/>
        </w:rPr>
        <w:t xml:space="preserve"> merupakan sebuah </w:t>
      </w:r>
      <w:r w:rsidRPr="00610384">
        <w:rPr>
          <w:i/>
          <w:iCs/>
          <w:sz w:val="24"/>
          <w:szCs w:val="24"/>
        </w:rPr>
        <w:t>mode</w:t>
      </w:r>
      <w:r w:rsidRPr="00610384">
        <w:rPr>
          <w:sz w:val="24"/>
          <w:szCs w:val="24"/>
        </w:rPr>
        <w:t xml:space="preserve"> dimana</w:t>
      </w:r>
      <w:r w:rsidRPr="00610384">
        <w:rPr>
          <w:i/>
          <w:iCs/>
          <w:sz w:val="24"/>
          <w:szCs w:val="24"/>
        </w:rPr>
        <w:t xml:space="preserve"> core system</w:t>
      </w:r>
      <w:r w:rsidRPr="00610384">
        <w:rPr>
          <w:sz w:val="24"/>
          <w:szCs w:val="24"/>
        </w:rPr>
        <w:t xml:space="preserve"> berjalan menggunakan hak atau </w:t>
      </w:r>
      <w:r w:rsidRPr="00610384">
        <w:rPr>
          <w:i/>
          <w:iCs/>
          <w:sz w:val="24"/>
          <w:szCs w:val="24"/>
        </w:rPr>
        <w:t>privilege</w:t>
      </w:r>
      <w:r w:rsidRPr="00610384">
        <w:rPr>
          <w:sz w:val="24"/>
          <w:szCs w:val="24"/>
        </w:rPr>
        <w:t xml:space="preserve"> paling tinggi</w:t>
      </w:r>
      <w:r w:rsidR="00742264">
        <w:rPr>
          <w:sz w:val="24"/>
          <w:szCs w:val="24"/>
        </w:rPr>
        <w:t>,</w:t>
      </w:r>
      <w:r w:rsidRPr="00610384">
        <w:rPr>
          <w:sz w:val="24"/>
          <w:szCs w:val="24"/>
        </w:rPr>
        <w:t xml:space="preserve"> contohnya menangkap paket dengan </w:t>
      </w:r>
      <w:r w:rsidRPr="00610384">
        <w:rPr>
          <w:i/>
          <w:iCs/>
          <w:sz w:val="24"/>
          <w:szCs w:val="24"/>
        </w:rPr>
        <w:t>network</w:t>
      </w:r>
      <w:r w:rsidRPr="00610384">
        <w:rPr>
          <w:sz w:val="24"/>
          <w:szCs w:val="24"/>
        </w:rPr>
        <w:t xml:space="preserve"> </w:t>
      </w:r>
      <w:r w:rsidRPr="00610384">
        <w:rPr>
          <w:i/>
          <w:iCs/>
          <w:sz w:val="24"/>
          <w:szCs w:val="24"/>
        </w:rPr>
        <w:t>adapter</w:t>
      </w:r>
      <w:r w:rsidRPr="00610384">
        <w:rPr>
          <w:sz w:val="24"/>
          <w:szCs w:val="24"/>
        </w:rPr>
        <w:t xml:space="preserve"> pada mode pasif </w:t>
      </w:r>
      <w:sdt>
        <w:sdtPr>
          <w:rPr>
            <w:sz w:val="24"/>
            <w:szCs w:val="24"/>
          </w:rPr>
          <w:id w:val="381679546"/>
          <w:citation/>
        </w:sdtPr>
        <w:sdtEndPr/>
        <w:sdtContent>
          <w:r w:rsidRPr="00610384">
            <w:rPr>
              <w:sz w:val="24"/>
              <w:szCs w:val="24"/>
            </w:rPr>
            <w:fldChar w:fldCharType="begin"/>
          </w:r>
          <w:r w:rsidR="00693FEC">
            <w:rPr>
              <w:sz w:val="24"/>
              <w:szCs w:val="24"/>
              <w:lang w:val="en-GB"/>
            </w:rPr>
            <w:instrText xml:space="preserve">CITATION Sei09 \l 2057 </w:instrText>
          </w:r>
          <w:r w:rsidRPr="00610384">
            <w:rPr>
              <w:sz w:val="24"/>
              <w:szCs w:val="24"/>
            </w:rPr>
            <w:fldChar w:fldCharType="separate"/>
          </w:r>
          <w:r w:rsidR="00693FEC" w:rsidRPr="00693FEC">
            <w:rPr>
              <w:noProof/>
              <w:sz w:val="24"/>
              <w:szCs w:val="24"/>
              <w:lang w:val="en-GB"/>
            </w:rPr>
            <w:t>[3]</w:t>
          </w:r>
          <w:r w:rsidRPr="00610384">
            <w:rPr>
              <w:sz w:val="24"/>
              <w:szCs w:val="24"/>
            </w:rPr>
            <w:fldChar w:fldCharType="end"/>
          </w:r>
        </w:sdtContent>
      </w:sdt>
      <w:r w:rsidRPr="00610384">
        <w:rPr>
          <w:sz w:val="24"/>
          <w:szCs w:val="24"/>
        </w:rPr>
        <w:t xml:space="preserve">. </w:t>
      </w:r>
    </w:p>
    <w:p w14:paraId="15A31F90" w14:textId="72BE90A3" w:rsidR="007B4CBA" w:rsidRPr="007D1FF5" w:rsidRDefault="007B4CBA" w:rsidP="008F3623">
      <w:pPr>
        <w:pStyle w:val="ListParagraph"/>
        <w:numPr>
          <w:ilvl w:val="2"/>
          <w:numId w:val="31"/>
        </w:numPr>
        <w:spacing w:before="240" w:after="160" w:line="360" w:lineRule="auto"/>
        <w:ind w:left="709"/>
        <w:jc w:val="both"/>
        <w:outlineLvl w:val="2"/>
        <w:rPr>
          <w:i/>
          <w:szCs w:val="24"/>
          <w:lang w:val="en-ID"/>
        </w:rPr>
      </w:pPr>
      <w:bookmarkStart w:id="98" w:name="_Toc522192753"/>
      <w:r w:rsidRPr="007D1FF5">
        <w:rPr>
          <w:szCs w:val="24"/>
          <w:lang w:val="en-ID"/>
        </w:rPr>
        <w:t xml:space="preserve">Windows </w:t>
      </w:r>
      <w:r w:rsidRPr="007D1FF5">
        <w:rPr>
          <w:i/>
          <w:szCs w:val="24"/>
          <w:lang w:val="en-ID"/>
        </w:rPr>
        <w:t xml:space="preserve">Debuging </w:t>
      </w:r>
      <w:r w:rsidRPr="007D1FF5">
        <w:rPr>
          <w:szCs w:val="24"/>
          <w:lang w:val="en-ID"/>
        </w:rPr>
        <w:t>API</w:t>
      </w:r>
      <w:bookmarkEnd w:id="98"/>
    </w:p>
    <w:p w14:paraId="22A9A1B7" w14:textId="5B3B5C6C" w:rsidR="00B4234C" w:rsidRPr="00610384" w:rsidRDefault="00113DFF" w:rsidP="006F5D89">
      <w:pPr>
        <w:spacing w:before="240" w:after="160" w:line="360" w:lineRule="auto"/>
        <w:ind w:left="-11"/>
        <w:jc w:val="both"/>
        <w:rPr>
          <w:sz w:val="24"/>
          <w:szCs w:val="24"/>
        </w:rPr>
      </w:pPr>
      <w:r>
        <w:rPr>
          <w:sz w:val="24"/>
          <w:szCs w:val="24"/>
        </w:rPr>
        <w:t xml:space="preserve">Sistem operasi </w:t>
      </w:r>
      <w:r w:rsidR="007E10C7">
        <w:rPr>
          <w:sz w:val="24"/>
          <w:szCs w:val="24"/>
        </w:rPr>
        <w:t>W</w:t>
      </w:r>
      <w:r w:rsidR="00AE37BE" w:rsidRPr="00610384">
        <w:rPr>
          <w:sz w:val="24"/>
          <w:szCs w:val="24"/>
        </w:rPr>
        <w:t>indows menyediakan</w:t>
      </w:r>
      <w:r>
        <w:rPr>
          <w:sz w:val="24"/>
          <w:szCs w:val="24"/>
        </w:rPr>
        <w:t xml:space="preserve"> sekumpulan fungsi untuk men</w:t>
      </w:r>
      <w:r w:rsidR="007E10C7">
        <w:rPr>
          <w:sz w:val="24"/>
          <w:szCs w:val="24"/>
        </w:rPr>
        <w:t>-</w:t>
      </w:r>
      <w:r w:rsidRPr="007E10C7">
        <w:rPr>
          <w:i/>
          <w:sz w:val="24"/>
          <w:szCs w:val="24"/>
        </w:rPr>
        <w:t>debug</w:t>
      </w:r>
      <w:r>
        <w:rPr>
          <w:sz w:val="24"/>
          <w:szCs w:val="24"/>
        </w:rPr>
        <w:t xml:space="preserve"> </w:t>
      </w:r>
      <w:r w:rsidRPr="000F6982">
        <w:rPr>
          <w:i/>
          <w:sz w:val="24"/>
          <w:szCs w:val="24"/>
        </w:rPr>
        <w:t>exe</w:t>
      </w:r>
      <w:r w:rsidR="000F6982" w:rsidRPr="000F6982">
        <w:rPr>
          <w:i/>
          <w:sz w:val="24"/>
          <w:szCs w:val="24"/>
        </w:rPr>
        <w:t>cutable</w:t>
      </w:r>
      <w:r w:rsidR="00AE37BE" w:rsidRPr="00610384">
        <w:rPr>
          <w:sz w:val="24"/>
          <w:szCs w:val="24"/>
        </w:rPr>
        <w:t xml:space="preserve"> </w:t>
      </w:r>
      <w:r>
        <w:rPr>
          <w:sz w:val="24"/>
          <w:szCs w:val="24"/>
        </w:rPr>
        <w:t>yakni</w:t>
      </w:r>
      <w:r w:rsidR="00AE37BE" w:rsidRPr="00610384">
        <w:rPr>
          <w:sz w:val="24"/>
          <w:szCs w:val="24"/>
        </w:rPr>
        <w:t xml:space="preserve"> </w:t>
      </w:r>
      <w:r w:rsidR="00AE37BE" w:rsidRPr="00610384">
        <w:rPr>
          <w:i/>
          <w:iCs/>
          <w:sz w:val="24"/>
          <w:szCs w:val="24"/>
        </w:rPr>
        <w:t>debugging</w:t>
      </w:r>
      <w:r w:rsidR="00AE37BE" w:rsidRPr="00610384">
        <w:rPr>
          <w:sz w:val="24"/>
          <w:szCs w:val="24"/>
        </w:rPr>
        <w:t xml:space="preserve"> API </w:t>
      </w:r>
      <w:sdt>
        <w:sdtPr>
          <w:rPr>
            <w:sz w:val="24"/>
            <w:szCs w:val="24"/>
          </w:rPr>
          <w:id w:val="-1712723600"/>
          <w:citation/>
        </w:sdtPr>
        <w:sdtEndPr/>
        <w:sdtContent>
          <w:r w:rsidR="00AE37BE" w:rsidRPr="00610384">
            <w:rPr>
              <w:sz w:val="24"/>
              <w:szCs w:val="24"/>
            </w:rPr>
            <w:fldChar w:fldCharType="begin"/>
          </w:r>
          <w:r w:rsidR="00AE37BE" w:rsidRPr="00610384">
            <w:rPr>
              <w:sz w:val="24"/>
              <w:szCs w:val="24"/>
              <w:lang w:val="en-GB"/>
            </w:rPr>
            <w:instrText xml:space="preserve"> CITATION Kat92 \l 2057 </w:instrText>
          </w:r>
          <w:r w:rsidR="00AE37BE" w:rsidRPr="00610384">
            <w:rPr>
              <w:sz w:val="24"/>
              <w:szCs w:val="24"/>
            </w:rPr>
            <w:fldChar w:fldCharType="separate"/>
          </w:r>
          <w:r w:rsidR="008F1E94" w:rsidRPr="008F1E94">
            <w:rPr>
              <w:noProof/>
              <w:sz w:val="24"/>
              <w:szCs w:val="24"/>
              <w:lang w:val="en-GB"/>
            </w:rPr>
            <w:t>[19]</w:t>
          </w:r>
          <w:r w:rsidR="00AE37BE" w:rsidRPr="00610384">
            <w:rPr>
              <w:sz w:val="24"/>
              <w:szCs w:val="24"/>
            </w:rPr>
            <w:fldChar w:fldCharType="end"/>
          </w:r>
        </w:sdtContent>
      </w:sdt>
      <w:r w:rsidR="00AE37BE" w:rsidRPr="00610384">
        <w:rPr>
          <w:sz w:val="24"/>
          <w:szCs w:val="24"/>
        </w:rPr>
        <w:t xml:space="preserve">. Terdapat beberapa fungsi </w:t>
      </w:r>
      <w:r w:rsidR="00AE37BE" w:rsidRPr="00610384">
        <w:rPr>
          <w:i/>
          <w:iCs/>
          <w:sz w:val="24"/>
          <w:szCs w:val="24"/>
        </w:rPr>
        <w:t>debugging</w:t>
      </w:r>
      <w:r w:rsidR="00AE37BE" w:rsidRPr="00610384">
        <w:rPr>
          <w:sz w:val="24"/>
          <w:szCs w:val="24"/>
        </w:rPr>
        <w:t xml:space="preserve"> yang penting </w:t>
      </w:r>
      <w:r w:rsidR="00202C41">
        <w:rPr>
          <w:sz w:val="24"/>
          <w:szCs w:val="24"/>
        </w:rPr>
        <w:t>digunakan</w:t>
      </w:r>
      <w:r w:rsidR="00AE37BE" w:rsidRPr="00610384">
        <w:rPr>
          <w:sz w:val="24"/>
          <w:szCs w:val="24"/>
        </w:rPr>
        <w:t xml:space="preserve"> dalam membangun sebuah </w:t>
      </w:r>
      <w:r w:rsidR="00AE37BE" w:rsidRPr="00610384">
        <w:rPr>
          <w:i/>
          <w:iCs/>
          <w:sz w:val="24"/>
          <w:szCs w:val="24"/>
        </w:rPr>
        <w:t>debugger</w:t>
      </w:r>
      <w:r w:rsidR="00AE37BE" w:rsidRPr="00610384">
        <w:rPr>
          <w:sz w:val="24"/>
          <w:szCs w:val="24"/>
        </w:rPr>
        <w:t>, yaitu fungsi ContinueDebugEvent, DebugActiveProcess, DebugActiveProcessStop, dan WaitForDebugEvent.</w:t>
      </w:r>
      <w:r>
        <w:rPr>
          <w:sz w:val="24"/>
          <w:szCs w:val="24"/>
        </w:rPr>
        <w:t xml:space="preserve"> Penjelasan fungsi tersebut dijelaskan pada sub</w:t>
      </w:r>
      <w:r w:rsidR="000F6982">
        <w:rPr>
          <w:sz w:val="24"/>
          <w:szCs w:val="24"/>
        </w:rPr>
        <w:t xml:space="preserve"> </w:t>
      </w:r>
      <w:r>
        <w:rPr>
          <w:sz w:val="24"/>
          <w:szCs w:val="24"/>
        </w:rPr>
        <w:t>bab berikut.</w:t>
      </w:r>
    </w:p>
    <w:p w14:paraId="1EAC353A" w14:textId="77777777" w:rsidR="00B4234C" w:rsidRDefault="002441A8" w:rsidP="008F3623">
      <w:pPr>
        <w:pStyle w:val="ListParagraph"/>
        <w:numPr>
          <w:ilvl w:val="3"/>
          <w:numId w:val="31"/>
        </w:numPr>
        <w:spacing w:line="360" w:lineRule="auto"/>
        <w:ind w:left="709" w:hanging="709"/>
        <w:jc w:val="both"/>
        <w:outlineLvl w:val="3"/>
        <w:rPr>
          <w:szCs w:val="24"/>
        </w:rPr>
      </w:pPr>
      <w:bookmarkStart w:id="99" w:name="_Toc519842711"/>
      <w:bookmarkStart w:id="100" w:name="_Toc519867023"/>
      <w:bookmarkStart w:id="101" w:name="_Toc522192754"/>
      <w:r w:rsidRPr="00C41634">
        <w:rPr>
          <w:szCs w:val="24"/>
        </w:rPr>
        <w:t>Fungsi ContinueDebugEvent</w:t>
      </w:r>
      <w:bookmarkEnd w:id="99"/>
      <w:bookmarkEnd w:id="100"/>
      <w:bookmarkEnd w:id="101"/>
    </w:p>
    <w:p w14:paraId="36AE358C" w14:textId="2737B1C9" w:rsidR="002441A8" w:rsidRPr="00B4234C" w:rsidRDefault="002441A8" w:rsidP="00AC698B">
      <w:pPr>
        <w:spacing w:line="360" w:lineRule="auto"/>
        <w:rPr>
          <w:sz w:val="24"/>
          <w:szCs w:val="24"/>
        </w:rPr>
      </w:pPr>
      <w:r w:rsidRPr="00B4234C">
        <w:rPr>
          <w:sz w:val="24"/>
          <w:szCs w:val="24"/>
        </w:rPr>
        <w:t xml:space="preserve">Fungsi ini digunakan untuk mengaktifkan </w:t>
      </w:r>
      <w:r w:rsidRPr="00B4234C">
        <w:rPr>
          <w:i/>
          <w:iCs/>
          <w:sz w:val="24"/>
          <w:szCs w:val="24"/>
        </w:rPr>
        <w:t>debugger</w:t>
      </w:r>
      <w:r w:rsidRPr="00B4234C">
        <w:rPr>
          <w:sz w:val="24"/>
          <w:szCs w:val="24"/>
        </w:rPr>
        <w:t xml:space="preserve"> untuk melanjutkan proses yang sebelumnya di-</w:t>
      </w:r>
      <w:r w:rsidRPr="00B4234C">
        <w:rPr>
          <w:i/>
          <w:iCs/>
          <w:sz w:val="24"/>
          <w:szCs w:val="24"/>
        </w:rPr>
        <w:t>debugging event</w:t>
      </w:r>
      <w:r w:rsidRPr="00B4234C">
        <w:rPr>
          <w:sz w:val="24"/>
          <w:szCs w:val="24"/>
        </w:rPr>
        <w:t xml:space="preserve">. Berikut sintaks C++ fungsi ini </w:t>
      </w:r>
      <w:sdt>
        <w:sdtPr>
          <w:rPr>
            <w:sz w:val="24"/>
            <w:szCs w:val="24"/>
          </w:rPr>
          <w:id w:val="-619688662"/>
          <w:citation/>
        </w:sdtPr>
        <w:sdtEndPr/>
        <w:sdtContent>
          <w:r w:rsidRPr="00B4234C">
            <w:rPr>
              <w:sz w:val="24"/>
              <w:szCs w:val="24"/>
            </w:rPr>
            <w:fldChar w:fldCharType="begin"/>
          </w:r>
          <w:r w:rsidRPr="00B4234C">
            <w:rPr>
              <w:sz w:val="24"/>
              <w:szCs w:val="24"/>
              <w:lang w:val="en-GB"/>
            </w:rPr>
            <w:instrText xml:space="preserve"> CITATION Mic185 \l 2057 </w:instrText>
          </w:r>
          <w:r w:rsidRPr="00B4234C">
            <w:rPr>
              <w:sz w:val="24"/>
              <w:szCs w:val="24"/>
            </w:rPr>
            <w:fldChar w:fldCharType="separate"/>
          </w:r>
          <w:r w:rsidR="008F1E94" w:rsidRPr="00B4234C">
            <w:rPr>
              <w:noProof/>
              <w:sz w:val="24"/>
              <w:szCs w:val="24"/>
              <w:lang w:val="en-GB"/>
            </w:rPr>
            <w:t>[20]</w:t>
          </w:r>
          <w:r w:rsidRPr="00B4234C">
            <w:rPr>
              <w:sz w:val="24"/>
              <w:szCs w:val="24"/>
            </w:rPr>
            <w:fldChar w:fldCharType="end"/>
          </w:r>
        </w:sdtContent>
      </w:sdt>
      <w:r w:rsidRPr="00B4234C">
        <w:rPr>
          <w:sz w:val="24"/>
          <w:szCs w:val="24"/>
        </w:rPr>
        <w:t>.</w:t>
      </w:r>
    </w:p>
    <w:p w14:paraId="5449061D" w14:textId="77777777" w:rsidR="002441A8" w:rsidRPr="00610384" w:rsidRDefault="002441A8" w:rsidP="002441A8">
      <w:pPr>
        <w:pStyle w:val="HTMLPreformatted"/>
        <w:spacing w:line="360" w:lineRule="auto"/>
        <w:rPr>
          <w:color w:val="000000" w:themeColor="text1"/>
          <w:sz w:val="24"/>
          <w:szCs w:val="24"/>
          <w:lang w:val="en-GB" w:eastAsia="en-GB"/>
        </w:rPr>
      </w:pPr>
      <w:r w:rsidRPr="00610384">
        <w:rPr>
          <w:rFonts w:ascii="Times New Roman" w:hAnsi="Times New Roman" w:cs="Times New Roman"/>
          <w:sz w:val="24"/>
          <w:szCs w:val="24"/>
        </w:rPr>
        <w:tab/>
      </w:r>
      <w:r w:rsidRPr="00610384">
        <w:rPr>
          <w:color w:val="000000"/>
          <w:sz w:val="24"/>
          <w:szCs w:val="24"/>
          <w:lang w:val="en-GB" w:eastAsia="en-GB"/>
        </w:rPr>
        <w:t xml:space="preserve">BOOL WINAPI </w:t>
      </w:r>
      <w:proofErr w:type="gramStart"/>
      <w:r w:rsidRPr="00610384">
        <w:rPr>
          <w:color w:val="000000"/>
          <w:sz w:val="24"/>
          <w:szCs w:val="24"/>
          <w:lang w:val="en-GB" w:eastAsia="en-GB"/>
        </w:rPr>
        <w:t>ContinueDebugEvent(</w:t>
      </w:r>
      <w:proofErr w:type="gramEnd"/>
    </w:p>
    <w:p w14:paraId="107C609A"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4"/>
          <w:szCs w:val="24"/>
          <w:lang w:val="en-GB" w:eastAsia="en-GB"/>
        </w:rPr>
      </w:pPr>
      <w:r w:rsidRPr="00610384">
        <w:rPr>
          <w:rFonts w:ascii="Courier New" w:hAnsi="Courier New" w:cs="Courier New"/>
          <w:color w:val="000000"/>
          <w:sz w:val="24"/>
          <w:szCs w:val="24"/>
          <w:lang w:val="en-GB" w:eastAsia="en-GB"/>
        </w:rPr>
        <w:t xml:space="preserve"> </w:t>
      </w:r>
      <w:r w:rsidRPr="00610384">
        <w:rPr>
          <w:rFonts w:ascii="Courier New" w:hAnsi="Courier New" w:cs="Courier New"/>
          <w:color w:val="000000"/>
          <w:sz w:val="24"/>
          <w:szCs w:val="24"/>
          <w:lang w:val="en-GB" w:eastAsia="en-GB"/>
        </w:rPr>
        <w:tab/>
        <w:t xml:space="preserve">            _In_ DWORD</w:t>
      </w:r>
      <w:r w:rsidRPr="00610384">
        <w:rPr>
          <w:rFonts w:ascii="Courier New" w:hAnsi="Courier New" w:cs="Courier New"/>
          <w:color w:val="000000"/>
          <w:sz w:val="24"/>
          <w:szCs w:val="24"/>
          <w:lang w:val="en-GB" w:eastAsia="en-GB"/>
        </w:rPr>
        <w:tab/>
        <w:t>dwProcessId,</w:t>
      </w:r>
    </w:p>
    <w:p w14:paraId="0E92B42A"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4"/>
          <w:szCs w:val="24"/>
          <w:lang w:val="en-GB" w:eastAsia="en-GB"/>
        </w:rPr>
      </w:pPr>
      <w:r w:rsidRPr="00610384">
        <w:rPr>
          <w:rFonts w:ascii="Courier New" w:hAnsi="Courier New" w:cs="Courier New"/>
          <w:color w:val="000000"/>
          <w:sz w:val="24"/>
          <w:szCs w:val="24"/>
          <w:lang w:val="en-GB" w:eastAsia="en-GB"/>
        </w:rPr>
        <w:tab/>
        <w:t xml:space="preserve">            _In_ DWORD</w:t>
      </w:r>
      <w:r w:rsidRPr="00610384">
        <w:rPr>
          <w:rFonts w:ascii="Courier New" w:hAnsi="Courier New" w:cs="Courier New"/>
          <w:color w:val="000000"/>
          <w:sz w:val="24"/>
          <w:szCs w:val="24"/>
          <w:lang w:val="en-GB" w:eastAsia="en-GB"/>
        </w:rPr>
        <w:tab/>
        <w:t>dwThreadId,</w:t>
      </w:r>
    </w:p>
    <w:p w14:paraId="2D1655EC"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4"/>
          <w:szCs w:val="24"/>
          <w:lang w:val="en-GB" w:eastAsia="en-GB"/>
        </w:rPr>
      </w:pPr>
      <w:r w:rsidRPr="00610384">
        <w:rPr>
          <w:rFonts w:ascii="Courier New" w:hAnsi="Courier New" w:cs="Courier New"/>
          <w:color w:val="000000"/>
          <w:sz w:val="24"/>
          <w:szCs w:val="24"/>
          <w:lang w:val="en-GB" w:eastAsia="en-GB"/>
        </w:rPr>
        <w:lastRenderedPageBreak/>
        <w:tab/>
        <w:t xml:space="preserve">            _In_ DWORD</w:t>
      </w:r>
      <w:r w:rsidRPr="00610384">
        <w:rPr>
          <w:rFonts w:ascii="Courier New" w:hAnsi="Courier New" w:cs="Courier New"/>
          <w:color w:val="000000"/>
          <w:sz w:val="24"/>
          <w:szCs w:val="24"/>
          <w:lang w:val="en-GB" w:eastAsia="en-GB"/>
        </w:rPr>
        <w:tab/>
        <w:t>dwContinueStatus</w:t>
      </w:r>
    </w:p>
    <w:p w14:paraId="4CEB0E15"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4"/>
          <w:szCs w:val="24"/>
          <w:lang w:val="en-GB" w:eastAsia="en-GB"/>
        </w:rPr>
      </w:pPr>
      <w:r w:rsidRPr="00610384">
        <w:rPr>
          <w:rFonts w:ascii="Courier New" w:hAnsi="Courier New" w:cs="Courier New"/>
          <w:color w:val="000000"/>
          <w:sz w:val="24"/>
          <w:szCs w:val="24"/>
          <w:lang w:val="en-GB" w:eastAsia="en-GB"/>
        </w:rPr>
        <w:tab/>
        <w:t>);</w:t>
      </w:r>
    </w:p>
    <w:p w14:paraId="7088232D" w14:textId="0A253996" w:rsidR="002441A8" w:rsidRPr="00610384" w:rsidRDefault="002441A8" w:rsidP="002441A8">
      <w:pPr>
        <w:pStyle w:val="Default"/>
        <w:spacing w:line="360" w:lineRule="auto"/>
        <w:rPr>
          <w:color w:val="auto"/>
        </w:rPr>
      </w:pPr>
      <w:r w:rsidRPr="00610384">
        <w:t xml:space="preserve">Parameter dan keterangan parameter yang dibutuhkan untuk fungsi ini dapat dilihat pada </w:t>
      </w:r>
      <w:r w:rsidRPr="00610384">
        <w:fldChar w:fldCharType="begin"/>
      </w:r>
      <w:r w:rsidRPr="00610384">
        <w:instrText xml:space="preserve"> REF _Ref519871683 \h </w:instrText>
      </w:r>
      <w:r w:rsidR="00D31941" w:rsidRPr="00610384">
        <w:instrText xml:space="preserve"> \* MERGEFORMAT </w:instrText>
      </w:r>
      <w:r w:rsidRPr="00610384">
        <w:fldChar w:fldCharType="separate"/>
      </w:r>
      <w:r w:rsidR="00EC7493" w:rsidRPr="00EC7493">
        <w:rPr>
          <w:color w:val="auto"/>
        </w:rPr>
        <w:t xml:space="preserve">Tabel </w:t>
      </w:r>
      <w:r w:rsidR="00EC7493" w:rsidRPr="00EC7493">
        <w:rPr>
          <w:noProof/>
          <w:color w:val="auto"/>
        </w:rPr>
        <w:t>2.5</w:t>
      </w:r>
      <w:r w:rsidRPr="00610384">
        <w:fldChar w:fldCharType="end"/>
      </w:r>
      <w:r w:rsidRPr="00610384">
        <w:t>.</w:t>
      </w:r>
    </w:p>
    <w:p w14:paraId="31BA769A" w14:textId="35A8EAA4" w:rsidR="002441A8" w:rsidRPr="00A944CF" w:rsidRDefault="002441A8" w:rsidP="002441A8">
      <w:pPr>
        <w:pStyle w:val="Caption"/>
        <w:keepNext/>
        <w:jc w:val="center"/>
        <w:rPr>
          <w:b/>
          <w:i w:val="0"/>
          <w:color w:val="auto"/>
          <w:sz w:val="20"/>
          <w:szCs w:val="20"/>
        </w:rPr>
      </w:pPr>
      <w:bookmarkStart w:id="102" w:name="_Ref519871683"/>
      <w:bookmarkStart w:id="103" w:name="_Toc519843489"/>
      <w:bookmarkStart w:id="104" w:name="_Toc519862674"/>
      <w:bookmarkStart w:id="105" w:name="_Toc522045346"/>
      <w:r w:rsidRPr="00A944CF">
        <w:rPr>
          <w:b/>
          <w:i w:val="0"/>
          <w:color w:val="auto"/>
          <w:sz w:val="20"/>
          <w:szCs w:val="20"/>
        </w:rPr>
        <w:t xml:space="preserve">Tabel </w:t>
      </w:r>
      <w:r w:rsidR="00587391">
        <w:rPr>
          <w:b/>
          <w:i w:val="0"/>
          <w:color w:val="auto"/>
          <w:sz w:val="20"/>
          <w:szCs w:val="20"/>
        </w:rPr>
        <w:fldChar w:fldCharType="begin"/>
      </w:r>
      <w:r w:rsidR="00587391">
        <w:rPr>
          <w:b/>
          <w:i w:val="0"/>
          <w:color w:val="auto"/>
          <w:sz w:val="20"/>
          <w:szCs w:val="20"/>
        </w:rPr>
        <w:instrText xml:space="preserve"> STYLEREF 1 \s </w:instrText>
      </w:r>
      <w:r w:rsidR="00587391">
        <w:rPr>
          <w:b/>
          <w:i w:val="0"/>
          <w:color w:val="auto"/>
          <w:sz w:val="20"/>
          <w:szCs w:val="20"/>
        </w:rPr>
        <w:fldChar w:fldCharType="separate"/>
      </w:r>
      <w:r w:rsidR="00EC7493">
        <w:rPr>
          <w:b/>
          <w:i w:val="0"/>
          <w:noProof/>
          <w:color w:val="auto"/>
          <w:sz w:val="20"/>
          <w:szCs w:val="20"/>
        </w:rPr>
        <w:t>2</w:t>
      </w:r>
      <w:r w:rsidR="00587391">
        <w:rPr>
          <w:b/>
          <w:i w:val="0"/>
          <w:color w:val="auto"/>
          <w:sz w:val="20"/>
          <w:szCs w:val="20"/>
        </w:rPr>
        <w:fldChar w:fldCharType="end"/>
      </w:r>
      <w:r w:rsidR="00587391">
        <w:rPr>
          <w:b/>
          <w:i w:val="0"/>
          <w:color w:val="auto"/>
          <w:sz w:val="20"/>
          <w:szCs w:val="20"/>
        </w:rPr>
        <w:t>.</w:t>
      </w:r>
      <w:r w:rsidR="00587391">
        <w:rPr>
          <w:b/>
          <w:i w:val="0"/>
          <w:color w:val="auto"/>
          <w:sz w:val="20"/>
          <w:szCs w:val="20"/>
        </w:rPr>
        <w:fldChar w:fldCharType="begin"/>
      </w:r>
      <w:r w:rsidR="00587391">
        <w:rPr>
          <w:b/>
          <w:i w:val="0"/>
          <w:color w:val="auto"/>
          <w:sz w:val="20"/>
          <w:szCs w:val="20"/>
        </w:rPr>
        <w:instrText xml:space="preserve"> SEQ Tabel \* ARABIC \s 1 </w:instrText>
      </w:r>
      <w:r w:rsidR="00587391">
        <w:rPr>
          <w:b/>
          <w:i w:val="0"/>
          <w:color w:val="auto"/>
          <w:sz w:val="20"/>
          <w:szCs w:val="20"/>
        </w:rPr>
        <w:fldChar w:fldCharType="separate"/>
      </w:r>
      <w:r w:rsidR="00EC7493">
        <w:rPr>
          <w:b/>
          <w:i w:val="0"/>
          <w:noProof/>
          <w:color w:val="auto"/>
          <w:sz w:val="20"/>
          <w:szCs w:val="20"/>
        </w:rPr>
        <w:t>5</w:t>
      </w:r>
      <w:r w:rsidR="00587391">
        <w:rPr>
          <w:b/>
          <w:i w:val="0"/>
          <w:color w:val="auto"/>
          <w:sz w:val="20"/>
          <w:szCs w:val="20"/>
        </w:rPr>
        <w:fldChar w:fldCharType="end"/>
      </w:r>
      <w:bookmarkEnd w:id="102"/>
      <w:r w:rsidRPr="00A944CF">
        <w:rPr>
          <w:b/>
          <w:i w:val="0"/>
          <w:color w:val="auto"/>
          <w:sz w:val="20"/>
          <w:szCs w:val="20"/>
        </w:rPr>
        <w:t xml:space="preserve"> Parameter Fungsi ContinueDebugEvent</w:t>
      </w:r>
      <w:bookmarkEnd w:id="103"/>
      <w:bookmarkEnd w:id="104"/>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5743"/>
      </w:tblGrid>
      <w:tr w:rsidR="002441A8" w:rsidRPr="00AC698B" w14:paraId="16517C16" w14:textId="77777777" w:rsidTr="00314B6C">
        <w:tc>
          <w:tcPr>
            <w:tcW w:w="2263" w:type="dxa"/>
          </w:tcPr>
          <w:p w14:paraId="5964B228" w14:textId="77777777" w:rsidR="002441A8" w:rsidRPr="00AC698B" w:rsidRDefault="002441A8" w:rsidP="00314B6C">
            <w:pPr>
              <w:jc w:val="both"/>
              <w:rPr>
                <w:b/>
                <w:bCs/>
              </w:rPr>
            </w:pPr>
            <w:r w:rsidRPr="00AC698B">
              <w:rPr>
                <w:b/>
                <w:bCs/>
              </w:rPr>
              <w:t>Parameter</w:t>
            </w:r>
          </w:p>
        </w:tc>
        <w:tc>
          <w:tcPr>
            <w:tcW w:w="6753" w:type="dxa"/>
          </w:tcPr>
          <w:p w14:paraId="07139BED" w14:textId="77777777" w:rsidR="002441A8" w:rsidRPr="00AC698B" w:rsidRDefault="002441A8" w:rsidP="00314B6C">
            <w:pPr>
              <w:jc w:val="both"/>
              <w:rPr>
                <w:b/>
                <w:bCs/>
              </w:rPr>
            </w:pPr>
            <w:r w:rsidRPr="00AC698B">
              <w:rPr>
                <w:b/>
                <w:bCs/>
              </w:rPr>
              <w:t>Keterangan</w:t>
            </w:r>
          </w:p>
        </w:tc>
      </w:tr>
      <w:tr w:rsidR="002441A8" w:rsidRPr="00BB0244" w14:paraId="7854D815" w14:textId="77777777" w:rsidTr="00314B6C">
        <w:tc>
          <w:tcPr>
            <w:tcW w:w="2263" w:type="dxa"/>
          </w:tcPr>
          <w:p w14:paraId="4F12192E" w14:textId="77777777" w:rsidR="002441A8" w:rsidRPr="00C5046F" w:rsidRDefault="002441A8" w:rsidP="00314B6C">
            <w:pPr>
              <w:jc w:val="both"/>
              <w:rPr>
                <w:sz w:val="22"/>
              </w:rPr>
            </w:pPr>
            <w:r w:rsidRPr="00C5046F">
              <w:rPr>
                <w:sz w:val="22"/>
              </w:rPr>
              <w:t>dwProcessId</w:t>
            </w:r>
          </w:p>
        </w:tc>
        <w:tc>
          <w:tcPr>
            <w:tcW w:w="6753" w:type="dxa"/>
          </w:tcPr>
          <w:p w14:paraId="045CD49A" w14:textId="4521FBA2" w:rsidR="002441A8" w:rsidRPr="00BB0244" w:rsidRDefault="002441A8" w:rsidP="00314B6C">
            <w:pPr>
              <w:jc w:val="both"/>
            </w:pPr>
            <w:r w:rsidRPr="00BB0244">
              <w:t>Identitas proses yang akan digunakan</w:t>
            </w:r>
          </w:p>
        </w:tc>
      </w:tr>
      <w:tr w:rsidR="002441A8" w:rsidRPr="00BB0244" w14:paraId="562966D9" w14:textId="77777777" w:rsidTr="00314B6C">
        <w:tc>
          <w:tcPr>
            <w:tcW w:w="2263" w:type="dxa"/>
          </w:tcPr>
          <w:p w14:paraId="69F28A0C" w14:textId="77777777" w:rsidR="002441A8" w:rsidRPr="00C5046F" w:rsidRDefault="002441A8" w:rsidP="00314B6C">
            <w:pPr>
              <w:jc w:val="both"/>
              <w:rPr>
                <w:sz w:val="22"/>
              </w:rPr>
            </w:pPr>
            <w:r w:rsidRPr="00C5046F">
              <w:rPr>
                <w:sz w:val="22"/>
              </w:rPr>
              <w:t>dwThreadId</w:t>
            </w:r>
          </w:p>
        </w:tc>
        <w:tc>
          <w:tcPr>
            <w:tcW w:w="6753" w:type="dxa"/>
          </w:tcPr>
          <w:p w14:paraId="18A6E845" w14:textId="5A57FF57" w:rsidR="002441A8" w:rsidRPr="00BB0244" w:rsidRDefault="002441A8" w:rsidP="00314B6C">
            <w:pPr>
              <w:jc w:val="both"/>
            </w:pPr>
            <w:r w:rsidRPr="00BB0244">
              <w:t xml:space="preserve">Identitas dari </w:t>
            </w:r>
            <w:r w:rsidRPr="00BB0244">
              <w:rPr>
                <w:i/>
                <w:iCs/>
              </w:rPr>
              <w:t>thread</w:t>
            </w:r>
            <w:r w:rsidRPr="00BB0244">
              <w:t xml:space="preserve"> yang akan digunakan</w:t>
            </w:r>
          </w:p>
        </w:tc>
      </w:tr>
      <w:tr w:rsidR="002441A8" w:rsidRPr="00BB0244" w14:paraId="57D25743" w14:textId="77777777" w:rsidTr="00314B6C">
        <w:tc>
          <w:tcPr>
            <w:tcW w:w="2263" w:type="dxa"/>
          </w:tcPr>
          <w:p w14:paraId="0D5B6D20" w14:textId="77777777" w:rsidR="002441A8" w:rsidRPr="00C5046F" w:rsidRDefault="002441A8" w:rsidP="00314B6C">
            <w:pPr>
              <w:jc w:val="both"/>
              <w:rPr>
                <w:sz w:val="22"/>
              </w:rPr>
            </w:pPr>
            <w:r w:rsidRPr="00C5046F">
              <w:rPr>
                <w:sz w:val="22"/>
              </w:rPr>
              <w:t>dwContinueStatus</w:t>
            </w:r>
          </w:p>
        </w:tc>
        <w:tc>
          <w:tcPr>
            <w:tcW w:w="6753" w:type="dxa"/>
          </w:tcPr>
          <w:p w14:paraId="07761362" w14:textId="77777777" w:rsidR="002441A8" w:rsidRPr="00BB0244" w:rsidRDefault="002441A8" w:rsidP="00314B6C">
            <w:pPr>
              <w:jc w:val="both"/>
            </w:pPr>
            <w:r w:rsidRPr="00BB0244">
              <w:t xml:space="preserve">Opsi untuk melanjutkan </w:t>
            </w:r>
            <w:r w:rsidRPr="00BB0244">
              <w:rPr>
                <w:i/>
                <w:iCs/>
              </w:rPr>
              <w:t>thread</w:t>
            </w:r>
            <w:r w:rsidRPr="00BB0244">
              <w:t xml:space="preserve"> yang akan digunakan di-</w:t>
            </w:r>
            <w:r w:rsidRPr="00BB0244">
              <w:rPr>
                <w:i/>
                <w:iCs/>
              </w:rPr>
              <w:t>debugging event</w:t>
            </w:r>
          </w:p>
        </w:tc>
      </w:tr>
    </w:tbl>
    <w:p w14:paraId="3B6A9C2D" w14:textId="452D5AC6" w:rsidR="002441A8" w:rsidRPr="00C41634" w:rsidRDefault="002441A8" w:rsidP="008F3623">
      <w:pPr>
        <w:pStyle w:val="ListParagraph"/>
        <w:numPr>
          <w:ilvl w:val="3"/>
          <w:numId w:val="31"/>
        </w:numPr>
        <w:spacing w:before="240" w:after="0" w:line="360" w:lineRule="auto"/>
        <w:ind w:left="709" w:hanging="709"/>
        <w:jc w:val="both"/>
        <w:outlineLvl w:val="3"/>
        <w:rPr>
          <w:szCs w:val="24"/>
        </w:rPr>
      </w:pPr>
      <w:bookmarkStart w:id="106" w:name="_Toc519842712"/>
      <w:bookmarkStart w:id="107" w:name="_Toc519867024"/>
      <w:bookmarkStart w:id="108" w:name="_Toc522192755"/>
      <w:r w:rsidRPr="00C41634">
        <w:rPr>
          <w:szCs w:val="24"/>
        </w:rPr>
        <w:t>Fungsi DebugActiveProcess</w:t>
      </w:r>
      <w:bookmarkEnd w:id="106"/>
      <w:bookmarkEnd w:id="107"/>
      <w:bookmarkEnd w:id="108"/>
    </w:p>
    <w:p w14:paraId="03F64756" w14:textId="3FA77DC7" w:rsidR="002441A8" w:rsidRPr="00610384" w:rsidRDefault="002441A8" w:rsidP="00BB0244">
      <w:pPr>
        <w:spacing w:line="360" w:lineRule="auto"/>
        <w:jc w:val="both"/>
        <w:rPr>
          <w:sz w:val="24"/>
          <w:szCs w:val="24"/>
        </w:rPr>
      </w:pPr>
      <w:r w:rsidRPr="00610384">
        <w:rPr>
          <w:sz w:val="24"/>
          <w:szCs w:val="24"/>
        </w:rPr>
        <w:t xml:space="preserve">Fungsi ini digunakan untuk mengaktifkan </w:t>
      </w:r>
      <w:r w:rsidRPr="00610384">
        <w:rPr>
          <w:i/>
          <w:iCs/>
          <w:sz w:val="24"/>
          <w:szCs w:val="24"/>
        </w:rPr>
        <w:t>debugger</w:t>
      </w:r>
      <w:r w:rsidRPr="00610384">
        <w:rPr>
          <w:sz w:val="24"/>
          <w:szCs w:val="24"/>
        </w:rPr>
        <w:t xml:space="preserve"> untuk mengambil proses yang aktif dan men-</w:t>
      </w:r>
      <w:r w:rsidRPr="00610384">
        <w:rPr>
          <w:i/>
          <w:iCs/>
          <w:sz w:val="24"/>
          <w:szCs w:val="24"/>
        </w:rPr>
        <w:t>debug</w:t>
      </w:r>
      <w:r w:rsidRPr="00610384">
        <w:rPr>
          <w:sz w:val="24"/>
          <w:szCs w:val="24"/>
        </w:rPr>
        <w:t xml:space="preserve"> nya. Berikut sintaks C++ fungsi ini</w:t>
      </w:r>
      <w:sdt>
        <w:sdtPr>
          <w:rPr>
            <w:sz w:val="24"/>
            <w:szCs w:val="24"/>
          </w:rPr>
          <w:id w:val="-2015765336"/>
          <w:citation/>
        </w:sdtPr>
        <w:sdtEndPr/>
        <w:sdtContent>
          <w:r w:rsidRPr="00610384">
            <w:rPr>
              <w:sz w:val="24"/>
              <w:szCs w:val="24"/>
            </w:rPr>
            <w:fldChar w:fldCharType="begin"/>
          </w:r>
          <w:r w:rsidRPr="00610384">
            <w:rPr>
              <w:sz w:val="24"/>
              <w:szCs w:val="24"/>
              <w:lang w:val="en-GB"/>
            </w:rPr>
            <w:instrText xml:space="preserve"> CITATION Mic186 \l 2057 </w:instrText>
          </w:r>
          <w:r w:rsidRPr="00610384">
            <w:rPr>
              <w:sz w:val="24"/>
              <w:szCs w:val="24"/>
            </w:rPr>
            <w:fldChar w:fldCharType="separate"/>
          </w:r>
          <w:r w:rsidR="008F1E94">
            <w:rPr>
              <w:noProof/>
              <w:sz w:val="24"/>
              <w:szCs w:val="24"/>
              <w:lang w:val="en-GB"/>
            </w:rPr>
            <w:t xml:space="preserve"> </w:t>
          </w:r>
          <w:r w:rsidR="008F1E94" w:rsidRPr="008F1E94">
            <w:rPr>
              <w:noProof/>
              <w:sz w:val="24"/>
              <w:szCs w:val="24"/>
              <w:lang w:val="en-GB"/>
            </w:rPr>
            <w:t>[21]</w:t>
          </w:r>
          <w:r w:rsidRPr="00610384">
            <w:rPr>
              <w:sz w:val="24"/>
              <w:szCs w:val="24"/>
            </w:rPr>
            <w:fldChar w:fldCharType="end"/>
          </w:r>
        </w:sdtContent>
      </w:sdt>
      <w:r w:rsidRPr="00610384">
        <w:rPr>
          <w:sz w:val="24"/>
          <w:szCs w:val="24"/>
        </w:rPr>
        <w:t>.</w:t>
      </w:r>
    </w:p>
    <w:p w14:paraId="1A1B71AE"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BOOL WINAPI </w:t>
      </w:r>
      <w:proofErr w:type="gramStart"/>
      <w:r w:rsidRPr="00610384">
        <w:rPr>
          <w:rFonts w:ascii="Courier New" w:hAnsi="Courier New" w:cs="Courier New"/>
          <w:color w:val="000000" w:themeColor="text1"/>
          <w:sz w:val="24"/>
          <w:szCs w:val="24"/>
          <w:lang w:val="en-GB" w:eastAsia="en-GB"/>
        </w:rPr>
        <w:t>DebugActiveProcess(</w:t>
      </w:r>
      <w:proofErr w:type="gramEnd"/>
    </w:p>
    <w:p w14:paraId="29E4E5F9"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_In_ DWORD dwProcessId</w:t>
      </w:r>
    </w:p>
    <w:p w14:paraId="4D57390E"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rPr>
          <w:rFonts w:ascii="Courier New" w:eastAsia="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w:t>
      </w:r>
    </w:p>
    <w:p w14:paraId="26349F63" w14:textId="5A6BD0D8" w:rsidR="002441A8" w:rsidRPr="00610384" w:rsidRDefault="002441A8" w:rsidP="002441A8">
      <w:pPr>
        <w:spacing w:line="360" w:lineRule="auto"/>
        <w:jc w:val="both"/>
        <w:rPr>
          <w:sz w:val="24"/>
          <w:szCs w:val="24"/>
        </w:rPr>
      </w:pPr>
      <w:r w:rsidRPr="00610384">
        <w:rPr>
          <w:sz w:val="24"/>
          <w:szCs w:val="24"/>
        </w:rPr>
        <w:t xml:space="preserve">Parameter dan keterangan parameter yang dibutuhkan untuk fungsi ini dapat dilihat pada </w:t>
      </w:r>
      <w:r w:rsidRPr="00610384">
        <w:rPr>
          <w:sz w:val="24"/>
          <w:szCs w:val="24"/>
        </w:rPr>
        <w:fldChar w:fldCharType="begin"/>
      </w:r>
      <w:r w:rsidRPr="00610384">
        <w:rPr>
          <w:sz w:val="24"/>
          <w:szCs w:val="24"/>
        </w:rPr>
        <w:instrText xml:space="preserve"> REF _Ref519871710 \h  \* MERGEFORMAT </w:instrText>
      </w:r>
      <w:r w:rsidRPr="00610384">
        <w:rPr>
          <w:sz w:val="24"/>
          <w:szCs w:val="24"/>
        </w:rPr>
      </w:r>
      <w:r w:rsidRPr="00610384">
        <w:rPr>
          <w:sz w:val="24"/>
          <w:szCs w:val="24"/>
        </w:rPr>
        <w:fldChar w:fldCharType="separate"/>
      </w:r>
      <w:r w:rsidR="00EC7493" w:rsidRPr="00EC7493">
        <w:rPr>
          <w:sz w:val="24"/>
          <w:szCs w:val="24"/>
        </w:rPr>
        <w:t xml:space="preserve">Tabel </w:t>
      </w:r>
      <w:r w:rsidR="00EC7493" w:rsidRPr="00EC7493">
        <w:rPr>
          <w:noProof/>
          <w:sz w:val="24"/>
          <w:szCs w:val="24"/>
        </w:rPr>
        <w:t>2.6</w:t>
      </w:r>
      <w:r w:rsidRPr="00610384">
        <w:rPr>
          <w:sz w:val="24"/>
          <w:szCs w:val="24"/>
        </w:rPr>
        <w:fldChar w:fldCharType="end"/>
      </w:r>
      <w:r w:rsidRPr="00610384">
        <w:rPr>
          <w:sz w:val="24"/>
          <w:szCs w:val="24"/>
        </w:rPr>
        <w:t>.</w:t>
      </w:r>
    </w:p>
    <w:p w14:paraId="4BD34F83" w14:textId="2914140E" w:rsidR="002441A8" w:rsidRPr="00A944CF" w:rsidRDefault="002441A8" w:rsidP="002441A8">
      <w:pPr>
        <w:pStyle w:val="Caption"/>
        <w:keepNext/>
        <w:jc w:val="center"/>
        <w:rPr>
          <w:b/>
          <w:i w:val="0"/>
          <w:color w:val="auto"/>
          <w:sz w:val="20"/>
          <w:szCs w:val="20"/>
        </w:rPr>
      </w:pPr>
      <w:bookmarkStart w:id="109" w:name="_Ref519871710"/>
      <w:bookmarkStart w:id="110" w:name="_Toc519843490"/>
      <w:bookmarkStart w:id="111" w:name="_Toc519862675"/>
      <w:bookmarkStart w:id="112" w:name="_Ref519871694"/>
      <w:bookmarkStart w:id="113" w:name="_Toc522045347"/>
      <w:r w:rsidRPr="00A944CF">
        <w:rPr>
          <w:b/>
          <w:i w:val="0"/>
          <w:color w:val="auto"/>
          <w:sz w:val="20"/>
          <w:szCs w:val="20"/>
        </w:rPr>
        <w:t xml:space="preserve">Tabel </w:t>
      </w:r>
      <w:r w:rsidR="00587391">
        <w:rPr>
          <w:b/>
          <w:i w:val="0"/>
          <w:color w:val="auto"/>
          <w:sz w:val="20"/>
          <w:szCs w:val="20"/>
        </w:rPr>
        <w:fldChar w:fldCharType="begin"/>
      </w:r>
      <w:r w:rsidR="00587391">
        <w:rPr>
          <w:b/>
          <w:i w:val="0"/>
          <w:color w:val="auto"/>
          <w:sz w:val="20"/>
          <w:szCs w:val="20"/>
        </w:rPr>
        <w:instrText xml:space="preserve"> STYLEREF 1 \s </w:instrText>
      </w:r>
      <w:r w:rsidR="00587391">
        <w:rPr>
          <w:b/>
          <w:i w:val="0"/>
          <w:color w:val="auto"/>
          <w:sz w:val="20"/>
          <w:szCs w:val="20"/>
        </w:rPr>
        <w:fldChar w:fldCharType="separate"/>
      </w:r>
      <w:r w:rsidR="00EC7493">
        <w:rPr>
          <w:b/>
          <w:i w:val="0"/>
          <w:noProof/>
          <w:color w:val="auto"/>
          <w:sz w:val="20"/>
          <w:szCs w:val="20"/>
        </w:rPr>
        <w:t>2</w:t>
      </w:r>
      <w:r w:rsidR="00587391">
        <w:rPr>
          <w:b/>
          <w:i w:val="0"/>
          <w:color w:val="auto"/>
          <w:sz w:val="20"/>
          <w:szCs w:val="20"/>
        </w:rPr>
        <w:fldChar w:fldCharType="end"/>
      </w:r>
      <w:r w:rsidR="00587391">
        <w:rPr>
          <w:b/>
          <w:i w:val="0"/>
          <w:color w:val="auto"/>
          <w:sz w:val="20"/>
          <w:szCs w:val="20"/>
        </w:rPr>
        <w:t>.</w:t>
      </w:r>
      <w:r w:rsidR="00587391">
        <w:rPr>
          <w:b/>
          <w:i w:val="0"/>
          <w:color w:val="auto"/>
          <w:sz w:val="20"/>
          <w:szCs w:val="20"/>
        </w:rPr>
        <w:fldChar w:fldCharType="begin"/>
      </w:r>
      <w:r w:rsidR="00587391">
        <w:rPr>
          <w:b/>
          <w:i w:val="0"/>
          <w:color w:val="auto"/>
          <w:sz w:val="20"/>
          <w:szCs w:val="20"/>
        </w:rPr>
        <w:instrText xml:space="preserve"> SEQ Tabel \* ARABIC \s 1 </w:instrText>
      </w:r>
      <w:r w:rsidR="00587391">
        <w:rPr>
          <w:b/>
          <w:i w:val="0"/>
          <w:color w:val="auto"/>
          <w:sz w:val="20"/>
          <w:szCs w:val="20"/>
        </w:rPr>
        <w:fldChar w:fldCharType="separate"/>
      </w:r>
      <w:r w:rsidR="00EC7493">
        <w:rPr>
          <w:b/>
          <w:i w:val="0"/>
          <w:noProof/>
          <w:color w:val="auto"/>
          <w:sz w:val="20"/>
          <w:szCs w:val="20"/>
        </w:rPr>
        <w:t>6</w:t>
      </w:r>
      <w:r w:rsidR="00587391">
        <w:rPr>
          <w:b/>
          <w:i w:val="0"/>
          <w:color w:val="auto"/>
          <w:sz w:val="20"/>
          <w:szCs w:val="20"/>
        </w:rPr>
        <w:fldChar w:fldCharType="end"/>
      </w:r>
      <w:bookmarkEnd w:id="109"/>
      <w:r w:rsidRPr="00A944CF">
        <w:rPr>
          <w:b/>
          <w:i w:val="0"/>
          <w:color w:val="auto"/>
          <w:sz w:val="20"/>
          <w:szCs w:val="20"/>
        </w:rPr>
        <w:t xml:space="preserve"> Parameter FungsiDebugActiveProcess</w:t>
      </w:r>
      <w:bookmarkEnd w:id="110"/>
      <w:bookmarkEnd w:id="111"/>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5705"/>
      </w:tblGrid>
      <w:tr w:rsidR="002441A8" w:rsidRPr="00C5046F" w14:paraId="3961DA1F" w14:textId="77777777" w:rsidTr="00314B6C">
        <w:tc>
          <w:tcPr>
            <w:tcW w:w="2405" w:type="dxa"/>
          </w:tcPr>
          <w:p w14:paraId="049E376D" w14:textId="77777777" w:rsidR="002441A8" w:rsidRPr="00C5046F" w:rsidRDefault="002441A8" w:rsidP="00314B6C">
            <w:pPr>
              <w:jc w:val="both"/>
              <w:rPr>
                <w:b/>
                <w:bCs/>
                <w:sz w:val="22"/>
              </w:rPr>
            </w:pPr>
            <w:r w:rsidRPr="00C5046F">
              <w:rPr>
                <w:b/>
                <w:bCs/>
                <w:sz w:val="22"/>
              </w:rPr>
              <w:t>Parameter</w:t>
            </w:r>
          </w:p>
        </w:tc>
        <w:tc>
          <w:tcPr>
            <w:tcW w:w="6611" w:type="dxa"/>
          </w:tcPr>
          <w:p w14:paraId="44C0F41D" w14:textId="77777777" w:rsidR="002441A8" w:rsidRPr="00C5046F" w:rsidRDefault="002441A8" w:rsidP="00314B6C">
            <w:pPr>
              <w:jc w:val="both"/>
              <w:rPr>
                <w:b/>
                <w:bCs/>
                <w:sz w:val="22"/>
              </w:rPr>
            </w:pPr>
            <w:r w:rsidRPr="00C5046F">
              <w:rPr>
                <w:b/>
                <w:bCs/>
                <w:sz w:val="22"/>
              </w:rPr>
              <w:t>Keterangan</w:t>
            </w:r>
          </w:p>
        </w:tc>
      </w:tr>
      <w:tr w:rsidR="002441A8" w:rsidRPr="00C5046F" w14:paraId="3A9915B0" w14:textId="77777777" w:rsidTr="00314B6C">
        <w:tc>
          <w:tcPr>
            <w:tcW w:w="2405" w:type="dxa"/>
          </w:tcPr>
          <w:p w14:paraId="79F9AC14" w14:textId="77777777" w:rsidR="002441A8" w:rsidRPr="00C5046F" w:rsidRDefault="002441A8" w:rsidP="00314B6C">
            <w:pPr>
              <w:jc w:val="both"/>
              <w:rPr>
                <w:sz w:val="22"/>
              </w:rPr>
            </w:pPr>
            <w:r w:rsidRPr="00C5046F">
              <w:rPr>
                <w:sz w:val="22"/>
              </w:rPr>
              <w:t>dwProcessId</w:t>
            </w:r>
          </w:p>
        </w:tc>
        <w:tc>
          <w:tcPr>
            <w:tcW w:w="6611" w:type="dxa"/>
          </w:tcPr>
          <w:p w14:paraId="7A4B6CC7" w14:textId="77777777" w:rsidR="002441A8" w:rsidRPr="00C5046F" w:rsidRDefault="002441A8" w:rsidP="00314B6C">
            <w:pPr>
              <w:jc w:val="both"/>
              <w:rPr>
                <w:sz w:val="22"/>
              </w:rPr>
            </w:pPr>
            <w:r w:rsidRPr="00C5046F">
              <w:rPr>
                <w:sz w:val="22"/>
              </w:rPr>
              <w:t>Identitas proses dari proses yang akan digunakan</w:t>
            </w:r>
          </w:p>
        </w:tc>
      </w:tr>
    </w:tbl>
    <w:p w14:paraId="7DE046F6" w14:textId="387C869D" w:rsidR="002441A8" w:rsidRPr="00C41634" w:rsidRDefault="002441A8" w:rsidP="008F3623">
      <w:pPr>
        <w:pStyle w:val="ListParagraph"/>
        <w:numPr>
          <w:ilvl w:val="3"/>
          <w:numId w:val="31"/>
        </w:numPr>
        <w:spacing w:before="240" w:after="0" w:line="360" w:lineRule="auto"/>
        <w:ind w:left="810" w:hanging="810"/>
        <w:jc w:val="both"/>
        <w:outlineLvl w:val="3"/>
        <w:rPr>
          <w:szCs w:val="24"/>
        </w:rPr>
      </w:pPr>
      <w:bookmarkStart w:id="114" w:name="_Toc519842713"/>
      <w:bookmarkStart w:id="115" w:name="_Toc519867025"/>
      <w:bookmarkStart w:id="116" w:name="_Toc522192756"/>
      <w:r w:rsidRPr="00C41634">
        <w:rPr>
          <w:szCs w:val="24"/>
        </w:rPr>
        <w:t>Fungsi DebugActiveProcessStop</w:t>
      </w:r>
      <w:bookmarkEnd w:id="114"/>
      <w:bookmarkEnd w:id="115"/>
      <w:bookmarkEnd w:id="116"/>
    </w:p>
    <w:p w14:paraId="200F3970" w14:textId="2F74CD3D" w:rsidR="002441A8" w:rsidRPr="00610384" w:rsidRDefault="002441A8" w:rsidP="00BB0244">
      <w:pPr>
        <w:spacing w:line="360" w:lineRule="auto"/>
        <w:jc w:val="both"/>
        <w:rPr>
          <w:sz w:val="24"/>
          <w:szCs w:val="24"/>
        </w:rPr>
      </w:pPr>
      <w:r w:rsidRPr="00610384">
        <w:rPr>
          <w:sz w:val="24"/>
          <w:szCs w:val="24"/>
        </w:rPr>
        <w:t xml:space="preserve">Fungsi ini </w:t>
      </w:r>
      <w:r w:rsidR="00202C41">
        <w:rPr>
          <w:sz w:val="24"/>
          <w:szCs w:val="24"/>
        </w:rPr>
        <w:t>digunakan</w:t>
      </w:r>
      <w:r w:rsidRPr="00610384">
        <w:rPr>
          <w:sz w:val="24"/>
          <w:szCs w:val="24"/>
        </w:rPr>
        <w:t xml:space="preserve"> ketika melakukan </w:t>
      </w:r>
      <w:r w:rsidRPr="00610384">
        <w:rPr>
          <w:i/>
          <w:iCs/>
          <w:sz w:val="24"/>
          <w:szCs w:val="24"/>
        </w:rPr>
        <w:t>detach</w:t>
      </w:r>
      <w:r w:rsidRPr="00610384">
        <w:rPr>
          <w:sz w:val="24"/>
          <w:szCs w:val="24"/>
        </w:rPr>
        <w:t xml:space="preserve"> </w:t>
      </w:r>
      <w:r w:rsidRPr="00610384">
        <w:rPr>
          <w:i/>
          <w:sz w:val="24"/>
          <w:szCs w:val="24"/>
        </w:rPr>
        <w:t>process</w:t>
      </w:r>
      <w:r w:rsidRPr="00610384">
        <w:rPr>
          <w:sz w:val="24"/>
          <w:szCs w:val="24"/>
        </w:rPr>
        <w:t xml:space="preserve"> dengan menghentikan </w:t>
      </w:r>
      <w:r w:rsidRPr="00610384">
        <w:rPr>
          <w:i/>
          <w:iCs/>
          <w:sz w:val="24"/>
          <w:szCs w:val="24"/>
        </w:rPr>
        <w:t>debugger</w:t>
      </w:r>
      <w:r w:rsidRPr="00610384">
        <w:rPr>
          <w:sz w:val="24"/>
          <w:szCs w:val="24"/>
        </w:rPr>
        <w:t xml:space="preserve"> melakukan </w:t>
      </w:r>
      <w:r w:rsidRPr="00610384">
        <w:rPr>
          <w:i/>
          <w:iCs/>
          <w:sz w:val="24"/>
          <w:szCs w:val="24"/>
        </w:rPr>
        <w:t>debugging</w:t>
      </w:r>
      <w:r w:rsidRPr="00610384">
        <w:rPr>
          <w:sz w:val="24"/>
          <w:szCs w:val="24"/>
        </w:rPr>
        <w:t>. Berikut sintaks C++ fungsi ini</w:t>
      </w:r>
      <w:sdt>
        <w:sdtPr>
          <w:rPr>
            <w:sz w:val="24"/>
            <w:szCs w:val="24"/>
          </w:rPr>
          <w:id w:val="-1782188324"/>
          <w:citation/>
        </w:sdtPr>
        <w:sdtEndPr/>
        <w:sdtContent>
          <w:r w:rsidRPr="00610384">
            <w:rPr>
              <w:sz w:val="24"/>
              <w:szCs w:val="24"/>
            </w:rPr>
            <w:fldChar w:fldCharType="begin"/>
          </w:r>
          <w:r w:rsidRPr="00610384">
            <w:rPr>
              <w:sz w:val="24"/>
              <w:szCs w:val="24"/>
              <w:lang w:val="en-GB"/>
            </w:rPr>
            <w:instrText xml:space="preserve"> CITATION MIc18 \l 2057 </w:instrText>
          </w:r>
          <w:r w:rsidRPr="00610384">
            <w:rPr>
              <w:sz w:val="24"/>
              <w:szCs w:val="24"/>
            </w:rPr>
            <w:fldChar w:fldCharType="separate"/>
          </w:r>
          <w:r w:rsidR="008F1E94">
            <w:rPr>
              <w:noProof/>
              <w:sz w:val="24"/>
              <w:szCs w:val="24"/>
              <w:lang w:val="en-GB"/>
            </w:rPr>
            <w:t xml:space="preserve"> </w:t>
          </w:r>
          <w:r w:rsidR="008F1E94" w:rsidRPr="008F1E94">
            <w:rPr>
              <w:noProof/>
              <w:sz w:val="24"/>
              <w:szCs w:val="24"/>
              <w:lang w:val="en-GB"/>
            </w:rPr>
            <w:t>[22]</w:t>
          </w:r>
          <w:r w:rsidRPr="00610384">
            <w:rPr>
              <w:sz w:val="24"/>
              <w:szCs w:val="24"/>
            </w:rPr>
            <w:fldChar w:fldCharType="end"/>
          </w:r>
        </w:sdtContent>
      </w:sdt>
      <w:r w:rsidRPr="00610384">
        <w:rPr>
          <w:sz w:val="24"/>
          <w:szCs w:val="24"/>
        </w:rPr>
        <w:t>.</w:t>
      </w:r>
    </w:p>
    <w:p w14:paraId="031B5116"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BOOL WINAPI </w:t>
      </w:r>
      <w:proofErr w:type="gramStart"/>
      <w:r w:rsidRPr="00610384">
        <w:rPr>
          <w:rFonts w:ascii="Courier New" w:hAnsi="Courier New" w:cs="Courier New"/>
          <w:color w:val="000000" w:themeColor="text1"/>
          <w:sz w:val="24"/>
          <w:szCs w:val="24"/>
          <w:lang w:val="en-GB" w:eastAsia="en-GB"/>
        </w:rPr>
        <w:t>DebugActiveProcessStop(</w:t>
      </w:r>
      <w:proofErr w:type="gramEnd"/>
    </w:p>
    <w:p w14:paraId="4A0272D6"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_In_ DWORD dwProcessId</w:t>
      </w:r>
    </w:p>
    <w:p w14:paraId="5AFC5E46"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rPr>
          <w:rFonts w:ascii="Courier New" w:eastAsia="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w:t>
      </w:r>
    </w:p>
    <w:p w14:paraId="1EB98ECE" w14:textId="072E8DA2" w:rsidR="002441A8" w:rsidRPr="00610384" w:rsidRDefault="002441A8" w:rsidP="002441A8">
      <w:pPr>
        <w:spacing w:line="360" w:lineRule="auto"/>
        <w:jc w:val="both"/>
        <w:rPr>
          <w:sz w:val="24"/>
          <w:szCs w:val="24"/>
        </w:rPr>
      </w:pPr>
      <w:r w:rsidRPr="00610384">
        <w:rPr>
          <w:sz w:val="24"/>
          <w:szCs w:val="24"/>
        </w:rPr>
        <w:t>Parameter da</w:t>
      </w:r>
      <w:r w:rsidR="00AE37BE" w:rsidRPr="00610384">
        <w:rPr>
          <w:sz w:val="24"/>
          <w:szCs w:val="24"/>
        </w:rPr>
        <w:t>ri</w:t>
      </w:r>
      <w:r w:rsidRPr="00610384">
        <w:rPr>
          <w:sz w:val="24"/>
          <w:szCs w:val="24"/>
        </w:rPr>
        <w:t xml:space="preserve"> fungsi ini dapat dilihat pada </w:t>
      </w:r>
      <w:r w:rsidRPr="00610384">
        <w:rPr>
          <w:sz w:val="24"/>
          <w:szCs w:val="24"/>
        </w:rPr>
        <w:fldChar w:fldCharType="begin"/>
      </w:r>
      <w:r w:rsidRPr="00610384">
        <w:rPr>
          <w:sz w:val="24"/>
          <w:szCs w:val="24"/>
        </w:rPr>
        <w:instrText xml:space="preserve"> REF _Ref519871735 \h  \* MERGEFORMAT </w:instrText>
      </w:r>
      <w:r w:rsidRPr="00610384">
        <w:rPr>
          <w:sz w:val="24"/>
          <w:szCs w:val="24"/>
        </w:rPr>
      </w:r>
      <w:r w:rsidRPr="00610384">
        <w:rPr>
          <w:sz w:val="24"/>
          <w:szCs w:val="24"/>
        </w:rPr>
        <w:fldChar w:fldCharType="separate"/>
      </w:r>
      <w:r w:rsidR="00EC7493" w:rsidRPr="00EC7493">
        <w:rPr>
          <w:sz w:val="24"/>
          <w:szCs w:val="24"/>
        </w:rPr>
        <w:t xml:space="preserve">Tabel </w:t>
      </w:r>
      <w:r w:rsidR="00EC7493" w:rsidRPr="00EC7493">
        <w:rPr>
          <w:noProof/>
          <w:sz w:val="24"/>
          <w:szCs w:val="24"/>
        </w:rPr>
        <w:t>2.7</w:t>
      </w:r>
      <w:r w:rsidRPr="00610384">
        <w:rPr>
          <w:sz w:val="24"/>
          <w:szCs w:val="24"/>
        </w:rPr>
        <w:fldChar w:fldCharType="end"/>
      </w:r>
      <w:r w:rsidR="006F5D89">
        <w:rPr>
          <w:sz w:val="24"/>
          <w:szCs w:val="24"/>
        </w:rPr>
        <w:t>.</w:t>
      </w:r>
    </w:p>
    <w:p w14:paraId="4FA8337A" w14:textId="63671322" w:rsidR="002441A8" w:rsidRPr="00A944CF" w:rsidRDefault="002441A8" w:rsidP="002441A8">
      <w:pPr>
        <w:pStyle w:val="Caption"/>
        <w:keepNext/>
        <w:jc w:val="center"/>
        <w:rPr>
          <w:b/>
          <w:i w:val="0"/>
          <w:sz w:val="20"/>
          <w:szCs w:val="20"/>
        </w:rPr>
      </w:pPr>
      <w:bookmarkStart w:id="117" w:name="_Ref519871735"/>
      <w:bookmarkStart w:id="118" w:name="_Toc519843491"/>
      <w:bookmarkStart w:id="119" w:name="_Toc519862676"/>
      <w:bookmarkStart w:id="120" w:name="_Toc522045348"/>
      <w:r w:rsidRPr="00A944CF">
        <w:rPr>
          <w:b/>
          <w:i w:val="0"/>
          <w:color w:val="auto"/>
          <w:sz w:val="20"/>
          <w:szCs w:val="20"/>
        </w:rPr>
        <w:t xml:space="preserve">Tabel </w:t>
      </w:r>
      <w:r w:rsidR="00587391">
        <w:rPr>
          <w:b/>
          <w:i w:val="0"/>
          <w:color w:val="auto"/>
          <w:sz w:val="20"/>
          <w:szCs w:val="20"/>
        </w:rPr>
        <w:fldChar w:fldCharType="begin"/>
      </w:r>
      <w:r w:rsidR="00587391">
        <w:rPr>
          <w:b/>
          <w:i w:val="0"/>
          <w:color w:val="auto"/>
          <w:sz w:val="20"/>
          <w:szCs w:val="20"/>
        </w:rPr>
        <w:instrText xml:space="preserve"> STYLEREF 1 \s </w:instrText>
      </w:r>
      <w:r w:rsidR="00587391">
        <w:rPr>
          <w:b/>
          <w:i w:val="0"/>
          <w:color w:val="auto"/>
          <w:sz w:val="20"/>
          <w:szCs w:val="20"/>
        </w:rPr>
        <w:fldChar w:fldCharType="separate"/>
      </w:r>
      <w:r w:rsidR="00EC7493">
        <w:rPr>
          <w:b/>
          <w:i w:val="0"/>
          <w:noProof/>
          <w:color w:val="auto"/>
          <w:sz w:val="20"/>
          <w:szCs w:val="20"/>
        </w:rPr>
        <w:t>2</w:t>
      </w:r>
      <w:r w:rsidR="00587391">
        <w:rPr>
          <w:b/>
          <w:i w:val="0"/>
          <w:color w:val="auto"/>
          <w:sz w:val="20"/>
          <w:szCs w:val="20"/>
        </w:rPr>
        <w:fldChar w:fldCharType="end"/>
      </w:r>
      <w:r w:rsidR="00587391">
        <w:rPr>
          <w:b/>
          <w:i w:val="0"/>
          <w:color w:val="auto"/>
          <w:sz w:val="20"/>
          <w:szCs w:val="20"/>
        </w:rPr>
        <w:t>.</w:t>
      </w:r>
      <w:r w:rsidR="00587391">
        <w:rPr>
          <w:b/>
          <w:i w:val="0"/>
          <w:color w:val="auto"/>
          <w:sz w:val="20"/>
          <w:szCs w:val="20"/>
        </w:rPr>
        <w:fldChar w:fldCharType="begin"/>
      </w:r>
      <w:r w:rsidR="00587391">
        <w:rPr>
          <w:b/>
          <w:i w:val="0"/>
          <w:color w:val="auto"/>
          <w:sz w:val="20"/>
          <w:szCs w:val="20"/>
        </w:rPr>
        <w:instrText xml:space="preserve"> SEQ Tabel \* ARABIC \s 1 </w:instrText>
      </w:r>
      <w:r w:rsidR="00587391">
        <w:rPr>
          <w:b/>
          <w:i w:val="0"/>
          <w:color w:val="auto"/>
          <w:sz w:val="20"/>
          <w:szCs w:val="20"/>
        </w:rPr>
        <w:fldChar w:fldCharType="separate"/>
      </w:r>
      <w:r w:rsidR="00EC7493">
        <w:rPr>
          <w:b/>
          <w:i w:val="0"/>
          <w:noProof/>
          <w:color w:val="auto"/>
          <w:sz w:val="20"/>
          <w:szCs w:val="20"/>
        </w:rPr>
        <w:t>7</w:t>
      </w:r>
      <w:r w:rsidR="00587391">
        <w:rPr>
          <w:b/>
          <w:i w:val="0"/>
          <w:color w:val="auto"/>
          <w:sz w:val="20"/>
          <w:szCs w:val="20"/>
        </w:rPr>
        <w:fldChar w:fldCharType="end"/>
      </w:r>
      <w:bookmarkEnd w:id="117"/>
      <w:r w:rsidRPr="00A944CF">
        <w:rPr>
          <w:b/>
          <w:i w:val="0"/>
          <w:color w:val="auto"/>
          <w:sz w:val="20"/>
          <w:szCs w:val="20"/>
        </w:rPr>
        <w:t xml:space="preserve"> Parameter Fungsi DebugActiveProcessStop</w:t>
      </w:r>
      <w:bookmarkEnd w:id="118"/>
      <w:bookmarkEnd w:id="119"/>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5705"/>
      </w:tblGrid>
      <w:tr w:rsidR="002441A8" w:rsidRPr="00C5046F" w14:paraId="294F3361" w14:textId="77777777" w:rsidTr="00314B6C">
        <w:tc>
          <w:tcPr>
            <w:tcW w:w="2405" w:type="dxa"/>
          </w:tcPr>
          <w:p w14:paraId="02CBA378" w14:textId="77777777" w:rsidR="002441A8" w:rsidRPr="00C5046F" w:rsidRDefault="002441A8" w:rsidP="00314B6C">
            <w:pPr>
              <w:jc w:val="both"/>
              <w:rPr>
                <w:b/>
                <w:bCs/>
                <w:sz w:val="22"/>
                <w:szCs w:val="22"/>
              </w:rPr>
            </w:pPr>
            <w:r w:rsidRPr="00C5046F">
              <w:rPr>
                <w:b/>
                <w:bCs/>
                <w:sz w:val="22"/>
                <w:szCs w:val="22"/>
              </w:rPr>
              <w:t>Parameter</w:t>
            </w:r>
          </w:p>
        </w:tc>
        <w:tc>
          <w:tcPr>
            <w:tcW w:w="6611" w:type="dxa"/>
          </w:tcPr>
          <w:p w14:paraId="594AE565" w14:textId="77777777" w:rsidR="002441A8" w:rsidRPr="00C5046F" w:rsidRDefault="002441A8" w:rsidP="00314B6C">
            <w:pPr>
              <w:jc w:val="both"/>
              <w:rPr>
                <w:b/>
                <w:bCs/>
                <w:sz w:val="22"/>
                <w:szCs w:val="22"/>
              </w:rPr>
            </w:pPr>
            <w:r w:rsidRPr="00C5046F">
              <w:rPr>
                <w:b/>
                <w:bCs/>
                <w:sz w:val="22"/>
                <w:szCs w:val="22"/>
              </w:rPr>
              <w:t>Keterangan</w:t>
            </w:r>
          </w:p>
        </w:tc>
      </w:tr>
      <w:tr w:rsidR="002441A8" w:rsidRPr="00C5046F" w14:paraId="2714CB82" w14:textId="77777777" w:rsidTr="00314B6C">
        <w:tc>
          <w:tcPr>
            <w:tcW w:w="2405" w:type="dxa"/>
          </w:tcPr>
          <w:p w14:paraId="5E72D8FE" w14:textId="77777777" w:rsidR="002441A8" w:rsidRPr="00C5046F" w:rsidRDefault="002441A8" w:rsidP="00314B6C">
            <w:pPr>
              <w:jc w:val="both"/>
              <w:rPr>
                <w:sz w:val="22"/>
                <w:szCs w:val="22"/>
              </w:rPr>
            </w:pPr>
            <w:r w:rsidRPr="00C5046F">
              <w:rPr>
                <w:sz w:val="22"/>
                <w:szCs w:val="22"/>
              </w:rPr>
              <w:t>dwProcessId</w:t>
            </w:r>
          </w:p>
        </w:tc>
        <w:tc>
          <w:tcPr>
            <w:tcW w:w="6611" w:type="dxa"/>
          </w:tcPr>
          <w:p w14:paraId="76FB706C" w14:textId="77777777" w:rsidR="002441A8" w:rsidRPr="00C5046F" w:rsidRDefault="002441A8" w:rsidP="00314B6C">
            <w:pPr>
              <w:jc w:val="both"/>
              <w:rPr>
                <w:sz w:val="22"/>
                <w:szCs w:val="22"/>
              </w:rPr>
            </w:pPr>
            <w:r w:rsidRPr="00C5046F">
              <w:rPr>
                <w:sz w:val="22"/>
                <w:szCs w:val="22"/>
              </w:rPr>
              <w:t>Identitas proses dari proses yang akan digunakan</w:t>
            </w:r>
          </w:p>
        </w:tc>
      </w:tr>
    </w:tbl>
    <w:p w14:paraId="63CFFFD5" w14:textId="77777777" w:rsidR="002441A8" w:rsidRPr="00C41634" w:rsidRDefault="002441A8" w:rsidP="008F3623">
      <w:pPr>
        <w:pStyle w:val="ListParagraph"/>
        <w:numPr>
          <w:ilvl w:val="3"/>
          <w:numId w:val="31"/>
        </w:numPr>
        <w:spacing w:before="240" w:after="0" w:line="360" w:lineRule="auto"/>
        <w:ind w:left="709" w:hanging="709"/>
        <w:jc w:val="both"/>
        <w:outlineLvl w:val="3"/>
        <w:rPr>
          <w:szCs w:val="24"/>
        </w:rPr>
      </w:pPr>
      <w:bookmarkStart w:id="121" w:name="_Toc519842714"/>
      <w:bookmarkStart w:id="122" w:name="_Toc519867026"/>
      <w:bookmarkStart w:id="123" w:name="_Toc522192757"/>
      <w:r w:rsidRPr="00C41634">
        <w:rPr>
          <w:szCs w:val="24"/>
        </w:rPr>
        <w:t>Fungsi WaitForDebugEvent</w:t>
      </w:r>
      <w:bookmarkEnd w:id="121"/>
      <w:bookmarkEnd w:id="122"/>
      <w:bookmarkEnd w:id="123"/>
    </w:p>
    <w:p w14:paraId="3D9684C4" w14:textId="61461DFD" w:rsidR="002441A8" w:rsidRPr="00610384" w:rsidRDefault="002441A8" w:rsidP="006D5119">
      <w:pPr>
        <w:spacing w:line="360" w:lineRule="auto"/>
        <w:jc w:val="both"/>
        <w:rPr>
          <w:sz w:val="24"/>
          <w:szCs w:val="24"/>
        </w:rPr>
      </w:pPr>
      <w:r w:rsidRPr="00610384">
        <w:rPr>
          <w:sz w:val="24"/>
          <w:szCs w:val="24"/>
        </w:rPr>
        <w:t xml:space="preserve">Fungsi digunakan untuk menunggu </w:t>
      </w:r>
      <w:r w:rsidRPr="00610384">
        <w:rPr>
          <w:i/>
          <w:iCs/>
          <w:sz w:val="24"/>
          <w:szCs w:val="24"/>
        </w:rPr>
        <w:t>debugging event</w:t>
      </w:r>
      <w:r w:rsidRPr="00610384">
        <w:rPr>
          <w:sz w:val="24"/>
          <w:szCs w:val="24"/>
        </w:rPr>
        <w:t xml:space="preserve"> muncul pada suatu proses. Berikut sintaks C++ fungsi ini</w:t>
      </w:r>
      <w:sdt>
        <w:sdtPr>
          <w:rPr>
            <w:sz w:val="24"/>
            <w:szCs w:val="24"/>
          </w:rPr>
          <w:id w:val="-739406099"/>
          <w:citation/>
        </w:sdtPr>
        <w:sdtEndPr/>
        <w:sdtContent>
          <w:r w:rsidRPr="00610384">
            <w:rPr>
              <w:sz w:val="24"/>
              <w:szCs w:val="24"/>
            </w:rPr>
            <w:fldChar w:fldCharType="begin"/>
          </w:r>
          <w:r w:rsidRPr="00610384">
            <w:rPr>
              <w:sz w:val="24"/>
              <w:szCs w:val="24"/>
              <w:lang w:val="en-GB"/>
            </w:rPr>
            <w:instrText xml:space="preserve"> CITATION Mic187 \l 2057 </w:instrText>
          </w:r>
          <w:r w:rsidRPr="00610384">
            <w:rPr>
              <w:sz w:val="24"/>
              <w:szCs w:val="24"/>
            </w:rPr>
            <w:fldChar w:fldCharType="separate"/>
          </w:r>
          <w:r w:rsidR="008F1E94">
            <w:rPr>
              <w:noProof/>
              <w:sz w:val="24"/>
              <w:szCs w:val="24"/>
              <w:lang w:val="en-GB"/>
            </w:rPr>
            <w:t xml:space="preserve"> </w:t>
          </w:r>
          <w:r w:rsidR="008F1E94" w:rsidRPr="008F1E94">
            <w:rPr>
              <w:noProof/>
              <w:sz w:val="24"/>
              <w:szCs w:val="24"/>
              <w:lang w:val="en-GB"/>
            </w:rPr>
            <w:t>[23]</w:t>
          </w:r>
          <w:r w:rsidRPr="00610384">
            <w:rPr>
              <w:sz w:val="24"/>
              <w:szCs w:val="24"/>
            </w:rPr>
            <w:fldChar w:fldCharType="end"/>
          </w:r>
        </w:sdtContent>
      </w:sdt>
      <w:r w:rsidRPr="00610384">
        <w:rPr>
          <w:sz w:val="24"/>
          <w:szCs w:val="24"/>
        </w:rPr>
        <w:t>.</w:t>
      </w:r>
    </w:p>
    <w:p w14:paraId="52702CBE"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lastRenderedPageBreak/>
        <w:t xml:space="preserve">BOOL WINAPI </w:t>
      </w:r>
      <w:proofErr w:type="gramStart"/>
      <w:r w:rsidRPr="00610384">
        <w:rPr>
          <w:rFonts w:ascii="Courier New" w:hAnsi="Courier New" w:cs="Courier New"/>
          <w:color w:val="000000" w:themeColor="text1"/>
          <w:sz w:val="24"/>
          <w:szCs w:val="24"/>
          <w:lang w:val="en-GB" w:eastAsia="en-GB"/>
        </w:rPr>
        <w:t>WaitForDebugEvent(</w:t>
      </w:r>
      <w:proofErr w:type="gramEnd"/>
    </w:p>
    <w:p w14:paraId="34715130"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_Out_ LPDEBUG_EVENT lpDebugEvent,</w:t>
      </w:r>
    </w:p>
    <w:p w14:paraId="7A4461F2"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_In</w:t>
      </w:r>
      <w:proofErr w:type="gramStart"/>
      <w:r w:rsidRPr="00610384">
        <w:rPr>
          <w:rFonts w:ascii="Courier New" w:hAnsi="Courier New" w:cs="Courier New"/>
          <w:color w:val="000000" w:themeColor="text1"/>
          <w:sz w:val="24"/>
          <w:szCs w:val="24"/>
          <w:lang w:val="en-GB" w:eastAsia="en-GB"/>
        </w:rPr>
        <w:t>_  DWORD</w:t>
      </w:r>
      <w:proofErr w:type="gramEnd"/>
      <w:r w:rsidRPr="00610384">
        <w:rPr>
          <w:rFonts w:ascii="Courier New" w:hAnsi="Courier New" w:cs="Courier New"/>
          <w:color w:val="000000" w:themeColor="text1"/>
          <w:sz w:val="24"/>
          <w:szCs w:val="24"/>
          <w:lang w:val="en-GB" w:eastAsia="en-GB"/>
        </w:rPr>
        <w:t xml:space="preserve">         dwMilliseconds</w:t>
      </w:r>
    </w:p>
    <w:p w14:paraId="2C6E7401" w14:textId="77777777" w:rsidR="002441A8" w:rsidRPr="00610384" w:rsidRDefault="002441A8" w:rsidP="00244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rPr>
          <w:rFonts w:ascii="Courier New" w:eastAsia="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w:t>
      </w:r>
    </w:p>
    <w:p w14:paraId="24652434" w14:textId="5CADFB51" w:rsidR="002441A8" w:rsidRPr="00610384" w:rsidRDefault="002441A8" w:rsidP="002441A8">
      <w:pPr>
        <w:spacing w:line="360" w:lineRule="auto"/>
        <w:jc w:val="both"/>
        <w:rPr>
          <w:sz w:val="24"/>
          <w:szCs w:val="24"/>
        </w:rPr>
      </w:pPr>
      <w:r w:rsidRPr="00610384">
        <w:rPr>
          <w:sz w:val="24"/>
          <w:szCs w:val="24"/>
        </w:rPr>
        <w:t>Parameter da</w:t>
      </w:r>
      <w:r w:rsidR="00AE37BE" w:rsidRPr="00610384">
        <w:rPr>
          <w:sz w:val="24"/>
          <w:szCs w:val="24"/>
        </w:rPr>
        <w:t xml:space="preserve">ri </w:t>
      </w:r>
      <w:r w:rsidRPr="00610384">
        <w:rPr>
          <w:sz w:val="24"/>
          <w:szCs w:val="24"/>
        </w:rPr>
        <w:t xml:space="preserve">fungsi ini dapat dilihat pada </w:t>
      </w:r>
      <w:r w:rsidRPr="00610384">
        <w:rPr>
          <w:sz w:val="24"/>
          <w:szCs w:val="24"/>
        </w:rPr>
        <w:fldChar w:fldCharType="begin"/>
      </w:r>
      <w:r w:rsidRPr="00610384">
        <w:rPr>
          <w:sz w:val="24"/>
          <w:szCs w:val="24"/>
        </w:rPr>
        <w:instrText xml:space="preserve"> REF _Ref519871755 \h </w:instrText>
      </w:r>
      <w:r w:rsidR="00D31941" w:rsidRPr="00610384">
        <w:rPr>
          <w:sz w:val="24"/>
          <w:szCs w:val="24"/>
        </w:rPr>
        <w:instrText xml:space="preserve"> \* MERGEFORMAT </w:instrText>
      </w:r>
      <w:r w:rsidRPr="00610384">
        <w:rPr>
          <w:sz w:val="24"/>
          <w:szCs w:val="24"/>
        </w:rPr>
      </w:r>
      <w:r w:rsidRPr="00610384">
        <w:rPr>
          <w:sz w:val="24"/>
          <w:szCs w:val="24"/>
        </w:rPr>
        <w:fldChar w:fldCharType="separate"/>
      </w:r>
      <w:r w:rsidR="00EC7493" w:rsidRPr="00EC7493">
        <w:rPr>
          <w:sz w:val="24"/>
          <w:szCs w:val="24"/>
        </w:rPr>
        <w:t xml:space="preserve">Tabel </w:t>
      </w:r>
      <w:r w:rsidR="00EC7493" w:rsidRPr="00EC7493">
        <w:rPr>
          <w:noProof/>
          <w:sz w:val="24"/>
          <w:szCs w:val="24"/>
        </w:rPr>
        <w:t>2.8</w:t>
      </w:r>
      <w:r w:rsidRPr="00610384">
        <w:rPr>
          <w:sz w:val="24"/>
          <w:szCs w:val="24"/>
        </w:rPr>
        <w:fldChar w:fldCharType="end"/>
      </w:r>
      <w:r w:rsidRPr="00610384">
        <w:rPr>
          <w:sz w:val="24"/>
          <w:szCs w:val="24"/>
        </w:rPr>
        <w:t>.</w:t>
      </w:r>
    </w:p>
    <w:p w14:paraId="572AB090" w14:textId="09E4BD4F" w:rsidR="002441A8" w:rsidRPr="00A944CF" w:rsidRDefault="002441A8" w:rsidP="002441A8">
      <w:pPr>
        <w:pStyle w:val="Caption"/>
        <w:keepNext/>
        <w:jc w:val="center"/>
        <w:rPr>
          <w:b/>
          <w:i w:val="0"/>
          <w:color w:val="auto"/>
          <w:sz w:val="20"/>
          <w:szCs w:val="20"/>
        </w:rPr>
      </w:pPr>
      <w:bookmarkStart w:id="124" w:name="_Ref519871755"/>
      <w:bookmarkStart w:id="125" w:name="_Toc519843492"/>
      <w:bookmarkStart w:id="126" w:name="_Toc519862677"/>
      <w:bookmarkStart w:id="127" w:name="_Toc522045349"/>
      <w:r w:rsidRPr="00A944CF">
        <w:rPr>
          <w:b/>
          <w:i w:val="0"/>
          <w:color w:val="auto"/>
          <w:sz w:val="20"/>
          <w:szCs w:val="20"/>
        </w:rPr>
        <w:t xml:space="preserve">Tabel </w:t>
      </w:r>
      <w:r w:rsidR="00587391">
        <w:rPr>
          <w:b/>
          <w:i w:val="0"/>
          <w:color w:val="auto"/>
          <w:sz w:val="20"/>
          <w:szCs w:val="20"/>
        </w:rPr>
        <w:fldChar w:fldCharType="begin"/>
      </w:r>
      <w:r w:rsidR="00587391">
        <w:rPr>
          <w:b/>
          <w:i w:val="0"/>
          <w:color w:val="auto"/>
          <w:sz w:val="20"/>
          <w:szCs w:val="20"/>
        </w:rPr>
        <w:instrText xml:space="preserve"> STYLEREF 1 \s </w:instrText>
      </w:r>
      <w:r w:rsidR="00587391">
        <w:rPr>
          <w:b/>
          <w:i w:val="0"/>
          <w:color w:val="auto"/>
          <w:sz w:val="20"/>
          <w:szCs w:val="20"/>
        </w:rPr>
        <w:fldChar w:fldCharType="separate"/>
      </w:r>
      <w:r w:rsidR="00EC7493">
        <w:rPr>
          <w:b/>
          <w:i w:val="0"/>
          <w:noProof/>
          <w:color w:val="auto"/>
          <w:sz w:val="20"/>
          <w:szCs w:val="20"/>
        </w:rPr>
        <w:t>2</w:t>
      </w:r>
      <w:r w:rsidR="00587391">
        <w:rPr>
          <w:b/>
          <w:i w:val="0"/>
          <w:color w:val="auto"/>
          <w:sz w:val="20"/>
          <w:szCs w:val="20"/>
        </w:rPr>
        <w:fldChar w:fldCharType="end"/>
      </w:r>
      <w:r w:rsidR="00587391">
        <w:rPr>
          <w:b/>
          <w:i w:val="0"/>
          <w:color w:val="auto"/>
          <w:sz w:val="20"/>
          <w:szCs w:val="20"/>
        </w:rPr>
        <w:t>.</w:t>
      </w:r>
      <w:r w:rsidR="00587391">
        <w:rPr>
          <w:b/>
          <w:i w:val="0"/>
          <w:color w:val="auto"/>
          <w:sz w:val="20"/>
          <w:szCs w:val="20"/>
        </w:rPr>
        <w:fldChar w:fldCharType="begin"/>
      </w:r>
      <w:r w:rsidR="00587391">
        <w:rPr>
          <w:b/>
          <w:i w:val="0"/>
          <w:color w:val="auto"/>
          <w:sz w:val="20"/>
          <w:szCs w:val="20"/>
        </w:rPr>
        <w:instrText xml:space="preserve"> SEQ Tabel \* ARABIC \s 1 </w:instrText>
      </w:r>
      <w:r w:rsidR="00587391">
        <w:rPr>
          <w:b/>
          <w:i w:val="0"/>
          <w:color w:val="auto"/>
          <w:sz w:val="20"/>
          <w:szCs w:val="20"/>
        </w:rPr>
        <w:fldChar w:fldCharType="separate"/>
      </w:r>
      <w:r w:rsidR="00EC7493">
        <w:rPr>
          <w:b/>
          <w:i w:val="0"/>
          <w:noProof/>
          <w:color w:val="auto"/>
          <w:sz w:val="20"/>
          <w:szCs w:val="20"/>
        </w:rPr>
        <w:t>8</w:t>
      </w:r>
      <w:r w:rsidR="00587391">
        <w:rPr>
          <w:b/>
          <w:i w:val="0"/>
          <w:color w:val="auto"/>
          <w:sz w:val="20"/>
          <w:szCs w:val="20"/>
        </w:rPr>
        <w:fldChar w:fldCharType="end"/>
      </w:r>
      <w:bookmarkEnd w:id="124"/>
      <w:r w:rsidRPr="00A944CF">
        <w:rPr>
          <w:b/>
          <w:i w:val="0"/>
          <w:color w:val="auto"/>
          <w:sz w:val="20"/>
          <w:szCs w:val="20"/>
        </w:rPr>
        <w:t xml:space="preserve"> Parameter Fungsi WaitForDebugEvent</w:t>
      </w:r>
      <w:bookmarkEnd w:id="125"/>
      <w:bookmarkEnd w:id="126"/>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9"/>
        <w:gridCol w:w="5218"/>
      </w:tblGrid>
      <w:tr w:rsidR="002441A8" w:rsidRPr="00C5046F" w14:paraId="08F7C928" w14:textId="77777777" w:rsidTr="00314B6C">
        <w:tc>
          <w:tcPr>
            <w:tcW w:w="2972" w:type="dxa"/>
          </w:tcPr>
          <w:p w14:paraId="1BC45DB4" w14:textId="77777777" w:rsidR="002441A8" w:rsidRPr="00C5046F" w:rsidRDefault="002441A8" w:rsidP="00314B6C">
            <w:pPr>
              <w:jc w:val="both"/>
              <w:rPr>
                <w:b/>
                <w:bCs/>
                <w:sz w:val="22"/>
              </w:rPr>
            </w:pPr>
            <w:r w:rsidRPr="00C5046F">
              <w:rPr>
                <w:b/>
                <w:bCs/>
                <w:sz w:val="22"/>
              </w:rPr>
              <w:t>Parameter</w:t>
            </w:r>
          </w:p>
        </w:tc>
        <w:tc>
          <w:tcPr>
            <w:tcW w:w="6044" w:type="dxa"/>
          </w:tcPr>
          <w:p w14:paraId="574B909D" w14:textId="77777777" w:rsidR="002441A8" w:rsidRPr="00C5046F" w:rsidRDefault="002441A8" w:rsidP="00314B6C">
            <w:pPr>
              <w:jc w:val="both"/>
              <w:rPr>
                <w:b/>
                <w:bCs/>
                <w:sz w:val="22"/>
              </w:rPr>
            </w:pPr>
            <w:r w:rsidRPr="00C5046F">
              <w:rPr>
                <w:b/>
                <w:bCs/>
                <w:sz w:val="22"/>
              </w:rPr>
              <w:t>Keterangan</w:t>
            </w:r>
          </w:p>
        </w:tc>
      </w:tr>
      <w:tr w:rsidR="002441A8" w:rsidRPr="00C5046F" w14:paraId="7A6831AB" w14:textId="77777777" w:rsidTr="00314B6C">
        <w:tc>
          <w:tcPr>
            <w:tcW w:w="2972" w:type="dxa"/>
          </w:tcPr>
          <w:p w14:paraId="24ECA926" w14:textId="77777777" w:rsidR="002441A8" w:rsidRPr="00C5046F" w:rsidRDefault="002441A8" w:rsidP="00314B6C">
            <w:pPr>
              <w:jc w:val="both"/>
              <w:rPr>
                <w:sz w:val="22"/>
              </w:rPr>
            </w:pPr>
            <w:r w:rsidRPr="00C5046F">
              <w:rPr>
                <w:sz w:val="22"/>
              </w:rPr>
              <w:t>lpDebugEvent</w:t>
            </w:r>
          </w:p>
        </w:tc>
        <w:tc>
          <w:tcPr>
            <w:tcW w:w="6044" w:type="dxa"/>
          </w:tcPr>
          <w:p w14:paraId="2621D153" w14:textId="39AB2FD9" w:rsidR="002441A8" w:rsidRPr="00C5046F" w:rsidRDefault="002441A8" w:rsidP="00314B6C">
            <w:pPr>
              <w:jc w:val="both"/>
              <w:rPr>
                <w:sz w:val="22"/>
              </w:rPr>
            </w:pPr>
            <w:r w:rsidRPr="00C5046F">
              <w:rPr>
                <w:sz w:val="22"/>
              </w:rPr>
              <w:t>P</w:t>
            </w:r>
            <w:r w:rsidR="00AE37BE" w:rsidRPr="00C5046F">
              <w:rPr>
                <w:sz w:val="22"/>
              </w:rPr>
              <w:t>ointer</w:t>
            </w:r>
            <w:r w:rsidRPr="00C5046F">
              <w:rPr>
                <w:sz w:val="22"/>
              </w:rPr>
              <w:t xml:space="preserve"> ke struktur DEBUG_EVENT yang menerima informasi mengenai </w:t>
            </w:r>
            <w:r w:rsidRPr="00C5046F">
              <w:rPr>
                <w:i/>
                <w:iCs/>
                <w:sz w:val="22"/>
              </w:rPr>
              <w:t>debugging event</w:t>
            </w:r>
            <w:r w:rsidRPr="00C5046F">
              <w:rPr>
                <w:sz w:val="22"/>
              </w:rPr>
              <w:t>.</w:t>
            </w:r>
          </w:p>
        </w:tc>
      </w:tr>
      <w:tr w:rsidR="002441A8" w:rsidRPr="00C5046F" w14:paraId="765F6008" w14:textId="77777777" w:rsidTr="00314B6C">
        <w:tc>
          <w:tcPr>
            <w:tcW w:w="2972" w:type="dxa"/>
          </w:tcPr>
          <w:p w14:paraId="0A466922" w14:textId="77777777" w:rsidR="002441A8" w:rsidRPr="00C5046F" w:rsidRDefault="002441A8" w:rsidP="006D5119">
            <w:pPr>
              <w:spacing w:before="240"/>
              <w:jc w:val="both"/>
              <w:rPr>
                <w:sz w:val="22"/>
              </w:rPr>
            </w:pPr>
            <w:r w:rsidRPr="00C5046F">
              <w:rPr>
                <w:sz w:val="22"/>
              </w:rPr>
              <w:t>dwMilliseconds</w:t>
            </w:r>
          </w:p>
        </w:tc>
        <w:tc>
          <w:tcPr>
            <w:tcW w:w="6044" w:type="dxa"/>
          </w:tcPr>
          <w:p w14:paraId="4A3BE224" w14:textId="77777777" w:rsidR="002441A8" w:rsidRPr="00C5046F" w:rsidRDefault="002441A8" w:rsidP="006D5119">
            <w:pPr>
              <w:spacing w:before="240"/>
              <w:jc w:val="both"/>
              <w:rPr>
                <w:sz w:val="22"/>
              </w:rPr>
            </w:pPr>
            <w:r w:rsidRPr="00C5046F">
              <w:rPr>
                <w:sz w:val="22"/>
              </w:rPr>
              <w:t xml:space="preserve">Jumlah milidetik yang digunakan untuk menunggu </w:t>
            </w:r>
            <w:r w:rsidRPr="00C5046F">
              <w:rPr>
                <w:i/>
                <w:iCs/>
                <w:sz w:val="22"/>
              </w:rPr>
              <w:t>debugging event</w:t>
            </w:r>
            <w:r w:rsidRPr="00C5046F">
              <w:rPr>
                <w:sz w:val="22"/>
              </w:rPr>
              <w:t xml:space="preserve">. Jika parameter bernilai 0, tes fungsi untuk </w:t>
            </w:r>
            <w:r w:rsidRPr="00C5046F">
              <w:rPr>
                <w:i/>
                <w:iCs/>
                <w:sz w:val="22"/>
              </w:rPr>
              <w:t>debugging event</w:t>
            </w:r>
            <w:r w:rsidRPr="00C5046F">
              <w:rPr>
                <w:sz w:val="22"/>
              </w:rPr>
              <w:t xml:space="preserve">. Jika parameter </w:t>
            </w:r>
            <w:r w:rsidRPr="00C5046F">
              <w:rPr>
                <w:i/>
                <w:sz w:val="22"/>
              </w:rPr>
              <w:t>INFINITE</w:t>
            </w:r>
            <w:r w:rsidRPr="00C5046F">
              <w:rPr>
                <w:sz w:val="22"/>
              </w:rPr>
              <w:t xml:space="preserve">, fungsi tidak kembali hingga </w:t>
            </w:r>
            <w:r w:rsidRPr="00C5046F">
              <w:rPr>
                <w:i/>
                <w:iCs/>
                <w:sz w:val="22"/>
              </w:rPr>
              <w:t>debugging</w:t>
            </w:r>
            <w:r w:rsidRPr="00C5046F">
              <w:rPr>
                <w:sz w:val="22"/>
              </w:rPr>
              <w:t xml:space="preserve"> </w:t>
            </w:r>
            <w:r w:rsidRPr="00C5046F">
              <w:rPr>
                <w:i/>
                <w:iCs/>
                <w:sz w:val="22"/>
              </w:rPr>
              <w:t>event</w:t>
            </w:r>
            <w:r w:rsidRPr="00C5046F">
              <w:rPr>
                <w:sz w:val="22"/>
              </w:rPr>
              <w:t xml:space="preserve"> lain muncul. </w:t>
            </w:r>
          </w:p>
        </w:tc>
      </w:tr>
    </w:tbl>
    <w:p w14:paraId="43F414C2" w14:textId="434EA3C7" w:rsidR="002441A8" w:rsidRPr="007D1FF5" w:rsidRDefault="00777F24" w:rsidP="006D5119">
      <w:pPr>
        <w:pStyle w:val="Heading3"/>
        <w:spacing w:before="240" w:line="360" w:lineRule="auto"/>
        <w:rPr>
          <w:rFonts w:ascii="Times New Roman" w:hAnsi="Times New Roman" w:cs="Times New Roman"/>
          <w:b/>
          <w:i/>
          <w:color w:val="auto"/>
        </w:rPr>
      </w:pPr>
      <w:bookmarkStart w:id="128" w:name="_Toc519842715"/>
      <w:bookmarkStart w:id="129" w:name="_Toc519867027"/>
      <w:bookmarkStart w:id="130" w:name="_Toc522192758"/>
      <w:r w:rsidRPr="007D1FF5">
        <w:rPr>
          <w:rFonts w:ascii="Times New Roman" w:hAnsi="Times New Roman" w:cs="Times New Roman"/>
          <w:b/>
          <w:color w:val="auto"/>
        </w:rPr>
        <w:t>2.7.2</w:t>
      </w:r>
      <w:r w:rsidRPr="007D1FF5">
        <w:rPr>
          <w:rFonts w:ascii="Times New Roman" w:hAnsi="Times New Roman" w:cs="Times New Roman"/>
          <w:b/>
          <w:i/>
          <w:color w:val="auto"/>
        </w:rPr>
        <w:t xml:space="preserve"> </w:t>
      </w:r>
      <w:r w:rsidR="002441A8" w:rsidRPr="007D1FF5">
        <w:rPr>
          <w:rFonts w:ascii="Times New Roman" w:hAnsi="Times New Roman" w:cs="Times New Roman"/>
          <w:b/>
          <w:i/>
          <w:color w:val="auto"/>
        </w:rPr>
        <w:t>Debug Event</w:t>
      </w:r>
      <w:bookmarkEnd w:id="128"/>
      <w:bookmarkEnd w:id="129"/>
      <w:bookmarkEnd w:id="130"/>
    </w:p>
    <w:p w14:paraId="05CD2814" w14:textId="5AC49025" w:rsidR="002441A8" w:rsidRPr="00610384" w:rsidRDefault="00AE37BE" w:rsidP="006D5119">
      <w:pPr>
        <w:spacing w:after="240" w:line="360" w:lineRule="auto"/>
        <w:jc w:val="both"/>
        <w:rPr>
          <w:sz w:val="24"/>
          <w:szCs w:val="24"/>
        </w:rPr>
      </w:pPr>
      <w:r w:rsidRPr="00610384">
        <w:rPr>
          <w:i/>
          <w:iCs/>
          <w:sz w:val="24"/>
          <w:szCs w:val="24"/>
        </w:rPr>
        <w:t xml:space="preserve">Debug event </w:t>
      </w:r>
      <w:r w:rsidRPr="00610384">
        <w:rPr>
          <w:sz w:val="24"/>
          <w:szCs w:val="24"/>
        </w:rPr>
        <w:t xml:space="preserve">merupakan suatu peristiwa yang muncul ketika terjadi suatu </w:t>
      </w:r>
      <w:r w:rsidRPr="00610384">
        <w:rPr>
          <w:i/>
          <w:sz w:val="24"/>
          <w:szCs w:val="24"/>
        </w:rPr>
        <w:t>event</w:t>
      </w:r>
      <w:r w:rsidRPr="00610384">
        <w:rPr>
          <w:sz w:val="24"/>
          <w:szCs w:val="24"/>
        </w:rPr>
        <w:t xml:space="preserve"> pada sistem seperti membuat proses, membuat thread, melakukan </w:t>
      </w:r>
      <w:r w:rsidRPr="00610384">
        <w:rPr>
          <w:i/>
          <w:sz w:val="24"/>
          <w:szCs w:val="24"/>
        </w:rPr>
        <w:t>load</w:t>
      </w:r>
      <w:r w:rsidRPr="00610384">
        <w:rPr>
          <w:sz w:val="24"/>
          <w:szCs w:val="24"/>
        </w:rPr>
        <w:t xml:space="preserve"> DLL, melakukan </w:t>
      </w:r>
      <w:r w:rsidRPr="00610384">
        <w:rPr>
          <w:i/>
          <w:sz w:val="24"/>
          <w:szCs w:val="24"/>
        </w:rPr>
        <w:t>unload</w:t>
      </w:r>
      <w:r w:rsidRPr="00610384">
        <w:rPr>
          <w:sz w:val="24"/>
          <w:szCs w:val="24"/>
        </w:rPr>
        <w:t xml:space="preserve"> DLL, membuat </w:t>
      </w:r>
      <w:r w:rsidRPr="00610384">
        <w:rPr>
          <w:i/>
          <w:sz w:val="24"/>
          <w:szCs w:val="24"/>
        </w:rPr>
        <w:t>output string</w:t>
      </w:r>
      <w:r w:rsidRPr="00610384">
        <w:rPr>
          <w:sz w:val="24"/>
          <w:szCs w:val="24"/>
        </w:rPr>
        <w:t xml:space="preserve"> dan menghasilkan </w:t>
      </w:r>
      <w:r w:rsidRPr="00610384">
        <w:rPr>
          <w:i/>
          <w:sz w:val="24"/>
          <w:szCs w:val="24"/>
        </w:rPr>
        <w:t>exception</w:t>
      </w:r>
      <w:r w:rsidRPr="00610384">
        <w:rPr>
          <w:sz w:val="24"/>
          <w:szCs w:val="24"/>
        </w:rPr>
        <w:t xml:space="preserve">. Berikut struktur </w:t>
      </w:r>
      <w:r w:rsidRPr="00610384">
        <w:rPr>
          <w:i/>
          <w:iCs/>
          <w:sz w:val="24"/>
          <w:szCs w:val="24"/>
        </w:rPr>
        <w:t xml:space="preserve">debug event </w:t>
      </w:r>
      <w:r w:rsidRPr="00610384">
        <w:rPr>
          <w:sz w:val="24"/>
          <w:szCs w:val="24"/>
        </w:rPr>
        <w:t xml:space="preserve">dalam sintaks C++ </w:t>
      </w:r>
      <w:sdt>
        <w:sdtPr>
          <w:rPr>
            <w:sz w:val="24"/>
            <w:szCs w:val="24"/>
          </w:rPr>
          <w:id w:val="2004390254"/>
          <w:citation/>
        </w:sdtPr>
        <w:sdtEndPr/>
        <w:sdtContent>
          <w:r w:rsidRPr="00610384">
            <w:rPr>
              <w:sz w:val="24"/>
              <w:szCs w:val="24"/>
            </w:rPr>
            <w:fldChar w:fldCharType="begin"/>
          </w:r>
          <w:r w:rsidRPr="00610384">
            <w:rPr>
              <w:sz w:val="24"/>
              <w:szCs w:val="24"/>
              <w:lang w:val="en-GB"/>
            </w:rPr>
            <w:instrText xml:space="preserve"> CITATION Mic1811 \l 2057 </w:instrText>
          </w:r>
          <w:r w:rsidRPr="00610384">
            <w:rPr>
              <w:sz w:val="24"/>
              <w:szCs w:val="24"/>
            </w:rPr>
            <w:fldChar w:fldCharType="separate"/>
          </w:r>
          <w:r w:rsidR="008F1E94" w:rsidRPr="008F1E94">
            <w:rPr>
              <w:noProof/>
              <w:sz w:val="24"/>
              <w:szCs w:val="24"/>
              <w:lang w:val="en-GB"/>
            </w:rPr>
            <w:t>[24]</w:t>
          </w:r>
          <w:r w:rsidRPr="00610384">
            <w:rPr>
              <w:sz w:val="24"/>
              <w:szCs w:val="24"/>
            </w:rPr>
            <w:fldChar w:fldCharType="end"/>
          </w:r>
        </w:sdtContent>
      </w:sdt>
      <w:r w:rsidRPr="00610384">
        <w:rPr>
          <w:sz w:val="24"/>
          <w:szCs w:val="24"/>
        </w:rPr>
        <w:t>.</w:t>
      </w:r>
    </w:p>
    <w:p w14:paraId="2A873353"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Courier New" w:hAnsi="Courier New" w:cs="Courier New"/>
          <w:color w:val="000000" w:themeColor="text1"/>
          <w:sz w:val="24"/>
          <w:szCs w:val="24"/>
          <w:lang w:val="en-GB" w:eastAsia="en-GB"/>
        </w:rPr>
      </w:pPr>
      <w:r w:rsidRPr="00610384">
        <w:rPr>
          <w:rFonts w:ascii="Courier New" w:hAnsi="Courier New" w:cs="Courier New"/>
          <w:sz w:val="24"/>
          <w:szCs w:val="24"/>
          <w:lang w:val="en-GB" w:eastAsia="en-GB"/>
        </w:rPr>
        <w:t>typedef struct _DEBUG</w:t>
      </w:r>
      <w:r w:rsidRPr="00610384">
        <w:rPr>
          <w:rFonts w:ascii="Courier New" w:hAnsi="Courier New" w:cs="Courier New"/>
          <w:color w:val="000000" w:themeColor="text1"/>
          <w:sz w:val="24"/>
          <w:szCs w:val="24"/>
          <w:lang w:val="en-GB" w:eastAsia="en-GB"/>
        </w:rPr>
        <w:t>_EVENT {</w:t>
      </w:r>
    </w:p>
    <w:p w14:paraId="1FC8C980"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DWORD dwDebugEventCode;</w:t>
      </w:r>
    </w:p>
    <w:p w14:paraId="74E6FEE0"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DWORD dwProcessId;</w:t>
      </w:r>
    </w:p>
    <w:p w14:paraId="5CCCCD3C"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DWORD dwThreadId;</w:t>
      </w:r>
    </w:p>
    <w:p w14:paraId="37EA6C5C"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sz w:val="24"/>
          <w:szCs w:val="24"/>
          <w:lang w:val="en-GB" w:eastAsia="en-GB"/>
        </w:rPr>
      </w:pPr>
      <w:r w:rsidRPr="00610384">
        <w:rPr>
          <w:rFonts w:ascii="Courier New" w:hAnsi="Courier New" w:cs="Courier New"/>
          <w:sz w:val="24"/>
          <w:szCs w:val="24"/>
          <w:lang w:val="en-GB" w:eastAsia="en-GB"/>
        </w:rPr>
        <w:t xml:space="preserve">  union {</w:t>
      </w:r>
    </w:p>
    <w:p w14:paraId="374BDF09"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EXCEPTION_DEBUG_INFO      Exception;</w:t>
      </w:r>
    </w:p>
    <w:p w14:paraId="74B83F66"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CREATE_THREAD_DEBUG_</w:t>
      </w:r>
      <w:proofErr w:type="gramStart"/>
      <w:r w:rsidRPr="00610384">
        <w:rPr>
          <w:rFonts w:ascii="Courier New" w:hAnsi="Courier New" w:cs="Courier New"/>
          <w:color w:val="000000" w:themeColor="text1"/>
          <w:sz w:val="24"/>
          <w:szCs w:val="24"/>
          <w:lang w:val="en-GB" w:eastAsia="en-GB"/>
        </w:rPr>
        <w:t>INFO  CreateThread</w:t>
      </w:r>
      <w:proofErr w:type="gramEnd"/>
      <w:r w:rsidRPr="00610384">
        <w:rPr>
          <w:rFonts w:ascii="Courier New" w:hAnsi="Courier New" w:cs="Courier New"/>
          <w:color w:val="000000" w:themeColor="text1"/>
          <w:sz w:val="24"/>
          <w:szCs w:val="24"/>
          <w:lang w:val="en-GB" w:eastAsia="en-GB"/>
        </w:rPr>
        <w:t>;</w:t>
      </w:r>
    </w:p>
    <w:p w14:paraId="5B6511CE"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CREATE_PROCESS_DEBUG_INFO CreateProcessInfo;</w:t>
      </w:r>
    </w:p>
    <w:p w14:paraId="4F68FF73"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EXIT_THREAD_DEBUG_INFO    ExitThread;</w:t>
      </w:r>
    </w:p>
    <w:p w14:paraId="0A1CC309"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EXIT_PROCESS_DEBUG_INFO   ExitProcess;</w:t>
      </w:r>
    </w:p>
    <w:p w14:paraId="0C72E519"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LOAD_DLL_DEBUG_INFO       LoadDll;</w:t>
      </w:r>
    </w:p>
    <w:p w14:paraId="2ECBA5BB"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UNLOAD_DLL_DEBUG_INFO     UnloadDll;</w:t>
      </w:r>
    </w:p>
    <w:p w14:paraId="55A1D2DF"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OUTPUT_DEBUG_STRING_</w:t>
      </w:r>
      <w:proofErr w:type="gramStart"/>
      <w:r w:rsidRPr="00610384">
        <w:rPr>
          <w:rFonts w:ascii="Courier New" w:hAnsi="Courier New" w:cs="Courier New"/>
          <w:color w:val="000000" w:themeColor="text1"/>
          <w:sz w:val="24"/>
          <w:szCs w:val="24"/>
          <w:lang w:val="en-GB" w:eastAsia="en-GB"/>
        </w:rPr>
        <w:t>INFO  DebugString</w:t>
      </w:r>
      <w:proofErr w:type="gramEnd"/>
      <w:r w:rsidRPr="00610384">
        <w:rPr>
          <w:rFonts w:ascii="Courier New" w:hAnsi="Courier New" w:cs="Courier New"/>
          <w:color w:val="000000" w:themeColor="text1"/>
          <w:sz w:val="24"/>
          <w:szCs w:val="24"/>
          <w:lang w:val="en-GB" w:eastAsia="en-GB"/>
        </w:rPr>
        <w:t>;</w:t>
      </w:r>
    </w:p>
    <w:p w14:paraId="3C2389FB"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RIP_INFO                  RipInfo;</w:t>
      </w:r>
    </w:p>
    <w:p w14:paraId="3A713B46"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64"/>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xml:space="preserve">  } u;</w:t>
      </w:r>
    </w:p>
    <w:p w14:paraId="24FBC526" w14:textId="77777777" w:rsidR="002441A8" w:rsidRPr="00610384" w:rsidRDefault="002441A8" w:rsidP="0058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32"/>
        <w:rPr>
          <w:rFonts w:ascii="Courier New" w:hAnsi="Courier New" w:cs="Courier New"/>
          <w:color w:val="000000" w:themeColor="text1"/>
          <w:sz w:val="24"/>
          <w:szCs w:val="24"/>
          <w:lang w:val="en-GB" w:eastAsia="en-GB"/>
        </w:rPr>
      </w:pPr>
      <w:r w:rsidRPr="00610384">
        <w:rPr>
          <w:rFonts w:ascii="Courier New" w:hAnsi="Courier New" w:cs="Courier New"/>
          <w:color w:val="000000" w:themeColor="text1"/>
          <w:sz w:val="24"/>
          <w:szCs w:val="24"/>
          <w:lang w:val="en-GB" w:eastAsia="en-GB"/>
        </w:rPr>
        <w:t>} DEBUG_EVENT, *LPDEBUG_EVEN</w:t>
      </w:r>
    </w:p>
    <w:p w14:paraId="066DC2C9" w14:textId="108E429C" w:rsidR="006D0BF8" w:rsidRPr="00587391" w:rsidRDefault="006D0BF8" w:rsidP="001C030F">
      <w:pPr>
        <w:pStyle w:val="Caption"/>
        <w:framePr w:hSpace="187" w:wrap="around" w:vAnchor="page" w:hAnchor="page" w:x="4104" w:y="9241"/>
        <w:tabs>
          <w:tab w:val="left" w:pos="3240"/>
        </w:tabs>
        <w:ind w:left="360"/>
        <w:jc w:val="center"/>
        <w:rPr>
          <w:b/>
          <w:i w:val="0"/>
          <w:color w:val="auto"/>
          <w:sz w:val="20"/>
          <w:szCs w:val="20"/>
        </w:rPr>
      </w:pPr>
      <w:bookmarkStart w:id="131" w:name="_Ref522044798"/>
      <w:bookmarkStart w:id="132" w:name="_Toc522045350"/>
      <w:r w:rsidRPr="00587391">
        <w:rPr>
          <w:b/>
          <w:i w:val="0"/>
          <w:color w:val="auto"/>
          <w:sz w:val="20"/>
          <w:szCs w:val="20"/>
        </w:rPr>
        <w:t xml:space="preserve">Tabel </w:t>
      </w:r>
      <w:r w:rsidRPr="00587391">
        <w:rPr>
          <w:b/>
          <w:i w:val="0"/>
          <w:color w:val="auto"/>
          <w:sz w:val="20"/>
          <w:szCs w:val="20"/>
        </w:rPr>
        <w:fldChar w:fldCharType="begin"/>
      </w:r>
      <w:r w:rsidRPr="00587391">
        <w:rPr>
          <w:b/>
          <w:i w:val="0"/>
          <w:color w:val="auto"/>
          <w:sz w:val="20"/>
          <w:szCs w:val="20"/>
        </w:rPr>
        <w:instrText xml:space="preserve"> STYLEREF 1 \s </w:instrText>
      </w:r>
      <w:r w:rsidRPr="00587391">
        <w:rPr>
          <w:b/>
          <w:i w:val="0"/>
          <w:color w:val="auto"/>
          <w:sz w:val="20"/>
          <w:szCs w:val="20"/>
        </w:rPr>
        <w:fldChar w:fldCharType="separate"/>
      </w:r>
      <w:r w:rsidR="00EC7493">
        <w:rPr>
          <w:b/>
          <w:i w:val="0"/>
          <w:noProof/>
          <w:color w:val="auto"/>
          <w:sz w:val="20"/>
          <w:szCs w:val="20"/>
        </w:rPr>
        <w:t>2</w:t>
      </w:r>
      <w:r w:rsidRPr="00587391">
        <w:rPr>
          <w:b/>
          <w:i w:val="0"/>
          <w:color w:val="auto"/>
          <w:sz w:val="20"/>
          <w:szCs w:val="20"/>
        </w:rPr>
        <w:fldChar w:fldCharType="end"/>
      </w:r>
      <w:r w:rsidRPr="00587391">
        <w:rPr>
          <w:b/>
          <w:i w:val="0"/>
          <w:color w:val="auto"/>
          <w:sz w:val="20"/>
          <w:szCs w:val="20"/>
        </w:rPr>
        <w:t>.</w:t>
      </w:r>
      <w:r w:rsidRPr="00587391">
        <w:rPr>
          <w:b/>
          <w:i w:val="0"/>
          <w:color w:val="auto"/>
          <w:sz w:val="20"/>
          <w:szCs w:val="20"/>
        </w:rPr>
        <w:fldChar w:fldCharType="begin"/>
      </w:r>
      <w:r w:rsidRPr="00587391">
        <w:rPr>
          <w:b/>
          <w:i w:val="0"/>
          <w:color w:val="auto"/>
          <w:sz w:val="20"/>
          <w:szCs w:val="20"/>
        </w:rPr>
        <w:instrText xml:space="preserve"> SEQ Tabel \* ARABIC \s 1 </w:instrText>
      </w:r>
      <w:r w:rsidRPr="00587391">
        <w:rPr>
          <w:b/>
          <w:i w:val="0"/>
          <w:color w:val="auto"/>
          <w:sz w:val="20"/>
          <w:szCs w:val="20"/>
        </w:rPr>
        <w:fldChar w:fldCharType="separate"/>
      </w:r>
      <w:r w:rsidR="00EC7493">
        <w:rPr>
          <w:b/>
          <w:i w:val="0"/>
          <w:noProof/>
          <w:color w:val="auto"/>
          <w:sz w:val="20"/>
          <w:szCs w:val="20"/>
        </w:rPr>
        <w:t>9</w:t>
      </w:r>
      <w:r w:rsidRPr="00587391">
        <w:rPr>
          <w:b/>
          <w:i w:val="0"/>
          <w:color w:val="auto"/>
          <w:sz w:val="20"/>
          <w:szCs w:val="20"/>
        </w:rPr>
        <w:fldChar w:fldCharType="end"/>
      </w:r>
      <w:bookmarkEnd w:id="131"/>
      <w:r w:rsidRPr="00587391">
        <w:rPr>
          <w:b/>
          <w:i w:val="0"/>
          <w:color w:val="auto"/>
          <w:sz w:val="20"/>
          <w:szCs w:val="20"/>
        </w:rPr>
        <w:t>. Parameter Struktur DEBUG_EVENT</w:t>
      </w:r>
      <w:bookmarkEnd w:id="132"/>
    </w:p>
    <w:p w14:paraId="2A8A8276" w14:textId="33117CAB" w:rsidR="002441A8" w:rsidRDefault="002441A8" w:rsidP="00EA520C">
      <w:pPr>
        <w:spacing w:line="360" w:lineRule="auto"/>
        <w:jc w:val="both"/>
        <w:rPr>
          <w:sz w:val="24"/>
          <w:szCs w:val="24"/>
        </w:rPr>
      </w:pPr>
      <w:r w:rsidRPr="00610384">
        <w:rPr>
          <w:sz w:val="24"/>
          <w:szCs w:val="24"/>
        </w:rPr>
        <w:t>Parameter dan keterangan parameter yang dibutuhkan untu</w:t>
      </w:r>
      <w:r w:rsidR="00587391">
        <w:rPr>
          <w:sz w:val="24"/>
          <w:szCs w:val="24"/>
        </w:rPr>
        <w:t xml:space="preserve">k fungsi ini dapat dilihat pada </w:t>
      </w:r>
      <w:r w:rsidR="00587391" w:rsidRPr="00587391">
        <w:rPr>
          <w:sz w:val="24"/>
          <w:szCs w:val="24"/>
        </w:rPr>
        <w:fldChar w:fldCharType="begin"/>
      </w:r>
      <w:r w:rsidR="00587391" w:rsidRPr="00587391">
        <w:rPr>
          <w:sz w:val="24"/>
          <w:szCs w:val="24"/>
        </w:rPr>
        <w:instrText xml:space="preserve"> REF _Ref522044798 \h  \* MERGEFORMAT </w:instrText>
      </w:r>
      <w:r w:rsidR="00587391" w:rsidRPr="00587391">
        <w:rPr>
          <w:sz w:val="24"/>
          <w:szCs w:val="24"/>
        </w:rPr>
      </w:r>
      <w:r w:rsidR="00587391" w:rsidRPr="00587391">
        <w:rPr>
          <w:sz w:val="24"/>
          <w:szCs w:val="24"/>
        </w:rPr>
        <w:fldChar w:fldCharType="separate"/>
      </w:r>
      <w:r w:rsidR="00EC7493" w:rsidRPr="00EC7493">
        <w:rPr>
          <w:sz w:val="24"/>
          <w:szCs w:val="24"/>
        </w:rPr>
        <w:t xml:space="preserve">Tabel </w:t>
      </w:r>
      <w:r w:rsidR="00EC7493" w:rsidRPr="00EC7493">
        <w:rPr>
          <w:noProof/>
          <w:sz w:val="24"/>
          <w:szCs w:val="24"/>
        </w:rPr>
        <w:t>2.9</w:t>
      </w:r>
      <w:r w:rsidR="00587391" w:rsidRPr="00587391">
        <w:rPr>
          <w:sz w:val="24"/>
          <w:szCs w:val="24"/>
        </w:rPr>
        <w:fldChar w:fldCharType="end"/>
      </w:r>
      <w:r w:rsidR="00587391">
        <w:rPr>
          <w:sz w:val="24"/>
          <w:szCs w:val="24"/>
        </w:rPr>
        <w:t>.</w:t>
      </w:r>
    </w:p>
    <w:tbl>
      <w:tblPr>
        <w:tblpPr w:leftFromText="180" w:rightFromText="180" w:vertAnchor="text" w:horzAnchor="margin"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1"/>
        <w:gridCol w:w="4856"/>
      </w:tblGrid>
      <w:tr w:rsidR="001C030F" w:rsidRPr="00C5046F" w14:paraId="05F17540" w14:textId="77777777" w:rsidTr="001C030F">
        <w:tc>
          <w:tcPr>
            <w:tcW w:w="3071" w:type="dxa"/>
          </w:tcPr>
          <w:p w14:paraId="44B1E83A" w14:textId="77777777" w:rsidR="001C030F" w:rsidRPr="00C5046F" w:rsidRDefault="001C030F" w:rsidP="001C030F">
            <w:pPr>
              <w:jc w:val="both"/>
              <w:rPr>
                <w:b/>
                <w:bCs/>
                <w:sz w:val="22"/>
              </w:rPr>
            </w:pPr>
            <w:r w:rsidRPr="00C5046F">
              <w:rPr>
                <w:b/>
                <w:bCs/>
                <w:sz w:val="22"/>
              </w:rPr>
              <w:lastRenderedPageBreak/>
              <w:t>Parameter</w:t>
            </w:r>
          </w:p>
        </w:tc>
        <w:tc>
          <w:tcPr>
            <w:tcW w:w="4856" w:type="dxa"/>
          </w:tcPr>
          <w:p w14:paraId="7826DCCC" w14:textId="77777777" w:rsidR="001C030F" w:rsidRPr="00C5046F" w:rsidRDefault="001C030F" w:rsidP="001C030F">
            <w:pPr>
              <w:jc w:val="both"/>
              <w:rPr>
                <w:b/>
                <w:bCs/>
                <w:sz w:val="22"/>
              </w:rPr>
            </w:pPr>
            <w:r w:rsidRPr="00C5046F">
              <w:rPr>
                <w:b/>
                <w:bCs/>
                <w:sz w:val="22"/>
              </w:rPr>
              <w:t>Keterangan</w:t>
            </w:r>
          </w:p>
        </w:tc>
      </w:tr>
      <w:tr w:rsidR="001C030F" w:rsidRPr="00C5046F" w14:paraId="47FE1E69" w14:textId="77777777" w:rsidTr="001C030F">
        <w:tc>
          <w:tcPr>
            <w:tcW w:w="3071" w:type="dxa"/>
          </w:tcPr>
          <w:p w14:paraId="1B2BC489" w14:textId="77777777" w:rsidR="001C030F" w:rsidRPr="00C5046F" w:rsidRDefault="001C030F" w:rsidP="001C030F">
            <w:pPr>
              <w:jc w:val="both"/>
              <w:rPr>
                <w:sz w:val="22"/>
              </w:rPr>
            </w:pPr>
            <w:r w:rsidRPr="00C5046F">
              <w:rPr>
                <w:sz w:val="22"/>
              </w:rPr>
              <w:t>dwDebugEventCode</w:t>
            </w:r>
          </w:p>
        </w:tc>
        <w:tc>
          <w:tcPr>
            <w:tcW w:w="4856" w:type="dxa"/>
          </w:tcPr>
          <w:p w14:paraId="791F7CA7" w14:textId="77777777" w:rsidR="001C030F" w:rsidRPr="00C5046F" w:rsidRDefault="001C030F" w:rsidP="001C030F">
            <w:pPr>
              <w:jc w:val="both"/>
              <w:rPr>
                <w:sz w:val="22"/>
              </w:rPr>
            </w:pPr>
            <w:r w:rsidRPr="00C5046F">
              <w:rPr>
                <w:sz w:val="22"/>
              </w:rPr>
              <w:t xml:space="preserve">Kode yang mengidentifikasi tipe </w:t>
            </w:r>
            <w:r w:rsidRPr="00C5046F">
              <w:rPr>
                <w:i/>
                <w:iCs/>
                <w:sz w:val="22"/>
              </w:rPr>
              <w:t>debugging event</w:t>
            </w:r>
            <w:r w:rsidRPr="00C5046F">
              <w:rPr>
                <w:sz w:val="22"/>
              </w:rPr>
              <w:t xml:space="preserve"> yang digunakan.</w:t>
            </w:r>
          </w:p>
        </w:tc>
      </w:tr>
      <w:tr w:rsidR="001C030F" w:rsidRPr="00C5046F" w14:paraId="28DD7B13" w14:textId="77777777" w:rsidTr="001C030F">
        <w:tc>
          <w:tcPr>
            <w:tcW w:w="3071" w:type="dxa"/>
          </w:tcPr>
          <w:p w14:paraId="7AE172D7" w14:textId="77777777" w:rsidR="001C030F" w:rsidRPr="00C5046F" w:rsidRDefault="001C030F" w:rsidP="001C030F">
            <w:pPr>
              <w:jc w:val="both"/>
              <w:rPr>
                <w:sz w:val="22"/>
              </w:rPr>
            </w:pPr>
            <w:r w:rsidRPr="00C5046F">
              <w:rPr>
                <w:sz w:val="22"/>
              </w:rPr>
              <w:t>dwProcessId</w:t>
            </w:r>
          </w:p>
        </w:tc>
        <w:tc>
          <w:tcPr>
            <w:tcW w:w="4856" w:type="dxa"/>
          </w:tcPr>
          <w:p w14:paraId="35FF93FF" w14:textId="77777777" w:rsidR="001C030F" w:rsidRPr="00C5046F" w:rsidRDefault="001C030F" w:rsidP="001C030F">
            <w:pPr>
              <w:jc w:val="both"/>
              <w:rPr>
                <w:sz w:val="22"/>
              </w:rPr>
            </w:pPr>
            <w:r w:rsidRPr="00C5046F">
              <w:rPr>
                <w:sz w:val="22"/>
              </w:rPr>
              <w:t xml:space="preserve">Identitas proses pada </w:t>
            </w:r>
            <w:r w:rsidRPr="00C5046F">
              <w:rPr>
                <w:i/>
                <w:iCs/>
                <w:sz w:val="22"/>
              </w:rPr>
              <w:t>debugging event</w:t>
            </w:r>
            <w:r w:rsidRPr="00C5046F">
              <w:rPr>
                <w:sz w:val="22"/>
              </w:rPr>
              <w:t xml:space="preserve"> yang muncul.</w:t>
            </w:r>
          </w:p>
        </w:tc>
      </w:tr>
      <w:tr w:rsidR="001C030F" w:rsidRPr="00C5046F" w14:paraId="77B4EAB6" w14:textId="77777777" w:rsidTr="001C030F">
        <w:tc>
          <w:tcPr>
            <w:tcW w:w="3071" w:type="dxa"/>
          </w:tcPr>
          <w:p w14:paraId="53C74EC9" w14:textId="77777777" w:rsidR="001C030F" w:rsidRPr="00C5046F" w:rsidRDefault="001C030F" w:rsidP="001C030F">
            <w:pPr>
              <w:jc w:val="both"/>
              <w:rPr>
                <w:sz w:val="22"/>
              </w:rPr>
            </w:pPr>
            <w:r w:rsidRPr="00C5046F">
              <w:rPr>
                <w:sz w:val="22"/>
              </w:rPr>
              <w:t>dwThreadId</w:t>
            </w:r>
          </w:p>
        </w:tc>
        <w:tc>
          <w:tcPr>
            <w:tcW w:w="4856" w:type="dxa"/>
          </w:tcPr>
          <w:p w14:paraId="2026486B" w14:textId="77777777" w:rsidR="001C030F" w:rsidRPr="00C5046F" w:rsidRDefault="001C030F" w:rsidP="001C030F">
            <w:pPr>
              <w:jc w:val="both"/>
              <w:rPr>
                <w:sz w:val="22"/>
              </w:rPr>
            </w:pPr>
            <w:r w:rsidRPr="00C5046F">
              <w:rPr>
                <w:sz w:val="22"/>
              </w:rPr>
              <w:t xml:space="preserve">Identitas </w:t>
            </w:r>
            <w:r w:rsidRPr="00C5046F">
              <w:rPr>
                <w:i/>
                <w:iCs/>
                <w:sz w:val="22"/>
              </w:rPr>
              <w:t>thread</w:t>
            </w:r>
            <w:r w:rsidRPr="00C5046F">
              <w:rPr>
                <w:sz w:val="22"/>
              </w:rPr>
              <w:t xml:space="preserve"> pada </w:t>
            </w:r>
            <w:r w:rsidRPr="00C5046F">
              <w:rPr>
                <w:i/>
                <w:iCs/>
                <w:sz w:val="22"/>
              </w:rPr>
              <w:t>debugging event</w:t>
            </w:r>
            <w:r w:rsidRPr="00C5046F">
              <w:rPr>
                <w:sz w:val="22"/>
              </w:rPr>
              <w:t xml:space="preserve"> yang muncul.</w:t>
            </w:r>
          </w:p>
        </w:tc>
      </w:tr>
      <w:tr w:rsidR="001C030F" w:rsidRPr="00C5046F" w14:paraId="78CFBA84" w14:textId="77777777" w:rsidTr="001C030F">
        <w:tc>
          <w:tcPr>
            <w:tcW w:w="3071" w:type="dxa"/>
          </w:tcPr>
          <w:p w14:paraId="729D5102" w14:textId="77777777" w:rsidR="001C030F" w:rsidRPr="00C5046F" w:rsidRDefault="001C030F" w:rsidP="001C030F">
            <w:pPr>
              <w:jc w:val="both"/>
              <w:rPr>
                <w:sz w:val="22"/>
              </w:rPr>
            </w:pPr>
            <w:r w:rsidRPr="00C5046F">
              <w:rPr>
                <w:sz w:val="22"/>
              </w:rPr>
              <w:t>Union (Exception, CreateThread, CreateProcessInfo, ExitThread, ExitPorcess, loadDll, UnloadDll, DebugString, RipInfo)</w:t>
            </w:r>
          </w:p>
        </w:tc>
        <w:tc>
          <w:tcPr>
            <w:tcW w:w="4856" w:type="dxa"/>
          </w:tcPr>
          <w:p w14:paraId="1839B489" w14:textId="77777777" w:rsidR="001C030F" w:rsidRPr="00C5046F" w:rsidRDefault="001C030F" w:rsidP="001C030F">
            <w:pPr>
              <w:keepNext/>
              <w:jc w:val="both"/>
              <w:rPr>
                <w:sz w:val="22"/>
              </w:rPr>
            </w:pPr>
            <w:r w:rsidRPr="00C5046F">
              <w:rPr>
                <w:sz w:val="22"/>
              </w:rPr>
              <w:t xml:space="preserve">Informasi tambahan mengenai </w:t>
            </w:r>
            <w:r w:rsidRPr="00C5046F">
              <w:rPr>
                <w:i/>
                <w:iCs/>
                <w:sz w:val="22"/>
              </w:rPr>
              <w:t>debugging event</w:t>
            </w:r>
            <w:r w:rsidRPr="00C5046F">
              <w:rPr>
                <w:sz w:val="22"/>
              </w:rPr>
              <w:t>.</w:t>
            </w:r>
          </w:p>
        </w:tc>
      </w:tr>
    </w:tbl>
    <w:p w14:paraId="5089A8B0" w14:textId="77777777" w:rsidR="001C030F" w:rsidRDefault="001C030F" w:rsidP="00587391">
      <w:pPr>
        <w:spacing w:line="360" w:lineRule="auto"/>
        <w:jc w:val="both"/>
        <w:rPr>
          <w:sz w:val="24"/>
          <w:szCs w:val="24"/>
        </w:rPr>
      </w:pPr>
    </w:p>
    <w:p w14:paraId="3AA056B4" w14:textId="5433567C" w:rsidR="00587391" w:rsidRPr="00587391" w:rsidRDefault="00587391" w:rsidP="00587391">
      <w:pPr>
        <w:spacing w:line="360" w:lineRule="auto"/>
        <w:jc w:val="both"/>
        <w:rPr>
          <w:sz w:val="24"/>
          <w:szCs w:val="24"/>
        </w:rPr>
      </w:pPr>
      <w:r w:rsidRPr="00610384">
        <w:rPr>
          <w:sz w:val="24"/>
          <w:szCs w:val="24"/>
        </w:rPr>
        <w:t xml:space="preserve">Menurut Windows </w:t>
      </w:r>
      <w:r w:rsidRPr="00610384">
        <w:rPr>
          <w:i/>
          <w:iCs/>
          <w:sz w:val="24"/>
          <w:szCs w:val="24"/>
        </w:rPr>
        <w:t>debugger</w:t>
      </w:r>
      <w:r w:rsidRPr="00610384">
        <w:rPr>
          <w:sz w:val="24"/>
          <w:szCs w:val="24"/>
        </w:rPr>
        <w:t xml:space="preserve">, ada beberapa tipe dari </w:t>
      </w:r>
      <w:r w:rsidRPr="00610384">
        <w:rPr>
          <w:i/>
          <w:iCs/>
          <w:sz w:val="24"/>
          <w:szCs w:val="24"/>
        </w:rPr>
        <w:t xml:space="preserve">debugging event </w:t>
      </w:r>
      <w:sdt>
        <w:sdtPr>
          <w:rPr>
            <w:i/>
            <w:sz w:val="24"/>
            <w:szCs w:val="24"/>
          </w:rPr>
          <w:id w:val="-1804227739"/>
          <w:citation/>
        </w:sdtPr>
        <w:sdtEndPr/>
        <w:sdtContent>
          <w:r w:rsidRPr="00610384">
            <w:rPr>
              <w:i/>
              <w:sz w:val="24"/>
              <w:szCs w:val="24"/>
            </w:rPr>
            <w:fldChar w:fldCharType="begin"/>
          </w:r>
          <w:r w:rsidRPr="00610384">
            <w:rPr>
              <w:i/>
              <w:sz w:val="24"/>
              <w:szCs w:val="24"/>
              <w:lang w:val="en-GB"/>
            </w:rPr>
            <w:instrText xml:space="preserve"> CITATION Mic1812 \l 2057 </w:instrText>
          </w:r>
          <w:r w:rsidRPr="00610384">
            <w:rPr>
              <w:i/>
              <w:sz w:val="24"/>
              <w:szCs w:val="24"/>
            </w:rPr>
            <w:fldChar w:fldCharType="separate"/>
          </w:r>
          <w:r w:rsidRPr="008F1E94">
            <w:rPr>
              <w:noProof/>
              <w:sz w:val="24"/>
              <w:szCs w:val="24"/>
              <w:lang w:val="en-GB"/>
            </w:rPr>
            <w:t>[25]</w:t>
          </w:r>
          <w:r w:rsidRPr="00610384">
            <w:rPr>
              <w:i/>
              <w:sz w:val="24"/>
              <w:szCs w:val="24"/>
            </w:rPr>
            <w:fldChar w:fldCharType="end"/>
          </w:r>
        </w:sdtContent>
      </w:sdt>
      <w:r w:rsidRPr="00610384">
        <w:rPr>
          <w:sz w:val="24"/>
          <w:szCs w:val="24"/>
        </w:rPr>
        <w:t>:</w:t>
      </w:r>
    </w:p>
    <w:p w14:paraId="1EBBA8DC" w14:textId="77777777" w:rsidR="002441A8" w:rsidRPr="00610384" w:rsidRDefault="002441A8" w:rsidP="008F3623">
      <w:pPr>
        <w:pStyle w:val="ListParagraph"/>
        <w:numPr>
          <w:ilvl w:val="0"/>
          <w:numId w:val="6"/>
        </w:numPr>
        <w:spacing w:line="360" w:lineRule="auto"/>
        <w:ind w:left="426" w:hanging="426"/>
        <w:jc w:val="both"/>
        <w:rPr>
          <w:rFonts w:eastAsia="Times New Roman" w:cs="Times New Roman"/>
          <w:b w:val="0"/>
          <w:szCs w:val="24"/>
        </w:rPr>
      </w:pPr>
      <w:r w:rsidRPr="00610384">
        <w:rPr>
          <w:b w:val="0"/>
          <w:szCs w:val="24"/>
        </w:rPr>
        <w:t>CREATE_PROCESS_DEBUG_EVENT muncul sebelum menginisialisasikan proses baru yang akan di-</w:t>
      </w:r>
      <w:r w:rsidRPr="00610384">
        <w:rPr>
          <w:b w:val="0"/>
          <w:i/>
          <w:szCs w:val="24"/>
        </w:rPr>
        <w:t>debug</w:t>
      </w:r>
      <w:r w:rsidRPr="00610384">
        <w:rPr>
          <w:b w:val="0"/>
          <w:szCs w:val="24"/>
        </w:rPr>
        <w:t xml:space="preserve"> atau pada saat yang sama </w:t>
      </w:r>
      <w:r w:rsidRPr="00610384">
        <w:rPr>
          <w:b w:val="0"/>
          <w:i/>
          <w:szCs w:val="24"/>
        </w:rPr>
        <w:t>debugger</w:t>
      </w:r>
      <w:r w:rsidRPr="00610384">
        <w:rPr>
          <w:b w:val="0"/>
          <w:szCs w:val="24"/>
        </w:rPr>
        <w:t xml:space="preserve"> mengambil proses yang aktif.</w:t>
      </w:r>
    </w:p>
    <w:p w14:paraId="2049B80C" w14:textId="77777777" w:rsidR="002441A8" w:rsidRPr="00610384" w:rsidRDefault="002441A8" w:rsidP="008F3623">
      <w:pPr>
        <w:pStyle w:val="ListParagraph"/>
        <w:numPr>
          <w:ilvl w:val="0"/>
          <w:numId w:val="6"/>
        </w:numPr>
        <w:spacing w:line="360" w:lineRule="auto"/>
        <w:ind w:left="426" w:hanging="426"/>
        <w:jc w:val="both"/>
        <w:rPr>
          <w:rFonts w:eastAsia="Times New Roman" w:cs="Times New Roman"/>
          <w:b w:val="0"/>
          <w:szCs w:val="24"/>
        </w:rPr>
      </w:pPr>
      <w:r w:rsidRPr="00610384">
        <w:rPr>
          <w:b w:val="0"/>
          <w:szCs w:val="24"/>
        </w:rPr>
        <w:t>EXIT_PROCESS</w:t>
      </w:r>
      <w:r w:rsidRPr="00610384">
        <w:rPr>
          <w:rFonts w:eastAsia="Times New Roman" w:cs="Times New Roman"/>
          <w:b w:val="0"/>
          <w:szCs w:val="24"/>
        </w:rPr>
        <w:t>_</w:t>
      </w:r>
      <w:r w:rsidRPr="00610384">
        <w:rPr>
          <w:b w:val="0"/>
          <w:szCs w:val="24"/>
        </w:rPr>
        <w:t>DEBUG_EVENT muncul ketika proses yang di-</w:t>
      </w:r>
      <w:r w:rsidRPr="00610384">
        <w:rPr>
          <w:b w:val="0"/>
          <w:i/>
          <w:szCs w:val="24"/>
        </w:rPr>
        <w:t>debug</w:t>
      </w:r>
      <w:r w:rsidRPr="00610384">
        <w:rPr>
          <w:b w:val="0"/>
          <w:szCs w:val="24"/>
        </w:rPr>
        <w:t xml:space="preserve"> keluar atau berhenti.</w:t>
      </w:r>
    </w:p>
    <w:p w14:paraId="472659B5" w14:textId="77777777" w:rsidR="002441A8" w:rsidRPr="00610384" w:rsidRDefault="002441A8" w:rsidP="008F3623">
      <w:pPr>
        <w:pStyle w:val="ListParagraph"/>
        <w:numPr>
          <w:ilvl w:val="0"/>
          <w:numId w:val="6"/>
        </w:numPr>
        <w:spacing w:line="360" w:lineRule="auto"/>
        <w:ind w:left="426" w:hanging="426"/>
        <w:jc w:val="both"/>
        <w:rPr>
          <w:rFonts w:eastAsia="Times New Roman" w:cs="Times New Roman"/>
          <w:b w:val="0"/>
          <w:szCs w:val="24"/>
        </w:rPr>
      </w:pPr>
      <w:r w:rsidRPr="00610384">
        <w:rPr>
          <w:b w:val="0"/>
          <w:szCs w:val="24"/>
        </w:rPr>
        <w:t>CREATE_THREAD_DEBUG_EVENT muncul ketika proses yang sedang di-</w:t>
      </w:r>
      <w:r w:rsidRPr="00610384">
        <w:rPr>
          <w:b w:val="0"/>
          <w:i/>
          <w:szCs w:val="24"/>
        </w:rPr>
        <w:t>debug</w:t>
      </w:r>
      <w:r w:rsidRPr="00610384">
        <w:rPr>
          <w:b w:val="0"/>
          <w:szCs w:val="24"/>
        </w:rPr>
        <w:t xml:space="preserve"> membuat </w:t>
      </w:r>
      <w:r w:rsidRPr="00610384">
        <w:rPr>
          <w:b w:val="0"/>
          <w:i/>
          <w:szCs w:val="24"/>
        </w:rPr>
        <w:t>thread</w:t>
      </w:r>
      <w:r w:rsidRPr="00610384">
        <w:rPr>
          <w:b w:val="0"/>
          <w:szCs w:val="24"/>
        </w:rPr>
        <w:t xml:space="preserve"> baru.</w:t>
      </w:r>
    </w:p>
    <w:p w14:paraId="254C5B2F" w14:textId="77777777" w:rsidR="002441A8" w:rsidRPr="00610384" w:rsidRDefault="002441A8" w:rsidP="008F3623">
      <w:pPr>
        <w:pStyle w:val="ListParagraph"/>
        <w:numPr>
          <w:ilvl w:val="0"/>
          <w:numId w:val="6"/>
        </w:numPr>
        <w:spacing w:line="360" w:lineRule="auto"/>
        <w:ind w:left="426" w:hanging="426"/>
        <w:jc w:val="both"/>
        <w:rPr>
          <w:rFonts w:eastAsia="Times New Roman" w:cs="Times New Roman"/>
          <w:b w:val="0"/>
          <w:szCs w:val="24"/>
        </w:rPr>
      </w:pPr>
      <w:r w:rsidRPr="00610384">
        <w:rPr>
          <w:b w:val="0"/>
          <w:szCs w:val="24"/>
        </w:rPr>
        <w:t xml:space="preserve">EXIT_THREAD_DEBUG_EVENT muncul ketika </w:t>
      </w:r>
      <w:r w:rsidRPr="00610384">
        <w:rPr>
          <w:b w:val="0"/>
          <w:i/>
          <w:szCs w:val="24"/>
        </w:rPr>
        <w:t>thread</w:t>
      </w:r>
      <w:r w:rsidRPr="00610384">
        <w:rPr>
          <w:b w:val="0"/>
          <w:szCs w:val="24"/>
        </w:rPr>
        <w:t xml:space="preserve"> pada proses yang sedang di-</w:t>
      </w:r>
      <w:r w:rsidRPr="00610384">
        <w:rPr>
          <w:b w:val="0"/>
          <w:i/>
          <w:szCs w:val="24"/>
        </w:rPr>
        <w:t>debug</w:t>
      </w:r>
      <w:r w:rsidRPr="00610384">
        <w:rPr>
          <w:b w:val="0"/>
          <w:szCs w:val="24"/>
        </w:rPr>
        <w:t xml:space="preserve"> keluar atau berhenti.</w:t>
      </w:r>
    </w:p>
    <w:p w14:paraId="7D52D929" w14:textId="7EBDC616" w:rsidR="002441A8" w:rsidRPr="00610384" w:rsidRDefault="002441A8" w:rsidP="008F3623">
      <w:pPr>
        <w:pStyle w:val="ListParagraph"/>
        <w:numPr>
          <w:ilvl w:val="0"/>
          <w:numId w:val="6"/>
        </w:numPr>
        <w:spacing w:line="360" w:lineRule="auto"/>
        <w:ind w:left="426" w:hanging="426"/>
        <w:jc w:val="both"/>
        <w:rPr>
          <w:rFonts w:eastAsia="Times New Roman" w:cs="Times New Roman"/>
          <w:b w:val="0"/>
          <w:szCs w:val="24"/>
        </w:rPr>
      </w:pPr>
      <w:r w:rsidRPr="00610384">
        <w:rPr>
          <w:b w:val="0"/>
          <w:szCs w:val="24"/>
        </w:rPr>
        <w:t>LOAD_DLL_DEBUG_EVENT muncul ketika proses yang sedang di-</w:t>
      </w:r>
      <w:r w:rsidRPr="00610384">
        <w:rPr>
          <w:b w:val="0"/>
          <w:i/>
          <w:szCs w:val="24"/>
        </w:rPr>
        <w:t>debug</w:t>
      </w:r>
      <w:r w:rsidRPr="00610384">
        <w:rPr>
          <w:b w:val="0"/>
          <w:szCs w:val="24"/>
        </w:rPr>
        <w:t xml:space="preserve"> me-</w:t>
      </w:r>
      <w:r w:rsidRPr="00610384">
        <w:rPr>
          <w:b w:val="0"/>
          <w:i/>
          <w:szCs w:val="24"/>
        </w:rPr>
        <w:t>load</w:t>
      </w:r>
      <w:r w:rsidRPr="00610384">
        <w:rPr>
          <w:b w:val="0"/>
          <w:szCs w:val="24"/>
        </w:rPr>
        <w:t xml:space="preserve"> DLL</w:t>
      </w:r>
      <w:r w:rsidR="00AE37BE" w:rsidRPr="00610384">
        <w:rPr>
          <w:b w:val="0"/>
          <w:szCs w:val="24"/>
        </w:rPr>
        <w:t xml:space="preserve"> (</w:t>
      </w:r>
      <w:r w:rsidR="00AE37BE" w:rsidRPr="00610384">
        <w:rPr>
          <w:b w:val="0"/>
          <w:i/>
          <w:szCs w:val="24"/>
        </w:rPr>
        <w:t>Dynamically Linked Library</w:t>
      </w:r>
      <w:r w:rsidR="00AE37BE" w:rsidRPr="00610384">
        <w:rPr>
          <w:b w:val="0"/>
          <w:szCs w:val="24"/>
        </w:rPr>
        <w:t>)</w:t>
      </w:r>
      <w:r w:rsidRPr="00610384">
        <w:rPr>
          <w:b w:val="0"/>
          <w:szCs w:val="24"/>
        </w:rPr>
        <w:t>.</w:t>
      </w:r>
    </w:p>
    <w:p w14:paraId="6E61F7D9" w14:textId="77777777" w:rsidR="002441A8" w:rsidRPr="00610384" w:rsidRDefault="002441A8" w:rsidP="008F3623">
      <w:pPr>
        <w:pStyle w:val="ListParagraph"/>
        <w:numPr>
          <w:ilvl w:val="0"/>
          <w:numId w:val="6"/>
        </w:numPr>
        <w:spacing w:line="360" w:lineRule="auto"/>
        <w:ind w:left="426" w:hanging="426"/>
        <w:jc w:val="both"/>
        <w:rPr>
          <w:rFonts w:eastAsia="Times New Roman" w:cs="Times New Roman"/>
          <w:b w:val="0"/>
          <w:szCs w:val="24"/>
        </w:rPr>
      </w:pPr>
      <w:r w:rsidRPr="00610384">
        <w:rPr>
          <w:b w:val="0"/>
          <w:szCs w:val="24"/>
        </w:rPr>
        <w:t>UNLOAD_DLL_DEBUG_EVENT muncul ketika proses yang sedang di-</w:t>
      </w:r>
      <w:r w:rsidRPr="00610384">
        <w:rPr>
          <w:b w:val="0"/>
          <w:i/>
          <w:szCs w:val="24"/>
        </w:rPr>
        <w:t>debug</w:t>
      </w:r>
      <w:r w:rsidRPr="00610384">
        <w:rPr>
          <w:b w:val="0"/>
          <w:szCs w:val="24"/>
        </w:rPr>
        <w:t xml:space="preserve"> melepaskan DLL.</w:t>
      </w:r>
    </w:p>
    <w:p w14:paraId="3F6E26B5" w14:textId="5EEC5942" w:rsidR="002441A8" w:rsidRPr="00610384" w:rsidRDefault="002441A8" w:rsidP="008F3623">
      <w:pPr>
        <w:pStyle w:val="ListParagraph"/>
        <w:numPr>
          <w:ilvl w:val="0"/>
          <w:numId w:val="6"/>
        </w:numPr>
        <w:spacing w:line="360" w:lineRule="auto"/>
        <w:ind w:left="426" w:hanging="426"/>
        <w:jc w:val="both"/>
        <w:rPr>
          <w:rFonts w:eastAsia="Times New Roman" w:cs="Times New Roman"/>
          <w:b w:val="0"/>
          <w:szCs w:val="24"/>
        </w:rPr>
      </w:pPr>
      <w:r w:rsidRPr="00610384">
        <w:rPr>
          <w:b w:val="0"/>
          <w:szCs w:val="24"/>
        </w:rPr>
        <w:t xml:space="preserve">EXCEPTION_DEBUG_EVENT </w:t>
      </w:r>
      <w:r w:rsidR="00AE37BE" w:rsidRPr="00610384">
        <w:rPr>
          <w:b w:val="0"/>
          <w:szCs w:val="24"/>
        </w:rPr>
        <w:t>terjadi</w:t>
      </w:r>
      <w:r w:rsidRPr="00610384">
        <w:rPr>
          <w:b w:val="0"/>
          <w:szCs w:val="24"/>
        </w:rPr>
        <w:t xml:space="preserve"> ketika </w:t>
      </w:r>
      <w:r w:rsidRPr="00610384">
        <w:rPr>
          <w:b w:val="0"/>
          <w:i/>
          <w:szCs w:val="24"/>
        </w:rPr>
        <w:t>exception</w:t>
      </w:r>
      <w:r w:rsidRPr="00610384">
        <w:rPr>
          <w:b w:val="0"/>
          <w:szCs w:val="24"/>
        </w:rPr>
        <w:t xml:space="preserve"> muncul pada proses yang sedang di-</w:t>
      </w:r>
      <w:r w:rsidRPr="00610384">
        <w:rPr>
          <w:b w:val="0"/>
          <w:i/>
          <w:szCs w:val="24"/>
        </w:rPr>
        <w:t>debug</w:t>
      </w:r>
      <w:r w:rsidRPr="00610384">
        <w:rPr>
          <w:rFonts w:eastAsia="Times New Roman" w:cs="Times New Roman"/>
          <w:b w:val="0"/>
          <w:szCs w:val="24"/>
        </w:rPr>
        <w:t>.</w:t>
      </w:r>
    </w:p>
    <w:p w14:paraId="7FCFD6BA" w14:textId="77777777" w:rsidR="002441A8" w:rsidRPr="00610384" w:rsidRDefault="002441A8" w:rsidP="008F3623">
      <w:pPr>
        <w:pStyle w:val="ListParagraph"/>
        <w:numPr>
          <w:ilvl w:val="0"/>
          <w:numId w:val="6"/>
        </w:numPr>
        <w:spacing w:line="360" w:lineRule="auto"/>
        <w:ind w:left="426" w:hanging="426"/>
        <w:jc w:val="both"/>
        <w:rPr>
          <w:rFonts w:eastAsia="Times New Roman" w:cs="Times New Roman"/>
          <w:b w:val="0"/>
          <w:szCs w:val="24"/>
        </w:rPr>
      </w:pPr>
      <w:r w:rsidRPr="00610384">
        <w:rPr>
          <w:b w:val="0"/>
          <w:szCs w:val="24"/>
        </w:rPr>
        <w:t>OUTPUT_DEBUG_STRING_EVENT muncul ketika proses yang sedang di-</w:t>
      </w:r>
      <w:r w:rsidRPr="00610384">
        <w:rPr>
          <w:b w:val="0"/>
          <w:i/>
          <w:szCs w:val="24"/>
        </w:rPr>
        <w:t>debug</w:t>
      </w:r>
      <w:r w:rsidRPr="00610384">
        <w:rPr>
          <w:b w:val="0"/>
          <w:szCs w:val="24"/>
        </w:rPr>
        <w:t xml:space="preserve"> memanggil fungsi OutputDebugString.</w:t>
      </w:r>
    </w:p>
    <w:p w14:paraId="636D89C4" w14:textId="77777777" w:rsidR="002441A8" w:rsidRPr="00610384" w:rsidRDefault="002441A8" w:rsidP="002441A8">
      <w:pPr>
        <w:spacing w:after="240" w:line="360" w:lineRule="auto"/>
        <w:jc w:val="both"/>
        <w:rPr>
          <w:sz w:val="24"/>
          <w:szCs w:val="24"/>
        </w:rPr>
      </w:pPr>
      <w:r w:rsidRPr="00610384">
        <w:rPr>
          <w:sz w:val="24"/>
          <w:szCs w:val="24"/>
        </w:rPr>
        <w:t xml:space="preserve">Salah satu sifat </w:t>
      </w:r>
      <w:r w:rsidRPr="00610384">
        <w:rPr>
          <w:i/>
          <w:iCs/>
          <w:sz w:val="24"/>
          <w:szCs w:val="24"/>
        </w:rPr>
        <w:t>debugger</w:t>
      </w:r>
      <w:r w:rsidRPr="00610384">
        <w:rPr>
          <w:sz w:val="24"/>
          <w:szCs w:val="24"/>
        </w:rPr>
        <w:t xml:space="preserve"> yaitu berjalan sebagai </w:t>
      </w:r>
      <w:r w:rsidRPr="00610384">
        <w:rPr>
          <w:i/>
          <w:iCs/>
          <w:sz w:val="24"/>
          <w:szCs w:val="24"/>
        </w:rPr>
        <w:t>loop</w:t>
      </w:r>
      <w:r w:rsidRPr="00610384">
        <w:rPr>
          <w:sz w:val="24"/>
          <w:szCs w:val="24"/>
        </w:rPr>
        <w:t xml:space="preserve"> yang berulang-ulang untuk menunggu </w:t>
      </w:r>
      <w:r w:rsidRPr="00610384">
        <w:rPr>
          <w:i/>
          <w:iCs/>
          <w:sz w:val="24"/>
          <w:szCs w:val="24"/>
        </w:rPr>
        <w:t>debugging</w:t>
      </w:r>
      <w:r w:rsidRPr="00610384">
        <w:rPr>
          <w:sz w:val="24"/>
          <w:szCs w:val="24"/>
        </w:rPr>
        <w:t xml:space="preserve"> </w:t>
      </w:r>
      <w:r w:rsidRPr="00610384">
        <w:rPr>
          <w:i/>
          <w:iCs/>
          <w:sz w:val="24"/>
          <w:szCs w:val="24"/>
        </w:rPr>
        <w:t>event</w:t>
      </w:r>
      <w:r w:rsidRPr="00610384">
        <w:rPr>
          <w:sz w:val="24"/>
          <w:szCs w:val="24"/>
        </w:rPr>
        <w:t xml:space="preserve"> muncul. Ketika </w:t>
      </w:r>
      <w:r w:rsidRPr="00610384">
        <w:rPr>
          <w:i/>
          <w:iCs/>
          <w:sz w:val="24"/>
          <w:szCs w:val="24"/>
        </w:rPr>
        <w:t>debugging</w:t>
      </w:r>
      <w:r w:rsidRPr="00610384">
        <w:rPr>
          <w:sz w:val="24"/>
          <w:szCs w:val="24"/>
        </w:rPr>
        <w:t xml:space="preserve"> </w:t>
      </w:r>
      <w:r w:rsidRPr="00610384">
        <w:rPr>
          <w:i/>
          <w:iCs/>
          <w:sz w:val="24"/>
          <w:szCs w:val="24"/>
        </w:rPr>
        <w:t>event</w:t>
      </w:r>
      <w:r w:rsidRPr="00610384">
        <w:rPr>
          <w:sz w:val="24"/>
          <w:szCs w:val="24"/>
        </w:rPr>
        <w:t xml:space="preserve"> muncul, selanjutnya </w:t>
      </w:r>
      <w:r w:rsidRPr="00610384">
        <w:rPr>
          <w:i/>
          <w:iCs/>
          <w:sz w:val="24"/>
          <w:szCs w:val="24"/>
        </w:rPr>
        <w:t>loop</w:t>
      </w:r>
      <w:r w:rsidRPr="00610384">
        <w:rPr>
          <w:sz w:val="24"/>
          <w:szCs w:val="24"/>
        </w:rPr>
        <w:t xml:space="preserve"> </w:t>
      </w:r>
      <w:r w:rsidRPr="00610384">
        <w:rPr>
          <w:i/>
          <w:iCs/>
          <w:sz w:val="24"/>
          <w:szCs w:val="24"/>
        </w:rPr>
        <w:t>break</w:t>
      </w:r>
      <w:r w:rsidRPr="00610384">
        <w:rPr>
          <w:sz w:val="24"/>
          <w:szCs w:val="24"/>
        </w:rPr>
        <w:t xml:space="preserve">, dan </w:t>
      </w:r>
      <w:r w:rsidRPr="00610384">
        <w:rPr>
          <w:i/>
          <w:iCs/>
          <w:sz w:val="24"/>
          <w:szCs w:val="24"/>
        </w:rPr>
        <w:t>event</w:t>
      </w:r>
      <w:r w:rsidRPr="00610384">
        <w:rPr>
          <w:sz w:val="24"/>
          <w:szCs w:val="24"/>
        </w:rPr>
        <w:t xml:space="preserve"> </w:t>
      </w:r>
      <w:r w:rsidRPr="00610384">
        <w:rPr>
          <w:i/>
          <w:iCs/>
          <w:sz w:val="24"/>
          <w:szCs w:val="24"/>
        </w:rPr>
        <w:t>handler</w:t>
      </w:r>
      <w:r w:rsidRPr="00610384">
        <w:rPr>
          <w:sz w:val="24"/>
          <w:szCs w:val="24"/>
        </w:rPr>
        <w:t xml:space="preserve"> yang diperlukan akan dipanggil. Ketika </w:t>
      </w:r>
      <w:r w:rsidRPr="00610384">
        <w:rPr>
          <w:i/>
          <w:iCs/>
          <w:sz w:val="24"/>
          <w:szCs w:val="24"/>
        </w:rPr>
        <w:t>event</w:t>
      </w:r>
      <w:r w:rsidRPr="00610384">
        <w:rPr>
          <w:sz w:val="24"/>
          <w:szCs w:val="24"/>
        </w:rPr>
        <w:t xml:space="preserve"> </w:t>
      </w:r>
      <w:r w:rsidRPr="00610384">
        <w:rPr>
          <w:i/>
          <w:iCs/>
          <w:sz w:val="24"/>
          <w:szCs w:val="24"/>
        </w:rPr>
        <w:t>handler</w:t>
      </w:r>
      <w:r w:rsidRPr="00610384">
        <w:rPr>
          <w:sz w:val="24"/>
          <w:szCs w:val="24"/>
        </w:rPr>
        <w:t xml:space="preserve"> dipanggil, </w:t>
      </w:r>
      <w:r w:rsidRPr="00610384">
        <w:rPr>
          <w:i/>
          <w:iCs/>
          <w:sz w:val="24"/>
          <w:szCs w:val="24"/>
        </w:rPr>
        <w:t>debugger</w:t>
      </w:r>
      <w:r w:rsidRPr="00610384">
        <w:rPr>
          <w:sz w:val="24"/>
          <w:szCs w:val="24"/>
        </w:rPr>
        <w:t xml:space="preserve"> berhenti dan menunggu arahan untuk melanjutkannya kembali. Beberapa </w:t>
      </w:r>
      <w:r w:rsidRPr="00610384">
        <w:rPr>
          <w:i/>
          <w:iCs/>
          <w:sz w:val="24"/>
          <w:szCs w:val="24"/>
        </w:rPr>
        <w:t>event</w:t>
      </w:r>
      <w:r w:rsidRPr="00610384">
        <w:rPr>
          <w:sz w:val="24"/>
          <w:szCs w:val="24"/>
        </w:rPr>
        <w:t xml:space="preserve"> umum yang dilakukan </w:t>
      </w:r>
      <w:r w:rsidRPr="00610384">
        <w:rPr>
          <w:i/>
          <w:iCs/>
          <w:sz w:val="24"/>
          <w:szCs w:val="24"/>
        </w:rPr>
        <w:t>debugger</w:t>
      </w:r>
      <w:r w:rsidRPr="00610384">
        <w:rPr>
          <w:sz w:val="24"/>
          <w:szCs w:val="24"/>
        </w:rPr>
        <w:t xml:space="preserve"> yaitu menentukan </w:t>
      </w:r>
      <w:r w:rsidRPr="00610384">
        <w:rPr>
          <w:i/>
          <w:iCs/>
          <w:sz w:val="24"/>
          <w:szCs w:val="24"/>
        </w:rPr>
        <w:t>breakpoint</w:t>
      </w:r>
      <w:r w:rsidRPr="00610384">
        <w:rPr>
          <w:sz w:val="24"/>
          <w:szCs w:val="24"/>
        </w:rPr>
        <w:t xml:space="preserve">, </w:t>
      </w:r>
      <w:r w:rsidRPr="00610384">
        <w:rPr>
          <w:sz w:val="24"/>
          <w:szCs w:val="24"/>
        </w:rPr>
        <w:lastRenderedPageBreak/>
        <w:t xml:space="preserve">mengatasi </w:t>
      </w:r>
      <w:r w:rsidRPr="00610384">
        <w:rPr>
          <w:i/>
          <w:iCs/>
          <w:sz w:val="24"/>
          <w:szCs w:val="24"/>
        </w:rPr>
        <w:t>memory</w:t>
      </w:r>
      <w:r w:rsidRPr="00610384">
        <w:rPr>
          <w:sz w:val="24"/>
          <w:szCs w:val="24"/>
        </w:rPr>
        <w:t xml:space="preserve"> </w:t>
      </w:r>
      <w:r w:rsidRPr="00610384">
        <w:rPr>
          <w:i/>
          <w:iCs/>
          <w:sz w:val="24"/>
          <w:szCs w:val="24"/>
        </w:rPr>
        <w:t>violation</w:t>
      </w:r>
      <w:r w:rsidRPr="00610384">
        <w:rPr>
          <w:sz w:val="24"/>
          <w:szCs w:val="24"/>
        </w:rPr>
        <w:t xml:space="preserve"> atau disebut pelanggaran akses atau </w:t>
      </w:r>
      <w:r w:rsidRPr="00610384">
        <w:rPr>
          <w:i/>
          <w:iCs/>
          <w:sz w:val="24"/>
          <w:szCs w:val="24"/>
        </w:rPr>
        <w:t>segmentation</w:t>
      </w:r>
      <w:r w:rsidRPr="00610384">
        <w:rPr>
          <w:sz w:val="24"/>
          <w:szCs w:val="24"/>
        </w:rPr>
        <w:t xml:space="preserve"> </w:t>
      </w:r>
      <w:r w:rsidRPr="00610384">
        <w:rPr>
          <w:i/>
          <w:iCs/>
          <w:sz w:val="24"/>
          <w:szCs w:val="24"/>
        </w:rPr>
        <w:t>faults</w:t>
      </w:r>
      <w:r w:rsidRPr="00610384">
        <w:rPr>
          <w:sz w:val="24"/>
          <w:szCs w:val="24"/>
        </w:rPr>
        <w:t xml:space="preserve">, dan mengatasi </w:t>
      </w:r>
      <w:r w:rsidRPr="00610384">
        <w:rPr>
          <w:i/>
          <w:iCs/>
          <w:sz w:val="24"/>
          <w:szCs w:val="24"/>
        </w:rPr>
        <w:t>exception</w:t>
      </w:r>
      <w:r w:rsidRPr="00610384">
        <w:rPr>
          <w:sz w:val="24"/>
          <w:szCs w:val="24"/>
        </w:rPr>
        <w:t xml:space="preserve"> yang dihasilkan saat program di-</w:t>
      </w:r>
      <w:r w:rsidRPr="00610384">
        <w:rPr>
          <w:i/>
          <w:iCs/>
          <w:sz w:val="24"/>
          <w:szCs w:val="24"/>
        </w:rPr>
        <w:t>debug</w:t>
      </w:r>
      <w:r w:rsidRPr="00610384">
        <w:rPr>
          <w:sz w:val="24"/>
          <w:szCs w:val="24"/>
        </w:rPr>
        <w:t>.</w:t>
      </w:r>
    </w:p>
    <w:p w14:paraId="45300CB0" w14:textId="6FFA44C7" w:rsidR="00541F31" w:rsidRPr="007D1FF5" w:rsidRDefault="00541F31" w:rsidP="008F3623">
      <w:pPr>
        <w:pStyle w:val="ListParagraph"/>
        <w:numPr>
          <w:ilvl w:val="1"/>
          <w:numId w:val="31"/>
        </w:numPr>
        <w:spacing w:after="0" w:line="360" w:lineRule="auto"/>
        <w:ind w:left="426" w:hanging="426"/>
        <w:jc w:val="both"/>
        <w:outlineLvl w:val="1"/>
        <w:rPr>
          <w:i/>
          <w:szCs w:val="24"/>
          <w:lang w:val="en-ID"/>
        </w:rPr>
      </w:pPr>
      <w:bookmarkStart w:id="133" w:name="_Toc522192759"/>
      <w:r w:rsidRPr="007D1FF5">
        <w:rPr>
          <w:i/>
          <w:szCs w:val="24"/>
          <w:lang w:val="en-ID"/>
        </w:rPr>
        <w:t>Breakpoint</w:t>
      </w:r>
      <w:bookmarkEnd w:id="133"/>
    </w:p>
    <w:p w14:paraId="6814DFB8" w14:textId="7912E6BD" w:rsidR="00BB0244" w:rsidRPr="000F6982" w:rsidRDefault="00AE37BE" w:rsidP="00AE37BE">
      <w:pPr>
        <w:spacing w:before="240" w:after="160" w:line="360" w:lineRule="auto"/>
        <w:jc w:val="both"/>
        <w:rPr>
          <w:i/>
          <w:iCs/>
          <w:sz w:val="24"/>
          <w:szCs w:val="24"/>
        </w:rPr>
      </w:pPr>
      <w:r w:rsidRPr="00610384">
        <w:rPr>
          <w:i/>
          <w:iCs/>
          <w:sz w:val="24"/>
          <w:szCs w:val="24"/>
        </w:rPr>
        <w:t>Breakpoint</w:t>
      </w:r>
      <w:r w:rsidRPr="00610384">
        <w:rPr>
          <w:sz w:val="24"/>
          <w:szCs w:val="24"/>
        </w:rPr>
        <w:t xml:space="preserve"> merupakan suatu penanda </w:t>
      </w:r>
      <w:r w:rsidR="00113DFF">
        <w:rPr>
          <w:sz w:val="24"/>
          <w:szCs w:val="24"/>
        </w:rPr>
        <w:t>yang digu</w:t>
      </w:r>
      <w:r w:rsidR="00B35DA0">
        <w:rPr>
          <w:sz w:val="24"/>
          <w:szCs w:val="24"/>
        </w:rPr>
        <w:t>na</w:t>
      </w:r>
      <w:r w:rsidR="00113DFF">
        <w:rPr>
          <w:sz w:val="24"/>
          <w:szCs w:val="24"/>
        </w:rPr>
        <w:t>kan</w:t>
      </w:r>
      <w:r w:rsidRPr="00610384">
        <w:rPr>
          <w:sz w:val="24"/>
          <w:szCs w:val="24"/>
        </w:rPr>
        <w:t xml:space="preserve"> </w:t>
      </w:r>
      <w:r w:rsidRPr="00610384">
        <w:rPr>
          <w:i/>
          <w:sz w:val="24"/>
          <w:szCs w:val="24"/>
        </w:rPr>
        <w:t>debugger</w:t>
      </w:r>
      <w:r w:rsidR="00B35DA0">
        <w:rPr>
          <w:i/>
          <w:sz w:val="24"/>
          <w:szCs w:val="24"/>
        </w:rPr>
        <w:t xml:space="preserve"> </w:t>
      </w:r>
      <w:r w:rsidR="00B35DA0" w:rsidRPr="000F6982">
        <w:rPr>
          <w:sz w:val="24"/>
          <w:szCs w:val="24"/>
        </w:rPr>
        <w:t>dalam menghentikan proses yang dianalisis untuk sementar</w:t>
      </w:r>
      <w:r w:rsidR="000F6982">
        <w:rPr>
          <w:sz w:val="24"/>
          <w:szCs w:val="24"/>
        </w:rPr>
        <w:t>a</w:t>
      </w:r>
      <w:r w:rsidR="00B35DA0" w:rsidRPr="000F6982">
        <w:rPr>
          <w:sz w:val="24"/>
          <w:szCs w:val="24"/>
        </w:rPr>
        <w:t xml:space="preserve"> waktu</w:t>
      </w:r>
      <w:r w:rsidRPr="000F6982">
        <w:rPr>
          <w:iCs/>
          <w:sz w:val="24"/>
          <w:szCs w:val="24"/>
        </w:rPr>
        <w:t>.</w:t>
      </w:r>
      <w:r w:rsidRPr="00610384">
        <w:rPr>
          <w:sz w:val="24"/>
          <w:szCs w:val="24"/>
        </w:rPr>
        <w:t xml:space="preserve"> Tujuan</w:t>
      </w:r>
      <w:r w:rsidR="000F6982">
        <w:rPr>
          <w:sz w:val="24"/>
          <w:szCs w:val="24"/>
        </w:rPr>
        <w:t xml:space="preserve"> </w:t>
      </w:r>
      <w:r w:rsidRPr="00610384">
        <w:rPr>
          <w:sz w:val="24"/>
          <w:szCs w:val="24"/>
        </w:rPr>
        <w:t xml:space="preserve">dari </w:t>
      </w:r>
      <w:r w:rsidRPr="00610384">
        <w:rPr>
          <w:i/>
          <w:iCs/>
          <w:sz w:val="24"/>
          <w:szCs w:val="24"/>
        </w:rPr>
        <w:t>breakpoint</w:t>
      </w:r>
      <w:r w:rsidRPr="00610384">
        <w:rPr>
          <w:sz w:val="24"/>
          <w:szCs w:val="24"/>
        </w:rPr>
        <w:t xml:space="preserve"> adalah membuat program berhenti pada interval yang dijadwalkan sehingga status kode program dapat diperiksa secara bertahap pada saat </w:t>
      </w:r>
      <w:r w:rsidRPr="00610384">
        <w:rPr>
          <w:i/>
          <w:iCs/>
          <w:sz w:val="24"/>
          <w:szCs w:val="24"/>
        </w:rPr>
        <w:t>debugging</w:t>
      </w:r>
      <w:r w:rsidRPr="00610384">
        <w:rPr>
          <w:sz w:val="24"/>
          <w:szCs w:val="24"/>
        </w:rPr>
        <w:t xml:space="preserve">. Dengan menghentikan proses, kita dapat memeriksa variabel, </w:t>
      </w:r>
      <w:r w:rsidRPr="00610384">
        <w:rPr>
          <w:i/>
          <w:iCs/>
          <w:sz w:val="24"/>
          <w:szCs w:val="24"/>
        </w:rPr>
        <w:t>stack</w:t>
      </w:r>
      <w:r w:rsidRPr="00610384">
        <w:rPr>
          <w:sz w:val="24"/>
          <w:szCs w:val="24"/>
        </w:rPr>
        <w:t xml:space="preserve"> </w:t>
      </w:r>
      <w:r w:rsidRPr="00610384">
        <w:rPr>
          <w:i/>
          <w:iCs/>
          <w:sz w:val="24"/>
          <w:szCs w:val="24"/>
        </w:rPr>
        <w:t>argument</w:t>
      </w:r>
      <w:r w:rsidRPr="00610384">
        <w:rPr>
          <w:sz w:val="24"/>
          <w:szCs w:val="24"/>
        </w:rPr>
        <w:t xml:space="preserve">, dan lokasi memori tanpa mengubah nilai dari proses itu sebelum direkam atau disimpan terlebih dahulu. Ada 3 tipe </w:t>
      </w:r>
      <w:r w:rsidRPr="00610384">
        <w:rPr>
          <w:i/>
          <w:iCs/>
          <w:sz w:val="24"/>
          <w:szCs w:val="24"/>
        </w:rPr>
        <w:t>breakpoint</w:t>
      </w:r>
      <w:r w:rsidRPr="00610384">
        <w:rPr>
          <w:sz w:val="24"/>
          <w:szCs w:val="24"/>
        </w:rPr>
        <w:t xml:space="preserve"> yang utama yaitu </w:t>
      </w:r>
      <w:r w:rsidRPr="00610384">
        <w:rPr>
          <w:i/>
          <w:iCs/>
          <w:sz w:val="24"/>
          <w:szCs w:val="24"/>
        </w:rPr>
        <w:t>soft breakpoint</w:t>
      </w:r>
      <w:r w:rsidRPr="00610384">
        <w:rPr>
          <w:sz w:val="24"/>
          <w:szCs w:val="24"/>
        </w:rPr>
        <w:t xml:space="preserve">, </w:t>
      </w:r>
      <w:r w:rsidRPr="00610384">
        <w:rPr>
          <w:i/>
          <w:iCs/>
          <w:sz w:val="24"/>
          <w:szCs w:val="24"/>
        </w:rPr>
        <w:t>hardware breakpoint</w:t>
      </w:r>
      <w:r w:rsidRPr="00610384">
        <w:rPr>
          <w:sz w:val="24"/>
          <w:szCs w:val="24"/>
        </w:rPr>
        <w:t xml:space="preserve">, dan </w:t>
      </w:r>
      <w:r w:rsidRPr="00610384">
        <w:rPr>
          <w:i/>
          <w:iCs/>
          <w:sz w:val="24"/>
          <w:szCs w:val="24"/>
        </w:rPr>
        <w:t>memory</w:t>
      </w:r>
      <w:r w:rsidRPr="00610384">
        <w:rPr>
          <w:sz w:val="24"/>
          <w:szCs w:val="24"/>
        </w:rPr>
        <w:t xml:space="preserve"> </w:t>
      </w:r>
      <w:r w:rsidRPr="00610384">
        <w:rPr>
          <w:i/>
          <w:iCs/>
          <w:sz w:val="24"/>
          <w:szCs w:val="24"/>
        </w:rPr>
        <w:t xml:space="preserve">breakpoint </w:t>
      </w:r>
      <w:sdt>
        <w:sdtPr>
          <w:rPr>
            <w:i/>
            <w:iCs/>
            <w:sz w:val="24"/>
            <w:szCs w:val="24"/>
          </w:rPr>
          <w:id w:val="1805572480"/>
          <w:citation/>
        </w:sdtPr>
        <w:sdtEndPr/>
        <w:sdtContent>
          <w:r w:rsidRPr="00610384">
            <w:rPr>
              <w:i/>
              <w:iCs/>
              <w:sz w:val="24"/>
              <w:szCs w:val="24"/>
            </w:rPr>
            <w:fldChar w:fldCharType="begin"/>
          </w:r>
          <w:r w:rsidR="00693FEC">
            <w:rPr>
              <w:i/>
              <w:iCs/>
              <w:sz w:val="24"/>
              <w:szCs w:val="24"/>
              <w:lang w:val="en-GB"/>
            </w:rPr>
            <w:instrText xml:space="preserve">CITATION Sei09 \l 2057 </w:instrText>
          </w:r>
          <w:r w:rsidRPr="00610384">
            <w:rPr>
              <w:i/>
              <w:iCs/>
              <w:sz w:val="24"/>
              <w:szCs w:val="24"/>
            </w:rPr>
            <w:fldChar w:fldCharType="separate"/>
          </w:r>
          <w:r w:rsidR="00693FEC" w:rsidRPr="00693FEC">
            <w:rPr>
              <w:noProof/>
              <w:sz w:val="24"/>
              <w:szCs w:val="24"/>
              <w:lang w:val="en-GB"/>
            </w:rPr>
            <w:t>[3]</w:t>
          </w:r>
          <w:r w:rsidRPr="00610384">
            <w:rPr>
              <w:i/>
              <w:iCs/>
              <w:sz w:val="24"/>
              <w:szCs w:val="24"/>
            </w:rPr>
            <w:fldChar w:fldCharType="end"/>
          </w:r>
        </w:sdtContent>
      </w:sdt>
      <w:r w:rsidRPr="00610384">
        <w:rPr>
          <w:i/>
          <w:iCs/>
          <w:sz w:val="24"/>
          <w:szCs w:val="24"/>
        </w:rPr>
        <w:t>.</w:t>
      </w:r>
    </w:p>
    <w:p w14:paraId="7F5AB755" w14:textId="16E82BFB" w:rsidR="007B4CBA" w:rsidRPr="007D1FF5" w:rsidRDefault="00AE37BE" w:rsidP="008F3623">
      <w:pPr>
        <w:pStyle w:val="ListParagraph"/>
        <w:numPr>
          <w:ilvl w:val="2"/>
          <w:numId w:val="31"/>
        </w:numPr>
        <w:spacing w:before="240" w:after="160" w:line="360" w:lineRule="auto"/>
        <w:ind w:left="709"/>
        <w:jc w:val="both"/>
        <w:outlineLvl w:val="2"/>
        <w:rPr>
          <w:i/>
          <w:szCs w:val="24"/>
          <w:lang w:val="en-ID"/>
        </w:rPr>
      </w:pPr>
      <w:r w:rsidRPr="007D1FF5">
        <w:rPr>
          <w:i/>
          <w:szCs w:val="24"/>
          <w:lang w:val="en-ID"/>
        </w:rPr>
        <w:t xml:space="preserve"> </w:t>
      </w:r>
      <w:bookmarkStart w:id="134" w:name="_Toc522192760"/>
      <w:r w:rsidR="007B4CBA" w:rsidRPr="007D1FF5">
        <w:rPr>
          <w:i/>
          <w:szCs w:val="24"/>
          <w:lang w:val="en-ID"/>
        </w:rPr>
        <w:t>Soft</w:t>
      </w:r>
      <w:r w:rsidRPr="007D1FF5">
        <w:rPr>
          <w:i/>
          <w:szCs w:val="24"/>
          <w:lang w:val="en-ID"/>
        </w:rPr>
        <w:t>ware</w:t>
      </w:r>
      <w:r w:rsidR="007B4CBA" w:rsidRPr="007D1FF5">
        <w:rPr>
          <w:i/>
          <w:szCs w:val="24"/>
          <w:lang w:val="en-ID"/>
        </w:rPr>
        <w:t xml:space="preserve"> Breakpoint</w:t>
      </w:r>
      <w:bookmarkEnd w:id="134"/>
    </w:p>
    <w:p w14:paraId="2FEF9CE7" w14:textId="2FD1C5B3" w:rsidR="00724917" w:rsidRPr="00610384" w:rsidRDefault="00724917" w:rsidP="00724917">
      <w:pPr>
        <w:spacing w:line="360" w:lineRule="auto"/>
        <w:jc w:val="both"/>
        <w:rPr>
          <w:sz w:val="24"/>
          <w:szCs w:val="24"/>
        </w:rPr>
      </w:pPr>
      <w:r w:rsidRPr="00610384">
        <w:rPr>
          <w:i/>
          <w:iCs/>
          <w:sz w:val="24"/>
          <w:szCs w:val="24"/>
        </w:rPr>
        <w:t>Soft</w:t>
      </w:r>
      <w:r w:rsidR="007E10C7">
        <w:rPr>
          <w:i/>
          <w:iCs/>
          <w:sz w:val="24"/>
          <w:szCs w:val="24"/>
        </w:rPr>
        <w:t>ware</w:t>
      </w:r>
      <w:r w:rsidRPr="00610384">
        <w:rPr>
          <w:sz w:val="24"/>
          <w:szCs w:val="24"/>
        </w:rPr>
        <w:t xml:space="preserve"> </w:t>
      </w:r>
      <w:r w:rsidRPr="00610384">
        <w:rPr>
          <w:i/>
          <w:iCs/>
          <w:sz w:val="24"/>
          <w:szCs w:val="24"/>
        </w:rPr>
        <w:t>breakpoint</w:t>
      </w:r>
      <w:r w:rsidRPr="00610384">
        <w:rPr>
          <w:sz w:val="24"/>
          <w:szCs w:val="24"/>
        </w:rPr>
        <w:t xml:space="preserve"> dilakukan dengan mengganti sekumpulan instruksi dengan instruksi penghentian program, contohnya </w:t>
      </w:r>
      <w:r w:rsidRPr="00610384">
        <w:rPr>
          <w:rFonts w:ascii="Courier New" w:hAnsi="Courier New" w:cs="Courier New"/>
          <w:sz w:val="24"/>
          <w:szCs w:val="24"/>
        </w:rPr>
        <w:t>INT3</w:t>
      </w:r>
      <w:r w:rsidRPr="00610384">
        <w:rPr>
          <w:sz w:val="24"/>
          <w:szCs w:val="24"/>
        </w:rPr>
        <w:t xml:space="preserve">. </w:t>
      </w:r>
      <w:r w:rsidRPr="00610384">
        <w:rPr>
          <w:rFonts w:ascii="Courier New" w:hAnsi="Courier New" w:cs="Courier New"/>
          <w:sz w:val="24"/>
          <w:szCs w:val="24"/>
        </w:rPr>
        <w:t>INT3</w:t>
      </w:r>
      <w:r w:rsidRPr="00610384">
        <w:rPr>
          <w:sz w:val="24"/>
          <w:szCs w:val="24"/>
        </w:rPr>
        <w:t xml:space="preserve"> merupakan instruksi untuk menghentikan program, kode </w:t>
      </w:r>
      <w:r w:rsidRPr="00610384">
        <w:rPr>
          <w:i/>
          <w:sz w:val="24"/>
          <w:szCs w:val="24"/>
        </w:rPr>
        <w:t>byte</w:t>
      </w:r>
      <w:r w:rsidRPr="00610384">
        <w:rPr>
          <w:sz w:val="24"/>
          <w:szCs w:val="24"/>
        </w:rPr>
        <w:t xml:space="preserve"> dari </w:t>
      </w:r>
      <w:r w:rsidRPr="00610384">
        <w:rPr>
          <w:rFonts w:ascii="Courier New" w:hAnsi="Courier New" w:cs="Courier New"/>
          <w:sz w:val="24"/>
          <w:szCs w:val="24"/>
        </w:rPr>
        <w:t>INT3</w:t>
      </w:r>
      <w:r w:rsidRPr="00610384">
        <w:rPr>
          <w:sz w:val="24"/>
          <w:szCs w:val="24"/>
        </w:rPr>
        <w:t xml:space="preserve"> adalah </w:t>
      </w:r>
      <w:r w:rsidRPr="00610384">
        <w:rPr>
          <w:rFonts w:ascii="Courier New" w:hAnsi="Courier New" w:cs="Courier New"/>
          <w:sz w:val="24"/>
          <w:szCs w:val="24"/>
        </w:rPr>
        <w:t>0xCC</w:t>
      </w:r>
      <w:r w:rsidRPr="00610384">
        <w:rPr>
          <w:sz w:val="24"/>
          <w:szCs w:val="24"/>
        </w:rPr>
        <w:t xml:space="preserve">. Untuk dapat memahami cara kerja dari </w:t>
      </w:r>
      <w:r w:rsidRPr="00610384">
        <w:rPr>
          <w:i/>
          <w:iCs/>
          <w:sz w:val="24"/>
          <w:szCs w:val="24"/>
        </w:rPr>
        <w:t>soft</w:t>
      </w:r>
      <w:r w:rsidR="003170E8" w:rsidRPr="00610384">
        <w:rPr>
          <w:i/>
          <w:iCs/>
          <w:sz w:val="24"/>
          <w:szCs w:val="24"/>
        </w:rPr>
        <w:t>ware</w:t>
      </w:r>
      <w:r w:rsidRPr="00610384">
        <w:rPr>
          <w:i/>
          <w:iCs/>
          <w:sz w:val="24"/>
          <w:szCs w:val="24"/>
        </w:rPr>
        <w:t xml:space="preserve"> breakpoint</w:t>
      </w:r>
      <w:r w:rsidRPr="00610384">
        <w:rPr>
          <w:sz w:val="24"/>
          <w:szCs w:val="24"/>
        </w:rPr>
        <w:t xml:space="preserve">, perlu diketahui perbedaan instruksi dan </w:t>
      </w:r>
      <w:r w:rsidRPr="00610384">
        <w:rPr>
          <w:i/>
          <w:iCs/>
          <w:sz w:val="24"/>
          <w:szCs w:val="24"/>
        </w:rPr>
        <w:t>opcode</w:t>
      </w:r>
      <w:r w:rsidRPr="00610384">
        <w:rPr>
          <w:sz w:val="24"/>
          <w:szCs w:val="24"/>
        </w:rPr>
        <w:t xml:space="preserve"> pada x86 </w:t>
      </w:r>
      <w:r w:rsidRPr="00610384">
        <w:rPr>
          <w:i/>
          <w:iCs/>
          <w:sz w:val="24"/>
          <w:szCs w:val="24"/>
        </w:rPr>
        <w:t>assembly</w:t>
      </w:r>
      <w:r w:rsidRPr="00610384">
        <w:rPr>
          <w:sz w:val="24"/>
          <w:szCs w:val="24"/>
        </w:rPr>
        <w:t xml:space="preserve">. Instruksi </w:t>
      </w:r>
      <w:r w:rsidRPr="00610384">
        <w:rPr>
          <w:i/>
          <w:iCs/>
          <w:sz w:val="24"/>
          <w:szCs w:val="24"/>
        </w:rPr>
        <w:t>assembly</w:t>
      </w:r>
      <w:r w:rsidRPr="00610384">
        <w:rPr>
          <w:sz w:val="24"/>
          <w:szCs w:val="24"/>
        </w:rPr>
        <w:t xml:space="preserve"> adalah representasi </w:t>
      </w:r>
      <w:r w:rsidRPr="00610384">
        <w:rPr>
          <w:i/>
          <w:iCs/>
          <w:sz w:val="24"/>
          <w:szCs w:val="24"/>
        </w:rPr>
        <w:t xml:space="preserve">high-level </w:t>
      </w:r>
      <w:r w:rsidRPr="00610384">
        <w:rPr>
          <w:sz w:val="24"/>
          <w:szCs w:val="24"/>
        </w:rPr>
        <w:t xml:space="preserve">dari </w:t>
      </w:r>
      <w:r w:rsidR="003170E8" w:rsidRPr="00610384">
        <w:rPr>
          <w:iCs/>
          <w:sz w:val="24"/>
          <w:szCs w:val="24"/>
        </w:rPr>
        <w:t>perintah</w:t>
      </w:r>
      <w:r w:rsidRPr="00610384">
        <w:rPr>
          <w:sz w:val="24"/>
          <w:szCs w:val="24"/>
        </w:rPr>
        <w:t xml:space="preserve"> yang dieksekusi CPU. Contohnya:</w:t>
      </w:r>
    </w:p>
    <w:tbl>
      <w:tblPr>
        <w:tblW w:w="0" w:type="auto"/>
        <w:tblBorders>
          <w:top w:val="single" w:sz="4" w:space="0" w:color="auto"/>
          <w:bottom w:val="single" w:sz="4" w:space="0" w:color="auto"/>
        </w:tblBorders>
        <w:tblLook w:val="04A0" w:firstRow="1" w:lastRow="0" w:firstColumn="1" w:lastColumn="0" w:noHBand="0" w:noVBand="1"/>
      </w:tblPr>
      <w:tblGrid>
        <w:gridCol w:w="7937"/>
      </w:tblGrid>
      <w:tr w:rsidR="00724917" w:rsidRPr="00610384" w14:paraId="7191127B" w14:textId="77777777" w:rsidTr="00314B6C">
        <w:tc>
          <w:tcPr>
            <w:tcW w:w="9016" w:type="dxa"/>
            <w:vAlign w:val="center"/>
          </w:tcPr>
          <w:p w14:paraId="16631108" w14:textId="77777777" w:rsidR="00724917" w:rsidRPr="00610384" w:rsidRDefault="00724917" w:rsidP="00724917">
            <w:pPr>
              <w:spacing w:line="360" w:lineRule="auto"/>
              <w:ind w:left="360"/>
              <w:rPr>
                <w:rFonts w:ascii="Courier New" w:hAnsi="Courier New" w:cs="Courier New"/>
                <w:sz w:val="24"/>
                <w:szCs w:val="24"/>
              </w:rPr>
            </w:pPr>
            <w:r w:rsidRPr="00610384">
              <w:rPr>
                <w:rFonts w:ascii="Courier New" w:hAnsi="Courier New" w:cs="Courier New"/>
                <w:sz w:val="24"/>
                <w:szCs w:val="24"/>
              </w:rPr>
              <w:t>MOV EAX, EBX</w:t>
            </w:r>
          </w:p>
        </w:tc>
      </w:tr>
    </w:tbl>
    <w:p w14:paraId="657EE9D3" w14:textId="77777777" w:rsidR="00724917" w:rsidRPr="00610384" w:rsidRDefault="00724917" w:rsidP="00724917">
      <w:pPr>
        <w:spacing w:before="240" w:line="360" w:lineRule="auto"/>
        <w:jc w:val="both"/>
        <w:rPr>
          <w:sz w:val="24"/>
          <w:szCs w:val="24"/>
        </w:rPr>
      </w:pPr>
      <w:r w:rsidRPr="00610384">
        <w:rPr>
          <w:sz w:val="24"/>
          <w:szCs w:val="24"/>
        </w:rPr>
        <w:t xml:space="preserve">Sementara </w:t>
      </w:r>
      <w:r w:rsidRPr="00610384">
        <w:rPr>
          <w:i/>
          <w:iCs/>
          <w:sz w:val="24"/>
          <w:szCs w:val="24"/>
        </w:rPr>
        <w:t>operation code</w:t>
      </w:r>
      <w:r w:rsidRPr="00610384">
        <w:rPr>
          <w:sz w:val="24"/>
          <w:szCs w:val="24"/>
        </w:rPr>
        <w:t xml:space="preserve"> atau </w:t>
      </w:r>
      <w:r w:rsidRPr="00610384">
        <w:rPr>
          <w:i/>
          <w:iCs/>
          <w:sz w:val="24"/>
          <w:szCs w:val="24"/>
        </w:rPr>
        <w:t>opcode</w:t>
      </w:r>
      <w:r w:rsidRPr="00610384">
        <w:rPr>
          <w:sz w:val="24"/>
          <w:szCs w:val="24"/>
        </w:rPr>
        <w:t xml:space="preserve">, merupakan </w:t>
      </w:r>
      <w:r w:rsidRPr="00610384">
        <w:rPr>
          <w:i/>
          <w:iCs/>
          <w:sz w:val="24"/>
          <w:szCs w:val="24"/>
        </w:rPr>
        <w:t>command</w:t>
      </w:r>
      <w:r w:rsidRPr="00610384">
        <w:rPr>
          <w:sz w:val="24"/>
          <w:szCs w:val="24"/>
        </w:rPr>
        <w:t xml:space="preserve"> bahasa mesin yang dieksekusi CPU. Contohnya, perubahan dari instruksi diatas kedalan </w:t>
      </w:r>
      <w:r w:rsidRPr="00610384">
        <w:rPr>
          <w:i/>
          <w:iCs/>
          <w:sz w:val="24"/>
          <w:szCs w:val="24"/>
        </w:rPr>
        <w:t>opcode</w:t>
      </w:r>
      <w:r w:rsidRPr="00610384">
        <w:rPr>
          <w:sz w:val="24"/>
          <w:szCs w:val="24"/>
        </w:rPr>
        <w:t>:</w:t>
      </w:r>
    </w:p>
    <w:tbl>
      <w:tblPr>
        <w:tblW w:w="0" w:type="auto"/>
        <w:tblBorders>
          <w:top w:val="single" w:sz="4" w:space="0" w:color="auto"/>
          <w:bottom w:val="single" w:sz="4" w:space="0" w:color="auto"/>
        </w:tblBorders>
        <w:tblLook w:val="04A0" w:firstRow="1" w:lastRow="0" w:firstColumn="1" w:lastColumn="0" w:noHBand="0" w:noVBand="1"/>
      </w:tblPr>
      <w:tblGrid>
        <w:gridCol w:w="7937"/>
      </w:tblGrid>
      <w:tr w:rsidR="00724917" w:rsidRPr="00610384" w14:paraId="4F5F29D2" w14:textId="77777777" w:rsidTr="00314B6C">
        <w:tc>
          <w:tcPr>
            <w:tcW w:w="9016" w:type="dxa"/>
          </w:tcPr>
          <w:p w14:paraId="50DD2848" w14:textId="77777777" w:rsidR="00724917" w:rsidRPr="00610384" w:rsidRDefault="00724917" w:rsidP="00724917">
            <w:pPr>
              <w:spacing w:line="360" w:lineRule="auto"/>
              <w:ind w:left="360"/>
              <w:jc w:val="both"/>
              <w:rPr>
                <w:rFonts w:ascii="Courier New" w:hAnsi="Courier New" w:cs="Courier New"/>
                <w:sz w:val="24"/>
                <w:szCs w:val="24"/>
              </w:rPr>
            </w:pPr>
            <w:r w:rsidRPr="00610384">
              <w:rPr>
                <w:rFonts w:ascii="Courier New" w:hAnsi="Courier New" w:cs="Courier New"/>
                <w:sz w:val="24"/>
                <w:szCs w:val="24"/>
              </w:rPr>
              <w:t>8BC3</w:t>
            </w:r>
          </w:p>
        </w:tc>
      </w:tr>
    </w:tbl>
    <w:p w14:paraId="10D44B10" w14:textId="77777777" w:rsidR="00724917" w:rsidRPr="00610384" w:rsidRDefault="00724917" w:rsidP="00724917">
      <w:pPr>
        <w:spacing w:before="240" w:line="360" w:lineRule="auto"/>
        <w:jc w:val="both"/>
        <w:rPr>
          <w:sz w:val="24"/>
          <w:szCs w:val="24"/>
        </w:rPr>
      </w:pPr>
      <w:r w:rsidRPr="00610384">
        <w:rPr>
          <w:sz w:val="24"/>
          <w:szCs w:val="24"/>
        </w:rPr>
        <w:t xml:space="preserve">Jika instruksi diatas berada di alamat </w:t>
      </w:r>
      <w:r w:rsidRPr="00610384">
        <w:rPr>
          <w:rFonts w:ascii="Courier New" w:hAnsi="Courier New" w:cs="Courier New"/>
          <w:sz w:val="24"/>
          <w:szCs w:val="24"/>
        </w:rPr>
        <w:t>0x44552211</w:t>
      </w:r>
      <w:r w:rsidRPr="00610384">
        <w:rPr>
          <w:sz w:val="24"/>
          <w:szCs w:val="24"/>
        </w:rPr>
        <w:t>, representasinya akan terlihat demikian:</w:t>
      </w:r>
    </w:p>
    <w:tbl>
      <w:tblPr>
        <w:tblW w:w="0" w:type="auto"/>
        <w:tblLook w:val="04A0" w:firstRow="1" w:lastRow="0" w:firstColumn="1" w:lastColumn="0" w:noHBand="0" w:noVBand="1"/>
      </w:tblPr>
      <w:tblGrid>
        <w:gridCol w:w="7937"/>
      </w:tblGrid>
      <w:tr w:rsidR="00724917" w:rsidRPr="00610384" w14:paraId="14F039B4" w14:textId="77777777" w:rsidTr="00314B6C">
        <w:tc>
          <w:tcPr>
            <w:tcW w:w="9016" w:type="dxa"/>
            <w:tcBorders>
              <w:left w:val="nil"/>
              <w:right w:val="nil"/>
            </w:tcBorders>
          </w:tcPr>
          <w:p w14:paraId="3B505C43" w14:textId="77777777" w:rsidR="00724917" w:rsidRPr="00610384" w:rsidRDefault="00724917" w:rsidP="00724917">
            <w:pPr>
              <w:spacing w:line="360" w:lineRule="auto"/>
              <w:ind w:left="360"/>
              <w:jc w:val="both"/>
              <w:rPr>
                <w:rFonts w:ascii="Courier New" w:hAnsi="Courier New" w:cs="Courier New"/>
                <w:sz w:val="24"/>
                <w:szCs w:val="24"/>
              </w:rPr>
            </w:pPr>
            <w:r w:rsidRPr="00610384">
              <w:rPr>
                <w:rFonts w:ascii="Courier New" w:hAnsi="Courier New" w:cs="Courier New"/>
                <w:sz w:val="24"/>
                <w:szCs w:val="24"/>
              </w:rPr>
              <w:t xml:space="preserve">0x44332211:     </w:t>
            </w:r>
            <w:r w:rsidRPr="00113DFF">
              <w:rPr>
                <w:rFonts w:ascii="Courier New" w:hAnsi="Courier New" w:cs="Courier New"/>
                <w:b/>
                <w:sz w:val="24"/>
                <w:szCs w:val="24"/>
              </w:rPr>
              <w:t>8B</w:t>
            </w:r>
            <w:r w:rsidRPr="00610384">
              <w:rPr>
                <w:rFonts w:ascii="Courier New" w:hAnsi="Courier New" w:cs="Courier New"/>
                <w:sz w:val="24"/>
                <w:szCs w:val="24"/>
              </w:rPr>
              <w:t>C3          MOV EAX, EBX</w:t>
            </w:r>
          </w:p>
        </w:tc>
      </w:tr>
    </w:tbl>
    <w:p w14:paraId="5EE26D2E" w14:textId="77777777" w:rsidR="00724917" w:rsidRPr="00610384" w:rsidRDefault="00724917" w:rsidP="00724917">
      <w:pPr>
        <w:spacing w:before="240" w:line="360" w:lineRule="auto"/>
        <w:jc w:val="both"/>
        <w:rPr>
          <w:sz w:val="24"/>
          <w:szCs w:val="24"/>
        </w:rPr>
      </w:pPr>
      <w:r w:rsidRPr="00610384">
        <w:rPr>
          <w:sz w:val="24"/>
          <w:szCs w:val="24"/>
        </w:rPr>
        <w:t xml:space="preserve">Hasil perubahan </w:t>
      </w:r>
      <w:r w:rsidRPr="00610384">
        <w:rPr>
          <w:i/>
          <w:iCs/>
          <w:sz w:val="24"/>
          <w:szCs w:val="24"/>
        </w:rPr>
        <w:t>opcode</w:t>
      </w:r>
      <w:r w:rsidRPr="00610384">
        <w:rPr>
          <w:sz w:val="24"/>
          <w:szCs w:val="24"/>
        </w:rPr>
        <w:t xml:space="preserve"> setelah di </w:t>
      </w:r>
      <w:r w:rsidRPr="00610384">
        <w:rPr>
          <w:i/>
          <w:iCs/>
          <w:sz w:val="24"/>
          <w:szCs w:val="24"/>
        </w:rPr>
        <w:t>set</w:t>
      </w:r>
      <w:r w:rsidRPr="00610384">
        <w:rPr>
          <w:sz w:val="24"/>
          <w:szCs w:val="24"/>
        </w:rPr>
        <w:t xml:space="preserve"> </w:t>
      </w:r>
      <w:r w:rsidRPr="00610384">
        <w:rPr>
          <w:i/>
          <w:iCs/>
          <w:sz w:val="24"/>
          <w:szCs w:val="24"/>
        </w:rPr>
        <w:t>breakpoint</w:t>
      </w:r>
      <w:r w:rsidRPr="00610384">
        <w:rPr>
          <w:sz w:val="24"/>
          <w:szCs w:val="24"/>
        </w:rPr>
        <w:t>-nya.</w:t>
      </w:r>
    </w:p>
    <w:tbl>
      <w:tblPr>
        <w:tblW w:w="0" w:type="auto"/>
        <w:tblBorders>
          <w:top w:val="single" w:sz="4" w:space="0" w:color="auto"/>
          <w:bottom w:val="single" w:sz="4" w:space="0" w:color="auto"/>
        </w:tblBorders>
        <w:tblLook w:val="04A0" w:firstRow="1" w:lastRow="0" w:firstColumn="1" w:lastColumn="0" w:noHBand="0" w:noVBand="1"/>
      </w:tblPr>
      <w:tblGrid>
        <w:gridCol w:w="7937"/>
      </w:tblGrid>
      <w:tr w:rsidR="00724917" w:rsidRPr="00610384" w14:paraId="5DFEBFAB" w14:textId="77777777" w:rsidTr="002505DB">
        <w:tc>
          <w:tcPr>
            <w:tcW w:w="8222" w:type="dxa"/>
          </w:tcPr>
          <w:p w14:paraId="2F835FCB" w14:textId="77777777" w:rsidR="00724917" w:rsidRPr="00610384" w:rsidRDefault="00724917" w:rsidP="00724917">
            <w:pPr>
              <w:spacing w:line="360" w:lineRule="auto"/>
              <w:ind w:left="360"/>
              <w:jc w:val="both"/>
              <w:rPr>
                <w:rFonts w:ascii="Courier New" w:hAnsi="Courier New" w:cs="Courier New"/>
                <w:sz w:val="24"/>
                <w:szCs w:val="24"/>
              </w:rPr>
            </w:pPr>
            <w:r w:rsidRPr="00610384">
              <w:rPr>
                <w:rFonts w:ascii="Courier New" w:hAnsi="Courier New" w:cs="Courier New"/>
                <w:sz w:val="24"/>
                <w:szCs w:val="24"/>
              </w:rPr>
              <w:t xml:space="preserve">0x44332211:     </w:t>
            </w:r>
            <w:r w:rsidRPr="007E10C7">
              <w:rPr>
                <w:rFonts w:ascii="Courier New" w:hAnsi="Courier New" w:cs="Courier New"/>
                <w:b/>
                <w:bCs/>
                <w:sz w:val="24"/>
                <w:szCs w:val="24"/>
              </w:rPr>
              <w:t>CC</w:t>
            </w:r>
            <w:r w:rsidRPr="00610384">
              <w:rPr>
                <w:rFonts w:ascii="Courier New" w:hAnsi="Courier New" w:cs="Courier New"/>
                <w:sz w:val="24"/>
                <w:szCs w:val="24"/>
              </w:rPr>
              <w:t>C3          MOV EAX, EBX</w:t>
            </w:r>
          </w:p>
        </w:tc>
      </w:tr>
    </w:tbl>
    <w:p w14:paraId="16704D91" w14:textId="1B4632A3" w:rsidR="004E49D0" w:rsidRDefault="002505DB" w:rsidP="004E49D0">
      <w:pPr>
        <w:spacing w:before="240" w:line="360" w:lineRule="auto"/>
        <w:jc w:val="both"/>
        <w:rPr>
          <w:sz w:val="24"/>
          <w:szCs w:val="24"/>
        </w:rPr>
      </w:pPr>
      <w:r w:rsidRPr="00610384">
        <w:rPr>
          <w:sz w:val="24"/>
          <w:szCs w:val="24"/>
        </w:rPr>
        <w:lastRenderedPageBreak/>
        <w:t xml:space="preserve">Dapat dilihat bahwa instruksi telah melakukan </w:t>
      </w:r>
      <w:r w:rsidRPr="00610384">
        <w:rPr>
          <w:i/>
          <w:iCs/>
          <w:sz w:val="24"/>
          <w:szCs w:val="24"/>
        </w:rPr>
        <w:t>swap byte</w:t>
      </w:r>
      <w:r w:rsidRPr="00610384">
        <w:rPr>
          <w:sz w:val="24"/>
          <w:szCs w:val="24"/>
        </w:rPr>
        <w:t xml:space="preserve"> </w:t>
      </w:r>
      <w:r w:rsidRPr="00610384">
        <w:rPr>
          <w:rFonts w:ascii="Courier New" w:hAnsi="Courier New" w:cs="Courier New"/>
          <w:sz w:val="24"/>
          <w:szCs w:val="24"/>
        </w:rPr>
        <w:t>8B</w:t>
      </w:r>
      <w:r w:rsidRPr="00610384">
        <w:rPr>
          <w:sz w:val="24"/>
          <w:szCs w:val="24"/>
        </w:rPr>
        <w:t xml:space="preserve"> dan digantikan dengan </w:t>
      </w:r>
      <w:r w:rsidRPr="00610384">
        <w:rPr>
          <w:i/>
          <w:iCs/>
          <w:sz w:val="24"/>
          <w:szCs w:val="24"/>
        </w:rPr>
        <w:t>byte</w:t>
      </w:r>
      <w:r w:rsidRPr="00610384">
        <w:rPr>
          <w:sz w:val="24"/>
          <w:szCs w:val="24"/>
        </w:rPr>
        <w:t xml:space="preserve"> </w:t>
      </w:r>
      <w:r w:rsidRPr="00610384">
        <w:rPr>
          <w:rFonts w:ascii="Courier New" w:hAnsi="Courier New" w:cs="Courier New"/>
          <w:sz w:val="24"/>
          <w:szCs w:val="24"/>
        </w:rPr>
        <w:t>CC</w:t>
      </w:r>
      <w:r w:rsidRPr="00610384">
        <w:rPr>
          <w:sz w:val="24"/>
          <w:szCs w:val="24"/>
        </w:rPr>
        <w:t xml:space="preserve">. Ketika CPU menemukan </w:t>
      </w:r>
      <w:r w:rsidRPr="00610384">
        <w:rPr>
          <w:i/>
          <w:iCs/>
          <w:sz w:val="24"/>
          <w:szCs w:val="24"/>
        </w:rPr>
        <w:t>byte</w:t>
      </w:r>
      <w:r w:rsidRPr="00610384">
        <w:rPr>
          <w:sz w:val="24"/>
          <w:szCs w:val="24"/>
        </w:rPr>
        <w:t xml:space="preserve"> tersebut, CPU berhenti dan memunculkan </w:t>
      </w:r>
      <w:r w:rsidRPr="00610384">
        <w:rPr>
          <w:i/>
          <w:iCs/>
          <w:sz w:val="24"/>
          <w:szCs w:val="24"/>
        </w:rPr>
        <w:t>event</w:t>
      </w:r>
      <w:r w:rsidRPr="00610384">
        <w:rPr>
          <w:sz w:val="24"/>
          <w:szCs w:val="24"/>
        </w:rPr>
        <w:t xml:space="preserve"> </w:t>
      </w:r>
      <w:r w:rsidRPr="00610384">
        <w:rPr>
          <w:rFonts w:ascii="Courier New" w:hAnsi="Courier New" w:cs="Courier New"/>
          <w:sz w:val="24"/>
          <w:szCs w:val="24"/>
        </w:rPr>
        <w:t>INT3</w:t>
      </w:r>
      <w:r w:rsidRPr="00610384">
        <w:rPr>
          <w:sz w:val="24"/>
          <w:szCs w:val="24"/>
        </w:rPr>
        <w:t xml:space="preserve">. Selanjutnya </w:t>
      </w:r>
      <w:r w:rsidRPr="00610384">
        <w:rPr>
          <w:i/>
          <w:iCs/>
          <w:sz w:val="24"/>
          <w:szCs w:val="24"/>
        </w:rPr>
        <w:t>debugger</w:t>
      </w:r>
      <w:r w:rsidRPr="00610384">
        <w:rPr>
          <w:sz w:val="24"/>
          <w:szCs w:val="24"/>
        </w:rPr>
        <w:t xml:space="preserve"> menentukan titik penghentian program atau </w:t>
      </w:r>
      <w:r w:rsidRPr="00610384">
        <w:rPr>
          <w:i/>
          <w:iCs/>
          <w:sz w:val="24"/>
          <w:szCs w:val="24"/>
        </w:rPr>
        <w:t>set</w:t>
      </w:r>
      <w:r w:rsidRPr="00610384">
        <w:rPr>
          <w:sz w:val="24"/>
          <w:szCs w:val="24"/>
        </w:rPr>
        <w:t xml:space="preserve"> </w:t>
      </w:r>
      <w:r w:rsidRPr="00610384">
        <w:rPr>
          <w:i/>
          <w:iCs/>
          <w:sz w:val="24"/>
          <w:szCs w:val="24"/>
        </w:rPr>
        <w:t>breakpoint</w:t>
      </w:r>
      <w:r w:rsidRPr="00610384">
        <w:rPr>
          <w:sz w:val="24"/>
          <w:szCs w:val="24"/>
        </w:rPr>
        <w:t xml:space="preserve"> pada alamat tertentu, maka akan dibaca </w:t>
      </w:r>
      <w:r w:rsidRPr="00610384">
        <w:rPr>
          <w:i/>
          <w:iCs/>
          <w:sz w:val="24"/>
          <w:szCs w:val="24"/>
        </w:rPr>
        <w:t>byte opcode</w:t>
      </w:r>
      <w:r w:rsidRPr="00610384">
        <w:rPr>
          <w:sz w:val="24"/>
          <w:szCs w:val="24"/>
        </w:rPr>
        <w:t xml:space="preserve"> pertama pada alamat yang diminta dan akan disimpan. Kemudian </w:t>
      </w:r>
      <w:r w:rsidRPr="00610384">
        <w:rPr>
          <w:i/>
          <w:iCs/>
          <w:sz w:val="24"/>
          <w:szCs w:val="24"/>
        </w:rPr>
        <w:t>debugger</w:t>
      </w:r>
      <w:r w:rsidRPr="00610384">
        <w:rPr>
          <w:sz w:val="24"/>
          <w:szCs w:val="24"/>
        </w:rPr>
        <w:t xml:space="preserve"> menulis </w:t>
      </w:r>
      <w:r w:rsidRPr="00610384">
        <w:rPr>
          <w:i/>
          <w:iCs/>
          <w:sz w:val="24"/>
          <w:szCs w:val="24"/>
        </w:rPr>
        <w:t>byte</w:t>
      </w:r>
      <w:r w:rsidRPr="00610384">
        <w:rPr>
          <w:sz w:val="24"/>
          <w:szCs w:val="24"/>
        </w:rPr>
        <w:t xml:space="preserve"> </w:t>
      </w:r>
      <w:r w:rsidRPr="00610384">
        <w:rPr>
          <w:rFonts w:ascii="Courier New" w:hAnsi="Courier New" w:cs="Courier New"/>
          <w:sz w:val="24"/>
          <w:szCs w:val="24"/>
        </w:rPr>
        <w:t>CC</w:t>
      </w:r>
      <w:r w:rsidRPr="00610384">
        <w:rPr>
          <w:sz w:val="24"/>
          <w:szCs w:val="24"/>
        </w:rPr>
        <w:t xml:space="preserve"> ke alamat tersebut. Ketika </w:t>
      </w:r>
      <w:r w:rsidRPr="00610384">
        <w:rPr>
          <w:i/>
          <w:iCs/>
          <w:sz w:val="24"/>
          <w:szCs w:val="24"/>
        </w:rPr>
        <w:t>breakpoint</w:t>
      </w:r>
      <w:r w:rsidRPr="00610384">
        <w:rPr>
          <w:sz w:val="24"/>
          <w:szCs w:val="24"/>
        </w:rPr>
        <w:t xml:space="preserve"> atau </w:t>
      </w:r>
      <w:r w:rsidRPr="00610384">
        <w:rPr>
          <w:rFonts w:ascii="Courier New" w:hAnsi="Courier New" w:cs="Courier New"/>
          <w:sz w:val="24"/>
          <w:szCs w:val="24"/>
        </w:rPr>
        <w:t>INT3</w:t>
      </w:r>
      <w:r w:rsidRPr="00610384">
        <w:rPr>
          <w:sz w:val="24"/>
          <w:szCs w:val="24"/>
        </w:rPr>
        <w:t xml:space="preserve"> diberikan, </w:t>
      </w:r>
      <w:r w:rsidRPr="00610384">
        <w:rPr>
          <w:i/>
          <w:iCs/>
          <w:sz w:val="24"/>
          <w:szCs w:val="24"/>
        </w:rPr>
        <w:t>event</w:t>
      </w:r>
      <w:r w:rsidRPr="00610384">
        <w:rPr>
          <w:sz w:val="24"/>
          <w:szCs w:val="24"/>
        </w:rPr>
        <w:t xml:space="preserve"> yang di-</w:t>
      </w:r>
      <w:r w:rsidRPr="00610384">
        <w:rPr>
          <w:i/>
          <w:iCs/>
          <w:sz w:val="24"/>
          <w:szCs w:val="24"/>
        </w:rPr>
        <w:t>trigger</w:t>
      </w:r>
      <w:r w:rsidRPr="00610384">
        <w:rPr>
          <w:sz w:val="24"/>
          <w:szCs w:val="24"/>
        </w:rPr>
        <w:t xml:space="preserve"> oleh CPU yaitu menginterpretasikan </w:t>
      </w:r>
      <w:r w:rsidRPr="00610384">
        <w:rPr>
          <w:i/>
          <w:iCs/>
          <w:sz w:val="24"/>
          <w:szCs w:val="24"/>
        </w:rPr>
        <w:t>opcode</w:t>
      </w:r>
      <w:r w:rsidRPr="00610384">
        <w:rPr>
          <w:sz w:val="24"/>
          <w:szCs w:val="24"/>
        </w:rPr>
        <w:t xml:space="preserve"> </w:t>
      </w:r>
      <w:r w:rsidRPr="00610384">
        <w:rPr>
          <w:rFonts w:ascii="Courier New" w:hAnsi="Courier New" w:cs="Courier New"/>
          <w:sz w:val="24"/>
          <w:szCs w:val="24"/>
        </w:rPr>
        <w:t>CC</w:t>
      </w:r>
      <w:r w:rsidRPr="00610384">
        <w:rPr>
          <w:sz w:val="24"/>
          <w:szCs w:val="24"/>
        </w:rPr>
        <w:t xml:space="preserve">, lalu </w:t>
      </w:r>
      <w:r w:rsidRPr="00610384">
        <w:rPr>
          <w:i/>
          <w:iCs/>
          <w:sz w:val="24"/>
          <w:szCs w:val="24"/>
        </w:rPr>
        <w:t>debugger</w:t>
      </w:r>
      <w:r w:rsidRPr="00610384">
        <w:rPr>
          <w:sz w:val="24"/>
          <w:szCs w:val="24"/>
        </w:rPr>
        <w:t xml:space="preserve"> akan menangkapnya. </w:t>
      </w:r>
      <w:r w:rsidRPr="00610384">
        <w:rPr>
          <w:i/>
          <w:iCs/>
          <w:sz w:val="24"/>
          <w:szCs w:val="24"/>
        </w:rPr>
        <w:t>Debugger</w:t>
      </w:r>
      <w:r w:rsidRPr="00610384">
        <w:rPr>
          <w:sz w:val="24"/>
          <w:szCs w:val="24"/>
        </w:rPr>
        <w:t xml:space="preserve"> kemudian memeriksa penunjuk atau </w:t>
      </w:r>
      <w:r w:rsidRPr="00610384">
        <w:rPr>
          <w:i/>
          <w:iCs/>
          <w:sz w:val="24"/>
          <w:szCs w:val="24"/>
        </w:rPr>
        <w:t>pointer</w:t>
      </w:r>
      <w:r w:rsidRPr="00610384">
        <w:rPr>
          <w:sz w:val="24"/>
          <w:szCs w:val="24"/>
        </w:rPr>
        <w:t xml:space="preserve"> ke instruksi (</w:t>
      </w:r>
      <w:r w:rsidRPr="00610384">
        <w:rPr>
          <w:i/>
          <w:iCs/>
          <w:sz w:val="24"/>
          <w:szCs w:val="24"/>
        </w:rPr>
        <w:t>register</w:t>
      </w:r>
      <w:r w:rsidRPr="00610384">
        <w:rPr>
          <w:sz w:val="24"/>
          <w:szCs w:val="24"/>
        </w:rPr>
        <w:t xml:space="preserve"> EIP) yang menunjuk ke alamat yang telah di-</w:t>
      </w:r>
      <w:r w:rsidRPr="00610384">
        <w:rPr>
          <w:i/>
          <w:iCs/>
          <w:sz w:val="24"/>
          <w:szCs w:val="24"/>
        </w:rPr>
        <w:t>set breakpoint</w:t>
      </w:r>
      <w:r w:rsidRPr="00610384">
        <w:rPr>
          <w:sz w:val="24"/>
          <w:szCs w:val="24"/>
        </w:rPr>
        <w:t xml:space="preserve"> sebelumnya. Jika alamat ditemukan pada daftar </w:t>
      </w:r>
      <w:r w:rsidRPr="00610384">
        <w:rPr>
          <w:i/>
          <w:iCs/>
          <w:sz w:val="24"/>
          <w:szCs w:val="24"/>
        </w:rPr>
        <w:t>breakpoint</w:t>
      </w:r>
      <w:r w:rsidRPr="00610384">
        <w:rPr>
          <w:sz w:val="24"/>
          <w:szCs w:val="24"/>
        </w:rPr>
        <w:t xml:space="preserve"> milik </w:t>
      </w:r>
      <w:r w:rsidRPr="00610384">
        <w:rPr>
          <w:i/>
          <w:iCs/>
          <w:sz w:val="24"/>
          <w:szCs w:val="24"/>
        </w:rPr>
        <w:t>debugger</w:t>
      </w:r>
      <w:r w:rsidRPr="00610384">
        <w:rPr>
          <w:sz w:val="24"/>
          <w:szCs w:val="24"/>
        </w:rPr>
        <w:t xml:space="preserve">, </w:t>
      </w:r>
      <w:r w:rsidRPr="00610384">
        <w:rPr>
          <w:i/>
          <w:iCs/>
          <w:sz w:val="24"/>
          <w:szCs w:val="24"/>
        </w:rPr>
        <w:t>debugger</w:t>
      </w:r>
      <w:r w:rsidRPr="00610384">
        <w:rPr>
          <w:sz w:val="24"/>
          <w:szCs w:val="24"/>
        </w:rPr>
        <w:t xml:space="preserve"> akan menulis kembali </w:t>
      </w:r>
      <w:r w:rsidRPr="00610384">
        <w:rPr>
          <w:i/>
          <w:iCs/>
          <w:sz w:val="24"/>
          <w:szCs w:val="24"/>
        </w:rPr>
        <w:t>byte</w:t>
      </w:r>
      <w:r w:rsidRPr="00610384">
        <w:rPr>
          <w:sz w:val="24"/>
          <w:szCs w:val="24"/>
        </w:rPr>
        <w:t xml:space="preserve"> yang disimpan ke</w:t>
      </w:r>
      <w:r>
        <w:rPr>
          <w:sz w:val="24"/>
          <w:szCs w:val="24"/>
        </w:rPr>
        <w:t xml:space="preserve"> </w:t>
      </w:r>
      <w:r w:rsidRPr="00610384">
        <w:rPr>
          <w:sz w:val="24"/>
          <w:szCs w:val="24"/>
        </w:rPr>
        <w:t xml:space="preserve">alamat tersebut agar </w:t>
      </w:r>
      <w:r w:rsidRPr="00610384">
        <w:rPr>
          <w:i/>
          <w:iCs/>
          <w:sz w:val="24"/>
          <w:szCs w:val="24"/>
        </w:rPr>
        <w:t>opcode</w:t>
      </w:r>
      <w:r w:rsidRPr="00610384">
        <w:rPr>
          <w:sz w:val="24"/>
          <w:szCs w:val="24"/>
        </w:rPr>
        <w:t xml:space="preserve"> dapat dieksekusi dengan baik setelah proses dilanjutkan.</w:t>
      </w:r>
      <w:r w:rsidR="004E49D0">
        <w:rPr>
          <w:sz w:val="24"/>
          <w:szCs w:val="24"/>
        </w:rPr>
        <w:t xml:space="preserve"> </w:t>
      </w:r>
      <w:r w:rsidRPr="00610384">
        <w:rPr>
          <w:sz w:val="24"/>
          <w:szCs w:val="24"/>
        </w:rPr>
        <w:t xml:space="preserve">Proses </w:t>
      </w:r>
      <w:r w:rsidRPr="00610384">
        <w:rPr>
          <w:i/>
          <w:iCs/>
          <w:sz w:val="24"/>
          <w:szCs w:val="24"/>
        </w:rPr>
        <w:t>soft breakpoint</w:t>
      </w:r>
      <w:r w:rsidRPr="00610384">
        <w:rPr>
          <w:sz w:val="24"/>
          <w:szCs w:val="24"/>
        </w:rPr>
        <w:t xml:space="preserve"> digambarkan pada</w:t>
      </w:r>
      <w:r w:rsidR="00A17983">
        <w:rPr>
          <w:sz w:val="24"/>
          <w:szCs w:val="24"/>
        </w:rPr>
        <w:t xml:space="preserve"> </w:t>
      </w:r>
      <w:r w:rsidR="00A17983" w:rsidRPr="00A17983">
        <w:rPr>
          <w:sz w:val="24"/>
          <w:szCs w:val="24"/>
        </w:rPr>
        <w:fldChar w:fldCharType="begin"/>
      </w:r>
      <w:r w:rsidR="00A17983" w:rsidRPr="00A17983">
        <w:rPr>
          <w:sz w:val="24"/>
          <w:szCs w:val="24"/>
        </w:rPr>
        <w:instrText xml:space="preserve"> REF _Ref521930711 \h  \* MERGEFORMAT </w:instrText>
      </w:r>
      <w:r w:rsidR="00A17983" w:rsidRPr="00A17983">
        <w:rPr>
          <w:sz w:val="24"/>
          <w:szCs w:val="24"/>
        </w:rPr>
      </w:r>
      <w:r w:rsidR="00A17983" w:rsidRPr="00A17983">
        <w:rPr>
          <w:sz w:val="24"/>
          <w:szCs w:val="24"/>
        </w:rPr>
        <w:fldChar w:fldCharType="separate"/>
      </w:r>
      <w:r w:rsidR="00EC7493" w:rsidRPr="00EC7493">
        <w:rPr>
          <w:sz w:val="24"/>
          <w:szCs w:val="24"/>
        </w:rPr>
        <w:t xml:space="preserve">Gambar </w:t>
      </w:r>
      <w:r w:rsidR="00EC7493" w:rsidRPr="00EC7493">
        <w:rPr>
          <w:noProof/>
          <w:sz w:val="24"/>
          <w:szCs w:val="24"/>
        </w:rPr>
        <w:t>2.3</w:t>
      </w:r>
      <w:r w:rsidR="00A17983" w:rsidRPr="00A17983">
        <w:rPr>
          <w:sz w:val="24"/>
          <w:szCs w:val="24"/>
        </w:rPr>
        <w:fldChar w:fldCharType="end"/>
      </w:r>
      <w:r w:rsidR="00A17983">
        <w:rPr>
          <w:sz w:val="24"/>
          <w:szCs w:val="24"/>
        </w:rPr>
        <w:t>.</w:t>
      </w:r>
    </w:p>
    <w:p w14:paraId="4BF68ACC" w14:textId="16A1E031" w:rsidR="004E49D0" w:rsidRDefault="002505DB" w:rsidP="000D694B">
      <w:pPr>
        <w:keepNext/>
        <w:spacing w:before="240" w:line="360" w:lineRule="auto"/>
        <w:jc w:val="center"/>
      </w:pPr>
      <w:r w:rsidRPr="00610384">
        <w:rPr>
          <w:noProof/>
          <w:sz w:val="24"/>
          <w:szCs w:val="24"/>
        </w:rPr>
        <w:drawing>
          <wp:inline distT="0" distB="0" distL="0" distR="0" wp14:anchorId="607C2018" wp14:editId="64FE9B8A">
            <wp:extent cx="3867150" cy="3273457"/>
            <wp:effectExtent l="0" t="0" r="0" b="3175"/>
            <wp:docPr id="92040979" name="Picture 92040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49329" cy="3343020"/>
                    </a:xfrm>
                    <a:prstGeom prst="rect">
                      <a:avLst/>
                    </a:prstGeom>
                  </pic:spPr>
                </pic:pic>
              </a:graphicData>
            </a:graphic>
          </wp:inline>
        </w:drawing>
      </w:r>
    </w:p>
    <w:p w14:paraId="19B6F8AC" w14:textId="66ADE41A" w:rsidR="00B4234C" w:rsidRPr="00B51B56" w:rsidRDefault="004E49D0" w:rsidP="00B51B56">
      <w:pPr>
        <w:pStyle w:val="Caption"/>
        <w:jc w:val="center"/>
        <w:rPr>
          <w:b/>
          <w:color w:val="auto"/>
          <w:sz w:val="20"/>
          <w:szCs w:val="20"/>
        </w:rPr>
      </w:pPr>
      <w:bookmarkStart w:id="135" w:name="_Ref521930711"/>
      <w:bookmarkStart w:id="136" w:name="_Toc522079693"/>
      <w:r w:rsidRPr="004E49D0">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2</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3</w:t>
      </w:r>
      <w:r w:rsidR="00517711">
        <w:rPr>
          <w:b/>
          <w:i w:val="0"/>
          <w:color w:val="auto"/>
          <w:sz w:val="20"/>
          <w:szCs w:val="20"/>
        </w:rPr>
        <w:fldChar w:fldCharType="end"/>
      </w:r>
      <w:bookmarkEnd w:id="135"/>
      <w:r w:rsidRPr="004E49D0">
        <w:rPr>
          <w:b/>
          <w:i w:val="0"/>
          <w:color w:val="auto"/>
          <w:sz w:val="20"/>
          <w:szCs w:val="20"/>
        </w:rPr>
        <w:t xml:space="preserve"> Konsep</w:t>
      </w:r>
      <w:r w:rsidRPr="004E49D0">
        <w:rPr>
          <w:b/>
          <w:color w:val="auto"/>
          <w:sz w:val="20"/>
          <w:szCs w:val="20"/>
        </w:rPr>
        <w:t xml:space="preserve"> Software Breakpoint</w:t>
      </w:r>
      <w:bookmarkEnd w:id="136"/>
    </w:p>
    <w:p w14:paraId="534FAE0E" w14:textId="0FFD615B" w:rsidR="007B4CBA" w:rsidRPr="007D1FF5" w:rsidRDefault="007B4CBA" w:rsidP="008F3623">
      <w:pPr>
        <w:pStyle w:val="ListParagraph"/>
        <w:numPr>
          <w:ilvl w:val="2"/>
          <w:numId w:val="31"/>
        </w:numPr>
        <w:spacing w:before="240" w:after="160" w:line="360" w:lineRule="auto"/>
        <w:ind w:left="709"/>
        <w:jc w:val="both"/>
        <w:outlineLvl w:val="2"/>
        <w:rPr>
          <w:i/>
          <w:szCs w:val="24"/>
          <w:lang w:val="en-ID"/>
        </w:rPr>
      </w:pPr>
      <w:bookmarkStart w:id="137" w:name="_Toc522192761"/>
      <w:r w:rsidRPr="007D1FF5">
        <w:rPr>
          <w:i/>
          <w:szCs w:val="24"/>
          <w:lang w:val="en-ID"/>
        </w:rPr>
        <w:t>Hardware Breakpoint</w:t>
      </w:r>
      <w:bookmarkEnd w:id="137"/>
    </w:p>
    <w:p w14:paraId="03942E9C" w14:textId="25DCA0ED" w:rsidR="003170E8" w:rsidRPr="00610384" w:rsidRDefault="003170E8" w:rsidP="003170E8">
      <w:pPr>
        <w:spacing w:line="360" w:lineRule="auto"/>
        <w:jc w:val="both"/>
        <w:rPr>
          <w:sz w:val="24"/>
          <w:szCs w:val="24"/>
        </w:rPr>
      </w:pPr>
      <w:r w:rsidRPr="00610384">
        <w:rPr>
          <w:i/>
          <w:iCs/>
          <w:sz w:val="24"/>
          <w:szCs w:val="24"/>
        </w:rPr>
        <w:t xml:space="preserve">Hardware breakpoint </w:t>
      </w:r>
      <w:r w:rsidRPr="00610384">
        <w:rPr>
          <w:iCs/>
          <w:sz w:val="24"/>
          <w:szCs w:val="24"/>
        </w:rPr>
        <w:t xml:space="preserve">digunakan ketika </w:t>
      </w:r>
      <w:r w:rsidR="004C39DF">
        <w:rPr>
          <w:iCs/>
          <w:sz w:val="24"/>
          <w:szCs w:val="24"/>
        </w:rPr>
        <w:t xml:space="preserve">jumlah </w:t>
      </w:r>
      <w:r w:rsidRPr="00610384">
        <w:rPr>
          <w:i/>
          <w:iCs/>
          <w:sz w:val="24"/>
          <w:szCs w:val="24"/>
        </w:rPr>
        <w:t>breakpoint</w:t>
      </w:r>
      <w:r w:rsidRPr="00610384">
        <w:rPr>
          <w:iCs/>
          <w:sz w:val="24"/>
          <w:szCs w:val="24"/>
        </w:rPr>
        <w:t xml:space="preserve"> yang dibutuhkan bernilai kecil dan perangkat lunak yang di-</w:t>
      </w:r>
      <w:r w:rsidRPr="00610384">
        <w:rPr>
          <w:i/>
          <w:iCs/>
          <w:sz w:val="24"/>
          <w:szCs w:val="24"/>
        </w:rPr>
        <w:t>debug</w:t>
      </w:r>
      <w:r w:rsidRPr="00610384">
        <w:rPr>
          <w:iCs/>
          <w:sz w:val="24"/>
          <w:szCs w:val="24"/>
        </w:rPr>
        <w:t xml:space="preserve"> tidak dapat dimodifikasi.</w:t>
      </w:r>
      <w:r w:rsidR="004C39DF">
        <w:rPr>
          <w:iCs/>
          <w:sz w:val="24"/>
          <w:szCs w:val="24"/>
        </w:rPr>
        <w:t xml:space="preserve"> </w:t>
      </w:r>
      <w:r w:rsidRPr="00610384">
        <w:rPr>
          <w:i/>
          <w:iCs/>
          <w:sz w:val="24"/>
          <w:szCs w:val="24"/>
        </w:rPr>
        <w:t>Breakpoint</w:t>
      </w:r>
      <w:r w:rsidRPr="00610384">
        <w:rPr>
          <w:iCs/>
          <w:sz w:val="24"/>
          <w:szCs w:val="24"/>
        </w:rPr>
        <w:t xml:space="preserve"> jenis ini </w:t>
      </w:r>
      <w:r w:rsidRPr="00610384">
        <w:rPr>
          <w:sz w:val="24"/>
          <w:szCs w:val="24"/>
        </w:rPr>
        <w:t xml:space="preserve">biasanya menggunakan </w:t>
      </w:r>
      <w:r w:rsidRPr="00610384">
        <w:rPr>
          <w:i/>
          <w:iCs/>
          <w:sz w:val="24"/>
          <w:szCs w:val="24"/>
        </w:rPr>
        <w:t xml:space="preserve">debug register </w:t>
      </w:r>
      <w:r w:rsidRPr="00610384">
        <w:rPr>
          <w:sz w:val="24"/>
          <w:szCs w:val="24"/>
        </w:rPr>
        <w:t xml:space="preserve">(DR). Caranya dengan memodifikasi nilai-nilai </w:t>
      </w:r>
      <w:r w:rsidRPr="00610384">
        <w:rPr>
          <w:i/>
          <w:iCs/>
          <w:sz w:val="24"/>
          <w:szCs w:val="24"/>
        </w:rPr>
        <w:t>debug register</w:t>
      </w:r>
      <w:r w:rsidRPr="00610384">
        <w:rPr>
          <w:sz w:val="24"/>
          <w:szCs w:val="24"/>
        </w:rPr>
        <w:t xml:space="preserve"> dari 0 hingga </w:t>
      </w:r>
      <w:r w:rsidRPr="00610384">
        <w:rPr>
          <w:i/>
          <w:iCs/>
          <w:sz w:val="24"/>
          <w:szCs w:val="24"/>
        </w:rPr>
        <w:t>debug register</w:t>
      </w:r>
      <w:r w:rsidRPr="00610384">
        <w:rPr>
          <w:sz w:val="24"/>
          <w:szCs w:val="24"/>
        </w:rPr>
        <w:t xml:space="preserve"> 7 dengan </w:t>
      </w:r>
      <w:r w:rsidRPr="00610384">
        <w:rPr>
          <w:sz w:val="24"/>
          <w:szCs w:val="24"/>
        </w:rPr>
        <w:lastRenderedPageBreak/>
        <w:t xml:space="preserve">operasi-operasi </w:t>
      </w:r>
      <w:r w:rsidRPr="00610384">
        <w:rPr>
          <w:i/>
          <w:iCs/>
          <w:sz w:val="24"/>
          <w:szCs w:val="24"/>
        </w:rPr>
        <w:t>bit masking</w:t>
      </w:r>
      <w:r w:rsidRPr="00610384">
        <w:rPr>
          <w:sz w:val="24"/>
          <w:szCs w:val="24"/>
        </w:rPr>
        <w:t xml:space="preserve">. Adapun 8 </w:t>
      </w:r>
      <w:r w:rsidRPr="00610384">
        <w:rPr>
          <w:i/>
          <w:iCs/>
          <w:sz w:val="24"/>
          <w:szCs w:val="24"/>
        </w:rPr>
        <w:t xml:space="preserve">register </w:t>
      </w:r>
      <w:r w:rsidRPr="00610384">
        <w:rPr>
          <w:sz w:val="24"/>
          <w:szCs w:val="24"/>
        </w:rPr>
        <w:t>(register DR0 hingga DR7), yang digunakan untuk men-</w:t>
      </w:r>
      <w:r w:rsidRPr="00610384">
        <w:rPr>
          <w:i/>
          <w:iCs/>
          <w:sz w:val="24"/>
          <w:szCs w:val="24"/>
        </w:rPr>
        <w:t>set</w:t>
      </w:r>
      <w:r w:rsidRPr="00610384">
        <w:rPr>
          <w:sz w:val="24"/>
          <w:szCs w:val="24"/>
        </w:rPr>
        <w:t xml:space="preserve"> dan mengatur </w:t>
      </w:r>
      <w:r w:rsidRPr="00610384">
        <w:rPr>
          <w:i/>
          <w:iCs/>
          <w:sz w:val="24"/>
          <w:szCs w:val="24"/>
        </w:rPr>
        <w:t>hardware breakpoint</w:t>
      </w:r>
      <w:r w:rsidRPr="00610384">
        <w:rPr>
          <w:sz w:val="24"/>
          <w:szCs w:val="24"/>
        </w:rPr>
        <w:t xml:space="preserve">. </w:t>
      </w:r>
      <w:r w:rsidRPr="00610384">
        <w:rPr>
          <w:i/>
          <w:iCs/>
          <w:sz w:val="24"/>
          <w:szCs w:val="24"/>
        </w:rPr>
        <w:t>Debug</w:t>
      </w:r>
      <w:r w:rsidRPr="00610384">
        <w:rPr>
          <w:sz w:val="24"/>
          <w:szCs w:val="24"/>
        </w:rPr>
        <w:t xml:space="preserve"> </w:t>
      </w:r>
      <w:r w:rsidRPr="00610384">
        <w:rPr>
          <w:i/>
          <w:iCs/>
          <w:sz w:val="24"/>
          <w:szCs w:val="24"/>
        </w:rPr>
        <w:t>register</w:t>
      </w:r>
      <w:r w:rsidRPr="00610384">
        <w:rPr>
          <w:sz w:val="24"/>
          <w:szCs w:val="24"/>
        </w:rPr>
        <w:t xml:space="preserve"> DR0 hingga DR3 digunakan untuk alamat-alamat </w:t>
      </w:r>
      <w:r w:rsidRPr="00610384">
        <w:rPr>
          <w:i/>
          <w:iCs/>
          <w:sz w:val="24"/>
          <w:szCs w:val="24"/>
        </w:rPr>
        <w:t>breakpoint</w:t>
      </w:r>
      <w:r w:rsidRPr="00610384">
        <w:rPr>
          <w:sz w:val="24"/>
          <w:szCs w:val="24"/>
        </w:rPr>
        <w:t xml:space="preserve"> sehingga kita dapat memakai hanya sampai 4 </w:t>
      </w:r>
      <w:r w:rsidRPr="00610384">
        <w:rPr>
          <w:i/>
          <w:iCs/>
          <w:sz w:val="24"/>
          <w:szCs w:val="24"/>
        </w:rPr>
        <w:t>hardware breakpoint</w:t>
      </w:r>
      <w:r w:rsidRPr="00610384">
        <w:rPr>
          <w:sz w:val="24"/>
          <w:szCs w:val="24"/>
        </w:rPr>
        <w:t xml:space="preserve"> pada saat yang bersamaan. </w:t>
      </w:r>
      <w:r w:rsidRPr="00610384">
        <w:rPr>
          <w:i/>
          <w:iCs/>
          <w:sz w:val="24"/>
          <w:szCs w:val="24"/>
        </w:rPr>
        <w:t>Register</w:t>
      </w:r>
      <w:r w:rsidRPr="00610384">
        <w:rPr>
          <w:sz w:val="24"/>
          <w:szCs w:val="24"/>
        </w:rPr>
        <w:t xml:space="preserve"> DR4 hingga DR5 sudah </w:t>
      </w:r>
      <w:r w:rsidR="00202C41">
        <w:rPr>
          <w:sz w:val="24"/>
          <w:szCs w:val="24"/>
        </w:rPr>
        <w:t>digunakan</w:t>
      </w:r>
      <w:r w:rsidRPr="00610384">
        <w:rPr>
          <w:sz w:val="24"/>
          <w:szCs w:val="24"/>
        </w:rPr>
        <w:t xml:space="preserve">, dan DR6 digunakan untuk status </w:t>
      </w:r>
      <w:r w:rsidRPr="00610384">
        <w:rPr>
          <w:i/>
          <w:iCs/>
          <w:sz w:val="24"/>
          <w:szCs w:val="24"/>
        </w:rPr>
        <w:t>register</w:t>
      </w:r>
      <w:r w:rsidRPr="00610384">
        <w:rPr>
          <w:sz w:val="24"/>
          <w:szCs w:val="24"/>
        </w:rPr>
        <w:t xml:space="preserve">, yang menentukan tipe </w:t>
      </w:r>
      <w:r w:rsidRPr="00610384">
        <w:rPr>
          <w:i/>
          <w:iCs/>
          <w:sz w:val="24"/>
          <w:szCs w:val="24"/>
        </w:rPr>
        <w:t>debugging event</w:t>
      </w:r>
      <w:r w:rsidRPr="00610384">
        <w:rPr>
          <w:sz w:val="24"/>
          <w:szCs w:val="24"/>
        </w:rPr>
        <w:t xml:space="preserve"> yang di-</w:t>
      </w:r>
      <w:r w:rsidRPr="00610384">
        <w:rPr>
          <w:i/>
          <w:iCs/>
          <w:sz w:val="24"/>
          <w:szCs w:val="24"/>
        </w:rPr>
        <w:t>trigger</w:t>
      </w:r>
      <w:r w:rsidRPr="00610384">
        <w:rPr>
          <w:sz w:val="24"/>
          <w:szCs w:val="24"/>
        </w:rPr>
        <w:t xml:space="preserve"> saat </w:t>
      </w:r>
      <w:r w:rsidRPr="00610384">
        <w:rPr>
          <w:i/>
          <w:iCs/>
          <w:sz w:val="24"/>
          <w:szCs w:val="24"/>
        </w:rPr>
        <w:t>breakpoint</w:t>
      </w:r>
      <w:r w:rsidRPr="00610384">
        <w:rPr>
          <w:sz w:val="24"/>
          <w:szCs w:val="24"/>
        </w:rPr>
        <w:t xml:space="preserve"> ditemukan. </w:t>
      </w:r>
      <w:r w:rsidRPr="00610384">
        <w:rPr>
          <w:i/>
          <w:iCs/>
          <w:sz w:val="24"/>
          <w:szCs w:val="24"/>
        </w:rPr>
        <w:t>Debug register</w:t>
      </w:r>
      <w:r w:rsidRPr="00610384">
        <w:rPr>
          <w:sz w:val="24"/>
          <w:szCs w:val="24"/>
        </w:rPr>
        <w:t xml:space="preserve"> DR7 merupakan bagian penting dari </w:t>
      </w:r>
      <w:r w:rsidRPr="00610384">
        <w:rPr>
          <w:i/>
          <w:iCs/>
          <w:sz w:val="24"/>
          <w:szCs w:val="24"/>
        </w:rPr>
        <w:t>hardware breakpoint</w:t>
      </w:r>
      <w:r w:rsidRPr="00610384">
        <w:rPr>
          <w:sz w:val="24"/>
          <w:szCs w:val="24"/>
        </w:rPr>
        <w:t xml:space="preserve"> berisi </w:t>
      </w:r>
      <w:r w:rsidRPr="00610384">
        <w:rPr>
          <w:i/>
          <w:iCs/>
          <w:sz w:val="24"/>
          <w:szCs w:val="24"/>
        </w:rPr>
        <w:t>switch on/off</w:t>
      </w:r>
      <w:r w:rsidRPr="00610384">
        <w:rPr>
          <w:sz w:val="24"/>
          <w:szCs w:val="24"/>
        </w:rPr>
        <w:t xml:space="preserve"> bagi </w:t>
      </w:r>
      <w:r w:rsidRPr="00610384">
        <w:rPr>
          <w:i/>
          <w:iCs/>
          <w:sz w:val="24"/>
          <w:szCs w:val="24"/>
        </w:rPr>
        <w:t>hardware breakpoint</w:t>
      </w:r>
      <w:r w:rsidRPr="00610384">
        <w:rPr>
          <w:sz w:val="24"/>
          <w:szCs w:val="24"/>
        </w:rPr>
        <w:t xml:space="preserve"> dan juga menyimpan kondisi </w:t>
      </w:r>
      <w:r w:rsidRPr="00610384">
        <w:rPr>
          <w:i/>
          <w:iCs/>
          <w:sz w:val="24"/>
          <w:szCs w:val="24"/>
        </w:rPr>
        <w:t>breakpoint</w:t>
      </w:r>
      <w:r w:rsidRPr="00610384">
        <w:rPr>
          <w:sz w:val="24"/>
          <w:szCs w:val="24"/>
        </w:rPr>
        <w:t xml:space="preserve">. Dengan mengatur </w:t>
      </w:r>
      <w:r w:rsidRPr="00610384">
        <w:rPr>
          <w:i/>
          <w:iCs/>
          <w:sz w:val="24"/>
          <w:szCs w:val="24"/>
        </w:rPr>
        <w:t>flag</w:t>
      </w:r>
      <w:r w:rsidRPr="00610384">
        <w:rPr>
          <w:sz w:val="24"/>
          <w:szCs w:val="24"/>
        </w:rPr>
        <w:t xml:space="preserve"> tertentu di </w:t>
      </w:r>
      <w:r w:rsidRPr="00610384">
        <w:rPr>
          <w:i/>
          <w:iCs/>
          <w:sz w:val="24"/>
          <w:szCs w:val="24"/>
        </w:rPr>
        <w:t>register</w:t>
      </w:r>
      <w:r w:rsidRPr="00610384">
        <w:rPr>
          <w:sz w:val="24"/>
          <w:szCs w:val="24"/>
        </w:rPr>
        <w:t xml:space="preserve"> DR7, kita dapat membuat </w:t>
      </w:r>
      <w:r w:rsidRPr="00610384">
        <w:rPr>
          <w:i/>
          <w:iCs/>
          <w:sz w:val="24"/>
          <w:szCs w:val="24"/>
        </w:rPr>
        <w:t>breakpoint</w:t>
      </w:r>
      <w:r w:rsidRPr="00610384">
        <w:rPr>
          <w:sz w:val="24"/>
          <w:szCs w:val="24"/>
        </w:rPr>
        <w:t xml:space="preserve"> dengan kondisi berikut:</w:t>
      </w:r>
    </w:p>
    <w:p w14:paraId="66CCCABF" w14:textId="77777777" w:rsidR="003170E8" w:rsidRPr="00610384" w:rsidRDefault="003170E8" w:rsidP="008F3623">
      <w:pPr>
        <w:pStyle w:val="ListParagraph"/>
        <w:numPr>
          <w:ilvl w:val="0"/>
          <w:numId w:val="42"/>
        </w:numPr>
        <w:spacing w:line="360" w:lineRule="auto"/>
        <w:jc w:val="both"/>
        <w:rPr>
          <w:rFonts w:eastAsia="Times New Roman" w:cs="Times New Roman"/>
          <w:b w:val="0"/>
          <w:szCs w:val="24"/>
        </w:rPr>
      </w:pPr>
      <w:r w:rsidRPr="00610384">
        <w:rPr>
          <w:b w:val="0"/>
          <w:i/>
          <w:szCs w:val="24"/>
        </w:rPr>
        <w:t>Break</w:t>
      </w:r>
      <w:r w:rsidRPr="00610384">
        <w:rPr>
          <w:b w:val="0"/>
          <w:szCs w:val="24"/>
        </w:rPr>
        <w:t xml:space="preserve"> ketika instruksi di eksekusi pada alamat tertentu.</w:t>
      </w:r>
    </w:p>
    <w:p w14:paraId="3D3352F6" w14:textId="77777777" w:rsidR="003170E8" w:rsidRPr="00610384" w:rsidRDefault="003170E8" w:rsidP="008F3623">
      <w:pPr>
        <w:pStyle w:val="ListParagraph"/>
        <w:numPr>
          <w:ilvl w:val="0"/>
          <w:numId w:val="42"/>
        </w:numPr>
        <w:spacing w:line="360" w:lineRule="auto"/>
        <w:jc w:val="both"/>
        <w:rPr>
          <w:rFonts w:eastAsia="Times New Roman" w:cs="Times New Roman"/>
          <w:b w:val="0"/>
          <w:szCs w:val="24"/>
        </w:rPr>
      </w:pPr>
      <w:r w:rsidRPr="00610384">
        <w:rPr>
          <w:b w:val="0"/>
          <w:i/>
          <w:szCs w:val="24"/>
        </w:rPr>
        <w:t>Break</w:t>
      </w:r>
      <w:r w:rsidRPr="00610384">
        <w:rPr>
          <w:b w:val="0"/>
          <w:szCs w:val="24"/>
        </w:rPr>
        <w:t xml:space="preserve"> ketika data ditulis ke sebuah alamat.</w:t>
      </w:r>
    </w:p>
    <w:p w14:paraId="33E74A2D" w14:textId="6C57BCE1" w:rsidR="00EA520C" w:rsidRPr="00C5046F" w:rsidRDefault="003170E8" w:rsidP="008F3623">
      <w:pPr>
        <w:pStyle w:val="ListParagraph"/>
        <w:numPr>
          <w:ilvl w:val="0"/>
          <w:numId w:val="42"/>
        </w:numPr>
        <w:spacing w:line="360" w:lineRule="auto"/>
        <w:jc w:val="both"/>
        <w:rPr>
          <w:rFonts w:eastAsia="Times New Roman" w:cs="Times New Roman"/>
          <w:b w:val="0"/>
          <w:szCs w:val="24"/>
        </w:rPr>
      </w:pPr>
      <w:r w:rsidRPr="00610384">
        <w:rPr>
          <w:b w:val="0"/>
          <w:i/>
          <w:szCs w:val="24"/>
        </w:rPr>
        <w:t>Break</w:t>
      </w:r>
      <w:r w:rsidRPr="00610384">
        <w:rPr>
          <w:b w:val="0"/>
          <w:szCs w:val="24"/>
        </w:rPr>
        <w:t xml:space="preserve"> untuk membaca atau menulis ke alamat tertentu namun tidak di eksekusi.</w:t>
      </w:r>
    </w:p>
    <w:p w14:paraId="7CF5F21B" w14:textId="77777777" w:rsidR="00C5046F" w:rsidRPr="00C5046F" w:rsidRDefault="00C5046F" w:rsidP="00C5046F">
      <w:pPr>
        <w:pStyle w:val="ListParagraph"/>
        <w:spacing w:line="360" w:lineRule="auto"/>
        <w:jc w:val="both"/>
        <w:rPr>
          <w:rFonts w:eastAsia="Times New Roman" w:cs="Times New Roman"/>
          <w:b w:val="0"/>
          <w:szCs w:val="24"/>
        </w:rPr>
      </w:pPr>
    </w:p>
    <w:p w14:paraId="203AD390" w14:textId="79CBB883" w:rsidR="007B4CBA" w:rsidRPr="007D1FF5" w:rsidRDefault="007B4CBA" w:rsidP="008F3623">
      <w:pPr>
        <w:pStyle w:val="ListParagraph"/>
        <w:numPr>
          <w:ilvl w:val="2"/>
          <w:numId w:val="31"/>
        </w:numPr>
        <w:spacing w:before="240" w:after="0" w:line="360" w:lineRule="auto"/>
        <w:ind w:left="709"/>
        <w:jc w:val="both"/>
        <w:outlineLvl w:val="2"/>
        <w:rPr>
          <w:i/>
          <w:szCs w:val="24"/>
          <w:lang w:val="en-ID"/>
        </w:rPr>
      </w:pPr>
      <w:bookmarkStart w:id="138" w:name="_Toc522192762"/>
      <w:r w:rsidRPr="007D1FF5">
        <w:rPr>
          <w:i/>
          <w:szCs w:val="24"/>
          <w:lang w:val="en-ID"/>
        </w:rPr>
        <w:t>Memory Breakpoint</w:t>
      </w:r>
      <w:bookmarkEnd w:id="138"/>
    </w:p>
    <w:p w14:paraId="451CDC3F" w14:textId="77777777" w:rsidR="00724917" w:rsidRPr="00610384" w:rsidRDefault="00724917" w:rsidP="003170E8">
      <w:pPr>
        <w:spacing w:line="360" w:lineRule="auto"/>
        <w:jc w:val="both"/>
        <w:rPr>
          <w:sz w:val="24"/>
          <w:szCs w:val="24"/>
        </w:rPr>
      </w:pPr>
      <w:r w:rsidRPr="00610384">
        <w:rPr>
          <w:i/>
          <w:iCs/>
          <w:sz w:val="24"/>
          <w:szCs w:val="24"/>
        </w:rPr>
        <w:t>Memory breakpoint</w:t>
      </w:r>
      <w:r w:rsidRPr="00610384">
        <w:rPr>
          <w:sz w:val="24"/>
          <w:szCs w:val="24"/>
        </w:rPr>
        <w:t xml:space="preserve"> dilakukan dengan menentukan hak-hak akses pada suatu alamat memori sehingga ketika program itu berjalan, </w:t>
      </w:r>
      <w:r w:rsidRPr="00610384">
        <w:rPr>
          <w:i/>
          <w:iCs/>
          <w:sz w:val="24"/>
          <w:szCs w:val="24"/>
        </w:rPr>
        <w:t>memory breakpoint</w:t>
      </w:r>
      <w:r w:rsidRPr="00610384">
        <w:rPr>
          <w:sz w:val="24"/>
          <w:szCs w:val="24"/>
        </w:rPr>
        <w:t xml:space="preserve"> akan berusaha mengakses memori yang sebenarnya tidak bisa diaksesnya, disebut dengan </w:t>
      </w:r>
      <w:r w:rsidRPr="00610384">
        <w:rPr>
          <w:i/>
          <w:iCs/>
          <w:sz w:val="24"/>
          <w:szCs w:val="24"/>
        </w:rPr>
        <w:t>access violation</w:t>
      </w:r>
      <w:r w:rsidRPr="00610384">
        <w:rPr>
          <w:sz w:val="24"/>
          <w:szCs w:val="24"/>
        </w:rPr>
        <w:t xml:space="preserve">. </w:t>
      </w:r>
      <w:r w:rsidRPr="00610384">
        <w:rPr>
          <w:i/>
          <w:iCs/>
          <w:sz w:val="24"/>
          <w:szCs w:val="24"/>
        </w:rPr>
        <w:t>Access violation</w:t>
      </w:r>
      <w:r w:rsidRPr="00610384">
        <w:rPr>
          <w:sz w:val="24"/>
          <w:szCs w:val="24"/>
        </w:rPr>
        <w:t xml:space="preserve"> akan ditangkap, kemudian di-</w:t>
      </w:r>
      <w:r w:rsidRPr="00610384">
        <w:rPr>
          <w:i/>
          <w:iCs/>
          <w:sz w:val="24"/>
          <w:szCs w:val="24"/>
        </w:rPr>
        <w:t>set</w:t>
      </w:r>
      <w:r w:rsidRPr="00610384">
        <w:rPr>
          <w:sz w:val="24"/>
          <w:szCs w:val="24"/>
        </w:rPr>
        <w:t xml:space="preserve"> level hak akses memori lebih tinggi dari hak akses yang harusnya bisa dilakukan setelah itu akan dikembalikan hak akses level nya ke level yang bisa dibaca program. Ketika </w:t>
      </w:r>
      <w:r w:rsidRPr="00610384">
        <w:rPr>
          <w:i/>
          <w:iCs/>
          <w:sz w:val="24"/>
          <w:szCs w:val="24"/>
        </w:rPr>
        <w:t>debugger</w:t>
      </w:r>
      <w:r w:rsidRPr="00610384">
        <w:rPr>
          <w:sz w:val="24"/>
          <w:szCs w:val="24"/>
        </w:rPr>
        <w:t xml:space="preserve"> mengatur </w:t>
      </w:r>
      <w:r w:rsidRPr="00610384">
        <w:rPr>
          <w:i/>
          <w:iCs/>
          <w:sz w:val="24"/>
          <w:szCs w:val="24"/>
        </w:rPr>
        <w:t>memory breakpoint</w:t>
      </w:r>
      <w:r w:rsidRPr="00610384">
        <w:rPr>
          <w:sz w:val="24"/>
          <w:szCs w:val="24"/>
        </w:rPr>
        <w:t xml:space="preserve">, maka akan mengubah izin pada wilayah atau </w:t>
      </w:r>
      <w:r w:rsidRPr="00610384">
        <w:rPr>
          <w:i/>
          <w:iCs/>
          <w:sz w:val="24"/>
          <w:szCs w:val="24"/>
        </w:rPr>
        <w:t>page</w:t>
      </w:r>
      <w:r w:rsidRPr="00610384">
        <w:rPr>
          <w:sz w:val="24"/>
          <w:szCs w:val="24"/>
        </w:rPr>
        <w:t xml:space="preserve"> dari memori. </w:t>
      </w:r>
      <w:r w:rsidRPr="00610384">
        <w:rPr>
          <w:i/>
          <w:iCs/>
          <w:sz w:val="24"/>
          <w:szCs w:val="24"/>
        </w:rPr>
        <w:t>Memory</w:t>
      </w:r>
      <w:r w:rsidRPr="00610384">
        <w:rPr>
          <w:sz w:val="24"/>
          <w:szCs w:val="24"/>
        </w:rPr>
        <w:t xml:space="preserve"> </w:t>
      </w:r>
      <w:r w:rsidRPr="00610384">
        <w:rPr>
          <w:i/>
          <w:iCs/>
          <w:sz w:val="24"/>
          <w:szCs w:val="24"/>
        </w:rPr>
        <w:t>page</w:t>
      </w:r>
      <w:r w:rsidRPr="00610384">
        <w:rPr>
          <w:sz w:val="24"/>
          <w:szCs w:val="24"/>
        </w:rPr>
        <w:t xml:space="preserve"> adalah bagian terkecil dari memori yang mengoperasikan </w:t>
      </w:r>
      <w:r w:rsidRPr="00610384">
        <w:rPr>
          <w:i/>
          <w:iCs/>
          <w:sz w:val="24"/>
          <w:szCs w:val="24"/>
        </w:rPr>
        <w:t>handle</w:t>
      </w:r>
      <w:r w:rsidRPr="00610384">
        <w:rPr>
          <w:sz w:val="24"/>
          <w:szCs w:val="24"/>
        </w:rPr>
        <w:t xml:space="preserve"> sistem. </w:t>
      </w:r>
      <w:r w:rsidRPr="00610384">
        <w:rPr>
          <w:i/>
          <w:iCs/>
          <w:sz w:val="24"/>
          <w:szCs w:val="24"/>
        </w:rPr>
        <w:t xml:space="preserve">Memory page </w:t>
      </w:r>
      <w:r w:rsidRPr="00610384">
        <w:rPr>
          <w:sz w:val="24"/>
          <w:szCs w:val="24"/>
        </w:rPr>
        <w:t xml:space="preserve">juga harus memiliki izin akses agar dapat dialokasikan. Beberapa contoh izin </w:t>
      </w:r>
      <w:r w:rsidRPr="00610384">
        <w:rPr>
          <w:i/>
          <w:iCs/>
          <w:sz w:val="24"/>
          <w:szCs w:val="24"/>
        </w:rPr>
        <w:t xml:space="preserve">memory page </w:t>
      </w:r>
      <w:r w:rsidRPr="00610384">
        <w:rPr>
          <w:sz w:val="24"/>
          <w:szCs w:val="24"/>
        </w:rPr>
        <w:t>adalah sebagai berikut:</w:t>
      </w:r>
    </w:p>
    <w:p w14:paraId="7F3A3FDD" w14:textId="77777777" w:rsidR="00724917" w:rsidRPr="00610384" w:rsidRDefault="00724917" w:rsidP="008F3623">
      <w:pPr>
        <w:pStyle w:val="ListParagraph"/>
        <w:numPr>
          <w:ilvl w:val="0"/>
          <w:numId w:val="7"/>
        </w:numPr>
        <w:spacing w:line="360" w:lineRule="auto"/>
        <w:jc w:val="both"/>
        <w:rPr>
          <w:rFonts w:eastAsia="Times New Roman" w:cs="Times New Roman"/>
          <w:b w:val="0"/>
          <w:szCs w:val="24"/>
        </w:rPr>
      </w:pPr>
      <w:r w:rsidRPr="00610384">
        <w:rPr>
          <w:b w:val="0"/>
          <w:szCs w:val="24"/>
        </w:rPr>
        <w:t xml:space="preserve">Eksekusi </w:t>
      </w:r>
      <w:r w:rsidRPr="00610384">
        <w:rPr>
          <w:b w:val="0"/>
          <w:i/>
          <w:szCs w:val="24"/>
        </w:rPr>
        <w:t>page</w:t>
      </w:r>
      <w:r w:rsidRPr="00610384">
        <w:rPr>
          <w:rFonts w:eastAsia="Times New Roman" w:cs="Times New Roman"/>
          <w:b w:val="0"/>
          <w:szCs w:val="24"/>
        </w:rPr>
        <w:t xml:space="preserve"> </w:t>
      </w:r>
      <w:r w:rsidRPr="00610384">
        <w:rPr>
          <w:b w:val="0"/>
          <w:szCs w:val="24"/>
        </w:rPr>
        <w:t xml:space="preserve">merupakan izin untuk melakukan eksekusi meskipun hal tersebut menjadi pelanggaran akses ketika proses membaca atau menulis ke </w:t>
      </w:r>
      <w:r w:rsidRPr="00610384">
        <w:rPr>
          <w:b w:val="0"/>
          <w:i/>
          <w:szCs w:val="24"/>
        </w:rPr>
        <w:t>page</w:t>
      </w:r>
      <w:r w:rsidRPr="00610384">
        <w:rPr>
          <w:rFonts w:eastAsia="Times New Roman" w:cs="Times New Roman"/>
          <w:b w:val="0"/>
          <w:szCs w:val="24"/>
        </w:rPr>
        <w:t>.</w:t>
      </w:r>
    </w:p>
    <w:p w14:paraId="78B0FF76" w14:textId="77777777" w:rsidR="00724917" w:rsidRPr="00610384" w:rsidRDefault="00724917" w:rsidP="008F3623">
      <w:pPr>
        <w:pStyle w:val="ListParagraph"/>
        <w:numPr>
          <w:ilvl w:val="0"/>
          <w:numId w:val="7"/>
        </w:numPr>
        <w:spacing w:line="360" w:lineRule="auto"/>
        <w:jc w:val="both"/>
        <w:rPr>
          <w:rFonts w:eastAsia="Times New Roman" w:cs="Times New Roman"/>
          <w:b w:val="0"/>
          <w:szCs w:val="24"/>
        </w:rPr>
      </w:pPr>
      <w:r w:rsidRPr="00610384">
        <w:rPr>
          <w:b w:val="0"/>
          <w:szCs w:val="24"/>
        </w:rPr>
        <w:t xml:space="preserve">Membaca </w:t>
      </w:r>
      <w:r w:rsidRPr="00610384">
        <w:rPr>
          <w:b w:val="0"/>
          <w:i/>
          <w:szCs w:val="24"/>
        </w:rPr>
        <w:t>page</w:t>
      </w:r>
      <w:r w:rsidRPr="00610384">
        <w:rPr>
          <w:b w:val="0"/>
          <w:szCs w:val="24"/>
        </w:rPr>
        <w:t xml:space="preserve"> merupakan izin proses untuk membaca dari </w:t>
      </w:r>
      <w:r w:rsidRPr="00610384">
        <w:rPr>
          <w:b w:val="0"/>
          <w:i/>
          <w:szCs w:val="24"/>
        </w:rPr>
        <w:t>page</w:t>
      </w:r>
      <w:r w:rsidRPr="00610384">
        <w:rPr>
          <w:rFonts w:eastAsia="Times New Roman" w:cs="Times New Roman"/>
          <w:b w:val="0"/>
          <w:szCs w:val="24"/>
        </w:rPr>
        <w:t>.</w:t>
      </w:r>
    </w:p>
    <w:p w14:paraId="44EC516C" w14:textId="77777777" w:rsidR="00724917" w:rsidRPr="00610384" w:rsidRDefault="00724917" w:rsidP="008F3623">
      <w:pPr>
        <w:pStyle w:val="ListParagraph"/>
        <w:numPr>
          <w:ilvl w:val="0"/>
          <w:numId w:val="7"/>
        </w:numPr>
        <w:spacing w:line="360" w:lineRule="auto"/>
        <w:jc w:val="both"/>
        <w:rPr>
          <w:rFonts w:eastAsia="Times New Roman" w:cs="Times New Roman"/>
          <w:b w:val="0"/>
          <w:szCs w:val="24"/>
        </w:rPr>
      </w:pPr>
      <w:r w:rsidRPr="00610384">
        <w:rPr>
          <w:b w:val="0"/>
          <w:szCs w:val="24"/>
        </w:rPr>
        <w:t xml:space="preserve">Menulis </w:t>
      </w:r>
      <w:r w:rsidRPr="00610384">
        <w:rPr>
          <w:b w:val="0"/>
          <w:i/>
          <w:szCs w:val="24"/>
        </w:rPr>
        <w:t>page</w:t>
      </w:r>
      <w:r w:rsidRPr="00610384">
        <w:rPr>
          <w:b w:val="0"/>
          <w:szCs w:val="24"/>
        </w:rPr>
        <w:t xml:space="preserve"> merupakan izin proses untuk ditulis ke </w:t>
      </w:r>
      <w:r w:rsidRPr="00610384">
        <w:rPr>
          <w:b w:val="0"/>
          <w:i/>
          <w:szCs w:val="24"/>
        </w:rPr>
        <w:t>page</w:t>
      </w:r>
      <w:r w:rsidRPr="00610384">
        <w:rPr>
          <w:rFonts w:eastAsia="Times New Roman" w:cs="Times New Roman"/>
          <w:b w:val="0"/>
          <w:szCs w:val="24"/>
        </w:rPr>
        <w:t>.</w:t>
      </w:r>
    </w:p>
    <w:p w14:paraId="4E308319" w14:textId="5D953DF6" w:rsidR="00E775B5" w:rsidRPr="00E775B5" w:rsidRDefault="003170E8" w:rsidP="008F3623">
      <w:pPr>
        <w:pStyle w:val="ListParagraph"/>
        <w:numPr>
          <w:ilvl w:val="0"/>
          <w:numId w:val="7"/>
        </w:numPr>
        <w:spacing w:after="0" w:line="360" w:lineRule="auto"/>
        <w:jc w:val="both"/>
        <w:rPr>
          <w:rFonts w:eastAsia="Times New Roman" w:cs="Times New Roman"/>
          <w:b w:val="0"/>
          <w:szCs w:val="24"/>
        </w:rPr>
      </w:pPr>
      <w:r w:rsidRPr="00610384">
        <w:rPr>
          <w:b w:val="0"/>
          <w:i/>
          <w:szCs w:val="24"/>
        </w:rPr>
        <w:lastRenderedPageBreak/>
        <w:t>Guard</w:t>
      </w:r>
      <w:r w:rsidRPr="00610384">
        <w:rPr>
          <w:b w:val="0"/>
          <w:szCs w:val="24"/>
        </w:rPr>
        <w:t xml:space="preserve"> </w:t>
      </w:r>
      <w:r w:rsidRPr="00610384">
        <w:rPr>
          <w:b w:val="0"/>
          <w:i/>
          <w:szCs w:val="24"/>
        </w:rPr>
        <w:t>page</w:t>
      </w:r>
      <w:r w:rsidRPr="00610384">
        <w:rPr>
          <w:b w:val="0"/>
          <w:szCs w:val="24"/>
        </w:rPr>
        <w:t xml:space="preserve"> </w:t>
      </w:r>
      <w:r w:rsidR="004C39DF">
        <w:rPr>
          <w:b w:val="0"/>
          <w:szCs w:val="24"/>
        </w:rPr>
        <w:t xml:space="preserve">adalah suatu </w:t>
      </w:r>
      <w:r w:rsidR="004C39DF" w:rsidRPr="00C81837">
        <w:rPr>
          <w:b w:val="0"/>
          <w:i/>
          <w:szCs w:val="24"/>
        </w:rPr>
        <w:t>page</w:t>
      </w:r>
      <w:r w:rsidR="004C39DF">
        <w:rPr>
          <w:b w:val="0"/>
          <w:szCs w:val="24"/>
        </w:rPr>
        <w:t xml:space="preserve"> yang di</w:t>
      </w:r>
      <w:r w:rsidR="007E10C7">
        <w:rPr>
          <w:b w:val="0"/>
          <w:szCs w:val="24"/>
        </w:rPr>
        <w:t>-</w:t>
      </w:r>
      <w:r w:rsidR="004C39DF" w:rsidRPr="007E10C7">
        <w:rPr>
          <w:b w:val="0"/>
          <w:i/>
          <w:szCs w:val="24"/>
        </w:rPr>
        <w:t>set</w:t>
      </w:r>
      <w:r w:rsidR="004C39DF">
        <w:rPr>
          <w:b w:val="0"/>
          <w:szCs w:val="24"/>
        </w:rPr>
        <w:t xml:space="preserve"> oleh </w:t>
      </w:r>
      <w:r w:rsidR="004C39DF" w:rsidRPr="00C81837">
        <w:rPr>
          <w:b w:val="0"/>
          <w:i/>
          <w:szCs w:val="24"/>
        </w:rPr>
        <w:t>debugger</w:t>
      </w:r>
      <w:r w:rsidR="004C39DF">
        <w:rPr>
          <w:b w:val="0"/>
          <w:szCs w:val="24"/>
        </w:rPr>
        <w:t xml:space="preserve"> dengan hak akses yang lebih tinggi dari </w:t>
      </w:r>
      <w:r w:rsidR="004C39DF" w:rsidRPr="00C81837">
        <w:rPr>
          <w:b w:val="0"/>
          <w:i/>
          <w:szCs w:val="24"/>
        </w:rPr>
        <w:t>user</w:t>
      </w:r>
      <w:r w:rsidR="004C39DF">
        <w:rPr>
          <w:b w:val="0"/>
          <w:szCs w:val="24"/>
        </w:rPr>
        <w:t xml:space="preserve"> program sehingga ketika </w:t>
      </w:r>
      <w:r w:rsidR="004C39DF" w:rsidRPr="00C81837">
        <w:rPr>
          <w:b w:val="0"/>
          <w:i/>
          <w:szCs w:val="24"/>
        </w:rPr>
        <w:t>page</w:t>
      </w:r>
      <w:r w:rsidR="004C39DF">
        <w:rPr>
          <w:b w:val="0"/>
          <w:szCs w:val="24"/>
        </w:rPr>
        <w:t xml:space="preserve"> tersebut diakses oleh piranti lunak yang sedang dianalisis akan terjadi </w:t>
      </w:r>
      <w:r w:rsidR="004C39DF" w:rsidRPr="00C81837">
        <w:rPr>
          <w:b w:val="0"/>
          <w:i/>
          <w:szCs w:val="24"/>
        </w:rPr>
        <w:t>exception</w:t>
      </w:r>
      <w:r w:rsidR="004C39DF">
        <w:rPr>
          <w:b w:val="0"/>
          <w:szCs w:val="24"/>
        </w:rPr>
        <w:t>.</w:t>
      </w:r>
      <w:r w:rsidR="00C81837">
        <w:rPr>
          <w:b w:val="0"/>
          <w:szCs w:val="24"/>
        </w:rPr>
        <w:t xml:space="preserve"> </w:t>
      </w:r>
      <w:r w:rsidR="004C39DF" w:rsidRPr="00C81837">
        <w:rPr>
          <w:b w:val="0"/>
          <w:i/>
          <w:szCs w:val="24"/>
        </w:rPr>
        <w:t>Exception</w:t>
      </w:r>
      <w:r w:rsidR="004C39DF">
        <w:rPr>
          <w:b w:val="0"/>
          <w:szCs w:val="24"/>
        </w:rPr>
        <w:t xml:space="preserve"> ini akan ditangani oleh </w:t>
      </w:r>
      <w:r w:rsidR="004C39DF" w:rsidRPr="00C81837">
        <w:rPr>
          <w:b w:val="0"/>
          <w:i/>
          <w:szCs w:val="24"/>
        </w:rPr>
        <w:t>debugger</w:t>
      </w:r>
      <w:r w:rsidR="004C39DF">
        <w:rPr>
          <w:b w:val="0"/>
          <w:szCs w:val="24"/>
        </w:rPr>
        <w:t xml:space="preserve"> dan untuk melanjutkan eksekusi </w:t>
      </w:r>
      <w:r w:rsidR="004C39DF" w:rsidRPr="00C81837">
        <w:rPr>
          <w:b w:val="0"/>
          <w:i/>
          <w:szCs w:val="24"/>
        </w:rPr>
        <w:t>guard</w:t>
      </w:r>
      <w:r w:rsidR="004C39DF">
        <w:rPr>
          <w:b w:val="0"/>
          <w:szCs w:val="24"/>
        </w:rPr>
        <w:t xml:space="preserve"> </w:t>
      </w:r>
      <w:r w:rsidR="004C39DF" w:rsidRPr="00C81837">
        <w:rPr>
          <w:b w:val="0"/>
          <w:i/>
          <w:szCs w:val="24"/>
        </w:rPr>
        <w:t>page</w:t>
      </w:r>
      <w:r w:rsidR="004C39DF">
        <w:rPr>
          <w:b w:val="0"/>
          <w:szCs w:val="24"/>
        </w:rPr>
        <w:t xml:space="preserve"> akan dikembalikan </w:t>
      </w:r>
      <w:r w:rsidR="00C81837" w:rsidRPr="00C81837">
        <w:rPr>
          <w:b w:val="0"/>
          <w:i/>
          <w:szCs w:val="24"/>
        </w:rPr>
        <w:t>privilege</w:t>
      </w:r>
      <w:r w:rsidR="00C81837">
        <w:rPr>
          <w:b w:val="0"/>
          <w:szCs w:val="24"/>
        </w:rPr>
        <w:t>-</w:t>
      </w:r>
      <w:r w:rsidR="004C39DF">
        <w:rPr>
          <w:b w:val="0"/>
          <w:szCs w:val="24"/>
        </w:rPr>
        <w:t xml:space="preserve">nya dengan </w:t>
      </w:r>
      <w:r w:rsidR="004C39DF" w:rsidRPr="00C81837">
        <w:rPr>
          <w:b w:val="0"/>
          <w:i/>
          <w:szCs w:val="24"/>
        </w:rPr>
        <w:t>privilege</w:t>
      </w:r>
      <w:r w:rsidR="004C39DF">
        <w:rPr>
          <w:b w:val="0"/>
          <w:szCs w:val="24"/>
        </w:rPr>
        <w:t xml:space="preserve"> y</w:t>
      </w:r>
      <w:r w:rsidR="00C81837">
        <w:rPr>
          <w:b w:val="0"/>
          <w:szCs w:val="24"/>
        </w:rPr>
        <w:t>a</w:t>
      </w:r>
      <w:r w:rsidR="004C39DF">
        <w:rPr>
          <w:b w:val="0"/>
          <w:szCs w:val="24"/>
        </w:rPr>
        <w:t>ng sama d</w:t>
      </w:r>
      <w:r w:rsidR="00C81837">
        <w:rPr>
          <w:b w:val="0"/>
          <w:szCs w:val="24"/>
        </w:rPr>
        <w:t>en</w:t>
      </w:r>
      <w:r w:rsidR="004C39DF">
        <w:rPr>
          <w:b w:val="0"/>
          <w:szCs w:val="24"/>
        </w:rPr>
        <w:t xml:space="preserve">gan </w:t>
      </w:r>
      <w:r w:rsidR="004C39DF" w:rsidRPr="00C81837">
        <w:rPr>
          <w:b w:val="0"/>
          <w:i/>
          <w:szCs w:val="24"/>
        </w:rPr>
        <w:t>user</w:t>
      </w:r>
      <w:r w:rsidR="004C39DF">
        <w:rPr>
          <w:b w:val="0"/>
          <w:szCs w:val="24"/>
        </w:rPr>
        <w:t xml:space="preserve"> program.</w:t>
      </w:r>
    </w:p>
    <w:p w14:paraId="776E14B9" w14:textId="77777777" w:rsidR="00C5046F" w:rsidRPr="00E775B5" w:rsidRDefault="00C5046F" w:rsidP="00E775B5">
      <w:pPr>
        <w:pStyle w:val="ListParagraph"/>
        <w:spacing w:after="0" w:line="360" w:lineRule="auto"/>
        <w:jc w:val="both"/>
        <w:rPr>
          <w:rFonts w:eastAsia="Times New Roman" w:cs="Times New Roman"/>
          <w:b w:val="0"/>
          <w:szCs w:val="24"/>
        </w:rPr>
      </w:pPr>
    </w:p>
    <w:p w14:paraId="1AB80B45" w14:textId="5519FF92" w:rsidR="00541F31" w:rsidRPr="007D1FF5" w:rsidRDefault="00541F31" w:rsidP="008F3623">
      <w:pPr>
        <w:pStyle w:val="ListParagraph"/>
        <w:numPr>
          <w:ilvl w:val="1"/>
          <w:numId w:val="31"/>
        </w:numPr>
        <w:spacing w:before="240" w:line="360" w:lineRule="auto"/>
        <w:ind w:left="426" w:hanging="426"/>
        <w:jc w:val="both"/>
        <w:outlineLvl w:val="1"/>
        <w:rPr>
          <w:i/>
          <w:szCs w:val="24"/>
          <w:lang w:val="en-ID"/>
        </w:rPr>
      </w:pPr>
      <w:bookmarkStart w:id="139" w:name="_Toc522192763"/>
      <w:r w:rsidRPr="007D1FF5">
        <w:rPr>
          <w:szCs w:val="24"/>
          <w:lang w:val="en-ID"/>
        </w:rPr>
        <w:t xml:space="preserve">Konsep </w:t>
      </w:r>
      <w:r w:rsidRPr="007D1FF5">
        <w:rPr>
          <w:i/>
          <w:szCs w:val="24"/>
          <w:lang w:val="en-ID"/>
        </w:rPr>
        <w:t>Memory Scanning</w:t>
      </w:r>
      <w:bookmarkEnd w:id="139"/>
    </w:p>
    <w:p w14:paraId="0E3ED349" w14:textId="130BEADF" w:rsidR="003170E8" w:rsidRPr="00610384" w:rsidRDefault="003170E8" w:rsidP="003170E8">
      <w:pPr>
        <w:spacing w:after="240" w:line="360" w:lineRule="auto"/>
        <w:jc w:val="both"/>
        <w:rPr>
          <w:sz w:val="24"/>
          <w:szCs w:val="24"/>
        </w:rPr>
      </w:pPr>
      <w:r w:rsidRPr="00610384">
        <w:rPr>
          <w:sz w:val="24"/>
          <w:szCs w:val="24"/>
        </w:rPr>
        <w:t>Manajemen memori pada Microsoft Windows</w:t>
      </w:r>
      <w:r w:rsidR="00904BEB">
        <w:rPr>
          <w:sz w:val="24"/>
          <w:szCs w:val="24"/>
        </w:rPr>
        <w:t xml:space="preserve"> NT</w:t>
      </w:r>
      <w:r w:rsidRPr="00610384">
        <w:rPr>
          <w:sz w:val="24"/>
          <w:szCs w:val="24"/>
        </w:rPr>
        <w:t xml:space="preserve"> dibangun pada fungsi yang sediakan </w:t>
      </w:r>
      <w:r w:rsidRPr="00610384">
        <w:rPr>
          <w:i/>
          <w:iCs/>
          <w:sz w:val="24"/>
          <w:szCs w:val="24"/>
        </w:rPr>
        <w:t>hardware</w:t>
      </w:r>
      <w:r w:rsidRPr="00610384">
        <w:rPr>
          <w:sz w:val="24"/>
          <w:szCs w:val="24"/>
        </w:rPr>
        <w:t xml:space="preserve">. Salah satu yang paling umum adalah konsep manajemen memori dari arsitektur Intel CPU IA-32. Menurut arsitektur ini memori diatur dalam </w:t>
      </w:r>
      <w:r w:rsidRPr="00610384">
        <w:rPr>
          <w:i/>
          <w:iCs/>
          <w:sz w:val="24"/>
          <w:szCs w:val="24"/>
        </w:rPr>
        <w:t>page</w:t>
      </w:r>
      <w:r w:rsidRPr="00610384">
        <w:rPr>
          <w:sz w:val="24"/>
          <w:szCs w:val="24"/>
        </w:rPr>
        <w:t xml:space="preserve"> berukuran 4096</w:t>
      </w:r>
      <w:r w:rsidRPr="00610384">
        <w:rPr>
          <w:i/>
          <w:iCs/>
          <w:sz w:val="24"/>
          <w:szCs w:val="24"/>
        </w:rPr>
        <w:t>byte</w:t>
      </w:r>
      <w:r w:rsidR="004C39DF">
        <w:rPr>
          <w:i/>
          <w:iCs/>
          <w:sz w:val="24"/>
          <w:szCs w:val="24"/>
        </w:rPr>
        <w:t xml:space="preserve"> </w:t>
      </w:r>
      <w:r w:rsidR="004C39DF" w:rsidRPr="00BC688D">
        <w:rPr>
          <w:iCs/>
          <w:sz w:val="24"/>
          <w:szCs w:val="24"/>
        </w:rPr>
        <w:t>dan</w:t>
      </w:r>
      <w:r w:rsidR="004C39DF">
        <w:rPr>
          <w:i/>
          <w:iCs/>
          <w:sz w:val="24"/>
          <w:szCs w:val="24"/>
        </w:rPr>
        <w:t xml:space="preserve"> </w:t>
      </w:r>
      <w:r w:rsidR="004C39DF" w:rsidRPr="00BC688D">
        <w:rPr>
          <w:iCs/>
          <w:sz w:val="24"/>
          <w:szCs w:val="24"/>
        </w:rPr>
        <w:t>4MB</w:t>
      </w:r>
      <w:sdt>
        <w:sdtPr>
          <w:rPr>
            <w:sz w:val="24"/>
            <w:szCs w:val="24"/>
          </w:rPr>
          <w:id w:val="-1093389379"/>
          <w:citation/>
        </w:sdtPr>
        <w:sdtEndPr/>
        <w:sdtContent>
          <w:r w:rsidRPr="00610384">
            <w:rPr>
              <w:sz w:val="24"/>
              <w:szCs w:val="24"/>
            </w:rPr>
            <w:fldChar w:fldCharType="begin"/>
          </w:r>
          <w:r w:rsidRPr="00610384">
            <w:rPr>
              <w:sz w:val="24"/>
              <w:szCs w:val="24"/>
              <w:lang w:val="en-GB"/>
            </w:rPr>
            <w:instrText xml:space="preserve"> CITATION Schuster \l 2057 </w:instrText>
          </w:r>
          <w:r w:rsidRPr="00610384">
            <w:rPr>
              <w:sz w:val="24"/>
              <w:szCs w:val="24"/>
            </w:rPr>
            <w:fldChar w:fldCharType="separate"/>
          </w:r>
          <w:r w:rsidR="008F1E94">
            <w:rPr>
              <w:noProof/>
              <w:sz w:val="24"/>
              <w:szCs w:val="24"/>
              <w:lang w:val="en-GB"/>
            </w:rPr>
            <w:t xml:space="preserve"> </w:t>
          </w:r>
          <w:r w:rsidR="008F1E94" w:rsidRPr="008F1E94">
            <w:rPr>
              <w:noProof/>
              <w:sz w:val="24"/>
              <w:szCs w:val="24"/>
              <w:lang w:val="en-GB"/>
            </w:rPr>
            <w:t>[26]</w:t>
          </w:r>
          <w:r w:rsidRPr="00610384">
            <w:rPr>
              <w:sz w:val="24"/>
              <w:szCs w:val="24"/>
            </w:rPr>
            <w:fldChar w:fldCharType="end"/>
          </w:r>
        </w:sdtContent>
      </w:sdt>
      <w:r w:rsidRPr="00610384">
        <w:rPr>
          <w:sz w:val="24"/>
          <w:szCs w:val="24"/>
        </w:rPr>
        <w:t xml:space="preserve">. </w:t>
      </w:r>
    </w:p>
    <w:p w14:paraId="5DD25623" w14:textId="574FB57C" w:rsidR="003170E8" w:rsidRPr="00610384" w:rsidRDefault="003170E8" w:rsidP="00904BEB">
      <w:pPr>
        <w:spacing w:after="240" w:line="360" w:lineRule="auto"/>
        <w:jc w:val="both"/>
        <w:rPr>
          <w:sz w:val="24"/>
          <w:szCs w:val="24"/>
        </w:rPr>
      </w:pPr>
      <w:r w:rsidRPr="00610384">
        <w:rPr>
          <w:i/>
          <w:sz w:val="24"/>
          <w:szCs w:val="24"/>
        </w:rPr>
        <w:t>Memory scanning</w:t>
      </w:r>
      <w:r w:rsidRPr="00610384">
        <w:rPr>
          <w:sz w:val="24"/>
          <w:szCs w:val="24"/>
        </w:rPr>
        <w:t xml:space="preserve"> dikelompokkan atas dua </w:t>
      </w:r>
      <w:r w:rsidRPr="00610384">
        <w:rPr>
          <w:i/>
          <w:sz w:val="24"/>
          <w:szCs w:val="24"/>
        </w:rPr>
        <w:t>mode</w:t>
      </w:r>
      <w:r w:rsidRPr="00610384">
        <w:rPr>
          <w:sz w:val="24"/>
          <w:szCs w:val="24"/>
        </w:rPr>
        <w:t xml:space="preserve"> yaitu </w:t>
      </w:r>
      <w:r w:rsidRPr="00610384">
        <w:rPr>
          <w:i/>
          <w:sz w:val="24"/>
          <w:szCs w:val="24"/>
        </w:rPr>
        <w:t>user-mode</w:t>
      </w:r>
      <w:r w:rsidRPr="00610384">
        <w:rPr>
          <w:sz w:val="24"/>
          <w:szCs w:val="24"/>
        </w:rPr>
        <w:t xml:space="preserve"> dan </w:t>
      </w:r>
      <w:r w:rsidRPr="00610384">
        <w:rPr>
          <w:i/>
          <w:sz w:val="24"/>
          <w:szCs w:val="24"/>
        </w:rPr>
        <w:t>kernel-mode</w:t>
      </w:r>
      <w:r w:rsidRPr="00610384">
        <w:rPr>
          <w:sz w:val="24"/>
          <w:szCs w:val="24"/>
        </w:rPr>
        <w:t xml:space="preserve">. </w:t>
      </w:r>
      <w:r w:rsidR="00904BEB">
        <w:rPr>
          <w:sz w:val="24"/>
          <w:szCs w:val="24"/>
        </w:rPr>
        <w:t xml:space="preserve">Penelitian ini fokus kepada </w:t>
      </w:r>
      <w:r w:rsidR="00904BEB" w:rsidRPr="00BC688D">
        <w:rPr>
          <w:i/>
          <w:sz w:val="24"/>
          <w:szCs w:val="24"/>
        </w:rPr>
        <w:t>user</w:t>
      </w:r>
      <w:r w:rsidR="00904BEB">
        <w:rPr>
          <w:sz w:val="24"/>
          <w:szCs w:val="24"/>
        </w:rPr>
        <w:t xml:space="preserve"> </w:t>
      </w:r>
      <w:r w:rsidR="00904BEB" w:rsidRPr="00BC688D">
        <w:rPr>
          <w:i/>
          <w:sz w:val="24"/>
          <w:szCs w:val="24"/>
        </w:rPr>
        <w:t>mode</w:t>
      </w:r>
      <w:r w:rsidR="00904BEB">
        <w:rPr>
          <w:sz w:val="24"/>
          <w:szCs w:val="24"/>
        </w:rPr>
        <w:t xml:space="preserve">. </w:t>
      </w:r>
      <w:r w:rsidRPr="00610384">
        <w:rPr>
          <w:sz w:val="24"/>
          <w:szCs w:val="24"/>
        </w:rPr>
        <w:t xml:space="preserve">Pada </w:t>
      </w:r>
      <w:r w:rsidRPr="00610384">
        <w:rPr>
          <w:i/>
          <w:iCs/>
          <w:sz w:val="24"/>
          <w:szCs w:val="24"/>
        </w:rPr>
        <w:t>user-mode</w:t>
      </w:r>
      <w:r w:rsidRPr="00610384">
        <w:rPr>
          <w:sz w:val="24"/>
          <w:szCs w:val="24"/>
        </w:rPr>
        <w:t xml:space="preserve">, cara mengakses data proses tertentu di memori adalah melalui API yang disebut </w:t>
      </w:r>
      <w:proofErr w:type="gramStart"/>
      <w:r w:rsidRPr="007E10C7">
        <w:rPr>
          <w:rFonts w:ascii="Courier New" w:hAnsi="Courier New" w:cs="Courier New"/>
          <w:sz w:val="24"/>
          <w:szCs w:val="24"/>
        </w:rPr>
        <w:t>ReadProcessMemory(</w:t>
      </w:r>
      <w:proofErr w:type="gramEnd"/>
      <w:r w:rsidRPr="007E10C7">
        <w:rPr>
          <w:rFonts w:ascii="Courier New" w:hAnsi="Courier New" w:cs="Courier New"/>
          <w:sz w:val="24"/>
          <w:szCs w:val="24"/>
        </w:rPr>
        <w:t>)</w:t>
      </w:r>
      <w:r w:rsidRPr="00610384">
        <w:rPr>
          <w:sz w:val="24"/>
          <w:szCs w:val="24"/>
        </w:rPr>
        <w:t xml:space="preserve">. API ini digunakan oleh </w:t>
      </w:r>
      <w:r w:rsidRPr="00610384">
        <w:rPr>
          <w:i/>
          <w:iCs/>
          <w:sz w:val="24"/>
          <w:szCs w:val="24"/>
        </w:rPr>
        <w:t>debugger</w:t>
      </w:r>
      <w:r w:rsidRPr="00610384">
        <w:rPr>
          <w:sz w:val="24"/>
          <w:szCs w:val="24"/>
        </w:rPr>
        <w:t xml:space="preserve"> untuk mengatur eksekusi dari program aplikasi yang dianalis</w:t>
      </w:r>
      <w:r w:rsidR="00904BEB">
        <w:rPr>
          <w:sz w:val="24"/>
          <w:szCs w:val="24"/>
        </w:rPr>
        <w:t>is</w:t>
      </w:r>
      <w:r w:rsidRPr="00610384">
        <w:rPr>
          <w:sz w:val="24"/>
          <w:szCs w:val="24"/>
        </w:rPr>
        <w:t xml:space="preserve"> oleh </w:t>
      </w:r>
      <w:r w:rsidRPr="00610384">
        <w:rPr>
          <w:i/>
          <w:iCs/>
          <w:sz w:val="24"/>
          <w:szCs w:val="24"/>
        </w:rPr>
        <w:t>debugger</w:t>
      </w:r>
      <w:r w:rsidRPr="00610384">
        <w:rPr>
          <w:sz w:val="24"/>
          <w:szCs w:val="24"/>
        </w:rPr>
        <w:t xml:space="preserve">. API ini juga menggunakan </w:t>
      </w:r>
      <w:r w:rsidRPr="00610384">
        <w:rPr>
          <w:i/>
          <w:iCs/>
          <w:sz w:val="24"/>
          <w:szCs w:val="24"/>
        </w:rPr>
        <w:t>handle</w:t>
      </w:r>
      <w:r w:rsidRPr="00610384">
        <w:rPr>
          <w:sz w:val="24"/>
          <w:szCs w:val="24"/>
        </w:rPr>
        <w:t xml:space="preserve"> proses yang dapat diperoleh dari </w:t>
      </w:r>
      <w:r w:rsidRPr="008F1E94">
        <w:rPr>
          <w:rFonts w:ascii="Courier New" w:hAnsi="Courier New" w:cs="Courier New"/>
          <w:sz w:val="24"/>
          <w:szCs w:val="24"/>
        </w:rPr>
        <w:t xml:space="preserve">API </w:t>
      </w:r>
      <w:proofErr w:type="gramStart"/>
      <w:r w:rsidRPr="008F1E94">
        <w:rPr>
          <w:rFonts w:ascii="Courier New" w:hAnsi="Courier New" w:cs="Courier New"/>
          <w:sz w:val="24"/>
          <w:szCs w:val="24"/>
        </w:rPr>
        <w:t>OpenProcess(</w:t>
      </w:r>
      <w:proofErr w:type="gramEnd"/>
      <w:r w:rsidRPr="008F1E94">
        <w:rPr>
          <w:rFonts w:ascii="Courier New" w:hAnsi="Courier New" w:cs="Courier New"/>
          <w:sz w:val="24"/>
          <w:szCs w:val="24"/>
        </w:rPr>
        <w:t>)</w:t>
      </w:r>
      <w:r w:rsidRPr="00610384">
        <w:rPr>
          <w:sz w:val="24"/>
          <w:szCs w:val="24"/>
        </w:rPr>
        <w:t xml:space="preserve"> dan akses </w:t>
      </w:r>
      <w:r w:rsidRPr="008F1E94">
        <w:rPr>
          <w:rFonts w:ascii="Courier New" w:hAnsi="Courier New" w:cs="Courier New"/>
          <w:sz w:val="24"/>
          <w:szCs w:val="24"/>
        </w:rPr>
        <w:t>PROCESS_VM_READ</w:t>
      </w:r>
      <w:r w:rsidRPr="00610384">
        <w:rPr>
          <w:sz w:val="24"/>
          <w:szCs w:val="24"/>
        </w:rPr>
        <w:t>.</w:t>
      </w:r>
    </w:p>
    <w:p w14:paraId="403897CF" w14:textId="25B3A7AE" w:rsidR="006F1481" w:rsidRPr="007D1FF5" w:rsidRDefault="00B4234C" w:rsidP="008F3623">
      <w:pPr>
        <w:pStyle w:val="ListParagraph"/>
        <w:numPr>
          <w:ilvl w:val="1"/>
          <w:numId w:val="31"/>
        </w:numPr>
        <w:spacing w:before="240" w:after="160" w:line="360" w:lineRule="auto"/>
        <w:ind w:left="426" w:hanging="426"/>
        <w:jc w:val="both"/>
        <w:outlineLvl w:val="1"/>
        <w:rPr>
          <w:i/>
          <w:szCs w:val="24"/>
          <w:lang w:val="en-ID"/>
        </w:rPr>
      </w:pPr>
      <w:r>
        <w:rPr>
          <w:i/>
          <w:szCs w:val="24"/>
          <w:lang w:val="en-ID"/>
        </w:rPr>
        <w:t xml:space="preserve"> </w:t>
      </w:r>
      <w:bookmarkStart w:id="140" w:name="_Toc522192764"/>
      <w:r w:rsidR="007B4CBA" w:rsidRPr="007D1FF5">
        <w:rPr>
          <w:i/>
          <w:szCs w:val="24"/>
          <w:lang w:val="en-ID"/>
        </w:rPr>
        <w:t>Malware Signature</w:t>
      </w:r>
      <w:bookmarkEnd w:id="140"/>
    </w:p>
    <w:p w14:paraId="0FA996B9" w14:textId="6181173D" w:rsidR="00B4234C" w:rsidRDefault="003170E8" w:rsidP="00724917">
      <w:pPr>
        <w:spacing w:before="240" w:after="160" w:line="360" w:lineRule="auto"/>
        <w:jc w:val="both"/>
        <w:rPr>
          <w:sz w:val="24"/>
          <w:szCs w:val="24"/>
        </w:rPr>
      </w:pPr>
      <w:r w:rsidRPr="00610384">
        <w:rPr>
          <w:i/>
          <w:iCs/>
          <w:sz w:val="24"/>
          <w:szCs w:val="24"/>
        </w:rPr>
        <w:t>Malware signature</w:t>
      </w:r>
      <w:r w:rsidRPr="00610384">
        <w:rPr>
          <w:sz w:val="24"/>
          <w:szCs w:val="24"/>
        </w:rPr>
        <w:t xml:space="preserve"> merupakan </w:t>
      </w:r>
      <w:r w:rsidR="00083B98">
        <w:rPr>
          <w:sz w:val="24"/>
          <w:szCs w:val="24"/>
        </w:rPr>
        <w:t xml:space="preserve">sebuah </w:t>
      </w:r>
      <w:r w:rsidR="006E184E">
        <w:rPr>
          <w:sz w:val="24"/>
          <w:szCs w:val="24"/>
        </w:rPr>
        <w:t>tanda</w:t>
      </w:r>
      <w:r w:rsidRPr="00610384">
        <w:rPr>
          <w:sz w:val="24"/>
          <w:szCs w:val="24"/>
        </w:rPr>
        <w:t xml:space="preserve"> </w:t>
      </w:r>
      <w:r w:rsidR="00083B98">
        <w:rPr>
          <w:sz w:val="24"/>
          <w:szCs w:val="24"/>
        </w:rPr>
        <w:t xml:space="preserve">atau </w:t>
      </w:r>
      <w:r w:rsidR="00083B98" w:rsidRPr="00083B98">
        <w:rPr>
          <w:i/>
          <w:sz w:val="24"/>
          <w:szCs w:val="24"/>
        </w:rPr>
        <w:t>signature</w:t>
      </w:r>
      <w:r w:rsidR="00083B98">
        <w:rPr>
          <w:sz w:val="24"/>
          <w:szCs w:val="24"/>
        </w:rPr>
        <w:t xml:space="preserve"> </w:t>
      </w:r>
      <w:r w:rsidRPr="00610384">
        <w:rPr>
          <w:sz w:val="24"/>
          <w:szCs w:val="24"/>
        </w:rPr>
        <w:t xml:space="preserve">unik </w:t>
      </w:r>
      <w:r w:rsidR="00083B98">
        <w:rPr>
          <w:sz w:val="24"/>
          <w:szCs w:val="24"/>
        </w:rPr>
        <w:t>yang struktur penandanya dirancang tidak sama satu dengan lainnya</w:t>
      </w:r>
      <w:r w:rsidRPr="00610384">
        <w:rPr>
          <w:sz w:val="24"/>
          <w:szCs w:val="24"/>
        </w:rPr>
        <w:t xml:space="preserve">. </w:t>
      </w:r>
      <w:r w:rsidR="006E184E">
        <w:rPr>
          <w:sz w:val="24"/>
          <w:szCs w:val="24"/>
        </w:rPr>
        <w:t>S</w:t>
      </w:r>
      <w:r w:rsidR="00083B98">
        <w:rPr>
          <w:sz w:val="24"/>
          <w:szCs w:val="24"/>
        </w:rPr>
        <w:t xml:space="preserve">ignature ini berupa sekumpulan </w:t>
      </w:r>
      <w:r w:rsidR="00083B98" w:rsidRPr="00083B98">
        <w:rPr>
          <w:i/>
          <w:sz w:val="24"/>
          <w:szCs w:val="24"/>
        </w:rPr>
        <w:t>byte</w:t>
      </w:r>
      <w:r w:rsidR="00083B98">
        <w:rPr>
          <w:sz w:val="24"/>
          <w:szCs w:val="24"/>
        </w:rPr>
        <w:t xml:space="preserve"> atau </w:t>
      </w:r>
      <w:r w:rsidR="00083B98" w:rsidRPr="00083B98">
        <w:rPr>
          <w:i/>
          <w:sz w:val="24"/>
          <w:szCs w:val="24"/>
        </w:rPr>
        <w:t>opcode</w:t>
      </w:r>
      <w:r w:rsidR="00083B98">
        <w:rPr>
          <w:sz w:val="24"/>
          <w:szCs w:val="24"/>
        </w:rPr>
        <w:t xml:space="preserve"> yang menerangkan bahwa </w:t>
      </w:r>
      <w:r w:rsidR="00083B98" w:rsidRPr="00083B98">
        <w:rPr>
          <w:i/>
          <w:sz w:val="24"/>
          <w:szCs w:val="24"/>
        </w:rPr>
        <w:t>executable</w:t>
      </w:r>
      <w:r w:rsidR="00083B98">
        <w:rPr>
          <w:sz w:val="24"/>
          <w:szCs w:val="24"/>
        </w:rPr>
        <w:t xml:space="preserve"> merupakan </w:t>
      </w:r>
      <w:r w:rsidR="00083B98" w:rsidRPr="00083B98">
        <w:rPr>
          <w:i/>
          <w:sz w:val="24"/>
          <w:szCs w:val="24"/>
        </w:rPr>
        <w:t>malware</w:t>
      </w:r>
      <w:r w:rsidR="00083B98">
        <w:rPr>
          <w:sz w:val="24"/>
          <w:szCs w:val="24"/>
        </w:rPr>
        <w:t xml:space="preserve">. </w:t>
      </w:r>
      <w:r w:rsidR="00904BEB">
        <w:rPr>
          <w:sz w:val="24"/>
          <w:szCs w:val="24"/>
        </w:rPr>
        <w:t>I</w:t>
      </w:r>
      <w:r w:rsidRPr="00610384">
        <w:rPr>
          <w:sz w:val="24"/>
          <w:szCs w:val="24"/>
        </w:rPr>
        <w:t xml:space="preserve">de penelitian </w:t>
      </w:r>
      <w:r w:rsidR="00904BEB">
        <w:rPr>
          <w:sz w:val="24"/>
          <w:szCs w:val="24"/>
        </w:rPr>
        <w:t>adalah diekste</w:t>
      </w:r>
      <w:r w:rsidR="006E184E">
        <w:rPr>
          <w:sz w:val="24"/>
          <w:szCs w:val="24"/>
        </w:rPr>
        <w:t>n</w:t>
      </w:r>
      <w:r w:rsidR="00904BEB">
        <w:rPr>
          <w:sz w:val="24"/>
          <w:szCs w:val="24"/>
        </w:rPr>
        <w:t xml:space="preserve">sinya sebuah </w:t>
      </w:r>
      <w:r w:rsidR="00904BEB" w:rsidRPr="006E184E">
        <w:rPr>
          <w:i/>
          <w:sz w:val="24"/>
          <w:szCs w:val="24"/>
        </w:rPr>
        <w:t>debugger</w:t>
      </w:r>
      <w:r w:rsidR="00904BEB">
        <w:rPr>
          <w:sz w:val="24"/>
          <w:szCs w:val="24"/>
        </w:rPr>
        <w:t xml:space="preserve"> yang telah menerapkan algo</w:t>
      </w:r>
      <w:r w:rsidR="006E184E">
        <w:rPr>
          <w:sz w:val="24"/>
          <w:szCs w:val="24"/>
        </w:rPr>
        <w:t>ritma</w:t>
      </w:r>
      <w:r w:rsidR="00904BEB">
        <w:rPr>
          <w:sz w:val="24"/>
          <w:szCs w:val="24"/>
        </w:rPr>
        <w:t xml:space="preserve"> penentuan titik waktu pengambilan memor</w:t>
      </w:r>
      <w:r w:rsidR="006E184E">
        <w:rPr>
          <w:sz w:val="24"/>
          <w:szCs w:val="24"/>
        </w:rPr>
        <w:t>i</w:t>
      </w:r>
      <w:r w:rsidR="00904BEB">
        <w:rPr>
          <w:sz w:val="24"/>
          <w:szCs w:val="24"/>
        </w:rPr>
        <w:t xml:space="preserve"> dimana ketika titik tersebut dicapai kode</w:t>
      </w:r>
      <w:r w:rsidR="006E184E">
        <w:rPr>
          <w:sz w:val="24"/>
          <w:szCs w:val="24"/>
        </w:rPr>
        <w:t>-</w:t>
      </w:r>
      <w:r w:rsidR="00904BEB">
        <w:rPr>
          <w:sz w:val="24"/>
          <w:szCs w:val="24"/>
        </w:rPr>
        <w:t>kode deofkuskasi telah selesai dieksekusi dengan cara demikian isi memor</w:t>
      </w:r>
      <w:r w:rsidR="006E184E">
        <w:rPr>
          <w:sz w:val="24"/>
          <w:szCs w:val="24"/>
        </w:rPr>
        <w:t>i</w:t>
      </w:r>
      <w:r w:rsidR="00904BEB">
        <w:rPr>
          <w:sz w:val="24"/>
          <w:szCs w:val="24"/>
        </w:rPr>
        <w:t xml:space="preserve"> proses diharapkan telah memiliki tanda</w:t>
      </w:r>
      <w:r w:rsidR="006E184E">
        <w:rPr>
          <w:sz w:val="24"/>
          <w:szCs w:val="24"/>
        </w:rPr>
        <w:t>-tanda</w:t>
      </w:r>
      <w:r w:rsidR="00904BEB">
        <w:rPr>
          <w:sz w:val="24"/>
          <w:szCs w:val="24"/>
        </w:rPr>
        <w:t xml:space="preserve"> atau </w:t>
      </w:r>
      <w:r w:rsidR="00904BEB" w:rsidRPr="006E184E">
        <w:rPr>
          <w:i/>
          <w:sz w:val="24"/>
          <w:szCs w:val="24"/>
        </w:rPr>
        <w:t>signature</w:t>
      </w:r>
      <w:r w:rsidR="00904BEB">
        <w:rPr>
          <w:sz w:val="24"/>
          <w:szCs w:val="24"/>
        </w:rPr>
        <w:t xml:space="preserve"> piranti lunak jahat. Oleh sebab itu, penelitian ini membutuhkan </w:t>
      </w:r>
      <w:r w:rsidR="00904BEB" w:rsidRPr="0011314E">
        <w:rPr>
          <w:i/>
          <w:sz w:val="24"/>
          <w:szCs w:val="24"/>
        </w:rPr>
        <w:t>malware signat</w:t>
      </w:r>
      <w:r w:rsidR="00904BEB" w:rsidRPr="008F1E94">
        <w:rPr>
          <w:i/>
          <w:sz w:val="24"/>
          <w:szCs w:val="24"/>
        </w:rPr>
        <w:t>ure</w:t>
      </w:r>
      <w:r w:rsidR="0011314E" w:rsidRPr="008F1E94">
        <w:rPr>
          <w:sz w:val="24"/>
          <w:szCs w:val="24"/>
        </w:rPr>
        <w:t xml:space="preserve">. Kumpulan malware signature </w:t>
      </w:r>
      <w:r w:rsidR="00F877A7" w:rsidRPr="008F1E94">
        <w:rPr>
          <w:sz w:val="24"/>
          <w:szCs w:val="24"/>
        </w:rPr>
        <w:t xml:space="preserve">yang </w:t>
      </w:r>
      <w:r w:rsidR="0011314E" w:rsidRPr="008F1E94">
        <w:rPr>
          <w:sz w:val="24"/>
          <w:szCs w:val="24"/>
        </w:rPr>
        <w:t xml:space="preserve">digunakan </w:t>
      </w:r>
      <w:r w:rsidR="00F877A7" w:rsidRPr="008F1E94">
        <w:rPr>
          <w:sz w:val="24"/>
          <w:szCs w:val="24"/>
        </w:rPr>
        <w:t xml:space="preserve">berasal </w:t>
      </w:r>
      <w:r w:rsidR="0011314E" w:rsidRPr="008F1E94">
        <w:rPr>
          <w:sz w:val="24"/>
          <w:szCs w:val="24"/>
        </w:rPr>
        <w:t>dari basis data ClamAV</w:t>
      </w:r>
      <w:r w:rsidR="008F1E94" w:rsidRPr="008F1E94">
        <w:rPr>
          <w:sz w:val="24"/>
          <w:szCs w:val="24"/>
        </w:rPr>
        <w:t xml:space="preserve"> </w:t>
      </w:r>
      <w:sdt>
        <w:sdtPr>
          <w:rPr>
            <w:sz w:val="24"/>
            <w:szCs w:val="24"/>
          </w:rPr>
          <w:id w:val="-491871443"/>
          <w:citation/>
        </w:sdtPr>
        <w:sdtEndPr/>
        <w:sdtContent>
          <w:r w:rsidR="008F1E94" w:rsidRPr="008F1E94">
            <w:rPr>
              <w:sz w:val="24"/>
              <w:szCs w:val="24"/>
            </w:rPr>
            <w:fldChar w:fldCharType="begin"/>
          </w:r>
          <w:r w:rsidR="008F1E94" w:rsidRPr="008F1E94">
            <w:rPr>
              <w:sz w:val="24"/>
              <w:szCs w:val="24"/>
              <w:lang w:val="en-GB"/>
            </w:rPr>
            <w:instrText xml:space="preserve"> CITATION Ask06 \l 2057 </w:instrText>
          </w:r>
          <w:r w:rsidR="008F1E94" w:rsidRPr="008F1E94">
            <w:rPr>
              <w:sz w:val="24"/>
              <w:szCs w:val="24"/>
            </w:rPr>
            <w:fldChar w:fldCharType="separate"/>
          </w:r>
          <w:r w:rsidR="008F1E94" w:rsidRPr="008F1E94">
            <w:rPr>
              <w:noProof/>
              <w:sz w:val="24"/>
              <w:szCs w:val="24"/>
              <w:lang w:val="en-GB"/>
            </w:rPr>
            <w:t>[27]</w:t>
          </w:r>
          <w:r w:rsidR="008F1E94" w:rsidRPr="008F1E94">
            <w:rPr>
              <w:sz w:val="24"/>
              <w:szCs w:val="24"/>
            </w:rPr>
            <w:fldChar w:fldCharType="end"/>
          </w:r>
        </w:sdtContent>
      </w:sdt>
      <w:r w:rsidRPr="008F1E94">
        <w:rPr>
          <w:sz w:val="24"/>
          <w:szCs w:val="24"/>
        </w:rPr>
        <w:t xml:space="preserve">.  </w:t>
      </w:r>
    </w:p>
    <w:p w14:paraId="30655BC6" w14:textId="77777777" w:rsidR="00A3700F" w:rsidRPr="00610384" w:rsidRDefault="00A3700F" w:rsidP="00724917">
      <w:pPr>
        <w:spacing w:before="240" w:after="160" w:line="360" w:lineRule="auto"/>
        <w:jc w:val="both"/>
        <w:rPr>
          <w:sz w:val="24"/>
          <w:szCs w:val="24"/>
        </w:rPr>
      </w:pPr>
    </w:p>
    <w:p w14:paraId="04B2C3B2" w14:textId="4175358B" w:rsidR="007B4CBA" w:rsidRPr="007D1FF5" w:rsidRDefault="006C6737" w:rsidP="008F3623">
      <w:pPr>
        <w:pStyle w:val="ListParagraph"/>
        <w:numPr>
          <w:ilvl w:val="2"/>
          <w:numId w:val="31"/>
        </w:numPr>
        <w:spacing w:before="240" w:after="160" w:line="360" w:lineRule="auto"/>
        <w:ind w:left="709"/>
        <w:jc w:val="both"/>
        <w:outlineLvl w:val="2"/>
        <w:rPr>
          <w:i/>
          <w:szCs w:val="24"/>
          <w:lang w:val="en-ID"/>
        </w:rPr>
      </w:pPr>
      <w:r w:rsidRPr="007D1FF5">
        <w:rPr>
          <w:b w:val="0"/>
          <w:szCs w:val="24"/>
          <w:lang w:val="en-ID"/>
        </w:rPr>
        <w:lastRenderedPageBreak/>
        <w:t xml:space="preserve"> </w:t>
      </w:r>
      <w:bookmarkStart w:id="141" w:name="_Toc522192765"/>
      <w:r w:rsidR="007B4CBA" w:rsidRPr="007D1FF5">
        <w:rPr>
          <w:szCs w:val="24"/>
          <w:lang w:val="en-ID"/>
        </w:rPr>
        <w:t xml:space="preserve">Struktur </w:t>
      </w:r>
      <w:r w:rsidR="007B4CBA" w:rsidRPr="007D1FF5">
        <w:rPr>
          <w:i/>
          <w:szCs w:val="24"/>
          <w:lang w:val="en-ID"/>
        </w:rPr>
        <w:t>Signature</w:t>
      </w:r>
      <w:bookmarkEnd w:id="141"/>
    </w:p>
    <w:p w14:paraId="0695698C" w14:textId="69E0D2DC" w:rsidR="00724917" w:rsidRPr="00610384" w:rsidRDefault="00724917" w:rsidP="00724917">
      <w:pPr>
        <w:spacing w:line="360" w:lineRule="auto"/>
        <w:rPr>
          <w:sz w:val="24"/>
          <w:szCs w:val="24"/>
          <w:lang w:val="en-GB"/>
        </w:rPr>
      </w:pPr>
      <w:r w:rsidRPr="00610384">
        <w:rPr>
          <w:sz w:val="24"/>
          <w:szCs w:val="24"/>
          <w:lang w:val="en-GB"/>
        </w:rPr>
        <w:t xml:space="preserve">Pada bagian ini didentifikasi beberapa properti umum dari </w:t>
      </w:r>
      <w:r w:rsidRPr="00610384">
        <w:rPr>
          <w:i/>
          <w:iCs/>
          <w:sz w:val="24"/>
          <w:szCs w:val="24"/>
          <w:lang w:val="en-GB"/>
        </w:rPr>
        <w:t>signature</w:t>
      </w:r>
      <w:r w:rsidRPr="00610384">
        <w:rPr>
          <w:sz w:val="24"/>
          <w:szCs w:val="24"/>
          <w:lang w:val="en-GB"/>
        </w:rPr>
        <w:t xml:space="preserve"> yaitu </w:t>
      </w:r>
      <w:sdt>
        <w:sdtPr>
          <w:rPr>
            <w:sz w:val="24"/>
            <w:szCs w:val="24"/>
            <w:lang w:val="en-GB"/>
          </w:rPr>
          <w:id w:val="1761026939"/>
          <w:citation/>
        </w:sdtPr>
        <w:sdtEndPr/>
        <w:sdtContent>
          <w:r w:rsidRPr="00610384">
            <w:rPr>
              <w:sz w:val="24"/>
              <w:szCs w:val="24"/>
              <w:lang w:val="en-GB"/>
            </w:rPr>
            <w:fldChar w:fldCharType="begin"/>
          </w:r>
          <w:r w:rsidRPr="00610384">
            <w:rPr>
              <w:sz w:val="24"/>
              <w:szCs w:val="24"/>
              <w:lang w:val="en-GB"/>
            </w:rPr>
            <w:instrText xml:space="preserve"> CITATION Ask06 \l 2057 </w:instrText>
          </w:r>
          <w:r w:rsidRPr="00610384">
            <w:rPr>
              <w:sz w:val="24"/>
              <w:szCs w:val="24"/>
              <w:lang w:val="en-GB"/>
            </w:rPr>
            <w:fldChar w:fldCharType="separate"/>
          </w:r>
          <w:r w:rsidR="008F1E94" w:rsidRPr="008F1E94">
            <w:rPr>
              <w:noProof/>
              <w:sz w:val="24"/>
              <w:szCs w:val="24"/>
              <w:lang w:val="en-GB"/>
            </w:rPr>
            <w:t>[27]</w:t>
          </w:r>
          <w:r w:rsidRPr="00610384">
            <w:rPr>
              <w:sz w:val="24"/>
              <w:szCs w:val="24"/>
              <w:lang w:val="en-GB"/>
            </w:rPr>
            <w:fldChar w:fldCharType="end"/>
          </w:r>
        </w:sdtContent>
      </w:sdt>
      <w:r w:rsidRPr="00610384">
        <w:rPr>
          <w:sz w:val="24"/>
          <w:szCs w:val="24"/>
          <w:lang w:val="en-GB"/>
        </w:rPr>
        <w:t>:</w:t>
      </w:r>
    </w:p>
    <w:p w14:paraId="2CFED523" w14:textId="77777777" w:rsidR="00724917" w:rsidRPr="00610384" w:rsidRDefault="00724917" w:rsidP="008F3623">
      <w:pPr>
        <w:pStyle w:val="ListParagraph"/>
        <w:numPr>
          <w:ilvl w:val="0"/>
          <w:numId w:val="8"/>
        </w:numPr>
        <w:spacing w:after="240" w:line="360" w:lineRule="auto"/>
        <w:ind w:left="426"/>
        <w:jc w:val="both"/>
        <w:rPr>
          <w:b w:val="0"/>
          <w:szCs w:val="24"/>
        </w:rPr>
      </w:pPr>
      <w:r w:rsidRPr="00610384">
        <w:rPr>
          <w:b w:val="0"/>
          <w:szCs w:val="24"/>
        </w:rPr>
        <w:t xml:space="preserve">Nama. </w:t>
      </w:r>
      <w:r w:rsidRPr="00610384">
        <w:rPr>
          <w:b w:val="0"/>
          <w:i/>
          <w:szCs w:val="24"/>
        </w:rPr>
        <w:t>Signature</w:t>
      </w:r>
      <w:r w:rsidRPr="00610384">
        <w:rPr>
          <w:b w:val="0"/>
          <w:szCs w:val="24"/>
        </w:rPr>
        <w:t xml:space="preserve"> harus memiliki nama sehingga ketika dilakukan pengecekan pada antivirus muncul notifikasi nama </w:t>
      </w:r>
      <w:r w:rsidRPr="00610384">
        <w:rPr>
          <w:b w:val="0"/>
          <w:i/>
          <w:szCs w:val="24"/>
        </w:rPr>
        <w:t>malware</w:t>
      </w:r>
      <w:r w:rsidRPr="00610384">
        <w:rPr>
          <w:b w:val="0"/>
          <w:szCs w:val="24"/>
        </w:rPr>
        <w:t xml:space="preserve"> yang teridentifikasi. Salah satu konvensi penamaan </w:t>
      </w:r>
      <w:r w:rsidRPr="00610384">
        <w:rPr>
          <w:b w:val="0"/>
          <w:i/>
          <w:szCs w:val="24"/>
        </w:rPr>
        <w:t>malware</w:t>
      </w:r>
      <w:r w:rsidRPr="00610384">
        <w:rPr>
          <w:b w:val="0"/>
          <w:szCs w:val="24"/>
        </w:rPr>
        <w:t xml:space="preserve"> yaitu CARO (</w:t>
      </w:r>
      <w:r w:rsidRPr="00610384">
        <w:rPr>
          <w:b w:val="0"/>
          <w:i/>
          <w:szCs w:val="24"/>
        </w:rPr>
        <w:t>Computer Antivirus Researchers Organization</w:t>
      </w:r>
      <w:r w:rsidRPr="00610384">
        <w:rPr>
          <w:b w:val="0"/>
          <w:szCs w:val="24"/>
        </w:rPr>
        <w:t xml:space="preserve">). Penamaan </w:t>
      </w:r>
      <w:r w:rsidRPr="00610384">
        <w:rPr>
          <w:b w:val="0"/>
          <w:i/>
          <w:szCs w:val="24"/>
        </w:rPr>
        <w:t>malware</w:t>
      </w:r>
      <w:r w:rsidRPr="00610384">
        <w:rPr>
          <w:b w:val="0"/>
          <w:szCs w:val="24"/>
        </w:rPr>
        <w:t xml:space="preserve"> ini ditemukan oleh anggota CARO pada tahun 1991 dan diterima oleh dunia pada tahun 2002. Format umum dari penamaan </w:t>
      </w:r>
      <w:r w:rsidRPr="00610384">
        <w:rPr>
          <w:b w:val="0"/>
          <w:i/>
          <w:szCs w:val="24"/>
        </w:rPr>
        <w:t>malware</w:t>
      </w:r>
      <w:r w:rsidRPr="00610384">
        <w:rPr>
          <w:b w:val="0"/>
          <w:szCs w:val="24"/>
        </w:rPr>
        <w:t xml:space="preserve"> dengan standar CARO adalah sebagai berikut:</w:t>
      </w:r>
    </w:p>
    <w:p w14:paraId="474358CF" w14:textId="77777777" w:rsidR="00724917" w:rsidRPr="00610384" w:rsidRDefault="00724917" w:rsidP="00724917">
      <w:pPr>
        <w:pStyle w:val="ListParagraph"/>
        <w:spacing w:before="240" w:after="240" w:line="360" w:lineRule="auto"/>
        <w:ind w:left="426"/>
        <w:jc w:val="both"/>
        <w:rPr>
          <w:b w:val="0"/>
          <w:szCs w:val="24"/>
        </w:rPr>
      </w:pPr>
      <w:r w:rsidRPr="00610384">
        <w:rPr>
          <w:b w:val="0"/>
          <w:szCs w:val="24"/>
        </w:rPr>
        <w:t>[&lt;type&gt;:/</w:t>
      </w:r>
      <w:proofErr w:type="gramStart"/>
      <w:r w:rsidRPr="00610384">
        <w:rPr>
          <w:b w:val="0"/>
          <w:szCs w:val="24"/>
        </w:rPr>
        <w:t>/][</w:t>
      </w:r>
      <w:proofErr w:type="gramEnd"/>
      <w:r w:rsidRPr="00610384">
        <w:rPr>
          <w:b w:val="0"/>
          <w:szCs w:val="24"/>
        </w:rPr>
        <w:t>&lt;platform&gt;/]&lt;family&gt;[.&lt;group&gt;]</w:t>
      </w:r>
    </w:p>
    <w:p w14:paraId="7DB2E6C5" w14:textId="77777777" w:rsidR="00724917" w:rsidRPr="00610384" w:rsidRDefault="00724917" w:rsidP="00724917">
      <w:pPr>
        <w:spacing w:before="240" w:after="240" w:line="360" w:lineRule="auto"/>
        <w:ind w:left="426" w:firstLine="216"/>
        <w:jc w:val="both"/>
        <w:rPr>
          <w:sz w:val="24"/>
          <w:szCs w:val="24"/>
          <w:lang w:val="en-GB"/>
        </w:rPr>
      </w:pPr>
      <w:proofErr w:type="gramStart"/>
      <w:r w:rsidRPr="00610384">
        <w:rPr>
          <w:sz w:val="24"/>
          <w:szCs w:val="24"/>
          <w:lang w:val="en-GB"/>
        </w:rPr>
        <w:t>[.&lt;</w:t>
      </w:r>
      <w:proofErr w:type="gramEnd"/>
      <w:r w:rsidRPr="00610384">
        <w:rPr>
          <w:sz w:val="24"/>
          <w:szCs w:val="24"/>
          <w:lang w:val="en-GB"/>
        </w:rPr>
        <w:t>length&gt;].&lt;variant&gt;[&lt;modifiers&gt;][!&lt;comment&gt;]</w:t>
      </w:r>
    </w:p>
    <w:p w14:paraId="534C1125" w14:textId="77777777" w:rsidR="00724917" w:rsidRPr="00610384" w:rsidRDefault="00724917" w:rsidP="00724917">
      <w:pPr>
        <w:spacing w:line="360" w:lineRule="auto"/>
        <w:ind w:left="426"/>
        <w:jc w:val="both"/>
        <w:rPr>
          <w:sz w:val="24"/>
          <w:szCs w:val="24"/>
          <w:lang w:val="en-GB"/>
        </w:rPr>
      </w:pPr>
      <w:r w:rsidRPr="00610384">
        <w:rPr>
          <w:sz w:val="24"/>
          <w:szCs w:val="24"/>
          <w:lang w:val="en-GB"/>
        </w:rPr>
        <w:t>Sebagai contoh “virus://{W97</w:t>
      </w:r>
      <w:proofErr w:type="gramStart"/>
      <w:r w:rsidRPr="00610384">
        <w:rPr>
          <w:sz w:val="24"/>
          <w:szCs w:val="24"/>
          <w:lang w:val="en-GB"/>
        </w:rPr>
        <w:t>M,X</w:t>
      </w:r>
      <w:proofErr w:type="gramEnd"/>
      <w:r w:rsidRPr="00610384">
        <w:rPr>
          <w:sz w:val="24"/>
          <w:szCs w:val="24"/>
          <w:lang w:val="en-GB"/>
        </w:rPr>
        <w:t xml:space="preserve">97M,PP97M}/Tristate.A” dikenal sebagai virus “Tristate.A” pada </w:t>
      </w:r>
      <w:r w:rsidRPr="00610384">
        <w:rPr>
          <w:i/>
          <w:iCs/>
          <w:sz w:val="24"/>
          <w:szCs w:val="24"/>
          <w:lang w:val="en-GB"/>
        </w:rPr>
        <w:t>end user</w:t>
      </w:r>
      <w:r w:rsidRPr="00610384">
        <w:rPr>
          <w:sz w:val="24"/>
          <w:szCs w:val="24"/>
          <w:lang w:val="en-GB"/>
        </w:rPr>
        <w:t>.</w:t>
      </w:r>
    </w:p>
    <w:p w14:paraId="3D0B8398" w14:textId="49C8E445" w:rsidR="00724917" w:rsidRDefault="00724917" w:rsidP="008F3623">
      <w:pPr>
        <w:pStyle w:val="ListParagraph"/>
        <w:numPr>
          <w:ilvl w:val="0"/>
          <w:numId w:val="8"/>
        </w:numPr>
        <w:spacing w:after="0" w:line="360" w:lineRule="auto"/>
        <w:ind w:left="426"/>
        <w:jc w:val="both"/>
        <w:rPr>
          <w:b w:val="0"/>
          <w:szCs w:val="24"/>
        </w:rPr>
      </w:pPr>
      <w:r w:rsidRPr="00610384">
        <w:rPr>
          <w:b w:val="0"/>
          <w:szCs w:val="24"/>
        </w:rPr>
        <w:t xml:space="preserve">Tipe. </w:t>
      </w:r>
      <w:r w:rsidRPr="00610384">
        <w:rPr>
          <w:b w:val="0"/>
          <w:i/>
          <w:szCs w:val="24"/>
        </w:rPr>
        <w:t>Signature</w:t>
      </w:r>
      <w:r w:rsidRPr="00610384">
        <w:rPr>
          <w:b w:val="0"/>
          <w:szCs w:val="24"/>
        </w:rPr>
        <w:t xml:space="preserve"> diklasifikasikan kedalam tipe infeksi yang dilakukannya seperti </w:t>
      </w:r>
      <w:r w:rsidRPr="00610384">
        <w:rPr>
          <w:b w:val="0"/>
          <w:i/>
          <w:szCs w:val="24"/>
        </w:rPr>
        <w:t>boot sector</w:t>
      </w:r>
      <w:r w:rsidRPr="00610384">
        <w:rPr>
          <w:b w:val="0"/>
          <w:szCs w:val="24"/>
        </w:rPr>
        <w:t xml:space="preserve">, COM </w:t>
      </w:r>
      <w:r w:rsidRPr="00610384">
        <w:rPr>
          <w:b w:val="0"/>
          <w:i/>
          <w:szCs w:val="24"/>
        </w:rPr>
        <w:t>file</w:t>
      </w:r>
      <w:r w:rsidRPr="00610384">
        <w:rPr>
          <w:b w:val="0"/>
          <w:szCs w:val="24"/>
        </w:rPr>
        <w:t xml:space="preserve">. Pengklasifikasian tipe </w:t>
      </w:r>
      <w:r w:rsidRPr="00610384">
        <w:rPr>
          <w:b w:val="0"/>
          <w:i/>
          <w:szCs w:val="24"/>
        </w:rPr>
        <w:t>signature</w:t>
      </w:r>
      <w:r w:rsidRPr="00610384">
        <w:rPr>
          <w:b w:val="0"/>
          <w:szCs w:val="24"/>
        </w:rPr>
        <w:t xml:space="preserve"> pada Ikarus </w:t>
      </w:r>
      <w:r w:rsidRPr="00610384">
        <w:rPr>
          <w:b w:val="0"/>
          <w:i/>
          <w:szCs w:val="24"/>
        </w:rPr>
        <w:t>Software</w:t>
      </w:r>
      <w:r w:rsidRPr="00610384">
        <w:rPr>
          <w:b w:val="0"/>
          <w:szCs w:val="24"/>
        </w:rPr>
        <w:t xml:space="preserve"> dapat dilihat pada</w:t>
      </w:r>
      <w:r w:rsidR="009F4958" w:rsidRPr="00610384">
        <w:rPr>
          <w:b w:val="0"/>
          <w:szCs w:val="24"/>
        </w:rPr>
        <w:t xml:space="preserve"> </w:t>
      </w:r>
      <w:r w:rsidR="009F4958" w:rsidRPr="00610384">
        <w:rPr>
          <w:b w:val="0"/>
          <w:szCs w:val="24"/>
        </w:rPr>
        <w:fldChar w:fldCharType="begin"/>
      </w:r>
      <w:r w:rsidR="009F4958" w:rsidRPr="00610384">
        <w:rPr>
          <w:b w:val="0"/>
          <w:szCs w:val="24"/>
        </w:rPr>
        <w:instrText xml:space="preserve"> REF _Ref520719198 \h  \* MERGEFORMAT </w:instrText>
      </w:r>
      <w:r w:rsidR="009F4958" w:rsidRPr="00610384">
        <w:rPr>
          <w:b w:val="0"/>
          <w:szCs w:val="24"/>
        </w:rPr>
      </w:r>
      <w:r w:rsidR="009F4958" w:rsidRPr="00610384">
        <w:rPr>
          <w:b w:val="0"/>
          <w:szCs w:val="24"/>
        </w:rPr>
        <w:fldChar w:fldCharType="separate"/>
      </w:r>
      <w:r w:rsidR="00EC7493" w:rsidRPr="00EC7493">
        <w:rPr>
          <w:rFonts w:cs="Times New Roman"/>
          <w:b w:val="0"/>
          <w:szCs w:val="24"/>
        </w:rPr>
        <w:t xml:space="preserve">Tabel </w:t>
      </w:r>
      <w:r w:rsidR="00EC7493" w:rsidRPr="00EC7493">
        <w:rPr>
          <w:rFonts w:cs="Times New Roman"/>
          <w:b w:val="0"/>
          <w:noProof/>
          <w:szCs w:val="24"/>
        </w:rPr>
        <w:t>2.10</w:t>
      </w:r>
      <w:r w:rsidR="009F4958" w:rsidRPr="00610384">
        <w:rPr>
          <w:b w:val="0"/>
          <w:szCs w:val="24"/>
        </w:rPr>
        <w:fldChar w:fldCharType="end"/>
      </w:r>
      <w:r w:rsidRPr="00610384">
        <w:rPr>
          <w:b w:val="0"/>
          <w:szCs w:val="24"/>
        </w:rPr>
        <w:t>.</w:t>
      </w:r>
    </w:p>
    <w:p w14:paraId="76CF1A51" w14:textId="43E43D07" w:rsidR="00B4234C" w:rsidRPr="002C3865" w:rsidRDefault="00B4234C" w:rsidP="008F3623">
      <w:pPr>
        <w:pStyle w:val="ListParagraph"/>
        <w:numPr>
          <w:ilvl w:val="0"/>
          <w:numId w:val="8"/>
        </w:numPr>
        <w:spacing w:before="240" w:after="0" w:line="360" w:lineRule="auto"/>
        <w:ind w:left="426"/>
        <w:jc w:val="both"/>
        <w:rPr>
          <w:b w:val="0"/>
          <w:i/>
          <w:szCs w:val="24"/>
          <w:lang w:val="en-ID"/>
        </w:rPr>
      </w:pPr>
      <w:r w:rsidRPr="00610384">
        <w:rPr>
          <w:b w:val="0"/>
          <w:i/>
          <w:szCs w:val="24"/>
        </w:rPr>
        <w:t>Bytepattern</w:t>
      </w:r>
      <w:r w:rsidRPr="00610384">
        <w:rPr>
          <w:b w:val="0"/>
          <w:szCs w:val="24"/>
        </w:rPr>
        <w:t xml:space="preserve">. </w:t>
      </w:r>
      <w:r w:rsidRPr="00610384">
        <w:rPr>
          <w:b w:val="0"/>
          <w:i/>
          <w:szCs w:val="24"/>
        </w:rPr>
        <w:t>Bytepattern</w:t>
      </w:r>
      <w:r w:rsidRPr="00610384">
        <w:rPr>
          <w:b w:val="0"/>
          <w:szCs w:val="24"/>
        </w:rPr>
        <w:t xml:space="preserve"> merupakan bagian penting dari </w:t>
      </w:r>
      <w:r w:rsidRPr="00610384">
        <w:rPr>
          <w:b w:val="0"/>
          <w:i/>
          <w:szCs w:val="24"/>
        </w:rPr>
        <w:t>signature</w:t>
      </w:r>
      <w:r w:rsidRPr="00610384">
        <w:rPr>
          <w:b w:val="0"/>
          <w:szCs w:val="24"/>
        </w:rPr>
        <w:t xml:space="preserve"> karena </w:t>
      </w:r>
      <w:r w:rsidRPr="00610384">
        <w:rPr>
          <w:b w:val="0"/>
          <w:i/>
          <w:szCs w:val="24"/>
        </w:rPr>
        <w:t>bytepattern</w:t>
      </w:r>
      <w:r w:rsidRPr="00610384">
        <w:rPr>
          <w:b w:val="0"/>
          <w:szCs w:val="24"/>
        </w:rPr>
        <w:t xml:space="preserve"> merupakan urutan kode yang mengidentifikasi </w:t>
      </w:r>
      <w:r w:rsidRPr="00610384">
        <w:rPr>
          <w:b w:val="0"/>
          <w:i/>
          <w:szCs w:val="24"/>
        </w:rPr>
        <w:t>malware</w:t>
      </w:r>
      <w:r w:rsidRPr="00610384">
        <w:rPr>
          <w:b w:val="0"/>
          <w:szCs w:val="24"/>
        </w:rPr>
        <w:t>.</w:t>
      </w:r>
      <w:r w:rsidR="002C3865" w:rsidRPr="002C3865">
        <w:rPr>
          <w:b w:val="0"/>
          <w:noProof/>
          <w:szCs w:val="24"/>
          <w:lang w:eastAsia="en-GB"/>
        </w:rPr>
        <w:t xml:space="preserve"> </w:t>
      </w:r>
      <w:r w:rsidR="002C3865" w:rsidRPr="00610384">
        <w:rPr>
          <w:b w:val="0"/>
          <w:noProof/>
          <w:szCs w:val="24"/>
          <w:lang w:val="en-US"/>
        </w:rPr>
        <mc:AlternateContent>
          <mc:Choice Requires="wps">
            <w:drawing>
              <wp:inline distT="0" distB="0" distL="0" distR="0" wp14:anchorId="35F66058" wp14:editId="28F68538">
                <wp:extent cx="4743450" cy="323850"/>
                <wp:effectExtent l="0" t="0" r="0" b="0"/>
                <wp:docPr id="46" name="Text Box 46"/>
                <wp:cNvGraphicFramePr/>
                <a:graphic xmlns:a="http://schemas.openxmlformats.org/drawingml/2006/main">
                  <a:graphicData uri="http://schemas.microsoft.com/office/word/2010/wordprocessingShape">
                    <wps:wsp>
                      <wps:cNvSpPr txBox="1"/>
                      <wps:spPr>
                        <a:xfrm>
                          <a:off x="0" y="0"/>
                          <a:ext cx="4743450" cy="323850"/>
                        </a:xfrm>
                        <a:prstGeom prst="rect">
                          <a:avLst/>
                        </a:prstGeom>
                        <a:noFill/>
                        <a:ln>
                          <a:noFill/>
                        </a:ln>
                      </wps:spPr>
                      <wps:txbx>
                        <w:txbxContent>
                          <w:p w14:paraId="16757B0B" w14:textId="58828777" w:rsidR="00EC7493" w:rsidRPr="00EA520C" w:rsidRDefault="00EC7493" w:rsidP="002C3865">
                            <w:pPr>
                              <w:pStyle w:val="Heading"/>
                              <w:jc w:val="center"/>
                              <w:rPr>
                                <w:b/>
                                <w:noProof/>
                                <w:sz w:val="20"/>
                                <w:szCs w:val="20"/>
                              </w:rPr>
                            </w:pPr>
                            <w:bookmarkStart w:id="142" w:name="_Ref520719198"/>
                            <w:bookmarkStart w:id="143" w:name="_Toc519843494"/>
                            <w:bookmarkStart w:id="144" w:name="_Toc519862679"/>
                            <w:bookmarkStart w:id="145" w:name="_Toc522045351"/>
                            <w:r w:rsidRPr="00EA520C">
                              <w:rPr>
                                <w:rFonts w:ascii="Times New Roman" w:hAnsi="Times New Roman" w:cs="Times New Roman"/>
                                <w:b/>
                                <w:sz w:val="20"/>
                                <w:szCs w:val="20"/>
                              </w:rPr>
                              <w:t xml:space="preserve">Tabel </w: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STYLEREF 1 \s </w:instrText>
                            </w:r>
                            <w:r>
                              <w:rPr>
                                <w:rFonts w:ascii="Times New Roman" w:hAnsi="Times New Roman" w:cs="Times New Roman"/>
                                <w:b/>
                                <w:sz w:val="20"/>
                                <w:szCs w:val="20"/>
                              </w:rPr>
                              <w:fldChar w:fldCharType="separate"/>
                            </w:r>
                            <w:r>
                              <w:rPr>
                                <w:rFonts w:ascii="Times New Roman" w:hAnsi="Times New Roman" w:cs="Times New Roman"/>
                                <w:b/>
                                <w:noProof/>
                                <w:sz w:val="20"/>
                                <w:szCs w:val="20"/>
                              </w:rPr>
                              <w:t>2</w:t>
                            </w:r>
                            <w:r>
                              <w:rPr>
                                <w:rFonts w:ascii="Times New Roman" w:hAnsi="Times New Roman" w:cs="Times New Roman"/>
                                <w:b/>
                                <w:sz w:val="20"/>
                                <w:szCs w:val="20"/>
                              </w:rPr>
                              <w:fldChar w:fldCharType="end"/>
                            </w:r>
                            <w:r>
                              <w:rPr>
                                <w:rFonts w:ascii="Times New Roman" w:hAnsi="Times New Roman" w:cs="Times New Roman"/>
                                <w:b/>
                                <w:sz w:val="20"/>
                                <w:szCs w:val="20"/>
                              </w:rPr>
                              <w:t>.</w: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SEQ Tabel \* ARABIC \s 1 </w:instrText>
                            </w:r>
                            <w:r>
                              <w:rPr>
                                <w:rFonts w:ascii="Times New Roman" w:hAnsi="Times New Roman" w:cs="Times New Roman"/>
                                <w:b/>
                                <w:sz w:val="20"/>
                                <w:szCs w:val="20"/>
                              </w:rPr>
                              <w:fldChar w:fldCharType="separate"/>
                            </w:r>
                            <w:r>
                              <w:rPr>
                                <w:rFonts w:ascii="Times New Roman" w:hAnsi="Times New Roman" w:cs="Times New Roman"/>
                                <w:b/>
                                <w:noProof/>
                                <w:sz w:val="20"/>
                                <w:szCs w:val="20"/>
                              </w:rPr>
                              <w:t>10</w:t>
                            </w:r>
                            <w:r>
                              <w:rPr>
                                <w:rFonts w:ascii="Times New Roman" w:hAnsi="Times New Roman" w:cs="Times New Roman"/>
                                <w:b/>
                                <w:sz w:val="20"/>
                                <w:szCs w:val="20"/>
                              </w:rPr>
                              <w:fldChar w:fldCharType="end"/>
                            </w:r>
                            <w:bookmarkEnd w:id="142"/>
                            <w:r w:rsidRPr="00EA520C">
                              <w:rPr>
                                <w:rFonts w:ascii="Times New Roman" w:hAnsi="Times New Roman" w:cs="Times New Roman"/>
                                <w:b/>
                                <w:sz w:val="20"/>
                                <w:szCs w:val="20"/>
                              </w:rPr>
                              <w:t xml:space="preserve"> Tipe </w:t>
                            </w:r>
                            <w:r w:rsidRPr="00EA520C">
                              <w:rPr>
                                <w:rFonts w:ascii="Times New Roman" w:hAnsi="Times New Roman" w:cs="Times New Roman"/>
                                <w:b/>
                                <w:i/>
                                <w:sz w:val="20"/>
                                <w:szCs w:val="20"/>
                              </w:rPr>
                              <w:t>Signature</w:t>
                            </w:r>
                            <w:bookmarkEnd w:id="143"/>
                            <w:bookmarkEnd w:id="144"/>
                            <w:r w:rsidRPr="00EA520C">
                              <w:rPr>
                                <w:rFonts w:ascii="Times New Roman" w:hAnsi="Times New Roman" w:cs="Times New Roman"/>
                                <w:b/>
                                <w:i/>
                                <w:sz w:val="20"/>
                                <w:szCs w:val="20"/>
                              </w:rPr>
                              <w:t xml:space="preserve"> </w:t>
                            </w:r>
                            <w:sdt>
                              <w:sdtPr>
                                <w:rPr>
                                  <w:rFonts w:ascii="Times New Roman" w:hAnsi="Times New Roman" w:cs="Times New Roman"/>
                                  <w:b/>
                                  <w:i/>
                                  <w:sz w:val="20"/>
                                  <w:szCs w:val="20"/>
                                </w:rPr>
                                <w:id w:val="-1638560589"/>
                                <w:citation/>
                              </w:sdtPr>
                              <w:sdtEndPr/>
                              <w:sdtContent>
                                <w:r w:rsidRPr="00EA520C">
                                  <w:rPr>
                                    <w:rFonts w:ascii="Times New Roman" w:hAnsi="Times New Roman" w:cs="Times New Roman"/>
                                    <w:b/>
                                    <w:i/>
                                    <w:sz w:val="20"/>
                                    <w:szCs w:val="20"/>
                                  </w:rPr>
                                  <w:fldChar w:fldCharType="begin"/>
                                </w:r>
                                <w:r w:rsidRPr="00EA520C">
                                  <w:rPr>
                                    <w:rFonts w:ascii="Times New Roman" w:hAnsi="Times New Roman" w:cs="Times New Roman"/>
                                    <w:b/>
                                    <w:i/>
                                    <w:sz w:val="20"/>
                                    <w:szCs w:val="20"/>
                                    <w:lang w:val="en-GB"/>
                                  </w:rPr>
                                  <w:instrText xml:space="preserve"> CITATION Ask06 \l 2057 </w:instrText>
                                </w:r>
                                <w:r w:rsidRPr="00EA520C">
                                  <w:rPr>
                                    <w:rFonts w:ascii="Times New Roman" w:hAnsi="Times New Roman" w:cs="Times New Roman"/>
                                    <w:b/>
                                    <w:i/>
                                    <w:sz w:val="20"/>
                                    <w:szCs w:val="20"/>
                                  </w:rPr>
                                  <w:fldChar w:fldCharType="separate"/>
                                </w:r>
                                <w:r w:rsidRPr="00EA520C">
                                  <w:rPr>
                                    <w:rFonts w:ascii="Times New Roman" w:hAnsi="Times New Roman" w:cs="Times New Roman"/>
                                    <w:noProof/>
                                    <w:sz w:val="20"/>
                                    <w:szCs w:val="20"/>
                                    <w:lang w:val="en-GB"/>
                                  </w:rPr>
                                  <w:t>[27]</w:t>
                                </w:r>
                                <w:r w:rsidRPr="00EA520C">
                                  <w:rPr>
                                    <w:rFonts w:ascii="Times New Roman" w:hAnsi="Times New Roman" w:cs="Times New Roman"/>
                                    <w:b/>
                                    <w:i/>
                                    <w:sz w:val="20"/>
                                    <w:szCs w:val="20"/>
                                  </w:rPr>
                                  <w:fldChar w:fldCharType="end"/>
                                </w:r>
                              </w:sdtContent>
                            </w:sdt>
                            <w:bookmarkEnd w:id="145"/>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shape w14:anchorId="35F66058" id="Text Box 46" o:spid="_x0000_s1027" type="#_x0000_t202" style="width:373.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" filled="f" stroked="f">
                <v:textbox inset="0,0,0,0">
                  <w:txbxContent>
                    <w:p w14:paraId="16757B0B" w14:textId="58828777" w:rsidR="00EC7493" w:rsidRPr="00EA520C" w:rsidRDefault="00EC7493" w:rsidP="002C3865">
                      <w:pPr>
                        <w:pStyle w:val="Heading"/>
                        <w:jc w:val="center"/>
                        <w:rPr>
                          <w:b/>
                          <w:noProof/>
                          <w:sz w:val="20"/>
                          <w:szCs w:val="20"/>
                        </w:rPr>
                      </w:pPr>
                      <w:bookmarkStart w:id="148" w:name="_Ref520719198"/>
                      <w:bookmarkStart w:id="149" w:name="_Toc519843494"/>
                      <w:bookmarkStart w:id="150" w:name="_Toc519862679"/>
                      <w:bookmarkStart w:id="151" w:name="_Toc522045351"/>
                      <w:r w:rsidRPr="00EA520C">
                        <w:rPr>
                          <w:rFonts w:ascii="Times New Roman" w:hAnsi="Times New Roman" w:cs="Times New Roman"/>
                          <w:b/>
                          <w:sz w:val="20"/>
                          <w:szCs w:val="20"/>
                        </w:rPr>
                        <w:t xml:space="preserve">Tabel </w: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STYLEREF 1 \s </w:instrText>
                      </w:r>
                      <w:r>
                        <w:rPr>
                          <w:rFonts w:ascii="Times New Roman" w:hAnsi="Times New Roman" w:cs="Times New Roman"/>
                          <w:b/>
                          <w:sz w:val="20"/>
                          <w:szCs w:val="20"/>
                        </w:rPr>
                        <w:fldChar w:fldCharType="separate"/>
                      </w:r>
                      <w:r>
                        <w:rPr>
                          <w:rFonts w:ascii="Times New Roman" w:hAnsi="Times New Roman" w:cs="Times New Roman"/>
                          <w:b/>
                          <w:noProof/>
                          <w:sz w:val="20"/>
                          <w:szCs w:val="20"/>
                        </w:rPr>
                        <w:t>2</w:t>
                      </w:r>
                      <w:r>
                        <w:rPr>
                          <w:rFonts w:ascii="Times New Roman" w:hAnsi="Times New Roman" w:cs="Times New Roman"/>
                          <w:b/>
                          <w:sz w:val="20"/>
                          <w:szCs w:val="20"/>
                        </w:rPr>
                        <w:fldChar w:fldCharType="end"/>
                      </w:r>
                      <w:r>
                        <w:rPr>
                          <w:rFonts w:ascii="Times New Roman" w:hAnsi="Times New Roman" w:cs="Times New Roman"/>
                          <w:b/>
                          <w:sz w:val="20"/>
                          <w:szCs w:val="20"/>
                        </w:rPr>
                        <w:t>.</w: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SEQ Tabel \* ARABIC \s 1 </w:instrText>
                      </w:r>
                      <w:r>
                        <w:rPr>
                          <w:rFonts w:ascii="Times New Roman" w:hAnsi="Times New Roman" w:cs="Times New Roman"/>
                          <w:b/>
                          <w:sz w:val="20"/>
                          <w:szCs w:val="20"/>
                        </w:rPr>
                        <w:fldChar w:fldCharType="separate"/>
                      </w:r>
                      <w:r>
                        <w:rPr>
                          <w:rFonts w:ascii="Times New Roman" w:hAnsi="Times New Roman" w:cs="Times New Roman"/>
                          <w:b/>
                          <w:noProof/>
                          <w:sz w:val="20"/>
                          <w:szCs w:val="20"/>
                        </w:rPr>
                        <w:t>10</w:t>
                      </w:r>
                      <w:r>
                        <w:rPr>
                          <w:rFonts w:ascii="Times New Roman" w:hAnsi="Times New Roman" w:cs="Times New Roman"/>
                          <w:b/>
                          <w:sz w:val="20"/>
                          <w:szCs w:val="20"/>
                        </w:rPr>
                        <w:fldChar w:fldCharType="end"/>
                      </w:r>
                      <w:bookmarkEnd w:id="148"/>
                      <w:r w:rsidRPr="00EA520C">
                        <w:rPr>
                          <w:rFonts w:ascii="Times New Roman" w:hAnsi="Times New Roman" w:cs="Times New Roman"/>
                          <w:b/>
                          <w:sz w:val="20"/>
                          <w:szCs w:val="20"/>
                        </w:rPr>
                        <w:t xml:space="preserve"> Tipe </w:t>
                      </w:r>
                      <w:r w:rsidRPr="00EA520C">
                        <w:rPr>
                          <w:rFonts w:ascii="Times New Roman" w:hAnsi="Times New Roman" w:cs="Times New Roman"/>
                          <w:b/>
                          <w:i/>
                          <w:sz w:val="20"/>
                          <w:szCs w:val="20"/>
                        </w:rPr>
                        <w:t>Signature</w:t>
                      </w:r>
                      <w:bookmarkEnd w:id="149"/>
                      <w:bookmarkEnd w:id="150"/>
                      <w:r w:rsidRPr="00EA520C">
                        <w:rPr>
                          <w:rFonts w:ascii="Times New Roman" w:hAnsi="Times New Roman" w:cs="Times New Roman"/>
                          <w:b/>
                          <w:i/>
                          <w:sz w:val="20"/>
                          <w:szCs w:val="20"/>
                        </w:rPr>
                        <w:t xml:space="preserve"> </w:t>
                      </w:r>
                      <w:sdt>
                        <w:sdtPr>
                          <w:rPr>
                            <w:rFonts w:ascii="Times New Roman" w:hAnsi="Times New Roman" w:cs="Times New Roman"/>
                            <w:b/>
                            <w:i/>
                            <w:sz w:val="20"/>
                            <w:szCs w:val="20"/>
                          </w:rPr>
                          <w:id w:val="-1638560589"/>
                          <w:citation/>
                        </w:sdtPr>
                        <w:sdtEndPr/>
                        <w:sdtContent>
                          <w:r w:rsidRPr="00EA520C">
                            <w:rPr>
                              <w:rFonts w:ascii="Times New Roman" w:hAnsi="Times New Roman" w:cs="Times New Roman"/>
                              <w:b/>
                              <w:i/>
                              <w:sz w:val="20"/>
                              <w:szCs w:val="20"/>
                            </w:rPr>
                            <w:fldChar w:fldCharType="begin"/>
                          </w:r>
                          <w:r w:rsidRPr="00EA520C">
                            <w:rPr>
                              <w:rFonts w:ascii="Times New Roman" w:hAnsi="Times New Roman" w:cs="Times New Roman"/>
                              <w:b/>
                              <w:i/>
                              <w:sz w:val="20"/>
                              <w:szCs w:val="20"/>
                              <w:lang w:val="en-GB"/>
                            </w:rPr>
                            <w:instrText xml:space="preserve"> CITATION Ask06 \l 2057 </w:instrText>
                          </w:r>
                          <w:r w:rsidRPr="00EA520C">
                            <w:rPr>
                              <w:rFonts w:ascii="Times New Roman" w:hAnsi="Times New Roman" w:cs="Times New Roman"/>
                              <w:b/>
                              <w:i/>
                              <w:sz w:val="20"/>
                              <w:szCs w:val="20"/>
                            </w:rPr>
                            <w:fldChar w:fldCharType="separate"/>
                          </w:r>
                          <w:r w:rsidRPr="00EA520C">
                            <w:rPr>
                              <w:rFonts w:ascii="Times New Roman" w:hAnsi="Times New Roman" w:cs="Times New Roman"/>
                              <w:noProof/>
                              <w:sz w:val="20"/>
                              <w:szCs w:val="20"/>
                              <w:lang w:val="en-GB"/>
                            </w:rPr>
                            <w:t>[27]</w:t>
                          </w:r>
                          <w:r w:rsidRPr="00EA520C">
                            <w:rPr>
                              <w:rFonts w:ascii="Times New Roman" w:hAnsi="Times New Roman" w:cs="Times New Roman"/>
                              <w:b/>
                              <w:i/>
                              <w:sz w:val="20"/>
                              <w:szCs w:val="20"/>
                            </w:rPr>
                            <w:fldChar w:fldCharType="end"/>
                          </w:r>
                        </w:sdtContent>
                      </w:sdt>
                      <w:bookmarkEnd w:id="151"/>
                    </w:p>
                  </w:txbxContent>
                </v:textbox>
                <w10:anchorlock/>
              </v:shape>
            </w:pict>
          </mc:Fallback>
        </mc:AlternateContent>
      </w:r>
    </w:p>
    <w:p w14:paraId="3E6A3B50" w14:textId="1025C502" w:rsidR="00295E3D" w:rsidRDefault="00A17983" w:rsidP="00295E3D">
      <w:pPr>
        <w:pStyle w:val="ListParagraph"/>
        <w:spacing w:before="240" w:after="160" w:line="360" w:lineRule="auto"/>
        <w:ind w:left="426"/>
        <w:jc w:val="both"/>
        <w:rPr>
          <w:b w:val="0"/>
          <w:i/>
          <w:szCs w:val="24"/>
          <w:lang w:val="en-ID"/>
        </w:rPr>
      </w:pPr>
      <w:r>
        <w:rPr>
          <w:noProof/>
          <w:lang w:val="en-US"/>
        </w:rPr>
        <w:drawing>
          <wp:inline distT="0" distB="0" distL="0" distR="0" wp14:anchorId="166C66FC" wp14:editId="14618419">
            <wp:extent cx="4911378" cy="3059923"/>
            <wp:effectExtent l="0" t="0" r="3810" b="7620"/>
            <wp:docPr id="92040987" name="Picture 9204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8183" cy="3082854"/>
                    </a:xfrm>
                    <a:prstGeom prst="rect">
                      <a:avLst/>
                    </a:prstGeom>
                  </pic:spPr>
                </pic:pic>
              </a:graphicData>
            </a:graphic>
          </wp:inline>
        </w:drawing>
      </w:r>
    </w:p>
    <w:p w14:paraId="36E3B92D" w14:textId="26B1C18E" w:rsidR="00295E3D" w:rsidRPr="007D1FF5" w:rsidRDefault="007B4CBA" w:rsidP="008F3623">
      <w:pPr>
        <w:pStyle w:val="ListParagraph"/>
        <w:numPr>
          <w:ilvl w:val="2"/>
          <w:numId w:val="31"/>
        </w:numPr>
        <w:spacing w:line="360" w:lineRule="auto"/>
        <w:ind w:left="709"/>
        <w:jc w:val="both"/>
        <w:outlineLvl w:val="2"/>
        <w:rPr>
          <w:i/>
          <w:szCs w:val="24"/>
          <w:lang w:val="en-ID"/>
        </w:rPr>
      </w:pPr>
      <w:r w:rsidRPr="007D1FF5">
        <w:rPr>
          <w:b w:val="0"/>
          <w:szCs w:val="24"/>
          <w:lang w:val="en-ID"/>
        </w:rPr>
        <w:lastRenderedPageBreak/>
        <w:t xml:space="preserve"> </w:t>
      </w:r>
      <w:bookmarkStart w:id="146" w:name="_Toc522192766"/>
      <w:r w:rsidRPr="007D1FF5">
        <w:rPr>
          <w:szCs w:val="24"/>
          <w:lang w:val="en-ID"/>
        </w:rPr>
        <w:t xml:space="preserve">CVD (ClamAV </w:t>
      </w:r>
      <w:r w:rsidRPr="007D1FF5">
        <w:rPr>
          <w:i/>
          <w:szCs w:val="24"/>
          <w:lang w:val="en-ID"/>
        </w:rPr>
        <w:t>Virus Database</w:t>
      </w:r>
      <w:r w:rsidRPr="007D1FF5">
        <w:rPr>
          <w:szCs w:val="24"/>
          <w:lang w:val="en-ID"/>
        </w:rPr>
        <w:t>)</w:t>
      </w:r>
      <w:bookmarkEnd w:id="146"/>
    </w:p>
    <w:p w14:paraId="099ED1FB" w14:textId="06452CA9" w:rsidR="009F4958" w:rsidRDefault="009F4958" w:rsidP="00180152">
      <w:pPr>
        <w:spacing w:line="360" w:lineRule="auto"/>
        <w:jc w:val="both"/>
        <w:rPr>
          <w:sz w:val="24"/>
          <w:szCs w:val="24"/>
        </w:rPr>
      </w:pPr>
      <w:r w:rsidRPr="00610384">
        <w:rPr>
          <w:sz w:val="24"/>
          <w:szCs w:val="24"/>
        </w:rPr>
        <w:t xml:space="preserve">CVD merupakan </w:t>
      </w:r>
      <w:r w:rsidRPr="00610384">
        <w:rPr>
          <w:i/>
          <w:iCs/>
          <w:sz w:val="24"/>
          <w:szCs w:val="24"/>
        </w:rPr>
        <w:t>signature database</w:t>
      </w:r>
      <w:r w:rsidRPr="00610384">
        <w:rPr>
          <w:sz w:val="24"/>
          <w:szCs w:val="24"/>
        </w:rPr>
        <w:t xml:space="preserve"> dalam berbagai format. </w:t>
      </w:r>
      <w:r w:rsidRPr="00610384">
        <w:rPr>
          <w:i/>
          <w:iCs/>
          <w:sz w:val="24"/>
          <w:szCs w:val="24"/>
        </w:rPr>
        <w:t xml:space="preserve">Signature </w:t>
      </w:r>
      <w:r w:rsidRPr="00610384">
        <w:rPr>
          <w:sz w:val="24"/>
          <w:szCs w:val="24"/>
        </w:rPr>
        <w:t xml:space="preserve">yang digunakan adalah ClamAV </w:t>
      </w:r>
      <w:r w:rsidRPr="00610384">
        <w:rPr>
          <w:i/>
          <w:iCs/>
          <w:sz w:val="24"/>
          <w:szCs w:val="24"/>
        </w:rPr>
        <w:t>signature test file</w:t>
      </w:r>
      <w:r w:rsidRPr="00610384">
        <w:rPr>
          <w:sz w:val="24"/>
          <w:szCs w:val="24"/>
        </w:rPr>
        <w:t xml:space="preserve">. Letak </w:t>
      </w:r>
      <w:r w:rsidRPr="00610384">
        <w:rPr>
          <w:i/>
          <w:iCs/>
          <w:sz w:val="24"/>
          <w:szCs w:val="24"/>
        </w:rPr>
        <w:t>signature</w:t>
      </w:r>
      <w:r w:rsidRPr="00610384">
        <w:rPr>
          <w:sz w:val="24"/>
          <w:szCs w:val="24"/>
        </w:rPr>
        <w:t xml:space="preserve"> dari </w:t>
      </w:r>
      <w:r w:rsidRPr="00610384">
        <w:rPr>
          <w:i/>
          <w:iCs/>
          <w:sz w:val="24"/>
          <w:szCs w:val="24"/>
        </w:rPr>
        <w:t>malware</w:t>
      </w:r>
      <w:r w:rsidRPr="00610384">
        <w:rPr>
          <w:sz w:val="24"/>
          <w:szCs w:val="24"/>
        </w:rPr>
        <w:t xml:space="preserve"> ada pada bagian </w:t>
      </w:r>
      <w:r w:rsidRPr="00610384">
        <w:rPr>
          <w:i/>
          <w:iCs/>
          <w:sz w:val="24"/>
          <w:szCs w:val="24"/>
        </w:rPr>
        <w:t>header</w:t>
      </w:r>
      <w:r w:rsidRPr="00610384">
        <w:rPr>
          <w:sz w:val="24"/>
          <w:szCs w:val="24"/>
        </w:rPr>
        <w:t xml:space="preserve"> ASCII ditiap </w:t>
      </w:r>
      <w:r w:rsidRPr="00610384">
        <w:rPr>
          <w:i/>
          <w:iCs/>
          <w:sz w:val="24"/>
          <w:szCs w:val="24"/>
        </w:rPr>
        <w:t>file</w:t>
      </w:r>
      <w:r w:rsidRPr="00610384">
        <w:rPr>
          <w:sz w:val="24"/>
          <w:szCs w:val="24"/>
        </w:rPr>
        <w:t xml:space="preserve"> CVD. Terdapat dua </w:t>
      </w:r>
      <w:r w:rsidRPr="00610384">
        <w:rPr>
          <w:i/>
          <w:iCs/>
          <w:sz w:val="24"/>
          <w:szCs w:val="24"/>
        </w:rPr>
        <w:t>database</w:t>
      </w:r>
      <w:r w:rsidRPr="00610384">
        <w:rPr>
          <w:sz w:val="24"/>
          <w:szCs w:val="24"/>
        </w:rPr>
        <w:t xml:space="preserve"> CVD pada ClamAV yaitu main.cvd (berisi </w:t>
      </w:r>
      <w:r w:rsidRPr="00610384">
        <w:rPr>
          <w:i/>
          <w:iCs/>
          <w:sz w:val="24"/>
          <w:szCs w:val="24"/>
        </w:rPr>
        <w:t>signature</w:t>
      </w:r>
      <w:r w:rsidRPr="00610384">
        <w:rPr>
          <w:sz w:val="24"/>
          <w:szCs w:val="24"/>
        </w:rPr>
        <w:t xml:space="preserve"> statis) dan daily.cvd (berisi </w:t>
      </w:r>
      <w:r w:rsidRPr="00610384">
        <w:rPr>
          <w:i/>
          <w:iCs/>
          <w:sz w:val="24"/>
          <w:szCs w:val="24"/>
        </w:rPr>
        <w:t>signature</w:t>
      </w:r>
      <w:r w:rsidRPr="00610384">
        <w:rPr>
          <w:sz w:val="24"/>
          <w:szCs w:val="24"/>
        </w:rPr>
        <w:t xml:space="preserve"> dengan </w:t>
      </w:r>
      <w:r w:rsidRPr="00610384">
        <w:rPr>
          <w:i/>
          <w:iCs/>
          <w:sz w:val="24"/>
          <w:szCs w:val="24"/>
        </w:rPr>
        <w:t>regex</w:t>
      </w:r>
      <w:r w:rsidRPr="00610384">
        <w:rPr>
          <w:sz w:val="24"/>
          <w:szCs w:val="24"/>
        </w:rPr>
        <w:t xml:space="preserve"> sederhana).</w:t>
      </w:r>
      <w:r w:rsidR="000D5FF3">
        <w:rPr>
          <w:sz w:val="24"/>
          <w:szCs w:val="24"/>
        </w:rPr>
        <w:t xml:space="preserve"> </w:t>
      </w:r>
      <w:r w:rsidRPr="00610384">
        <w:rPr>
          <w:sz w:val="24"/>
          <w:szCs w:val="24"/>
        </w:rPr>
        <w:t xml:space="preserve">Ada beberapa format </w:t>
      </w:r>
      <w:r w:rsidRPr="00610384">
        <w:rPr>
          <w:i/>
          <w:sz w:val="24"/>
          <w:szCs w:val="24"/>
        </w:rPr>
        <w:t>signature</w:t>
      </w:r>
      <w:r w:rsidRPr="00610384">
        <w:rPr>
          <w:sz w:val="24"/>
          <w:szCs w:val="24"/>
        </w:rPr>
        <w:t xml:space="preserve"> pada ClamAV, yaitu</w:t>
      </w:r>
      <w:sdt>
        <w:sdtPr>
          <w:rPr>
            <w:sz w:val="24"/>
            <w:szCs w:val="24"/>
          </w:rPr>
          <w:id w:val="-1363972732"/>
          <w:citation/>
        </w:sdtPr>
        <w:sdtEndPr/>
        <w:sdtContent>
          <w:r w:rsidRPr="00610384">
            <w:rPr>
              <w:sz w:val="24"/>
              <w:szCs w:val="24"/>
            </w:rPr>
            <w:fldChar w:fldCharType="begin"/>
          </w:r>
          <w:r w:rsidRPr="00610384">
            <w:rPr>
              <w:sz w:val="24"/>
              <w:szCs w:val="24"/>
              <w:lang w:val="en-GB"/>
            </w:rPr>
            <w:instrText xml:space="preserve"> CITATION App07 \l 2057 </w:instrText>
          </w:r>
          <w:r w:rsidRPr="00610384">
            <w:rPr>
              <w:sz w:val="24"/>
              <w:szCs w:val="24"/>
            </w:rPr>
            <w:fldChar w:fldCharType="separate"/>
          </w:r>
          <w:r w:rsidR="008F1E94">
            <w:rPr>
              <w:noProof/>
              <w:sz w:val="24"/>
              <w:szCs w:val="24"/>
              <w:lang w:val="en-GB"/>
            </w:rPr>
            <w:t xml:space="preserve"> </w:t>
          </w:r>
          <w:r w:rsidR="008F1E94" w:rsidRPr="008F1E94">
            <w:rPr>
              <w:noProof/>
              <w:sz w:val="24"/>
              <w:szCs w:val="24"/>
              <w:lang w:val="en-GB"/>
            </w:rPr>
            <w:t>[28]</w:t>
          </w:r>
          <w:r w:rsidRPr="00610384">
            <w:rPr>
              <w:sz w:val="24"/>
              <w:szCs w:val="24"/>
            </w:rPr>
            <w:fldChar w:fldCharType="end"/>
          </w:r>
        </w:sdtContent>
      </w:sdt>
      <w:r w:rsidRPr="00610384">
        <w:rPr>
          <w:sz w:val="24"/>
          <w:szCs w:val="24"/>
        </w:rPr>
        <w:t>:</w:t>
      </w:r>
    </w:p>
    <w:p w14:paraId="2CEA3F62" w14:textId="77777777" w:rsidR="009F4958" w:rsidRPr="00610384" w:rsidRDefault="009F4958" w:rsidP="008F3623">
      <w:pPr>
        <w:pStyle w:val="ListParagraph"/>
        <w:numPr>
          <w:ilvl w:val="0"/>
          <w:numId w:val="9"/>
        </w:numPr>
        <w:spacing w:before="240" w:line="360" w:lineRule="auto"/>
        <w:jc w:val="both"/>
        <w:rPr>
          <w:b w:val="0"/>
          <w:i/>
          <w:szCs w:val="24"/>
        </w:rPr>
      </w:pPr>
      <w:r w:rsidRPr="00610384">
        <w:rPr>
          <w:b w:val="0"/>
          <w:i/>
          <w:szCs w:val="24"/>
        </w:rPr>
        <w:t>Hash-based signatures</w:t>
      </w:r>
    </w:p>
    <w:p w14:paraId="318E6B18" w14:textId="674550CD" w:rsidR="009F4958" w:rsidRDefault="009F4958" w:rsidP="009F4958">
      <w:pPr>
        <w:pStyle w:val="ListParagraph"/>
        <w:spacing w:before="240" w:line="360" w:lineRule="auto"/>
        <w:ind w:left="360"/>
        <w:jc w:val="both"/>
        <w:rPr>
          <w:b w:val="0"/>
          <w:i/>
          <w:szCs w:val="24"/>
        </w:rPr>
      </w:pPr>
      <w:r w:rsidRPr="00610384">
        <w:rPr>
          <w:b w:val="0"/>
          <w:szCs w:val="24"/>
        </w:rPr>
        <w:t xml:space="preserve">Pada format ini, menggunakan </w:t>
      </w:r>
      <w:r w:rsidRPr="00610384">
        <w:rPr>
          <w:b w:val="0"/>
          <w:i/>
          <w:szCs w:val="24"/>
        </w:rPr>
        <w:t>checksum file hash</w:t>
      </w:r>
      <w:r w:rsidRPr="00610384">
        <w:rPr>
          <w:b w:val="0"/>
          <w:szCs w:val="24"/>
        </w:rPr>
        <w:t xml:space="preserve"> dan biasanya digunakan untuk </w:t>
      </w:r>
      <w:r w:rsidRPr="00610384">
        <w:rPr>
          <w:b w:val="0"/>
          <w:i/>
          <w:szCs w:val="24"/>
        </w:rPr>
        <w:t>malware</w:t>
      </w:r>
      <w:r w:rsidRPr="00610384">
        <w:rPr>
          <w:b w:val="0"/>
          <w:szCs w:val="24"/>
        </w:rPr>
        <w:t xml:space="preserve"> statis. Metode yang digunakan seperti: MD5 (.hdb), SHA1 dan SHA256 (.hsb), PE </w:t>
      </w:r>
      <w:r w:rsidRPr="00610384">
        <w:rPr>
          <w:b w:val="0"/>
          <w:i/>
          <w:szCs w:val="24"/>
        </w:rPr>
        <w:t xml:space="preserve">section hash signature (.mdb). Hash-based signature </w:t>
      </w:r>
      <w:r w:rsidRPr="00610384">
        <w:rPr>
          <w:b w:val="0"/>
          <w:iCs/>
          <w:szCs w:val="24"/>
        </w:rPr>
        <w:t>tidak dapat digunakan pada</w:t>
      </w:r>
      <w:r w:rsidRPr="00610384">
        <w:rPr>
          <w:b w:val="0"/>
          <w:i/>
          <w:szCs w:val="24"/>
        </w:rPr>
        <w:t xml:space="preserve"> text file, HTML </w:t>
      </w:r>
      <w:r w:rsidRPr="00610384">
        <w:rPr>
          <w:b w:val="0"/>
          <w:iCs/>
          <w:szCs w:val="24"/>
        </w:rPr>
        <w:t>dan data yang di-</w:t>
      </w:r>
      <w:r w:rsidRPr="00610384">
        <w:rPr>
          <w:b w:val="0"/>
          <w:i/>
          <w:iCs/>
          <w:szCs w:val="24"/>
        </w:rPr>
        <w:t>preprocessing</w:t>
      </w:r>
      <w:r w:rsidRPr="00610384">
        <w:rPr>
          <w:b w:val="0"/>
          <w:iCs/>
          <w:szCs w:val="24"/>
        </w:rPr>
        <w:t xml:space="preserve"> sebelum</w:t>
      </w:r>
      <w:r w:rsidRPr="00610384">
        <w:rPr>
          <w:b w:val="0"/>
          <w:i/>
          <w:szCs w:val="24"/>
        </w:rPr>
        <w:t xml:space="preserve"> pattern </w:t>
      </w:r>
      <w:r w:rsidRPr="00610384">
        <w:rPr>
          <w:b w:val="0"/>
          <w:iCs/>
          <w:szCs w:val="24"/>
        </w:rPr>
        <w:t>dicocokkan</w:t>
      </w:r>
      <w:r w:rsidRPr="00610384">
        <w:rPr>
          <w:b w:val="0"/>
          <w:i/>
          <w:szCs w:val="24"/>
        </w:rPr>
        <w:t>.</w:t>
      </w:r>
    </w:p>
    <w:p w14:paraId="3FAF3F0D" w14:textId="77777777" w:rsidR="009F4958" w:rsidRPr="00610384" w:rsidRDefault="009F4958" w:rsidP="008F3623">
      <w:pPr>
        <w:pStyle w:val="ListParagraph"/>
        <w:numPr>
          <w:ilvl w:val="0"/>
          <w:numId w:val="9"/>
        </w:numPr>
        <w:spacing w:before="240" w:line="360" w:lineRule="auto"/>
        <w:jc w:val="both"/>
        <w:rPr>
          <w:b w:val="0"/>
          <w:i/>
          <w:szCs w:val="24"/>
        </w:rPr>
      </w:pPr>
      <w:r w:rsidRPr="00610384">
        <w:rPr>
          <w:b w:val="0"/>
          <w:i/>
          <w:szCs w:val="24"/>
        </w:rPr>
        <w:t>Body-based signatures</w:t>
      </w:r>
    </w:p>
    <w:p w14:paraId="4112AC91" w14:textId="77777777" w:rsidR="009F4958" w:rsidRPr="00610384" w:rsidRDefault="009F4958" w:rsidP="009F4958">
      <w:pPr>
        <w:pStyle w:val="ListParagraph"/>
        <w:spacing w:before="240" w:line="360" w:lineRule="auto"/>
        <w:ind w:left="360"/>
        <w:jc w:val="both"/>
        <w:rPr>
          <w:b w:val="0"/>
          <w:iCs/>
          <w:szCs w:val="24"/>
        </w:rPr>
      </w:pPr>
      <w:r w:rsidRPr="00610384">
        <w:rPr>
          <w:b w:val="0"/>
          <w:noProof/>
          <w:szCs w:val="24"/>
          <w:lang w:val="en-US"/>
        </w:rPr>
        <w:drawing>
          <wp:anchor distT="0" distB="0" distL="114300" distR="114300" simplePos="0" relativeHeight="251442688" behindDoc="0" locked="0" layoutInCell="1" allowOverlap="1" wp14:anchorId="620402A0" wp14:editId="7C1562E2">
            <wp:simplePos x="0" y="0"/>
            <wp:positionH relativeFrom="column">
              <wp:posOffset>247650</wp:posOffset>
            </wp:positionH>
            <wp:positionV relativeFrom="paragraph">
              <wp:posOffset>527685</wp:posOffset>
            </wp:positionV>
            <wp:extent cx="3829050" cy="294005"/>
            <wp:effectExtent l="0" t="0" r="0" b="0"/>
            <wp:wrapTopAndBottom/>
            <wp:docPr id="92040981" name="Picture 9204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29050" cy="294005"/>
                    </a:xfrm>
                    <a:prstGeom prst="rect">
                      <a:avLst/>
                    </a:prstGeom>
                  </pic:spPr>
                </pic:pic>
              </a:graphicData>
            </a:graphic>
            <wp14:sizeRelH relativeFrom="margin">
              <wp14:pctWidth>0</wp14:pctWidth>
            </wp14:sizeRelH>
            <wp14:sizeRelV relativeFrom="margin">
              <wp14:pctHeight>0</wp14:pctHeight>
            </wp14:sizeRelV>
          </wp:anchor>
        </w:drawing>
      </w:r>
      <w:r w:rsidRPr="00610384">
        <w:rPr>
          <w:b w:val="0"/>
          <w:i/>
          <w:szCs w:val="24"/>
        </w:rPr>
        <w:t xml:space="preserve">Signature </w:t>
      </w:r>
      <w:r w:rsidRPr="00610384">
        <w:rPr>
          <w:b w:val="0"/>
          <w:szCs w:val="24"/>
        </w:rPr>
        <w:t>pada format ini disimpan dalam</w:t>
      </w:r>
      <w:r w:rsidRPr="00610384">
        <w:rPr>
          <w:b w:val="0"/>
          <w:i/>
          <w:szCs w:val="24"/>
        </w:rPr>
        <w:t xml:space="preserve"> </w:t>
      </w:r>
      <w:r w:rsidRPr="00610384">
        <w:rPr>
          <w:b w:val="0"/>
          <w:szCs w:val="24"/>
        </w:rPr>
        <w:t>format</w:t>
      </w:r>
      <w:r w:rsidRPr="00610384">
        <w:rPr>
          <w:b w:val="0"/>
          <w:i/>
          <w:szCs w:val="24"/>
        </w:rPr>
        <w:t xml:space="preserve"> hexadecimal. </w:t>
      </w:r>
      <w:r w:rsidRPr="00610384">
        <w:rPr>
          <w:b w:val="0"/>
          <w:szCs w:val="24"/>
        </w:rPr>
        <w:t xml:space="preserve">Berikut adalah contoh </w:t>
      </w:r>
      <w:r w:rsidRPr="00610384">
        <w:rPr>
          <w:b w:val="0"/>
          <w:i/>
          <w:szCs w:val="24"/>
        </w:rPr>
        <w:t>signature malware</w:t>
      </w:r>
      <w:r w:rsidRPr="00610384">
        <w:rPr>
          <w:b w:val="0"/>
          <w:szCs w:val="24"/>
        </w:rPr>
        <w:t xml:space="preserve"> dalam </w:t>
      </w:r>
      <w:r w:rsidRPr="00610384">
        <w:rPr>
          <w:b w:val="0"/>
          <w:i/>
          <w:szCs w:val="24"/>
        </w:rPr>
        <w:t>hexadecimal</w:t>
      </w:r>
      <w:r w:rsidRPr="00610384">
        <w:rPr>
          <w:b w:val="0"/>
          <w:szCs w:val="24"/>
        </w:rPr>
        <w:t>.</w:t>
      </w:r>
    </w:p>
    <w:p w14:paraId="0472FE29" w14:textId="77777777" w:rsidR="009F4958" w:rsidRPr="00610384" w:rsidRDefault="009F4958" w:rsidP="009F4958">
      <w:pPr>
        <w:pStyle w:val="ListParagraph"/>
        <w:spacing w:before="240" w:line="360" w:lineRule="auto"/>
        <w:ind w:left="360"/>
        <w:jc w:val="both"/>
        <w:rPr>
          <w:b w:val="0"/>
          <w:szCs w:val="24"/>
        </w:rPr>
      </w:pPr>
      <w:r w:rsidRPr="00610384">
        <w:rPr>
          <w:b w:val="0"/>
          <w:szCs w:val="24"/>
        </w:rPr>
        <w:t xml:space="preserve">Beberapa informasi penting pada </w:t>
      </w:r>
      <w:r w:rsidRPr="00610384">
        <w:rPr>
          <w:b w:val="0"/>
          <w:i/>
          <w:szCs w:val="24"/>
        </w:rPr>
        <w:t xml:space="preserve">body-based signature </w:t>
      </w:r>
      <w:r w:rsidRPr="00610384">
        <w:rPr>
          <w:b w:val="0"/>
          <w:szCs w:val="24"/>
        </w:rPr>
        <w:t>yaitu</w:t>
      </w:r>
      <w:r w:rsidRPr="00610384">
        <w:rPr>
          <w:b w:val="0"/>
          <w:i/>
          <w:szCs w:val="24"/>
        </w:rPr>
        <w:t xml:space="preserve"> </w:t>
      </w:r>
      <w:r w:rsidRPr="00610384">
        <w:rPr>
          <w:b w:val="0"/>
          <w:szCs w:val="24"/>
        </w:rPr>
        <w:t xml:space="preserve">format dasar </w:t>
      </w:r>
      <w:r w:rsidRPr="00610384">
        <w:rPr>
          <w:b w:val="0"/>
          <w:i/>
          <w:szCs w:val="24"/>
        </w:rPr>
        <w:t>file</w:t>
      </w:r>
      <w:r w:rsidRPr="00610384">
        <w:rPr>
          <w:b w:val="0"/>
          <w:szCs w:val="24"/>
        </w:rPr>
        <w:t xml:space="preserve"> yang berisi informasi </w:t>
      </w:r>
      <w:r w:rsidRPr="00610384">
        <w:rPr>
          <w:b w:val="0"/>
          <w:i/>
          <w:szCs w:val="24"/>
        </w:rPr>
        <w:t>signature</w:t>
      </w:r>
      <w:r w:rsidRPr="00610384">
        <w:rPr>
          <w:b w:val="0"/>
          <w:szCs w:val="24"/>
        </w:rPr>
        <w:t xml:space="preserve"> adalah .db. Ada juga format </w:t>
      </w:r>
      <w:r w:rsidRPr="00610384">
        <w:rPr>
          <w:b w:val="0"/>
          <w:i/>
          <w:szCs w:val="24"/>
        </w:rPr>
        <w:t>signature</w:t>
      </w:r>
      <w:r w:rsidRPr="00610384">
        <w:rPr>
          <w:b w:val="0"/>
          <w:szCs w:val="24"/>
        </w:rPr>
        <w:t xml:space="preserve"> tambahan yang menampung informasi tambahan seperti tipe </w:t>
      </w:r>
      <w:r w:rsidRPr="00610384">
        <w:rPr>
          <w:b w:val="0"/>
          <w:i/>
          <w:szCs w:val="24"/>
        </w:rPr>
        <w:t>file</w:t>
      </w:r>
      <w:r w:rsidRPr="00610384">
        <w:rPr>
          <w:b w:val="0"/>
          <w:szCs w:val="24"/>
        </w:rPr>
        <w:t xml:space="preserve"> target, </w:t>
      </w:r>
      <w:r w:rsidRPr="00610384">
        <w:rPr>
          <w:b w:val="0"/>
          <w:i/>
          <w:szCs w:val="24"/>
        </w:rPr>
        <w:t>offset</w:t>
      </w:r>
      <w:r w:rsidRPr="00610384">
        <w:rPr>
          <w:b w:val="0"/>
          <w:szCs w:val="24"/>
        </w:rPr>
        <w:t xml:space="preserve"> virus atau versi mesin. Informasi tambahan tersebut membantu pendeteksian virus semakin baik. Sebagai contoh format dari </w:t>
      </w:r>
      <w:r w:rsidRPr="00610384">
        <w:rPr>
          <w:b w:val="0"/>
          <w:i/>
          <w:szCs w:val="24"/>
        </w:rPr>
        <w:t>signature</w:t>
      </w:r>
      <w:r w:rsidRPr="00610384">
        <w:rPr>
          <w:b w:val="0"/>
          <w:szCs w:val="24"/>
        </w:rPr>
        <w:t>:</w:t>
      </w:r>
    </w:p>
    <w:p w14:paraId="4A8D294F" w14:textId="77777777" w:rsidR="009F4958" w:rsidRPr="00610384" w:rsidRDefault="009F4958" w:rsidP="009F4958">
      <w:pPr>
        <w:pStyle w:val="ListParagraph"/>
        <w:spacing w:before="240" w:line="360" w:lineRule="auto"/>
        <w:ind w:left="360"/>
        <w:jc w:val="both"/>
        <w:rPr>
          <w:rFonts w:ascii="Courier New" w:hAnsi="Courier New" w:cs="Courier New"/>
          <w:b w:val="0"/>
          <w:szCs w:val="24"/>
        </w:rPr>
      </w:pPr>
      <w:proofErr w:type="gramStart"/>
      <w:r w:rsidRPr="00610384">
        <w:rPr>
          <w:rFonts w:ascii="Courier New" w:hAnsi="Courier New" w:cs="Courier New"/>
          <w:b w:val="0"/>
          <w:szCs w:val="24"/>
        </w:rPr>
        <w:t>NamaMalware:TipeTarget</w:t>
      </w:r>
      <w:proofErr w:type="gramEnd"/>
      <w:r w:rsidRPr="00610384">
        <w:rPr>
          <w:rFonts w:ascii="Courier New" w:hAnsi="Courier New" w:cs="Courier New"/>
          <w:b w:val="0"/>
          <w:szCs w:val="24"/>
        </w:rPr>
        <w:t>:Offset:HexSignature[:MinFL:[MaxFL]]</w:t>
      </w:r>
    </w:p>
    <w:p w14:paraId="2476A14E" w14:textId="77777777" w:rsidR="009F4958" w:rsidRPr="00610384" w:rsidRDefault="009F4958" w:rsidP="009F4958">
      <w:pPr>
        <w:pStyle w:val="ListParagraph"/>
        <w:spacing w:before="240" w:line="360" w:lineRule="auto"/>
        <w:ind w:left="360"/>
        <w:jc w:val="both"/>
        <w:rPr>
          <w:b w:val="0"/>
          <w:szCs w:val="24"/>
        </w:rPr>
      </w:pPr>
      <w:r w:rsidRPr="00610384">
        <w:rPr>
          <w:b w:val="0"/>
          <w:szCs w:val="24"/>
        </w:rPr>
        <w:t xml:space="preserve">Dimana TipeTarget dispesifikasikan kedalam beberapa tipe target </w:t>
      </w:r>
      <w:r w:rsidRPr="00610384">
        <w:rPr>
          <w:b w:val="0"/>
          <w:i/>
          <w:szCs w:val="24"/>
        </w:rPr>
        <w:t>file</w:t>
      </w:r>
      <w:r w:rsidRPr="00610384">
        <w:rPr>
          <w:b w:val="0"/>
          <w:szCs w:val="24"/>
        </w:rPr>
        <w:t>:</w:t>
      </w:r>
    </w:p>
    <w:p w14:paraId="7616EC7F"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 xml:space="preserve">0 = semua jenis </w:t>
      </w:r>
      <w:r w:rsidRPr="00610384">
        <w:rPr>
          <w:b w:val="0"/>
          <w:i/>
          <w:szCs w:val="24"/>
        </w:rPr>
        <w:t>file</w:t>
      </w:r>
    </w:p>
    <w:p w14:paraId="687BC90F"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 xml:space="preserve">1 = </w:t>
      </w:r>
      <w:r w:rsidRPr="00610384">
        <w:rPr>
          <w:b w:val="0"/>
          <w:i/>
          <w:szCs w:val="24"/>
        </w:rPr>
        <w:t>Portable Executable</w:t>
      </w:r>
      <w:r w:rsidRPr="00610384">
        <w:rPr>
          <w:b w:val="0"/>
          <w:szCs w:val="24"/>
        </w:rPr>
        <w:t>, baik 32-bit dan 64-bit</w:t>
      </w:r>
    </w:p>
    <w:p w14:paraId="6FDD2747"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 xml:space="preserve">2 = container OLE2, termasuk macro spesifiknya. Format OLE2 biasanya digunakan pada </w:t>
      </w:r>
      <w:r w:rsidRPr="00610384">
        <w:rPr>
          <w:b w:val="0"/>
          <w:i/>
          <w:szCs w:val="24"/>
        </w:rPr>
        <w:t>file</w:t>
      </w:r>
      <w:r w:rsidRPr="00610384">
        <w:rPr>
          <w:b w:val="0"/>
          <w:szCs w:val="24"/>
        </w:rPr>
        <w:t xml:space="preserve"> instalasi MS Office dan MSI</w:t>
      </w:r>
    </w:p>
    <w:p w14:paraId="1238BF0A"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3 = HTML, Javascript</w:t>
      </w:r>
    </w:p>
    <w:p w14:paraId="26059A02"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 xml:space="preserve">4 = </w:t>
      </w:r>
      <w:r w:rsidRPr="00610384">
        <w:rPr>
          <w:b w:val="0"/>
          <w:i/>
          <w:szCs w:val="24"/>
        </w:rPr>
        <w:t>file</w:t>
      </w:r>
      <w:r w:rsidRPr="00610384">
        <w:rPr>
          <w:b w:val="0"/>
          <w:szCs w:val="24"/>
        </w:rPr>
        <w:t xml:space="preserve"> pesan</w:t>
      </w:r>
    </w:p>
    <w:p w14:paraId="3FF1FB1E"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5 = grafik</w:t>
      </w:r>
    </w:p>
    <w:p w14:paraId="413B972C"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lastRenderedPageBreak/>
        <w:t>6 = ELF</w:t>
      </w:r>
    </w:p>
    <w:p w14:paraId="262354B1"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 xml:space="preserve">7 = </w:t>
      </w:r>
      <w:r w:rsidRPr="00610384">
        <w:rPr>
          <w:b w:val="0"/>
          <w:i/>
          <w:szCs w:val="24"/>
        </w:rPr>
        <w:t>file</w:t>
      </w:r>
      <w:r w:rsidRPr="00610384">
        <w:rPr>
          <w:b w:val="0"/>
          <w:szCs w:val="24"/>
        </w:rPr>
        <w:t xml:space="preserve"> teks ASCII (yang telah dinormalisasi)</w:t>
      </w:r>
    </w:p>
    <w:p w14:paraId="3474DEBF"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 xml:space="preserve">8 = </w:t>
      </w:r>
      <w:r w:rsidRPr="00610384">
        <w:rPr>
          <w:b w:val="0"/>
          <w:i/>
          <w:szCs w:val="24"/>
        </w:rPr>
        <w:t>File</w:t>
      </w:r>
      <w:r w:rsidRPr="00610384">
        <w:rPr>
          <w:b w:val="0"/>
          <w:szCs w:val="24"/>
        </w:rPr>
        <w:t xml:space="preserve"> yang tidak digunakan</w:t>
      </w:r>
    </w:p>
    <w:p w14:paraId="02921411"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 xml:space="preserve">9 = </w:t>
      </w:r>
      <w:r w:rsidRPr="00610384">
        <w:rPr>
          <w:b w:val="0"/>
          <w:i/>
          <w:szCs w:val="24"/>
        </w:rPr>
        <w:t>File</w:t>
      </w:r>
      <w:r w:rsidRPr="00610384">
        <w:rPr>
          <w:b w:val="0"/>
          <w:szCs w:val="24"/>
        </w:rPr>
        <w:t xml:space="preserve"> Mach-O</w:t>
      </w:r>
    </w:p>
    <w:p w14:paraId="39187903"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 xml:space="preserve">10 = </w:t>
      </w:r>
      <w:r w:rsidRPr="00610384">
        <w:rPr>
          <w:b w:val="0"/>
          <w:i/>
          <w:szCs w:val="24"/>
        </w:rPr>
        <w:t>File</w:t>
      </w:r>
      <w:r w:rsidRPr="00610384">
        <w:rPr>
          <w:b w:val="0"/>
          <w:szCs w:val="24"/>
        </w:rPr>
        <w:t xml:space="preserve"> PDF</w:t>
      </w:r>
    </w:p>
    <w:p w14:paraId="7AE741B4"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 xml:space="preserve">11 = </w:t>
      </w:r>
      <w:r w:rsidRPr="00610384">
        <w:rPr>
          <w:b w:val="0"/>
          <w:i/>
          <w:szCs w:val="24"/>
        </w:rPr>
        <w:t>File flash</w:t>
      </w:r>
    </w:p>
    <w:p w14:paraId="14D09087" w14:textId="77777777" w:rsidR="009F4958" w:rsidRPr="00610384" w:rsidRDefault="009F4958" w:rsidP="008F3623">
      <w:pPr>
        <w:pStyle w:val="ListParagraph"/>
        <w:numPr>
          <w:ilvl w:val="0"/>
          <w:numId w:val="10"/>
        </w:numPr>
        <w:spacing w:before="240" w:line="360" w:lineRule="auto"/>
        <w:ind w:left="993"/>
        <w:jc w:val="both"/>
        <w:rPr>
          <w:b w:val="0"/>
          <w:szCs w:val="24"/>
        </w:rPr>
      </w:pPr>
      <w:r w:rsidRPr="00610384">
        <w:rPr>
          <w:b w:val="0"/>
          <w:szCs w:val="24"/>
        </w:rPr>
        <w:t xml:space="preserve">12 = </w:t>
      </w:r>
      <w:r w:rsidRPr="00610384">
        <w:rPr>
          <w:b w:val="0"/>
          <w:i/>
          <w:szCs w:val="24"/>
        </w:rPr>
        <w:t>File class</w:t>
      </w:r>
      <w:r w:rsidRPr="00610384">
        <w:rPr>
          <w:b w:val="0"/>
          <w:szCs w:val="24"/>
        </w:rPr>
        <w:t xml:space="preserve"> Java</w:t>
      </w:r>
    </w:p>
    <w:p w14:paraId="20454185" w14:textId="77777777" w:rsidR="009F4958" w:rsidRPr="00610384" w:rsidRDefault="009F4958" w:rsidP="009F4958">
      <w:pPr>
        <w:spacing w:line="360" w:lineRule="auto"/>
        <w:ind w:left="349"/>
        <w:jc w:val="both"/>
        <w:rPr>
          <w:sz w:val="24"/>
          <w:szCs w:val="24"/>
        </w:rPr>
      </w:pPr>
      <w:r w:rsidRPr="00610384">
        <w:rPr>
          <w:sz w:val="24"/>
          <w:szCs w:val="24"/>
        </w:rPr>
        <w:t xml:space="preserve">Untuk </w:t>
      </w:r>
      <w:r w:rsidRPr="00610384">
        <w:rPr>
          <w:i/>
          <w:sz w:val="24"/>
          <w:szCs w:val="24"/>
        </w:rPr>
        <w:t>offset</w:t>
      </w:r>
      <w:r w:rsidRPr="00610384">
        <w:rPr>
          <w:sz w:val="24"/>
          <w:szCs w:val="24"/>
        </w:rPr>
        <w:t xml:space="preserve"> yaitu simbol </w:t>
      </w:r>
      <w:r w:rsidRPr="00610384">
        <w:rPr>
          <w:i/>
          <w:sz w:val="24"/>
          <w:szCs w:val="24"/>
        </w:rPr>
        <w:t>asterisk</w:t>
      </w:r>
      <w:r w:rsidRPr="00610384">
        <w:rPr>
          <w:sz w:val="24"/>
          <w:szCs w:val="24"/>
        </w:rPr>
        <w:t xml:space="preserve"> atau bilangan desimal n yang mungkin dikombinasikan dengan pengubah tertentu:</w:t>
      </w:r>
    </w:p>
    <w:p w14:paraId="1BEF40D1" w14:textId="77777777" w:rsidR="009F4958" w:rsidRPr="00610384" w:rsidRDefault="009F4958" w:rsidP="008F3623">
      <w:pPr>
        <w:pStyle w:val="ListParagraph"/>
        <w:numPr>
          <w:ilvl w:val="0"/>
          <w:numId w:val="34"/>
        </w:numPr>
        <w:spacing w:line="360" w:lineRule="auto"/>
        <w:ind w:left="851"/>
        <w:jc w:val="both"/>
        <w:rPr>
          <w:b w:val="0"/>
          <w:szCs w:val="24"/>
        </w:rPr>
      </w:pPr>
      <w:r w:rsidRPr="00610384">
        <w:rPr>
          <w:b w:val="0"/>
          <w:szCs w:val="24"/>
        </w:rPr>
        <w:t xml:space="preserve">* = semua jenis </w:t>
      </w:r>
      <w:r w:rsidRPr="00610384">
        <w:rPr>
          <w:b w:val="0"/>
          <w:i/>
          <w:szCs w:val="24"/>
        </w:rPr>
        <w:t>offset</w:t>
      </w:r>
    </w:p>
    <w:p w14:paraId="44965FED" w14:textId="77777777" w:rsidR="009F4958" w:rsidRPr="00610384" w:rsidRDefault="009F4958" w:rsidP="008F3623">
      <w:pPr>
        <w:pStyle w:val="ListParagraph"/>
        <w:numPr>
          <w:ilvl w:val="0"/>
          <w:numId w:val="34"/>
        </w:numPr>
        <w:spacing w:before="240" w:line="360" w:lineRule="auto"/>
        <w:ind w:left="851"/>
        <w:jc w:val="both"/>
        <w:rPr>
          <w:b w:val="0"/>
          <w:szCs w:val="24"/>
        </w:rPr>
      </w:pPr>
      <w:r w:rsidRPr="00610384">
        <w:rPr>
          <w:b w:val="0"/>
          <w:szCs w:val="24"/>
        </w:rPr>
        <w:t xml:space="preserve">n = </w:t>
      </w:r>
      <w:r w:rsidRPr="00610384">
        <w:rPr>
          <w:b w:val="0"/>
          <w:i/>
          <w:szCs w:val="24"/>
        </w:rPr>
        <w:t>offset</w:t>
      </w:r>
      <w:r w:rsidRPr="00610384">
        <w:rPr>
          <w:b w:val="0"/>
          <w:szCs w:val="24"/>
        </w:rPr>
        <w:t xml:space="preserve"> absolut</w:t>
      </w:r>
    </w:p>
    <w:p w14:paraId="57EAE44F" w14:textId="77777777" w:rsidR="009F4958" w:rsidRPr="00610384" w:rsidRDefault="009F4958" w:rsidP="008F3623">
      <w:pPr>
        <w:pStyle w:val="ListParagraph"/>
        <w:numPr>
          <w:ilvl w:val="0"/>
          <w:numId w:val="34"/>
        </w:numPr>
        <w:spacing w:line="360" w:lineRule="auto"/>
        <w:ind w:left="851"/>
        <w:jc w:val="both"/>
        <w:rPr>
          <w:b w:val="0"/>
          <w:szCs w:val="24"/>
        </w:rPr>
      </w:pPr>
      <w:r w:rsidRPr="00610384">
        <w:rPr>
          <w:b w:val="0"/>
          <w:szCs w:val="24"/>
        </w:rPr>
        <w:t xml:space="preserve">EOF-n = akhir </w:t>
      </w:r>
      <w:r w:rsidRPr="00610384">
        <w:rPr>
          <w:b w:val="0"/>
          <w:i/>
          <w:szCs w:val="24"/>
        </w:rPr>
        <w:t>file</w:t>
      </w:r>
      <w:r w:rsidRPr="00610384">
        <w:rPr>
          <w:b w:val="0"/>
          <w:szCs w:val="24"/>
        </w:rPr>
        <w:t xml:space="preserve"> dikurangi n </w:t>
      </w:r>
      <w:r w:rsidRPr="00610384">
        <w:rPr>
          <w:b w:val="0"/>
          <w:i/>
          <w:szCs w:val="24"/>
        </w:rPr>
        <w:t>byte</w:t>
      </w:r>
    </w:p>
    <w:p w14:paraId="6945830A" w14:textId="48A38129" w:rsidR="009F4958" w:rsidRPr="00610384" w:rsidRDefault="00F63325" w:rsidP="00C576B1">
      <w:pPr>
        <w:spacing w:after="240" w:line="360" w:lineRule="auto"/>
        <w:ind w:left="349"/>
        <w:jc w:val="both"/>
        <w:rPr>
          <w:sz w:val="24"/>
          <w:szCs w:val="24"/>
        </w:rPr>
      </w:pPr>
      <w:r w:rsidRPr="006E184E">
        <w:rPr>
          <w:sz w:val="24"/>
          <w:szCs w:val="24"/>
        </w:rPr>
        <w:t xml:space="preserve">Parameter </w:t>
      </w:r>
      <w:r w:rsidRPr="006E184E">
        <w:rPr>
          <w:rFonts w:ascii="Courier New" w:hAnsi="Courier New" w:cs="Courier New"/>
          <w:sz w:val="24"/>
          <w:szCs w:val="24"/>
        </w:rPr>
        <w:t xml:space="preserve">MinFL </w:t>
      </w:r>
      <w:r w:rsidRPr="006E184E">
        <w:rPr>
          <w:sz w:val="24"/>
          <w:szCs w:val="24"/>
        </w:rPr>
        <w:t>(</w:t>
      </w:r>
      <w:r w:rsidRPr="006E184E">
        <w:rPr>
          <w:rStyle w:val="st"/>
          <w:rFonts w:eastAsiaTheme="majorEastAsia"/>
          <w:i/>
          <w:sz w:val="24"/>
          <w:szCs w:val="24"/>
        </w:rPr>
        <w:t>The minimum</w:t>
      </w:r>
      <w:r w:rsidRPr="006E184E">
        <w:rPr>
          <w:rStyle w:val="st"/>
          <w:rFonts w:eastAsiaTheme="majorEastAsia"/>
          <w:sz w:val="24"/>
          <w:szCs w:val="24"/>
        </w:rPr>
        <w:t xml:space="preserve"> </w:t>
      </w:r>
      <w:r w:rsidRPr="006E184E">
        <w:rPr>
          <w:rStyle w:val="Emphasis"/>
          <w:rFonts w:eastAsiaTheme="majorEastAsia"/>
          <w:sz w:val="24"/>
          <w:szCs w:val="24"/>
        </w:rPr>
        <w:t>ClamAV</w:t>
      </w:r>
      <w:r w:rsidRPr="006E184E">
        <w:rPr>
          <w:rStyle w:val="st"/>
          <w:rFonts w:eastAsiaTheme="majorEastAsia"/>
          <w:sz w:val="24"/>
          <w:szCs w:val="24"/>
        </w:rPr>
        <w:t xml:space="preserve"> </w:t>
      </w:r>
      <w:r w:rsidRPr="006E184E">
        <w:rPr>
          <w:rStyle w:val="st"/>
          <w:rFonts w:eastAsiaTheme="majorEastAsia"/>
          <w:i/>
          <w:sz w:val="24"/>
          <w:szCs w:val="24"/>
        </w:rPr>
        <w:t>feature</w:t>
      </w:r>
      <w:r w:rsidRPr="006E184E">
        <w:rPr>
          <w:rStyle w:val="st"/>
          <w:rFonts w:eastAsiaTheme="majorEastAsia"/>
          <w:sz w:val="24"/>
          <w:szCs w:val="24"/>
        </w:rPr>
        <w:t xml:space="preserve"> </w:t>
      </w:r>
      <w:r w:rsidRPr="006E184E">
        <w:rPr>
          <w:rStyle w:val="st"/>
          <w:rFonts w:eastAsiaTheme="majorEastAsia"/>
          <w:i/>
          <w:sz w:val="24"/>
          <w:szCs w:val="24"/>
        </w:rPr>
        <w:t>level</w:t>
      </w:r>
      <w:r w:rsidRPr="006E184E">
        <w:rPr>
          <w:sz w:val="24"/>
          <w:szCs w:val="24"/>
        </w:rPr>
        <w:t xml:space="preserve">) dan </w:t>
      </w:r>
      <w:r w:rsidR="000E3F7F" w:rsidRPr="006E184E">
        <w:rPr>
          <w:rFonts w:ascii="Courier New" w:hAnsi="Courier New" w:cs="Courier New"/>
          <w:sz w:val="24"/>
          <w:szCs w:val="24"/>
        </w:rPr>
        <w:t>MaxFL (</w:t>
      </w:r>
      <w:r w:rsidRPr="006E184E">
        <w:rPr>
          <w:rStyle w:val="st"/>
          <w:rFonts w:eastAsiaTheme="majorEastAsia"/>
          <w:i/>
          <w:sz w:val="24"/>
          <w:szCs w:val="24"/>
        </w:rPr>
        <w:t>The maximum</w:t>
      </w:r>
      <w:r w:rsidRPr="006E184E">
        <w:rPr>
          <w:rStyle w:val="st"/>
          <w:rFonts w:eastAsiaTheme="majorEastAsia"/>
          <w:sz w:val="24"/>
          <w:szCs w:val="24"/>
        </w:rPr>
        <w:t xml:space="preserve"> </w:t>
      </w:r>
      <w:r w:rsidRPr="006E184E">
        <w:rPr>
          <w:rStyle w:val="Emphasis"/>
          <w:rFonts w:eastAsiaTheme="majorEastAsia"/>
          <w:sz w:val="24"/>
          <w:szCs w:val="24"/>
        </w:rPr>
        <w:t>ClamAV</w:t>
      </w:r>
      <w:r w:rsidRPr="006E184E">
        <w:rPr>
          <w:rStyle w:val="st"/>
          <w:rFonts w:eastAsiaTheme="majorEastAsia"/>
          <w:sz w:val="24"/>
          <w:szCs w:val="24"/>
        </w:rPr>
        <w:t xml:space="preserve"> </w:t>
      </w:r>
      <w:r w:rsidRPr="006E184E">
        <w:rPr>
          <w:rStyle w:val="st"/>
          <w:rFonts w:eastAsiaTheme="majorEastAsia"/>
          <w:i/>
          <w:sz w:val="24"/>
          <w:szCs w:val="24"/>
        </w:rPr>
        <w:t>feature</w:t>
      </w:r>
      <w:r w:rsidRPr="006E184E">
        <w:rPr>
          <w:rStyle w:val="st"/>
          <w:rFonts w:eastAsiaTheme="majorEastAsia"/>
          <w:sz w:val="24"/>
          <w:szCs w:val="24"/>
        </w:rPr>
        <w:t xml:space="preserve"> </w:t>
      </w:r>
      <w:r w:rsidRPr="006E184E">
        <w:rPr>
          <w:rStyle w:val="st"/>
          <w:rFonts w:eastAsiaTheme="majorEastAsia"/>
          <w:i/>
          <w:sz w:val="24"/>
          <w:szCs w:val="24"/>
        </w:rPr>
        <w:t>level</w:t>
      </w:r>
      <w:r w:rsidRPr="006E184E">
        <w:rPr>
          <w:rFonts w:ascii="Courier New" w:hAnsi="Courier New" w:cs="Courier New"/>
          <w:sz w:val="24"/>
          <w:szCs w:val="24"/>
        </w:rPr>
        <w:t>)</w:t>
      </w:r>
      <w:r w:rsidRPr="006E184E">
        <w:rPr>
          <w:sz w:val="24"/>
          <w:szCs w:val="24"/>
        </w:rPr>
        <w:t xml:space="preserve"> </w:t>
      </w:r>
      <w:r w:rsidR="00800ADB" w:rsidRPr="006E184E">
        <w:rPr>
          <w:sz w:val="24"/>
          <w:szCs w:val="24"/>
        </w:rPr>
        <w:t xml:space="preserve">bersifat </w:t>
      </w:r>
      <w:r w:rsidRPr="006E184E">
        <w:rPr>
          <w:sz w:val="24"/>
          <w:szCs w:val="24"/>
        </w:rPr>
        <w:t>opsional</w:t>
      </w:r>
      <w:r w:rsidR="009F4958" w:rsidRPr="006E184E">
        <w:rPr>
          <w:sz w:val="24"/>
          <w:szCs w:val="24"/>
        </w:rPr>
        <w:t>,</w:t>
      </w:r>
      <w:r w:rsidR="00800ADB" w:rsidRPr="006E184E">
        <w:rPr>
          <w:sz w:val="24"/>
          <w:szCs w:val="24"/>
        </w:rPr>
        <w:t xml:space="preserve"> parameter </w:t>
      </w:r>
      <w:r w:rsidR="000E3F7F" w:rsidRPr="006E184E">
        <w:rPr>
          <w:sz w:val="24"/>
          <w:szCs w:val="24"/>
        </w:rPr>
        <w:t>ini</w:t>
      </w:r>
      <w:r w:rsidR="00800ADB" w:rsidRPr="006E184E">
        <w:rPr>
          <w:sz w:val="24"/>
          <w:szCs w:val="24"/>
        </w:rPr>
        <w:t xml:space="preserve"> digunakan untuk membatasi </w:t>
      </w:r>
      <w:r w:rsidR="00800ADB" w:rsidRPr="006E184E">
        <w:rPr>
          <w:i/>
          <w:sz w:val="24"/>
          <w:szCs w:val="24"/>
        </w:rPr>
        <w:t>signature</w:t>
      </w:r>
      <w:r w:rsidR="00800ADB" w:rsidRPr="006E184E">
        <w:rPr>
          <w:sz w:val="24"/>
          <w:szCs w:val="24"/>
        </w:rPr>
        <w:t xml:space="preserve"> berdasarkan waktu periode </w:t>
      </w:r>
      <w:r w:rsidR="007A58D0" w:rsidRPr="006E184E">
        <w:rPr>
          <w:sz w:val="24"/>
          <w:szCs w:val="24"/>
        </w:rPr>
        <w:t xml:space="preserve">minimum dan maksimum suatu </w:t>
      </w:r>
      <w:r w:rsidR="00800ADB" w:rsidRPr="006E184E">
        <w:rPr>
          <w:i/>
          <w:sz w:val="24"/>
          <w:szCs w:val="24"/>
        </w:rPr>
        <w:t>engine</w:t>
      </w:r>
      <w:r w:rsidR="00800ADB" w:rsidRPr="006E184E">
        <w:rPr>
          <w:sz w:val="24"/>
          <w:szCs w:val="24"/>
        </w:rPr>
        <w:t xml:space="preserve"> tertentu</w:t>
      </w:r>
      <w:r w:rsidR="007A58D0" w:rsidRPr="006E184E">
        <w:rPr>
          <w:sz w:val="24"/>
          <w:szCs w:val="24"/>
        </w:rPr>
        <w:t xml:space="preserve"> </w:t>
      </w:r>
      <w:r w:rsidR="007A58D0" w:rsidRPr="006E184E">
        <w:rPr>
          <w:i/>
          <w:sz w:val="24"/>
          <w:szCs w:val="24"/>
        </w:rPr>
        <w:t>release</w:t>
      </w:r>
      <w:r w:rsidR="00C576B1" w:rsidRPr="006E184E">
        <w:rPr>
          <w:sz w:val="24"/>
          <w:szCs w:val="24"/>
        </w:rPr>
        <w:t xml:space="preserve">. </w:t>
      </w:r>
      <w:r w:rsidR="000E3F7F" w:rsidRPr="006E184E">
        <w:rPr>
          <w:sz w:val="24"/>
          <w:szCs w:val="24"/>
        </w:rPr>
        <w:t>S</w:t>
      </w:r>
      <w:r w:rsidR="009F4958" w:rsidRPr="006E184E">
        <w:rPr>
          <w:sz w:val="24"/>
          <w:szCs w:val="24"/>
        </w:rPr>
        <w:t xml:space="preserve">emua </w:t>
      </w:r>
      <w:r w:rsidR="009F4958" w:rsidRPr="00610384">
        <w:rPr>
          <w:i/>
          <w:sz w:val="24"/>
          <w:szCs w:val="24"/>
        </w:rPr>
        <w:t>signature</w:t>
      </w:r>
      <w:r w:rsidR="009F4958" w:rsidRPr="00610384">
        <w:rPr>
          <w:sz w:val="24"/>
          <w:szCs w:val="24"/>
        </w:rPr>
        <w:t xml:space="preserve"> yang berisi informasi </w:t>
      </w:r>
      <w:r w:rsidR="009F4958" w:rsidRPr="00610384">
        <w:rPr>
          <w:i/>
          <w:sz w:val="24"/>
          <w:szCs w:val="24"/>
        </w:rPr>
        <w:t>malware</w:t>
      </w:r>
      <w:r w:rsidR="009F4958" w:rsidRPr="00610384">
        <w:rPr>
          <w:sz w:val="24"/>
          <w:szCs w:val="24"/>
        </w:rPr>
        <w:t xml:space="preserve"> harus ditempatkan pada </w:t>
      </w:r>
      <w:r w:rsidR="009F4958" w:rsidRPr="00610384">
        <w:rPr>
          <w:i/>
          <w:sz w:val="24"/>
          <w:szCs w:val="24"/>
        </w:rPr>
        <w:t>file</w:t>
      </w:r>
      <w:r w:rsidR="009F4958" w:rsidRPr="00610384">
        <w:rPr>
          <w:sz w:val="24"/>
          <w:szCs w:val="24"/>
        </w:rPr>
        <w:t xml:space="preserve"> </w:t>
      </w:r>
      <w:r w:rsidR="009F4958" w:rsidRPr="00610384">
        <w:rPr>
          <w:rFonts w:ascii="Courier New" w:hAnsi="Courier New" w:cs="Courier New"/>
          <w:sz w:val="24"/>
          <w:szCs w:val="24"/>
        </w:rPr>
        <w:t>.ndb</w:t>
      </w:r>
      <w:r w:rsidR="009F4958" w:rsidRPr="00610384">
        <w:rPr>
          <w:sz w:val="24"/>
          <w:szCs w:val="24"/>
        </w:rPr>
        <w:t xml:space="preserve">. Sementara untuk </w:t>
      </w:r>
      <w:r w:rsidR="009F4958" w:rsidRPr="00610384">
        <w:rPr>
          <w:i/>
          <w:sz w:val="24"/>
          <w:szCs w:val="24"/>
        </w:rPr>
        <w:t>logical signature</w:t>
      </w:r>
      <w:r w:rsidR="009F4958" w:rsidRPr="00610384">
        <w:rPr>
          <w:sz w:val="24"/>
          <w:szCs w:val="24"/>
        </w:rPr>
        <w:t xml:space="preserve"> disimpan dalam format </w:t>
      </w:r>
      <w:r w:rsidR="009F4958" w:rsidRPr="00610384">
        <w:rPr>
          <w:i/>
          <w:sz w:val="24"/>
          <w:szCs w:val="24"/>
        </w:rPr>
        <w:t>file</w:t>
      </w:r>
      <w:r w:rsidR="009F4958" w:rsidRPr="00610384">
        <w:rPr>
          <w:sz w:val="24"/>
          <w:szCs w:val="24"/>
        </w:rPr>
        <w:t xml:space="preserve"> </w:t>
      </w:r>
      <w:r w:rsidR="009F4958" w:rsidRPr="00610384">
        <w:rPr>
          <w:rFonts w:ascii="Courier New" w:hAnsi="Courier New" w:cs="Courier New"/>
          <w:sz w:val="24"/>
          <w:szCs w:val="24"/>
        </w:rPr>
        <w:t>.ldb</w:t>
      </w:r>
      <w:r w:rsidR="009F4958" w:rsidRPr="00610384">
        <w:rPr>
          <w:sz w:val="24"/>
          <w:szCs w:val="24"/>
        </w:rPr>
        <w:t>.</w:t>
      </w:r>
    </w:p>
    <w:p w14:paraId="2AC0F665" w14:textId="77777777" w:rsidR="009F4958" w:rsidRPr="00610384" w:rsidRDefault="009F4958" w:rsidP="008F3623">
      <w:pPr>
        <w:pStyle w:val="ListParagraph"/>
        <w:numPr>
          <w:ilvl w:val="0"/>
          <w:numId w:val="9"/>
        </w:numPr>
        <w:spacing w:line="360" w:lineRule="auto"/>
        <w:jc w:val="both"/>
        <w:rPr>
          <w:b w:val="0"/>
          <w:i/>
          <w:szCs w:val="24"/>
        </w:rPr>
      </w:pPr>
      <w:r w:rsidRPr="00610384">
        <w:rPr>
          <w:b w:val="0"/>
          <w:i/>
          <w:szCs w:val="24"/>
        </w:rPr>
        <w:t>Icon signatures for PE files (.idb)</w:t>
      </w:r>
    </w:p>
    <w:p w14:paraId="47B93969" w14:textId="77777777" w:rsidR="009F4958" w:rsidRPr="00610384" w:rsidRDefault="009F4958" w:rsidP="009F4958">
      <w:pPr>
        <w:pStyle w:val="ListParagraph"/>
        <w:spacing w:line="360" w:lineRule="auto"/>
        <w:ind w:left="360"/>
        <w:jc w:val="both"/>
        <w:rPr>
          <w:b w:val="0"/>
          <w:szCs w:val="24"/>
        </w:rPr>
      </w:pPr>
      <w:r w:rsidRPr="00610384">
        <w:rPr>
          <w:b w:val="0"/>
          <w:szCs w:val="24"/>
        </w:rPr>
        <w:t xml:space="preserve">Format dari </w:t>
      </w:r>
      <w:r w:rsidRPr="00610384">
        <w:rPr>
          <w:b w:val="0"/>
          <w:i/>
          <w:szCs w:val="24"/>
        </w:rPr>
        <w:t>file icon signature</w:t>
      </w:r>
      <w:r w:rsidRPr="00610384">
        <w:rPr>
          <w:b w:val="0"/>
          <w:szCs w:val="24"/>
        </w:rPr>
        <w:t xml:space="preserve"> untuk PE </w:t>
      </w:r>
      <w:r w:rsidRPr="00610384">
        <w:rPr>
          <w:b w:val="0"/>
          <w:i/>
          <w:szCs w:val="24"/>
        </w:rPr>
        <w:t>File</w:t>
      </w:r>
      <w:r w:rsidRPr="00610384">
        <w:rPr>
          <w:b w:val="0"/>
          <w:szCs w:val="24"/>
        </w:rPr>
        <w:t xml:space="preserve"> yaitu:</w:t>
      </w:r>
    </w:p>
    <w:p w14:paraId="27DC5E3E" w14:textId="77777777" w:rsidR="009F4958" w:rsidRPr="00610384" w:rsidRDefault="009F4958" w:rsidP="009F4958">
      <w:pPr>
        <w:pStyle w:val="ListParagraph"/>
        <w:spacing w:line="360" w:lineRule="auto"/>
        <w:ind w:left="360"/>
        <w:jc w:val="both"/>
        <w:rPr>
          <w:rFonts w:ascii="Courier New" w:hAnsi="Courier New" w:cs="Courier New"/>
          <w:b w:val="0"/>
          <w:szCs w:val="24"/>
        </w:rPr>
      </w:pPr>
      <w:r w:rsidRPr="00610384">
        <w:rPr>
          <w:rFonts w:ascii="Courier New" w:hAnsi="Courier New" w:cs="Courier New"/>
          <w:b w:val="0"/>
          <w:szCs w:val="24"/>
        </w:rPr>
        <w:t>ICONNAME: GROUP1: GROUP2: ICON_HASH</w:t>
      </w:r>
    </w:p>
    <w:p w14:paraId="4C1835FB" w14:textId="77777777" w:rsidR="009F4958" w:rsidRPr="00610384" w:rsidRDefault="009F4958" w:rsidP="009F4958">
      <w:pPr>
        <w:pStyle w:val="ListParagraph"/>
        <w:spacing w:line="360" w:lineRule="auto"/>
        <w:ind w:left="360"/>
        <w:jc w:val="both"/>
        <w:rPr>
          <w:b w:val="0"/>
          <w:szCs w:val="24"/>
        </w:rPr>
      </w:pPr>
      <w:r w:rsidRPr="00610384">
        <w:rPr>
          <w:b w:val="0"/>
          <w:szCs w:val="24"/>
        </w:rPr>
        <w:t>Dimana:</w:t>
      </w:r>
    </w:p>
    <w:p w14:paraId="57DBC6A2" w14:textId="77777777" w:rsidR="009F4958" w:rsidRPr="00610384" w:rsidRDefault="009F4958" w:rsidP="008F3623">
      <w:pPr>
        <w:pStyle w:val="ListParagraph"/>
        <w:numPr>
          <w:ilvl w:val="0"/>
          <w:numId w:val="35"/>
        </w:numPr>
        <w:spacing w:line="360" w:lineRule="auto"/>
        <w:jc w:val="both"/>
        <w:rPr>
          <w:b w:val="0"/>
          <w:szCs w:val="24"/>
        </w:rPr>
      </w:pPr>
      <w:r w:rsidRPr="00610384">
        <w:rPr>
          <w:rFonts w:ascii="Courier New" w:hAnsi="Courier New" w:cs="Courier New"/>
          <w:b w:val="0"/>
          <w:szCs w:val="24"/>
        </w:rPr>
        <w:t>ICONNAME</w:t>
      </w:r>
      <w:r w:rsidRPr="00610384">
        <w:rPr>
          <w:b w:val="0"/>
          <w:szCs w:val="24"/>
        </w:rPr>
        <w:t xml:space="preserve"> merupakan </w:t>
      </w:r>
      <w:r w:rsidRPr="00610384">
        <w:rPr>
          <w:b w:val="0"/>
          <w:i/>
          <w:szCs w:val="24"/>
        </w:rPr>
        <w:t>string</w:t>
      </w:r>
      <w:r w:rsidRPr="00610384">
        <w:rPr>
          <w:b w:val="0"/>
          <w:szCs w:val="24"/>
        </w:rPr>
        <w:t xml:space="preserve"> unik yang mengidentifikasi spesifik ikon.</w:t>
      </w:r>
    </w:p>
    <w:p w14:paraId="256016A3" w14:textId="09374C35" w:rsidR="009F4958" w:rsidRPr="00610384" w:rsidRDefault="009F4958" w:rsidP="008F3623">
      <w:pPr>
        <w:pStyle w:val="ListParagraph"/>
        <w:numPr>
          <w:ilvl w:val="0"/>
          <w:numId w:val="35"/>
        </w:numPr>
        <w:spacing w:line="360" w:lineRule="auto"/>
        <w:jc w:val="both"/>
        <w:rPr>
          <w:b w:val="0"/>
          <w:iCs/>
          <w:szCs w:val="24"/>
        </w:rPr>
      </w:pPr>
      <w:r w:rsidRPr="00610384">
        <w:rPr>
          <w:rFonts w:ascii="Courier New" w:hAnsi="Courier New" w:cs="Courier New"/>
          <w:b w:val="0"/>
          <w:szCs w:val="24"/>
        </w:rPr>
        <w:t>GROUP1</w:t>
      </w:r>
      <w:r w:rsidRPr="00610384">
        <w:rPr>
          <w:b w:val="0"/>
          <w:szCs w:val="24"/>
        </w:rPr>
        <w:t xml:space="preserve"> merupakan identifikasi </w:t>
      </w:r>
      <w:r w:rsidRPr="00610384">
        <w:rPr>
          <w:b w:val="0"/>
          <w:i/>
          <w:szCs w:val="24"/>
        </w:rPr>
        <w:t>string</w:t>
      </w:r>
      <w:r w:rsidRPr="00610384">
        <w:rPr>
          <w:b w:val="0"/>
          <w:szCs w:val="24"/>
        </w:rPr>
        <w:t xml:space="preserve"> pada grup pertama dari ikon.</w:t>
      </w:r>
    </w:p>
    <w:p w14:paraId="5BBD5373" w14:textId="2973302C" w:rsidR="009F4958" w:rsidRPr="00610384" w:rsidRDefault="009F4958" w:rsidP="008F3623">
      <w:pPr>
        <w:pStyle w:val="ListParagraph"/>
        <w:numPr>
          <w:ilvl w:val="0"/>
          <w:numId w:val="35"/>
        </w:numPr>
        <w:spacing w:after="0" w:line="360" w:lineRule="auto"/>
        <w:jc w:val="both"/>
        <w:rPr>
          <w:b w:val="0"/>
          <w:iCs/>
          <w:szCs w:val="24"/>
        </w:rPr>
      </w:pPr>
      <w:r w:rsidRPr="00610384">
        <w:rPr>
          <w:rFonts w:ascii="Courier New" w:hAnsi="Courier New" w:cs="Courier New"/>
          <w:b w:val="0"/>
          <w:szCs w:val="24"/>
        </w:rPr>
        <w:t>GROUP2</w:t>
      </w:r>
      <w:r w:rsidRPr="00610384">
        <w:rPr>
          <w:b w:val="0"/>
          <w:szCs w:val="24"/>
        </w:rPr>
        <w:t xml:space="preserve"> merupakan identifikasi </w:t>
      </w:r>
      <w:r w:rsidRPr="00610384">
        <w:rPr>
          <w:b w:val="0"/>
          <w:i/>
          <w:szCs w:val="24"/>
        </w:rPr>
        <w:t>string</w:t>
      </w:r>
      <w:r w:rsidRPr="00610384">
        <w:rPr>
          <w:b w:val="0"/>
          <w:szCs w:val="24"/>
        </w:rPr>
        <w:t xml:space="preserve"> pada grup kedua dari ikon.</w:t>
      </w:r>
    </w:p>
    <w:p w14:paraId="511C676C" w14:textId="4D6346E0" w:rsidR="00AF2C76" w:rsidRPr="00AF2C76" w:rsidRDefault="009F4958" w:rsidP="00AF2C76">
      <w:pPr>
        <w:pStyle w:val="ListParagraph"/>
        <w:numPr>
          <w:ilvl w:val="0"/>
          <w:numId w:val="35"/>
        </w:numPr>
        <w:spacing w:before="240" w:line="360" w:lineRule="auto"/>
        <w:jc w:val="both"/>
        <w:rPr>
          <w:b w:val="0"/>
          <w:iCs/>
          <w:szCs w:val="24"/>
        </w:rPr>
      </w:pPr>
      <w:r w:rsidRPr="00610384">
        <w:rPr>
          <w:rFonts w:ascii="Courier New" w:hAnsi="Courier New" w:cs="Courier New"/>
          <w:b w:val="0"/>
          <w:iCs/>
          <w:szCs w:val="24"/>
        </w:rPr>
        <w:t>ICON_HASH</w:t>
      </w:r>
      <w:r w:rsidRPr="00610384">
        <w:rPr>
          <w:b w:val="0"/>
          <w:szCs w:val="24"/>
        </w:rPr>
        <w:t xml:space="preserve"> merupakan </w:t>
      </w:r>
      <w:r w:rsidRPr="00610384">
        <w:rPr>
          <w:b w:val="0"/>
          <w:i/>
          <w:szCs w:val="24"/>
        </w:rPr>
        <w:t>hashing fuzzy</w:t>
      </w:r>
      <w:r w:rsidRPr="00610384">
        <w:rPr>
          <w:b w:val="0"/>
          <w:szCs w:val="24"/>
        </w:rPr>
        <w:t xml:space="preserve"> pada ikon gamb</w:t>
      </w:r>
      <w:r w:rsidRPr="00610384">
        <w:rPr>
          <w:b w:val="0"/>
          <w:iCs/>
          <w:szCs w:val="24"/>
        </w:rPr>
        <w:t>ar.</w:t>
      </w:r>
    </w:p>
    <w:p w14:paraId="001E035A" w14:textId="58EF8A88" w:rsidR="007B4CBA" w:rsidRPr="007D1FF5" w:rsidRDefault="00C41634" w:rsidP="008F3623">
      <w:pPr>
        <w:pStyle w:val="ListParagraph"/>
        <w:numPr>
          <w:ilvl w:val="1"/>
          <w:numId w:val="31"/>
        </w:numPr>
        <w:spacing w:before="240" w:after="0" w:line="360" w:lineRule="auto"/>
        <w:ind w:left="426" w:hanging="426"/>
        <w:jc w:val="both"/>
        <w:outlineLvl w:val="1"/>
        <w:rPr>
          <w:i/>
          <w:szCs w:val="24"/>
          <w:lang w:val="en-ID"/>
        </w:rPr>
      </w:pPr>
      <w:r w:rsidRPr="007D1FF5">
        <w:rPr>
          <w:i/>
          <w:szCs w:val="24"/>
          <w:lang w:val="en-ID"/>
        </w:rPr>
        <w:t xml:space="preserve"> </w:t>
      </w:r>
      <w:bookmarkStart w:id="147" w:name="_Toc522192767"/>
      <w:r w:rsidR="007B4CBA" w:rsidRPr="007D1FF5">
        <w:rPr>
          <w:i/>
          <w:szCs w:val="24"/>
          <w:lang w:val="en-ID"/>
        </w:rPr>
        <w:t>Multi-Pattern String Matching</w:t>
      </w:r>
      <w:bookmarkEnd w:id="147"/>
    </w:p>
    <w:p w14:paraId="2C7D94E9" w14:textId="418C2E56" w:rsidR="00F63325" w:rsidRPr="00610384" w:rsidRDefault="00F63325" w:rsidP="00180152">
      <w:pPr>
        <w:spacing w:line="360" w:lineRule="auto"/>
        <w:jc w:val="both"/>
        <w:rPr>
          <w:rFonts w:eastAsia="Arial"/>
          <w:sz w:val="24"/>
          <w:szCs w:val="24"/>
          <w:lang w:val="en-GB"/>
        </w:rPr>
      </w:pPr>
      <w:r w:rsidRPr="00610384">
        <w:rPr>
          <w:sz w:val="24"/>
          <w:szCs w:val="24"/>
        </w:rPr>
        <w:t xml:space="preserve">Pada </w:t>
      </w:r>
      <w:r w:rsidRPr="00610384">
        <w:rPr>
          <w:i/>
          <w:iCs/>
          <w:sz w:val="24"/>
          <w:szCs w:val="24"/>
        </w:rPr>
        <w:t xml:space="preserve">multi-pattern string </w:t>
      </w:r>
      <w:r w:rsidR="003523D3">
        <w:rPr>
          <w:i/>
          <w:iCs/>
          <w:sz w:val="24"/>
          <w:szCs w:val="24"/>
        </w:rPr>
        <w:t>mat</w:t>
      </w:r>
      <w:r w:rsidRPr="00610384">
        <w:rPr>
          <w:i/>
          <w:iCs/>
          <w:sz w:val="24"/>
          <w:szCs w:val="24"/>
        </w:rPr>
        <w:t>ching</w:t>
      </w:r>
      <w:r w:rsidRPr="00610384">
        <w:rPr>
          <w:sz w:val="24"/>
          <w:szCs w:val="24"/>
        </w:rPr>
        <w:t xml:space="preserve"> merupakan upaya untuk mencari pola (dalam hal ini sekumpulan </w:t>
      </w:r>
      <w:r w:rsidRPr="00610384">
        <w:rPr>
          <w:i/>
          <w:sz w:val="24"/>
          <w:szCs w:val="24"/>
        </w:rPr>
        <w:t>string</w:t>
      </w:r>
      <w:r w:rsidRPr="00610384">
        <w:rPr>
          <w:sz w:val="24"/>
          <w:szCs w:val="24"/>
        </w:rPr>
        <w:t>) pada suatu teks/</w:t>
      </w:r>
      <w:r w:rsidRPr="00610384">
        <w:rPr>
          <w:i/>
          <w:sz w:val="24"/>
          <w:szCs w:val="24"/>
        </w:rPr>
        <w:t>string</w:t>
      </w:r>
      <w:r w:rsidRPr="00610384">
        <w:rPr>
          <w:sz w:val="24"/>
          <w:szCs w:val="24"/>
        </w:rPr>
        <w:t>.</w:t>
      </w:r>
      <w:r w:rsidRPr="00610384">
        <w:rPr>
          <w:rFonts w:ascii="Arial" w:eastAsia="Arial" w:hAnsi="Arial" w:cs="Arial"/>
          <w:sz w:val="24"/>
          <w:szCs w:val="24"/>
        </w:rPr>
        <w:t xml:space="preserve"> </w:t>
      </w:r>
      <w:r w:rsidRPr="00610384">
        <w:rPr>
          <w:sz w:val="24"/>
          <w:szCs w:val="24"/>
        </w:rPr>
        <w:t xml:space="preserve">Adapun beberapa penerapan algoritma yang dapat digunakan untuk </w:t>
      </w:r>
      <w:r w:rsidRPr="00610384">
        <w:rPr>
          <w:i/>
          <w:sz w:val="24"/>
          <w:szCs w:val="24"/>
        </w:rPr>
        <w:t xml:space="preserve">string matching. </w:t>
      </w:r>
      <w:sdt>
        <w:sdtPr>
          <w:rPr>
            <w:i/>
            <w:sz w:val="24"/>
            <w:szCs w:val="24"/>
          </w:rPr>
          <w:id w:val="-1094620376"/>
          <w:citation/>
        </w:sdtPr>
        <w:sdtEndPr/>
        <w:sdtContent>
          <w:r w:rsidRPr="00610384">
            <w:rPr>
              <w:i/>
              <w:sz w:val="24"/>
              <w:szCs w:val="24"/>
            </w:rPr>
            <w:fldChar w:fldCharType="begin"/>
          </w:r>
          <w:r w:rsidRPr="00610384">
            <w:rPr>
              <w:i/>
              <w:sz w:val="24"/>
              <w:szCs w:val="24"/>
              <w:lang w:val="en-GB"/>
            </w:rPr>
            <w:instrText xml:space="preserve">CITATION Bae89 \l 2057 </w:instrText>
          </w:r>
          <w:r w:rsidRPr="00610384">
            <w:rPr>
              <w:i/>
              <w:sz w:val="24"/>
              <w:szCs w:val="24"/>
            </w:rPr>
            <w:fldChar w:fldCharType="separate"/>
          </w:r>
          <w:r w:rsidR="008F1E94" w:rsidRPr="008F1E94">
            <w:rPr>
              <w:noProof/>
              <w:sz w:val="24"/>
              <w:szCs w:val="24"/>
              <w:lang w:val="en-GB"/>
            </w:rPr>
            <w:t>[29]</w:t>
          </w:r>
          <w:r w:rsidRPr="00610384">
            <w:rPr>
              <w:i/>
              <w:sz w:val="24"/>
              <w:szCs w:val="24"/>
            </w:rPr>
            <w:fldChar w:fldCharType="end"/>
          </w:r>
        </w:sdtContent>
      </w:sdt>
    </w:p>
    <w:p w14:paraId="325DF37C" w14:textId="691FEF15" w:rsidR="00F63325" w:rsidRPr="007D1FF5" w:rsidRDefault="007B4CBA" w:rsidP="008F3623">
      <w:pPr>
        <w:pStyle w:val="ListParagraph"/>
        <w:numPr>
          <w:ilvl w:val="2"/>
          <w:numId w:val="31"/>
        </w:numPr>
        <w:spacing w:before="240" w:after="160" w:line="360" w:lineRule="auto"/>
        <w:ind w:left="709"/>
        <w:jc w:val="both"/>
        <w:outlineLvl w:val="2"/>
        <w:rPr>
          <w:i/>
          <w:szCs w:val="24"/>
          <w:lang w:val="en-ID"/>
        </w:rPr>
      </w:pPr>
      <w:bookmarkStart w:id="148" w:name="_Toc522192768"/>
      <w:r w:rsidRPr="007D1FF5">
        <w:rPr>
          <w:szCs w:val="24"/>
          <w:lang w:val="en-ID"/>
        </w:rPr>
        <w:lastRenderedPageBreak/>
        <w:t>Algoritma Boyer-Moore</w:t>
      </w:r>
      <w:bookmarkEnd w:id="148"/>
    </w:p>
    <w:p w14:paraId="209FAC05" w14:textId="02594432" w:rsidR="00F63325" w:rsidRPr="00610384" w:rsidRDefault="00F63325" w:rsidP="00F63325">
      <w:pPr>
        <w:spacing w:before="240" w:line="360" w:lineRule="auto"/>
        <w:jc w:val="both"/>
        <w:rPr>
          <w:rFonts w:eastAsia="Arial"/>
          <w:sz w:val="24"/>
          <w:szCs w:val="24"/>
        </w:rPr>
      </w:pPr>
      <w:r w:rsidRPr="00610384">
        <w:rPr>
          <w:rFonts w:eastAsia="Arial"/>
          <w:sz w:val="24"/>
          <w:szCs w:val="24"/>
        </w:rPr>
        <w:t xml:space="preserve">Algoritma Boyer-Moore diperkenalkan oleh Bob Boyer dan J.S. Moore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 </w:t>
      </w:r>
      <w:sdt>
        <w:sdtPr>
          <w:rPr>
            <w:rFonts w:eastAsia="Arial"/>
            <w:sz w:val="24"/>
            <w:szCs w:val="24"/>
          </w:rPr>
          <w:id w:val="762881238"/>
          <w:citation/>
        </w:sdtPr>
        <w:sdtEndPr/>
        <w:sdtContent>
          <w:r w:rsidRPr="00610384">
            <w:rPr>
              <w:rFonts w:eastAsia="Arial"/>
              <w:sz w:val="24"/>
              <w:szCs w:val="24"/>
            </w:rPr>
            <w:fldChar w:fldCharType="begin"/>
          </w:r>
          <w:r w:rsidRPr="00610384">
            <w:rPr>
              <w:rFonts w:eastAsia="Arial"/>
              <w:sz w:val="24"/>
              <w:szCs w:val="24"/>
            </w:rPr>
            <w:instrText xml:space="preserve"> CITATION Knu97 \l 2057 </w:instrText>
          </w:r>
          <w:r w:rsidRPr="00610384">
            <w:rPr>
              <w:rFonts w:eastAsia="Arial"/>
              <w:sz w:val="24"/>
              <w:szCs w:val="24"/>
            </w:rPr>
            <w:fldChar w:fldCharType="separate"/>
          </w:r>
          <w:r w:rsidR="008F1E94" w:rsidRPr="008F1E94">
            <w:rPr>
              <w:rFonts w:eastAsia="Arial"/>
              <w:noProof/>
              <w:sz w:val="24"/>
              <w:szCs w:val="24"/>
            </w:rPr>
            <w:t>[30]</w:t>
          </w:r>
          <w:r w:rsidRPr="00610384">
            <w:rPr>
              <w:rFonts w:eastAsia="Arial"/>
              <w:sz w:val="24"/>
              <w:szCs w:val="24"/>
            </w:rPr>
            <w:fldChar w:fldCharType="end"/>
          </w:r>
        </w:sdtContent>
      </w:sdt>
      <w:r w:rsidRPr="00610384">
        <w:rPr>
          <w:rFonts w:eastAsia="Arial"/>
          <w:sz w:val="24"/>
          <w:szCs w:val="24"/>
        </w:rPr>
        <w:t xml:space="preserve">. </w:t>
      </w:r>
    </w:p>
    <w:p w14:paraId="28970AF1" w14:textId="3163D93C" w:rsidR="00F63325" w:rsidRPr="00610384" w:rsidRDefault="00F63325" w:rsidP="00F63325">
      <w:pPr>
        <w:spacing w:before="240" w:after="240" w:line="360" w:lineRule="auto"/>
        <w:jc w:val="both"/>
        <w:rPr>
          <w:sz w:val="24"/>
          <w:szCs w:val="24"/>
          <w:lang w:val="en-GB" w:eastAsia="en-GB"/>
        </w:rPr>
      </w:pPr>
      <w:r w:rsidRPr="00610384">
        <w:rPr>
          <w:rFonts w:eastAsia="Arial"/>
          <w:sz w:val="24"/>
          <w:szCs w:val="24"/>
        </w:rPr>
        <w:t xml:space="preserve">Ada 3 pendekatan yang </w:t>
      </w:r>
      <w:r w:rsidR="00202C41">
        <w:rPr>
          <w:rFonts w:eastAsia="Arial"/>
          <w:sz w:val="24"/>
          <w:szCs w:val="24"/>
        </w:rPr>
        <w:t>digunakan</w:t>
      </w:r>
      <w:r w:rsidRPr="00610384">
        <w:rPr>
          <w:rFonts w:eastAsia="Arial"/>
          <w:sz w:val="24"/>
          <w:szCs w:val="24"/>
        </w:rPr>
        <w:t xml:space="preserve"> pada algoritma ini yaitu </w:t>
      </w:r>
      <w:r w:rsidRPr="00610384">
        <w:rPr>
          <w:rFonts w:eastAsia="Arial"/>
          <w:i/>
          <w:sz w:val="24"/>
          <w:szCs w:val="24"/>
        </w:rPr>
        <w:t>scan</w:t>
      </w:r>
      <w:r w:rsidRPr="00610384">
        <w:rPr>
          <w:rFonts w:eastAsia="Arial"/>
          <w:sz w:val="24"/>
          <w:szCs w:val="24"/>
        </w:rPr>
        <w:t xml:space="preserve"> dari kanan ke kiri</w:t>
      </w:r>
      <w:r w:rsidRPr="00610384">
        <w:rPr>
          <w:sz w:val="24"/>
          <w:szCs w:val="24"/>
          <w:lang w:val="en-GB" w:eastAsia="en-GB"/>
        </w:rPr>
        <w:t xml:space="preserve">, aturan </w:t>
      </w:r>
      <w:r w:rsidRPr="00610384">
        <w:rPr>
          <w:i/>
          <w:sz w:val="24"/>
          <w:szCs w:val="24"/>
          <w:lang w:val="en-GB" w:eastAsia="en-GB"/>
        </w:rPr>
        <w:t>bad character</w:t>
      </w:r>
      <w:r w:rsidRPr="00610384">
        <w:rPr>
          <w:sz w:val="24"/>
          <w:szCs w:val="24"/>
          <w:lang w:val="en-GB" w:eastAsia="en-GB"/>
        </w:rPr>
        <w:t xml:space="preserve"> dan aturan </w:t>
      </w:r>
      <w:r w:rsidRPr="00610384">
        <w:rPr>
          <w:i/>
          <w:sz w:val="24"/>
          <w:szCs w:val="24"/>
          <w:lang w:val="en-GB" w:eastAsia="en-GB"/>
        </w:rPr>
        <w:t>good suffix shift</w:t>
      </w:r>
      <w:r w:rsidRPr="00610384">
        <w:rPr>
          <w:sz w:val="24"/>
          <w:szCs w:val="24"/>
          <w:lang w:val="en-GB" w:eastAsia="en-GB"/>
        </w:rPr>
        <w:t xml:space="preserve">. </w:t>
      </w:r>
    </w:p>
    <w:p w14:paraId="458B9232" w14:textId="77777777" w:rsidR="00F63325" w:rsidRPr="00610384" w:rsidRDefault="00F63325" w:rsidP="008F3623">
      <w:pPr>
        <w:pStyle w:val="ListParagraph"/>
        <w:numPr>
          <w:ilvl w:val="0"/>
          <w:numId w:val="43"/>
        </w:numPr>
        <w:spacing w:line="360" w:lineRule="auto"/>
        <w:ind w:left="426"/>
        <w:jc w:val="both"/>
        <w:rPr>
          <w:rFonts w:eastAsia="Arial"/>
          <w:b w:val="0"/>
          <w:szCs w:val="24"/>
        </w:rPr>
      </w:pPr>
      <w:r w:rsidRPr="00610384">
        <w:rPr>
          <w:rFonts w:eastAsia="Arial"/>
          <w:b w:val="0"/>
          <w:i/>
          <w:szCs w:val="24"/>
        </w:rPr>
        <w:t>Scan</w:t>
      </w:r>
      <w:r w:rsidRPr="00610384">
        <w:rPr>
          <w:rFonts w:eastAsia="Arial"/>
          <w:b w:val="0"/>
          <w:szCs w:val="24"/>
        </w:rPr>
        <w:t xml:space="preserve"> dari kanan ke kiri</w:t>
      </w:r>
    </w:p>
    <w:p w14:paraId="16746F6B" w14:textId="77777777" w:rsidR="00F63325" w:rsidRPr="00610384" w:rsidRDefault="00F63325" w:rsidP="00F63325">
      <w:pPr>
        <w:pStyle w:val="ListParagraph"/>
        <w:spacing w:before="240" w:line="360" w:lineRule="auto"/>
        <w:ind w:left="66"/>
        <w:jc w:val="both"/>
        <w:rPr>
          <w:rFonts w:eastAsia="Arial"/>
          <w:b w:val="0"/>
          <w:i/>
          <w:szCs w:val="24"/>
        </w:rPr>
      </w:pPr>
      <w:r w:rsidRPr="00610384">
        <w:rPr>
          <w:rFonts w:eastAsia="Arial"/>
          <w:b w:val="0"/>
          <w:szCs w:val="24"/>
        </w:rPr>
        <w:t>Pendekatan ini menerapkan pemindaian dari kanan ke kiri pada deretan pola P yang dicari untuk diperiksa kecocokannya pada teks T.</w:t>
      </w:r>
    </w:p>
    <w:p w14:paraId="0BE31AE4" w14:textId="77777777" w:rsidR="00F63325" w:rsidRPr="00610384" w:rsidRDefault="00F63325" w:rsidP="008F3623">
      <w:pPr>
        <w:pStyle w:val="ListParagraph"/>
        <w:numPr>
          <w:ilvl w:val="0"/>
          <w:numId w:val="43"/>
        </w:numPr>
        <w:spacing w:before="240" w:line="360" w:lineRule="auto"/>
        <w:ind w:left="426"/>
        <w:jc w:val="both"/>
        <w:rPr>
          <w:rFonts w:eastAsia="Arial"/>
          <w:b w:val="0"/>
          <w:szCs w:val="24"/>
        </w:rPr>
      </w:pPr>
      <w:r w:rsidRPr="00610384">
        <w:rPr>
          <w:rFonts w:eastAsia="Arial"/>
          <w:b w:val="0"/>
          <w:szCs w:val="24"/>
        </w:rPr>
        <w:t xml:space="preserve">Aturan </w:t>
      </w:r>
      <w:r w:rsidRPr="00610384">
        <w:rPr>
          <w:rFonts w:eastAsia="Arial"/>
          <w:b w:val="0"/>
          <w:i/>
          <w:szCs w:val="24"/>
        </w:rPr>
        <w:t>bad character</w:t>
      </w:r>
    </w:p>
    <w:p w14:paraId="228B4717" w14:textId="1085A5F2" w:rsidR="00F63325" w:rsidRDefault="00F63325" w:rsidP="00F63325">
      <w:pPr>
        <w:pStyle w:val="ListParagraph"/>
        <w:spacing w:before="240" w:after="0" w:line="360" w:lineRule="auto"/>
        <w:ind w:left="66"/>
        <w:jc w:val="both"/>
        <w:rPr>
          <w:rFonts w:eastAsia="Arial"/>
          <w:b w:val="0"/>
          <w:szCs w:val="24"/>
        </w:rPr>
      </w:pPr>
      <w:r w:rsidRPr="00610384">
        <w:rPr>
          <w:rFonts w:eastAsia="Arial"/>
          <w:b w:val="0"/>
          <w:szCs w:val="24"/>
        </w:rPr>
        <w:t xml:space="preserve">Pendekatan ini diterapkan ketika karakter pada T bertemu kondisi x </w:t>
      </w:r>
      <w:r w:rsidRPr="00610384">
        <w:rPr>
          <w:rFonts w:eastAsia="Arial" w:cs="Times New Roman"/>
          <w:b w:val="0"/>
          <w:szCs w:val="24"/>
        </w:rPr>
        <w:t>≠</w:t>
      </w:r>
      <w:r w:rsidRPr="00610384">
        <w:rPr>
          <w:rFonts w:eastAsia="Arial"/>
          <w:b w:val="0"/>
          <w:szCs w:val="24"/>
        </w:rPr>
        <w:t xml:space="preserve"> y dimana x sebagai karakter di alpabet dan y sebagai karakter terakhir dari P. Ketika kecocokan muncul, cari posisi P berkarakter x, lalu geser P kekanan hingga bertemu x pada P tepat dibawah ketidakcocokan x pada T. Namun apabila x tidak muncul pada P, kita dapat menggeser P hingga melewati poin dimana ketidakcocokan T terjadi. R(x) sebagai posisi kemunculan karakter X pada P. R(x) didefinisikan 0 apabila x tidak ada pada P. </w:t>
      </w:r>
    </w:p>
    <w:p w14:paraId="6C01365C" w14:textId="77777777" w:rsidR="00F63325" w:rsidRPr="00610384" w:rsidRDefault="00F63325" w:rsidP="008F3623">
      <w:pPr>
        <w:pStyle w:val="ListParagraph"/>
        <w:numPr>
          <w:ilvl w:val="0"/>
          <w:numId w:val="43"/>
        </w:numPr>
        <w:spacing w:after="0" w:line="360" w:lineRule="auto"/>
        <w:ind w:left="426"/>
        <w:jc w:val="both"/>
        <w:rPr>
          <w:rFonts w:eastAsia="Arial"/>
          <w:b w:val="0"/>
          <w:szCs w:val="24"/>
        </w:rPr>
      </w:pPr>
      <w:r w:rsidRPr="00610384">
        <w:rPr>
          <w:rFonts w:eastAsia="Arial"/>
          <w:b w:val="0"/>
          <w:szCs w:val="24"/>
        </w:rPr>
        <w:t xml:space="preserve">Aturan </w:t>
      </w:r>
      <w:r w:rsidRPr="00610384">
        <w:rPr>
          <w:rFonts w:eastAsia="Arial"/>
          <w:b w:val="0"/>
          <w:i/>
          <w:szCs w:val="24"/>
        </w:rPr>
        <w:t>good</w:t>
      </w:r>
      <w:r w:rsidRPr="00610384">
        <w:rPr>
          <w:rFonts w:eastAsia="Arial"/>
          <w:b w:val="0"/>
          <w:szCs w:val="24"/>
        </w:rPr>
        <w:t xml:space="preserve"> </w:t>
      </w:r>
      <w:r w:rsidRPr="00610384">
        <w:rPr>
          <w:rFonts w:eastAsia="Arial"/>
          <w:b w:val="0"/>
          <w:i/>
          <w:szCs w:val="24"/>
        </w:rPr>
        <w:t xml:space="preserve">shift </w:t>
      </w:r>
    </w:p>
    <w:p w14:paraId="0923ECD9" w14:textId="51C9C051" w:rsidR="00F63325" w:rsidRPr="00610384" w:rsidRDefault="00F63325" w:rsidP="00F63325">
      <w:pPr>
        <w:spacing w:line="360" w:lineRule="auto"/>
        <w:ind w:left="66"/>
        <w:jc w:val="both"/>
        <w:rPr>
          <w:rFonts w:eastAsia="Arial"/>
          <w:sz w:val="24"/>
          <w:szCs w:val="24"/>
          <w:lang w:val="en-GB"/>
        </w:rPr>
      </w:pPr>
      <w:r w:rsidRPr="00610384">
        <w:rPr>
          <w:rFonts w:eastAsia="Arial"/>
          <w:sz w:val="24"/>
          <w:szCs w:val="24"/>
        </w:rPr>
        <w:t xml:space="preserve">Pendekatan ini terjadi ketika terdapat </w:t>
      </w:r>
      <w:r w:rsidRPr="00610384">
        <w:rPr>
          <w:rFonts w:eastAsia="Arial"/>
          <w:i/>
          <w:sz w:val="24"/>
          <w:szCs w:val="24"/>
        </w:rPr>
        <w:t>substring</w:t>
      </w:r>
      <w:r w:rsidRPr="00610384">
        <w:rPr>
          <w:rFonts w:eastAsia="Arial"/>
          <w:sz w:val="24"/>
          <w:szCs w:val="24"/>
        </w:rPr>
        <w:t xml:space="preserve"> t pada T yang cocok dengan </w:t>
      </w:r>
      <w:r w:rsidRPr="00610384">
        <w:rPr>
          <w:rFonts w:eastAsia="Arial"/>
          <w:i/>
          <w:sz w:val="24"/>
          <w:szCs w:val="24"/>
        </w:rPr>
        <w:t>suffix</w:t>
      </w:r>
      <w:r w:rsidRPr="00610384">
        <w:rPr>
          <w:rFonts w:eastAsia="Arial"/>
          <w:sz w:val="24"/>
          <w:szCs w:val="24"/>
        </w:rPr>
        <w:t xml:space="preserve"> atau </w:t>
      </w:r>
      <w:r w:rsidRPr="00610384">
        <w:rPr>
          <w:rFonts w:eastAsia="Arial"/>
          <w:i/>
          <w:sz w:val="24"/>
          <w:szCs w:val="24"/>
        </w:rPr>
        <w:t>substring</w:t>
      </w:r>
      <w:r w:rsidRPr="00610384">
        <w:rPr>
          <w:rFonts w:eastAsia="Arial"/>
          <w:sz w:val="24"/>
          <w:szCs w:val="24"/>
        </w:rPr>
        <w:t xml:space="preserve"> dari P. Selanjutnya geser P hingga kondisi berikut terpenuhi yaitu kemunculan dari t pada P cocok dengan t pada T, prefiks dari P cocok dengan </w:t>
      </w:r>
      <w:r w:rsidRPr="00610384">
        <w:rPr>
          <w:rFonts w:eastAsia="Arial"/>
          <w:i/>
          <w:sz w:val="24"/>
          <w:szCs w:val="24"/>
        </w:rPr>
        <w:t>suffix</w:t>
      </w:r>
      <w:r w:rsidRPr="00610384">
        <w:rPr>
          <w:rFonts w:eastAsia="Arial"/>
          <w:sz w:val="24"/>
          <w:szCs w:val="24"/>
        </w:rPr>
        <w:t xml:space="preserve"> </w:t>
      </w:r>
      <w:r w:rsidRPr="00610384">
        <w:rPr>
          <w:rFonts w:eastAsia="Arial"/>
          <w:sz w:val="24"/>
          <w:szCs w:val="24"/>
        </w:rPr>
        <w:lastRenderedPageBreak/>
        <w:t xml:space="preserve">dari t, dan P digeser melewati t. </w:t>
      </w:r>
      <w:r w:rsidRPr="00610384">
        <w:rPr>
          <w:sz w:val="24"/>
          <w:szCs w:val="24"/>
          <w:lang w:eastAsia="en-GB"/>
        </w:rPr>
        <w:t xml:space="preserve">Algoritma Boyer-Moore mencari </w:t>
      </w:r>
      <w:r w:rsidRPr="00610384">
        <w:rPr>
          <w:i/>
          <w:sz w:val="24"/>
          <w:szCs w:val="24"/>
          <w:lang w:eastAsia="en-GB"/>
        </w:rPr>
        <w:t>pattern</w:t>
      </w:r>
      <w:r w:rsidRPr="00610384">
        <w:rPr>
          <w:sz w:val="24"/>
          <w:szCs w:val="24"/>
          <w:lang w:eastAsia="en-GB"/>
        </w:rPr>
        <w:t xml:space="preserve"> dengan kompleksitas waktu sebesar </w:t>
      </w:r>
      <m:oMath>
        <m:r>
          <w:rPr>
            <w:rFonts w:ascii="Cambria Math" w:hAnsi="Cambria Math"/>
            <w:sz w:val="24"/>
            <w:szCs w:val="24"/>
          </w:rPr>
          <m:t>O(n+m)</m:t>
        </m:r>
      </m:oMath>
      <w:r w:rsidRPr="00610384">
        <w:rPr>
          <w:sz w:val="24"/>
          <w:szCs w:val="24"/>
        </w:rPr>
        <w:t>.</w:t>
      </w:r>
    </w:p>
    <w:p w14:paraId="19AB5D62" w14:textId="65B585D1" w:rsidR="00866E93" w:rsidRPr="007D1FF5" w:rsidRDefault="007B4CBA" w:rsidP="008F3623">
      <w:pPr>
        <w:pStyle w:val="ListParagraph"/>
        <w:numPr>
          <w:ilvl w:val="2"/>
          <w:numId w:val="31"/>
        </w:numPr>
        <w:spacing w:before="240" w:after="160" w:line="360" w:lineRule="auto"/>
        <w:ind w:left="709"/>
        <w:jc w:val="both"/>
        <w:outlineLvl w:val="2"/>
        <w:rPr>
          <w:i/>
          <w:szCs w:val="24"/>
          <w:lang w:val="en-ID"/>
        </w:rPr>
      </w:pPr>
      <w:bookmarkStart w:id="149" w:name="_Toc522192769"/>
      <w:r w:rsidRPr="007D1FF5">
        <w:rPr>
          <w:szCs w:val="24"/>
          <w:lang w:val="en-ID"/>
        </w:rPr>
        <w:t>Algoritma Rabin-Karp</w:t>
      </w:r>
      <w:bookmarkEnd w:id="149"/>
    </w:p>
    <w:p w14:paraId="399B1C60" w14:textId="07DD1C43" w:rsidR="00866E93" w:rsidRPr="00610384" w:rsidRDefault="00866E93" w:rsidP="00866E93">
      <w:pPr>
        <w:spacing w:before="240" w:line="360" w:lineRule="auto"/>
        <w:jc w:val="both"/>
        <w:rPr>
          <w:sz w:val="24"/>
          <w:szCs w:val="24"/>
        </w:rPr>
      </w:pPr>
      <w:bookmarkStart w:id="150" w:name="_Hlk520719448"/>
      <w:r w:rsidRPr="00610384">
        <w:rPr>
          <w:sz w:val="24"/>
          <w:szCs w:val="24"/>
        </w:rPr>
        <w:t xml:space="preserve">Algoritma Rabin Karp adalah algoritma pencarian </w:t>
      </w:r>
      <w:r w:rsidRPr="00610384">
        <w:rPr>
          <w:i/>
          <w:sz w:val="24"/>
          <w:szCs w:val="24"/>
        </w:rPr>
        <w:t>string</w:t>
      </w:r>
      <w:r w:rsidRPr="00610384">
        <w:rPr>
          <w:sz w:val="24"/>
          <w:szCs w:val="24"/>
        </w:rPr>
        <w:t xml:space="preserve"> yang ditemukan oleh Michael O. Rabin dan Richard M. Karp, algoritma ini melakukan pencarian </w:t>
      </w:r>
      <w:r w:rsidRPr="00610384">
        <w:rPr>
          <w:i/>
          <w:sz w:val="24"/>
          <w:szCs w:val="24"/>
        </w:rPr>
        <w:t>string</w:t>
      </w:r>
      <w:r w:rsidRPr="00610384">
        <w:rPr>
          <w:sz w:val="24"/>
          <w:szCs w:val="24"/>
        </w:rPr>
        <w:t xml:space="preserve"> didalam teks dengan memanfaatkan </w:t>
      </w:r>
      <w:r w:rsidRPr="00610384">
        <w:rPr>
          <w:i/>
          <w:sz w:val="24"/>
          <w:szCs w:val="24"/>
        </w:rPr>
        <w:t>hash function</w:t>
      </w:r>
      <w:r w:rsidR="00180152">
        <w:rPr>
          <w:i/>
          <w:sz w:val="24"/>
          <w:szCs w:val="24"/>
        </w:rPr>
        <w:t>.</w:t>
      </w:r>
      <w:r w:rsidRPr="00610384">
        <w:rPr>
          <w:sz w:val="24"/>
          <w:szCs w:val="24"/>
        </w:rPr>
        <w:t xml:space="preserve"> Algoritma ini kurang baik apabila diterapkan dalam pencarian </w:t>
      </w:r>
      <w:r w:rsidRPr="00610384">
        <w:rPr>
          <w:i/>
          <w:sz w:val="24"/>
          <w:szCs w:val="24"/>
        </w:rPr>
        <w:t>single pattern</w:t>
      </w:r>
      <w:r w:rsidRPr="00610384">
        <w:rPr>
          <w:sz w:val="24"/>
          <w:szCs w:val="24"/>
        </w:rPr>
        <w:t xml:space="preserve">. Akan tetapi akan sangat penting dan sangat efektif pada pencarian </w:t>
      </w:r>
      <w:r w:rsidRPr="00610384">
        <w:rPr>
          <w:i/>
          <w:sz w:val="24"/>
          <w:szCs w:val="24"/>
        </w:rPr>
        <w:t>multiple pattern</w:t>
      </w:r>
      <w:r w:rsidRPr="00610384">
        <w:rPr>
          <w:sz w:val="24"/>
          <w:szCs w:val="24"/>
        </w:rPr>
        <w:t xml:space="preserve">. </w:t>
      </w:r>
      <w:r w:rsidRPr="00610384">
        <w:rPr>
          <w:sz w:val="24"/>
          <w:szCs w:val="24"/>
          <w:lang w:val="en-GB" w:eastAsia="en-GB"/>
        </w:rPr>
        <w:t xml:space="preserve">Fungsi </w:t>
      </w:r>
      <w:r w:rsidRPr="00610384">
        <w:rPr>
          <w:i/>
          <w:sz w:val="24"/>
          <w:szCs w:val="24"/>
          <w:lang w:val="en-GB" w:eastAsia="en-GB"/>
        </w:rPr>
        <w:t>hash</w:t>
      </w:r>
      <w:r w:rsidRPr="00610384">
        <w:rPr>
          <w:sz w:val="24"/>
          <w:szCs w:val="24"/>
          <w:lang w:val="en-GB" w:eastAsia="en-GB"/>
        </w:rPr>
        <w:t xml:space="preserve"> adalah sebuah fungsi yang mengkonversi setiap </w:t>
      </w:r>
      <w:r w:rsidRPr="00610384">
        <w:rPr>
          <w:i/>
          <w:sz w:val="24"/>
          <w:szCs w:val="24"/>
          <w:lang w:val="en-GB" w:eastAsia="en-GB"/>
        </w:rPr>
        <w:t>string</w:t>
      </w:r>
      <w:r w:rsidRPr="00610384">
        <w:rPr>
          <w:sz w:val="24"/>
          <w:szCs w:val="24"/>
          <w:lang w:val="en-GB" w:eastAsia="en-GB"/>
        </w:rPr>
        <w:t xml:space="preserve"> menjadi bilangan, yang disebut </w:t>
      </w:r>
      <w:r w:rsidRPr="00610384">
        <w:rPr>
          <w:i/>
          <w:sz w:val="24"/>
          <w:szCs w:val="24"/>
          <w:lang w:val="en-GB" w:eastAsia="en-GB"/>
        </w:rPr>
        <w:t>hash value</w:t>
      </w:r>
      <w:r w:rsidRPr="00610384">
        <w:rPr>
          <w:sz w:val="24"/>
          <w:szCs w:val="24"/>
          <w:lang w:val="en-GB" w:eastAsia="en-GB"/>
        </w:rPr>
        <w:t xml:space="preserve">. </w:t>
      </w:r>
      <w:r w:rsidRPr="00610384">
        <w:rPr>
          <w:sz w:val="24"/>
          <w:szCs w:val="24"/>
        </w:rPr>
        <w:t xml:space="preserve">Pada algoritma ini </w:t>
      </w:r>
      <w:r w:rsidRPr="00610384">
        <w:rPr>
          <w:i/>
          <w:sz w:val="24"/>
          <w:szCs w:val="24"/>
        </w:rPr>
        <w:t>string</w:t>
      </w:r>
      <w:r w:rsidRPr="00610384">
        <w:rPr>
          <w:sz w:val="24"/>
          <w:szCs w:val="24"/>
        </w:rPr>
        <w:t xml:space="preserve"> yang akan dicari diubah menjadi bilangan yang biasa disebut sebagai </w:t>
      </w:r>
      <w:r w:rsidRPr="00610384">
        <w:rPr>
          <w:i/>
          <w:sz w:val="24"/>
          <w:szCs w:val="24"/>
        </w:rPr>
        <w:t>hash value</w:t>
      </w:r>
      <w:r w:rsidRPr="00610384">
        <w:rPr>
          <w:sz w:val="24"/>
          <w:szCs w:val="24"/>
        </w:rPr>
        <w:t xml:space="preserve">, sebagai contoh jika ada </w:t>
      </w:r>
      <w:r w:rsidRPr="00610384">
        <w:rPr>
          <w:i/>
          <w:sz w:val="24"/>
          <w:szCs w:val="24"/>
        </w:rPr>
        <w:t>string</w:t>
      </w:r>
      <w:r w:rsidRPr="00610384">
        <w:rPr>
          <w:sz w:val="24"/>
          <w:szCs w:val="24"/>
        </w:rPr>
        <w:t xml:space="preserve"> “</w:t>
      </w:r>
      <w:r w:rsidRPr="00610384">
        <w:rPr>
          <w:i/>
          <w:sz w:val="24"/>
          <w:szCs w:val="24"/>
        </w:rPr>
        <w:t>hello</w:t>
      </w:r>
      <w:r w:rsidRPr="00610384">
        <w:rPr>
          <w:sz w:val="24"/>
          <w:szCs w:val="24"/>
        </w:rPr>
        <w:t xml:space="preserve">” maka </w:t>
      </w:r>
      <w:r w:rsidRPr="00610384">
        <w:rPr>
          <w:i/>
          <w:sz w:val="24"/>
          <w:szCs w:val="24"/>
        </w:rPr>
        <w:t>hash value</w:t>
      </w:r>
      <w:r w:rsidRPr="00610384">
        <w:rPr>
          <w:sz w:val="24"/>
          <w:szCs w:val="24"/>
        </w:rPr>
        <w:t xml:space="preserve"> dari </w:t>
      </w:r>
      <w:r w:rsidRPr="00610384">
        <w:rPr>
          <w:i/>
          <w:sz w:val="24"/>
          <w:szCs w:val="24"/>
        </w:rPr>
        <w:t>string</w:t>
      </w:r>
      <w:r w:rsidRPr="00610384">
        <w:rPr>
          <w:sz w:val="24"/>
          <w:szCs w:val="24"/>
        </w:rPr>
        <w:t xml:space="preserve"> tersebut adalah 5. Algoritma ini berprinsip bahwa jika dua buah </w:t>
      </w:r>
      <w:r w:rsidRPr="00610384">
        <w:rPr>
          <w:i/>
          <w:sz w:val="24"/>
          <w:szCs w:val="24"/>
        </w:rPr>
        <w:t>string</w:t>
      </w:r>
      <w:r w:rsidRPr="00610384">
        <w:rPr>
          <w:sz w:val="24"/>
          <w:szCs w:val="24"/>
        </w:rPr>
        <w:t xml:space="preserve"> sama maka </w:t>
      </w:r>
      <w:r w:rsidRPr="00610384">
        <w:rPr>
          <w:i/>
          <w:sz w:val="24"/>
          <w:szCs w:val="24"/>
        </w:rPr>
        <w:t>hash value</w:t>
      </w:r>
      <w:r w:rsidRPr="00610384">
        <w:rPr>
          <w:sz w:val="24"/>
          <w:szCs w:val="24"/>
        </w:rPr>
        <w:t xml:space="preserve"> dari kedua </w:t>
      </w:r>
      <w:r w:rsidRPr="00610384">
        <w:rPr>
          <w:i/>
          <w:sz w:val="24"/>
          <w:szCs w:val="24"/>
        </w:rPr>
        <w:t>string</w:t>
      </w:r>
      <w:r w:rsidRPr="00610384">
        <w:rPr>
          <w:sz w:val="24"/>
          <w:szCs w:val="24"/>
        </w:rPr>
        <w:t xml:space="preserve"> tersebut pasti sama, sehingga algoritma hanya akan mencari </w:t>
      </w:r>
      <w:r w:rsidRPr="00610384">
        <w:rPr>
          <w:i/>
          <w:sz w:val="24"/>
          <w:szCs w:val="24"/>
        </w:rPr>
        <w:t>string</w:t>
      </w:r>
      <w:r w:rsidRPr="00610384">
        <w:rPr>
          <w:sz w:val="24"/>
          <w:szCs w:val="24"/>
        </w:rPr>
        <w:t xml:space="preserve"> yang memiliki </w:t>
      </w:r>
      <w:r w:rsidRPr="00610384">
        <w:rPr>
          <w:i/>
          <w:sz w:val="24"/>
          <w:szCs w:val="24"/>
        </w:rPr>
        <w:t>hash value</w:t>
      </w:r>
      <w:r w:rsidRPr="00610384">
        <w:rPr>
          <w:sz w:val="24"/>
          <w:szCs w:val="24"/>
        </w:rPr>
        <w:t xml:space="preserve"> yang sama dengan </w:t>
      </w:r>
      <w:r w:rsidRPr="00610384">
        <w:rPr>
          <w:i/>
          <w:sz w:val="24"/>
          <w:szCs w:val="24"/>
        </w:rPr>
        <w:t>value</w:t>
      </w:r>
      <w:r w:rsidRPr="00610384">
        <w:rPr>
          <w:sz w:val="24"/>
          <w:szCs w:val="24"/>
        </w:rPr>
        <w:t xml:space="preserve"> dari </w:t>
      </w:r>
      <w:r w:rsidRPr="00610384">
        <w:rPr>
          <w:i/>
          <w:sz w:val="24"/>
          <w:szCs w:val="24"/>
        </w:rPr>
        <w:t>string</w:t>
      </w:r>
      <w:r w:rsidRPr="00610384">
        <w:rPr>
          <w:sz w:val="24"/>
          <w:szCs w:val="24"/>
        </w:rPr>
        <w:t xml:space="preserve"> yang dicari.</w:t>
      </w:r>
    </w:p>
    <w:p w14:paraId="0E9C5BFB" w14:textId="77777777" w:rsidR="00866E93" w:rsidRPr="00610384" w:rsidRDefault="00866E93" w:rsidP="00866E93">
      <w:pPr>
        <w:spacing w:before="240" w:line="360" w:lineRule="auto"/>
        <w:jc w:val="both"/>
        <w:rPr>
          <w:sz w:val="24"/>
          <w:szCs w:val="24"/>
        </w:rPr>
      </w:pPr>
      <w:r w:rsidRPr="00610384">
        <w:rPr>
          <w:sz w:val="24"/>
          <w:szCs w:val="24"/>
        </w:rPr>
        <w:t xml:space="preserve">Algoritma ini memiliki kelemahan yang disebabkan oleh prinsipnya dimana semua </w:t>
      </w:r>
      <w:r w:rsidRPr="00610384">
        <w:rPr>
          <w:i/>
          <w:sz w:val="24"/>
          <w:szCs w:val="24"/>
        </w:rPr>
        <w:t>string</w:t>
      </w:r>
      <w:r w:rsidRPr="00610384">
        <w:rPr>
          <w:sz w:val="24"/>
          <w:szCs w:val="24"/>
        </w:rPr>
        <w:t xml:space="preserve"> yang ingin dicari dianggap pasti memiliki </w:t>
      </w:r>
      <w:r w:rsidRPr="00610384">
        <w:rPr>
          <w:i/>
          <w:sz w:val="24"/>
          <w:szCs w:val="24"/>
        </w:rPr>
        <w:t>hash value</w:t>
      </w:r>
      <w:r w:rsidRPr="00610384">
        <w:rPr>
          <w:sz w:val="24"/>
          <w:szCs w:val="24"/>
        </w:rPr>
        <w:t xml:space="preserve"> yang sama dengan </w:t>
      </w:r>
      <w:r w:rsidRPr="00610384">
        <w:rPr>
          <w:i/>
          <w:sz w:val="24"/>
          <w:szCs w:val="24"/>
        </w:rPr>
        <w:t>string</w:t>
      </w:r>
      <w:r w:rsidRPr="00610384">
        <w:rPr>
          <w:sz w:val="24"/>
          <w:szCs w:val="24"/>
        </w:rPr>
        <w:t xml:space="preserve"> yang didapat dan algoritma hanya membandingkan </w:t>
      </w:r>
      <w:r w:rsidRPr="00610384">
        <w:rPr>
          <w:i/>
          <w:sz w:val="24"/>
          <w:szCs w:val="24"/>
        </w:rPr>
        <w:t>hash value</w:t>
      </w:r>
      <w:r w:rsidRPr="00610384">
        <w:rPr>
          <w:sz w:val="24"/>
          <w:szCs w:val="24"/>
        </w:rPr>
        <w:t xml:space="preserve"> keduanya maka akan sering terjadi kasus di mana </w:t>
      </w:r>
      <w:r w:rsidRPr="00610384">
        <w:rPr>
          <w:i/>
          <w:sz w:val="24"/>
          <w:szCs w:val="24"/>
        </w:rPr>
        <w:t>string</w:t>
      </w:r>
      <w:r w:rsidRPr="00610384">
        <w:rPr>
          <w:sz w:val="24"/>
          <w:szCs w:val="24"/>
        </w:rPr>
        <w:t xml:space="preserve"> yang didapat bukanlah </w:t>
      </w:r>
      <w:r w:rsidRPr="00610384">
        <w:rPr>
          <w:i/>
          <w:sz w:val="24"/>
          <w:szCs w:val="24"/>
        </w:rPr>
        <w:t>string</w:t>
      </w:r>
      <w:r w:rsidRPr="00610384">
        <w:rPr>
          <w:sz w:val="24"/>
          <w:szCs w:val="24"/>
        </w:rPr>
        <w:t xml:space="preserve"> yang dicari namun memiliki </w:t>
      </w:r>
      <w:r w:rsidRPr="00610384">
        <w:rPr>
          <w:i/>
          <w:sz w:val="24"/>
          <w:szCs w:val="24"/>
        </w:rPr>
        <w:t>hash value</w:t>
      </w:r>
      <w:r w:rsidRPr="00610384">
        <w:rPr>
          <w:sz w:val="24"/>
          <w:szCs w:val="24"/>
        </w:rPr>
        <w:t xml:space="preserve"> yang sama, contohnya “</w:t>
      </w:r>
      <w:r w:rsidRPr="00610384">
        <w:rPr>
          <w:i/>
          <w:sz w:val="24"/>
          <w:szCs w:val="24"/>
        </w:rPr>
        <w:t>hello</w:t>
      </w:r>
      <w:r w:rsidRPr="00610384">
        <w:rPr>
          <w:sz w:val="24"/>
          <w:szCs w:val="24"/>
        </w:rPr>
        <w:t>” dan “katak”.</w:t>
      </w:r>
    </w:p>
    <w:p w14:paraId="1F815C24" w14:textId="77777777" w:rsidR="00866E93" w:rsidRPr="00610384" w:rsidRDefault="00866E93" w:rsidP="00866E93">
      <w:pPr>
        <w:spacing w:before="240" w:line="360" w:lineRule="auto"/>
        <w:jc w:val="both"/>
        <w:rPr>
          <w:sz w:val="24"/>
          <w:szCs w:val="24"/>
          <w:lang w:val="en-GB"/>
        </w:rPr>
      </w:pPr>
      <w:r w:rsidRPr="00610384">
        <w:rPr>
          <w:sz w:val="24"/>
          <w:szCs w:val="24"/>
          <w:lang w:val="en-GB"/>
        </w:rPr>
        <w:t xml:space="preserve">Persamaannya adalah sebagai berikut: </w:t>
      </w:r>
    </w:p>
    <w:p w14:paraId="49FF9E7F" w14:textId="6143C431" w:rsidR="005E6716" w:rsidRPr="005E6716" w:rsidRDefault="00D56640" w:rsidP="007B5798">
      <w:pPr>
        <w:spacing w:before="240" w:line="360" w:lineRule="auto"/>
        <w:ind w:firstLine="851"/>
        <w:jc w:val="both"/>
        <w:rPr>
          <w:b/>
          <w:i/>
          <w:sz w:val="28"/>
          <w:szCs w:val="24"/>
          <w:lang w:val="en-GB"/>
        </w:rPr>
      </w:pPr>
      <m:oMath>
        <m:r>
          <w:rPr>
            <w:rFonts w:ascii="Cambria Math" w:hAnsi="Cambria Math"/>
            <w:sz w:val="24"/>
            <w:szCs w:val="24"/>
            <w:lang w:val="en-GB"/>
          </w:rPr>
          <m:t xml:space="preserve">H= </m:t>
        </m:r>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1</m:t>
            </m:r>
          </m:sub>
        </m:sSub>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k-1</m:t>
            </m:r>
          </m:sup>
        </m:sSup>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2</m:t>
            </m:r>
          </m:sub>
        </m:sSub>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k-2</m:t>
            </m:r>
          </m:sup>
        </m:sSup>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3</m:t>
            </m:r>
          </m:sub>
        </m:sSub>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k-3</m:t>
            </m:r>
          </m:sup>
        </m:sSup>
        <m:r>
          <w:rPr>
            <w:rFonts w:ascii="Cambria Math" w:hAnsi="Cambria Math"/>
            <w:sz w:val="24"/>
            <w:szCs w:val="24"/>
            <w:lang w:val="en-GB"/>
          </w:rPr>
          <m:t>… +</m:t>
        </m:r>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k</m:t>
            </m:r>
          </m:sub>
        </m:sSub>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0</m:t>
            </m:r>
          </m:sup>
        </m:sSup>
      </m:oMath>
      <w:r w:rsidR="00866E93" w:rsidRPr="00610384">
        <w:rPr>
          <w:sz w:val="24"/>
          <w:szCs w:val="24"/>
          <w:lang w:val="en-GB"/>
        </w:rPr>
        <w:t xml:space="preserve"> </w:t>
      </w:r>
      <w:bookmarkStart w:id="151" w:name="_Toc522024581"/>
      <w:r w:rsidR="00207070">
        <w:rPr>
          <w:sz w:val="24"/>
          <w:szCs w:val="24"/>
          <w:lang w:val="en-GB"/>
        </w:rPr>
        <w:tab/>
      </w:r>
      <w:r w:rsidR="00207070">
        <w:rPr>
          <w:sz w:val="24"/>
          <w:szCs w:val="24"/>
          <w:lang w:val="en-GB"/>
        </w:rPr>
        <w:tab/>
      </w:r>
      <w:r w:rsidR="007B5798">
        <w:rPr>
          <w:sz w:val="24"/>
          <w:szCs w:val="24"/>
          <w:lang w:val="en-GB"/>
        </w:rPr>
        <w:t xml:space="preserve">    </w:t>
      </w:r>
      <w:r w:rsidR="005E6716" w:rsidRPr="007B5798">
        <w:t xml:space="preserve">( </w:t>
      </w:r>
      <w:r w:rsidR="005E6716" w:rsidRPr="007B5798">
        <w:fldChar w:fldCharType="begin"/>
      </w:r>
      <w:r w:rsidR="005E6716" w:rsidRPr="007B5798">
        <w:instrText xml:space="preserve"> STYLEREF 1 \s </w:instrText>
      </w:r>
      <w:r w:rsidR="005E6716" w:rsidRPr="007B5798">
        <w:fldChar w:fldCharType="separate"/>
      </w:r>
      <w:r w:rsidR="00EC7493">
        <w:rPr>
          <w:noProof/>
        </w:rPr>
        <w:t>2</w:t>
      </w:r>
      <w:r w:rsidR="005E6716" w:rsidRPr="007B5798">
        <w:fldChar w:fldCharType="end"/>
      </w:r>
      <w:r w:rsidR="005E6716" w:rsidRPr="007B5798">
        <w:t>.</w:t>
      </w:r>
      <w:r w:rsidR="005E6716" w:rsidRPr="007B5798">
        <w:fldChar w:fldCharType="begin"/>
      </w:r>
      <w:r w:rsidR="005E6716" w:rsidRPr="007B5798">
        <w:instrText xml:space="preserve"> SEQ ( \* ARABIC \s 1 </w:instrText>
      </w:r>
      <w:r w:rsidR="005E6716" w:rsidRPr="007B5798">
        <w:fldChar w:fldCharType="separate"/>
      </w:r>
      <w:r w:rsidR="00EC7493">
        <w:rPr>
          <w:noProof/>
        </w:rPr>
        <w:t>1</w:t>
      </w:r>
      <w:r w:rsidR="005E6716" w:rsidRPr="007B5798">
        <w:fldChar w:fldCharType="end"/>
      </w:r>
      <w:r w:rsidR="005E6716" w:rsidRPr="007B5798">
        <w:t xml:space="preserve"> )</w:t>
      </w:r>
      <w:bookmarkEnd w:id="151"/>
    </w:p>
    <w:p w14:paraId="0331FCB5" w14:textId="77777777" w:rsidR="00866E93" w:rsidRPr="00610384" w:rsidRDefault="00866E93" w:rsidP="00866E93">
      <w:pPr>
        <w:spacing w:before="240" w:line="360" w:lineRule="auto"/>
        <w:jc w:val="both"/>
        <w:rPr>
          <w:sz w:val="24"/>
          <w:szCs w:val="24"/>
        </w:rPr>
      </w:pPr>
      <w:r w:rsidRPr="00610384">
        <w:rPr>
          <w:sz w:val="24"/>
          <w:szCs w:val="24"/>
          <w:lang w:val="en-GB"/>
        </w:rPr>
        <w:t xml:space="preserve">Dengan H adalah nilai </w:t>
      </w:r>
      <w:r w:rsidRPr="00610384">
        <w:rPr>
          <w:i/>
          <w:sz w:val="24"/>
          <w:szCs w:val="24"/>
          <w:lang w:val="en-GB"/>
        </w:rPr>
        <w:t>hash</w:t>
      </w:r>
      <w:r w:rsidRPr="00610384">
        <w:rPr>
          <w:sz w:val="24"/>
          <w:szCs w:val="24"/>
          <w:lang w:val="en-GB"/>
        </w:rPr>
        <w:t xml:space="preserve">, C1 adalah nilai ASCII suatu karakter, </w:t>
      </w:r>
      <w:proofErr w:type="gramStart"/>
      <w:r w:rsidRPr="00610384">
        <w:rPr>
          <w:sz w:val="24"/>
          <w:szCs w:val="24"/>
          <w:lang w:val="en-GB"/>
        </w:rPr>
        <w:t>a</w:t>
      </w:r>
      <w:proofErr w:type="gramEnd"/>
      <w:r w:rsidRPr="00610384">
        <w:rPr>
          <w:sz w:val="24"/>
          <w:szCs w:val="24"/>
          <w:lang w:val="en-GB"/>
        </w:rPr>
        <w:t xml:space="preserve"> adalah basis, k adalah banyaknya karakter.</w:t>
      </w:r>
    </w:p>
    <w:p w14:paraId="2FB8685F" w14:textId="77777777" w:rsidR="00866E93" w:rsidRPr="00610384" w:rsidRDefault="00866E93" w:rsidP="00866E93">
      <w:pPr>
        <w:spacing w:before="240" w:line="360" w:lineRule="auto"/>
        <w:jc w:val="both"/>
        <w:rPr>
          <w:sz w:val="24"/>
          <w:szCs w:val="24"/>
        </w:rPr>
      </w:pPr>
      <w:r w:rsidRPr="00610384">
        <w:rPr>
          <w:sz w:val="24"/>
          <w:szCs w:val="24"/>
        </w:rPr>
        <w:t xml:space="preserve">Ada banyak cara dalam mengkonversi </w:t>
      </w:r>
      <w:r w:rsidRPr="00610384">
        <w:rPr>
          <w:i/>
          <w:sz w:val="24"/>
          <w:szCs w:val="24"/>
        </w:rPr>
        <w:t>string</w:t>
      </w:r>
      <w:r w:rsidRPr="00610384">
        <w:rPr>
          <w:sz w:val="24"/>
          <w:szCs w:val="24"/>
        </w:rPr>
        <w:t xml:space="preserve"> menjadi </w:t>
      </w:r>
      <w:r w:rsidRPr="00610384">
        <w:rPr>
          <w:i/>
          <w:sz w:val="24"/>
          <w:szCs w:val="24"/>
        </w:rPr>
        <w:t>hash value</w:t>
      </w:r>
      <w:r w:rsidRPr="00610384">
        <w:rPr>
          <w:sz w:val="24"/>
          <w:szCs w:val="24"/>
        </w:rPr>
        <w:t xml:space="preserve">, salah satunya adalah </w:t>
      </w:r>
      <w:r w:rsidRPr="00610384">
        <w:rPr>
          <w:i/>
          <w:sz w:val="24"/>
          <w:szCs w:val="24"/>
        </w:rPr>
        <w:t>Rolling Hash Function</w:t>
      </w:r>
      <w:r w:rsidRPr="00610384">
        <w:rPr>
          <w:sz w:val="24"/>
          <w:szCs w:val="24"/>
        </w:rPr>
        <w:t xml:space="preserve">, dimana </w:t>
      </w:r>
      <w:r w:rsidRPr="00610384">
        <w:rPr>
          <w:i/>
          <w:sz w:val="24"/>
          <w:szCs w:val="24"/>
        </w:rPr>
        <w:t>hash</w:t>
      </w:r>
      <w:r w:rsidRPr="00610384">
        <w:rPr>
          <w:sz w:val="24"/>
          <w:szCs w:val="24"/>
        </w:rPr>
        <w:t xml:space="preserve"> mengkonversikan </w:t>
      </w:r>
      <w:r w:rsidRPr="00610384">
        <w:rPr>
          <w:i/>
          <w:sz w:val="24"/>
          <w:szCs w:val="24"/>
        </w:rPr>
        <w:t>string</w:t>
      </w:r>
      <w:r w:rsidRPr="00610384">
        <w:rPr>
          <w:sz w:val="24"/>
          <w:szCs w:val="24"/>
        </w:rPr>
        <w:t xml:space="preserve"> menjadi bilangan dengan basis bilangan prima yang besar untuk menentukan modulo. Bilangan prima yang besar menghasilkan representasi angka hasil </w:t>
      </w:r>
      <w:r w:rsidRPr="00610384">
        <w:rPr>
          <w:i/>
          <w:sz w:val="24"/>
          <w:szCs w:val="24"/>
        </w:rPr>
        <w:t>hashing</w:t>
      </w:r>
      <w:r w:rsidRPr="00610384">
        <w:rPr>
          <w:sz w:val="24"/>
          <w:szCs w:val="24"/>
        </w:rPr>
        <w:t xml:space="preserve"> pola kata </w:t>
      </w:r>
      <w:r w:rsidRPr="00610384">
        <w:rPr>
          <w:sz w:val="24"/>
          <w:szCs w:val="24"/>
        </w:rPr>
        <w:lastRenderedPageBreak/>
        <w:t xml:space="preserve">agar tidak terjadi </w:t>
      </w:r>
      <w:r w:rsidRPr="00610384">
        <w:rPr>
          <w:i/>
          <w:sz w:val="24"/>
          <w:szCs w:val="24"/>
        </w:rPr>
        <w:t>quadratic</w:t>
      </w:r>
      <w:r w:rsidRPr="00610384">
        <w:rPr>
          <w:sz w:val="24"/>
          <w:szCs w:val="24"/>
        </w:rPr>
        <w:t xml:space="preserve"> (hasil </w:t>
      </w:r>
      <w:r w:rsidRPr="00610384">
        <w:rPr>
          <w:i/>
          <w:sz w:val="24"/>
          <w:szCs w:val="24"/>
        </w:rPr>
        <w:t>hashing</w:t>
      </w:r>
      <w:r w:rsidRPr="00610384">
        <w:rPr>
          <w:sz w:val="24"/>
          <w:szCs w:val="24"/>
        </w:rPr>
        <w:t xml:space="preserve"> yang sama dengan pola kata yang berbeda). Semakin besar bilangan prima yang dipakai maka semakin kecil pula kesempatan terjadinya </w:t>
      </w:r>
      <w:r w:rsidRPr="00610384">
        <w:rPr>
          <w:i/>
          <w:sz w:val="24"/>
          <w:szCs w:val="24"/>
        </w:rPr>
        <w:t>quadratic</w:t>
      </w:r>
      <w:r w:rsidRPr="00610384">
        <w:rPr>
          <w:sz w:val="24"/>
          <w:szCs w:val="24"/>
        </w:rPr>
        <w:t xml:space="preserve"> atau kesamaan nilai </w:t>
      </w:r>
      <w:r w:rsidRPr="00610384">
        <w:rPr>
          <w:i/>
          <w:sz w:val="24"/>
          <w:szCs w:val="24"/>
        </w:rPr>
        <w:t>hash</w:t>
      </w:r>
      <w:r w:rsidRPr="00610384">
        <w:rPr>
          <w:sz w:val="24"/>
          <w:szCs w:val="24"/>
        </w:rPr>
        <w:t xml:space="preserve"> pada pola kata yang berbeda, waktu atau durasi pencocokan </w:t>
      </w:r>
      <w:r w:rsidRPr="00610384">
        <w:rPr>
          <w:i/>
          <w:sz w:val="24"/>
          <w:szCs w:val="24"/>
        </w:rPr>
        <w:t>string</w:t>
      </w:r>
      <w:r w:rsidRPr="00610384">
        <w:rPr>
          <w:sz w:val="24"/>
          <w:szCs w:val="24"/>
        </w:rPr>
        <w:t xml:space="preserve"> mewakili </w:t>
      </w:r>
      <w:r w:rsidRPr="00610384">
        <w:rPr>
          <w:i/>
          <w:sz w:val="24"/>
          <w:szCs w:val="24"/>
        </w:rPr>
        <w:t>time complexity</w:t>
      </w:r>
      <w:r w:rsidRPr="00610384">
        <w:rPr>
          <w:sz w:val="24"/>
          <w:szCs w:val="24"/>
        </w:rPr>
        <w:t xml:space="preserve"> dari algoritma Rabin-Karp dalam melakukan pencocokan </w:t>
      </w:r>
      <w:r w:rsidRPr="00610384">
        <w:rPr>
          <w:i/>
          <w:sz w:val="24"/>
          <w:szCs w:val="24"/>
        </w:rPr>
        <w:t>string</w:t>
      </w:r>
      <w:r w:rsidRPr="00610384">
        <w:rPr>
          <w:sz w:val="24"/>
          <w:szCs w:val="24"/>
        </w:rPr>
        <w:t>.</w:t>
      </w:r>
    </w:p>
    <w:p w14:paraId="5088DC54" w14:textId="0C59CBA4" w:rsidR="00866E93" w:rsidRDefault="00866E93" w:rsidP="00866E93">
      <w:pPr>
        <w:spacing w:before="240" w:line="360" w:lineRule="auto"/>
        <w:jc w:val="both"/>
        <w:rPr>
          <w:sz w:val="24"/>
          <w:szCs w:val="24"/>
          <w:lang w:val="en-GB"/>
        </w:rPr>
      </w:pPr>
      <w:r w:rsidRPr="00610384">
        <w:rPr>
          <w:sz w:val="24"/>
          <w:szCs w:val="24"/>
          <w:lang w:val="en-GB"/>
        </w:rPr>
        <w:t>Tahapan pemindaian pada algoritma ini dilakukan secara iterasi, dimana tahapannya adalah sebagai berikut:</w:t>
      </w:r>
    </w:p>
    <w:p w14:paraId="2D796EDD" w14:textId="77777777" w:rsidR="00866E93" w:rsidRPr="00610384" w:rsidRDefault="00866E93" w:rsidP="008F3623">
      <w:pPr>
        <w:pStyle w:val="ListParagraph"/>
        <w:numPr>
          <w:ilvl w:val="0"/>
          <w:numId w:val="44"/>
        </w:numPr>
        <w:spacing w:before="240" w:line="360" w:lineRule="auto"/>
        <w:jc w:val="both"/>
        <w:rPr>
          <w:b w:val="0"/>
          <w:szCs w:val="24"/>
        </w:rPr>
      </w:pPr>
      <w:r w:rsidRPr="00610384">
        <w:rPr>
          <w:b w:val="0"/>
          <w:szCs w:val="24"/>
        </w:rPr>
        <w:t xml:space="preserve">Kalkulasi nilai </w:t>
      </w:r>
      <w:r w:rsidRPr="00610384">
        <w:rPr>
          <w:b w:val="0"/>
          <w:i/>
          <w:szCs w:val="24"/>
        </w:rPr>
        <w:t>hash</w:t>
      </w:r>
      <w:r w:rsidRPr="00610384">
        <w:rPr>
          <w:b w:val="0"/>
          <w:szCs w:val="24"/>
        </w:rPr>
        <w:t xml:space="preserve"> h berdasarkan karakter B dari teks.</w:t>
      </w:r>
    </w:p>
    <w:p w14:paraId="269EE0CA" w14:textId="25ACC65C" w:rsidR="00866E93" w:rsidRPr="00610384" w:rsidRDefault="00866E93" w:rsidP="008F3623">
      <w:pPr>
        <w:pStyle w:val="ListParagraph"/>
        <w:numPr>
          <w:ilvl w:val="0"/>
          <w:numId w:val="44"/>
        </w:numPr>
        <w:spacing w:after="0" w:line="360" w:lineRule="auto"/>
        <w:jc w:val="both"/>
        <w:rPr>
          <w:b w:val="0"/>
          <w:szCs w:val="24"/>
        </w:rPr>
      </w:pPr>
      <w:r w:rsidRPr="00610384">
        <w:rPr>
          <w:b w:val="0"/>
          <w:szCs w:val="24"/>
        </w:rPr>
        <w:t>Periksa nilai dari SHIFT[h]: jika &gt; 0, geser teks dan kembali ke poin 1; jika sebaliknya, lanjut ke poin 3.</w:t>
      </w:r>
    </w:p>
    <w:p w14:paraId="38226A51" w14:textId="77777777" w:rsidR="00866E93" w:rsidRPr="00610384" w:rsidRDefault="00866E93" w:rsidP="008F3623">
      <w:pPr>
        <w:pStyle w:val="ListParagraph"/>
        <w:numPr>
          <w:ilvl w:val="0"/>
          <w:numId w:val="44"/>
        </w:numPr>
        <w:spacing w:after="0" w:line="360" w:lineRule="auto"/>
        <w:jc w:val="both"/>
        <w:rPr>
          <w:b w:val="0"/>
          <w:szCs w:val="24"/>
        </w:rPr>
      </w:pPr>
      <w:r w:rsidRPr="00610384">
        <w:rPr>
          <w:b w:val="0"/>
          <w:szCs w:val="24"/>
        </w:rPr>
        <w:t xml:space="preserve">Kalkulasi nilai </w:t>
      </w:r>
      <w:r w:rsidRPr="00610384">
        <w:rPr>
          <w:b w:val="0"/>
          <w:i/>
          <w:szCs w:val="24"/>
        </w:rPr>
        <w:t>hash</w:t>
      </w:r>
      <w:r w:rsidRPr="00610384">
        <w:rPr>
          <w:b w:val="0"/>
          <w:szCs w:val="24"/>
        </w:rPr>
        <w:t xml:space="preserve"> pada prefix teks (mulai dari karakter m ke kiri dari posisi sekarang); dan simpan sebagai teks_prefiks.</w:t>
      </w:r>
    </w:p>
    <w:p w14:paraId="1B558377" w14:textId="103538C6" w:rsidR="00866E93" w:rsidRPr="00610384" w:rsidRDefault="00866E93" w:rsidP="008F3623">
      <w:pPr>
        <w:numPr>
          <w:ilvl w:val="0"/>
          <w:numId w:val="44"/>
        </w:numPr>
        <w:spacing w:line="360" w:lineRule="auto"/>
        <w:jc w:val="both"/>
        <w:rPr>
          <w:sz w:val="24"/>
          <w:szCs w:val="24"/>
          <w:lang w:val="en-GB"/>
        </w:rPr>
      </w:pPr>
      <w:r w:rsidRPr="00610384">
        <w:rPr>
          <w:sz w:val="24"/>
          <w:szCs w:val="24"/>
          <w:lang w:val="en-GB"/>
        </w:rPr>
        <w:t>Periksa pada tiap P, HASH[h] ≤ P ≤ HASH[h+1] apakah PREFIKS[P] = teks_prefiks. Ketika sama, periksa pola sebenarnya terhadap teks secara langsung.</w:t>
      </w:r>
    </w:p>
    <w:p w14:paraId="78C8F83A" w14:textId="6FCFC3D6" w:rsidR="00B51B56" w:rsidRDefault="00866E93" w:rsidP="00E775B5">
      <w:pPr>
        <w:spacing w:after="240" w:line="360" w:lineRule="auto"/>
        <w:jc w:val="both"/>
        <w:rPr>
          <w:sz w:val="24"/>
          <w:szCs w:val="24"/>
          <w:lang w:val="en-GB" w:eastAsia="en-GB"/>
        </w:rPr>
      </w:pPr>
      <w:r w:rsidRPr="00610384">
        <w:rPr>
          <w:sz w:val="24"/>
          <w:szCs w:val="24"/>
          <w:lang w:val="en-GB" w:eastAsia="en-GB"/>
        </w:rPr>
        <w:t xml:space="preserve">Algoritma Rabin-Karp mencari </w:t>
      </w:r>
      <w:r w:rsidRPr="00610384">
        <w:rPr>
          <w:i/>
          <w:sz w:val="24"/>
          <w:szCs w:val="24"/>
          <w:lang w:val="en-GB" w:eastAsia="en-GB"/>
        </w:rPr>
        <w:t>pattern</w:t>
      </w:r>
      <w:r w:rsidRPr="00610384">
        <w:rPr>
          <w:sz w:val="24"/>
          <w:szCs w:val="24"/>
          <w:lang w:val="en-GB" w:eastAsia="en-GB"/>
        </w:rPr>
        <w:t xml:space="preserve"> dengan kompleksitas waktu sebesar </w:t>
      </w:r>
      <m:oMath>
        <m:r>
          <w:rPr>
            <w:rFonts w:ascii="Cambria Math" w:hAnsi="Cambria Math"/>
            <w:sz w:val="24"/>
            <w:szCs w:val="24"/>
            <w:lang w:val="en-GB" w:eastAsia="en-GB"/>
          </w:rPr>
          <m:t>∅(n+k)</m:t>
        </m:r>
      </m:oMath>
      <w:r w:rsidRPr="00610384">
        <w:rPr>
          <w:sz w:val="24"/>
          <w:szCs w:val="24"/>
          <w:lang w:val="en-GB" w:eastAsia="en-GB"/>
        </w:rPr>
        <w:t xml:space="preserve">. </w:t>
      </w:r>
      <w:sdt>
        <w:sdtPr>
          <w:rPr>
            <w:sz w:val="24"/>
            <w:szCs w:val="24"/>
            <w:lang w:val="en-GB" w:eastAsia="en-GB"/>
          </w:rPr>
          <w:id w:val="-887408268"/>
          <w:citation/>
        </w:sdtPr>
        <w:sdtEndPr/>
        <w:sdtContent>
          <w:r w:rsidRPr="00610384">
            <w:rPr>
              <w:sz w:val="24"/>
              <w:szCs w:val="24"/>
            </w:rPr>
            <w:fldChar w:fldCharType="begin"/>
          </w:r>
          <w:r w:rsidRPr="00610384">
            <w:rPr>
              <w:sz w:val="24"/>
              <w:szCs w:val="24"/>
              <w:lang w:val="en-GB" w:eastAsia="en-GB"/>
            </w:rPr>
            <w:instrText xml:space="preserve"> CITATION Kar87 \l 2057 </w:instrText>
          </w:r>
          <w:r w:rsidRPr="00610384">
            <w:rPr>
              <w:sz w:val="24"/>
              <w:szCs w:val="24"/>
            </w:rPr>
            <w:fldChar w:fldCharType="separate"/>
          </w:r>
          <w:r w:rsidR="008F1E94" w:rsidRPr="008F1E94">
            <w:rPr>
              <w:noProof/>
              <w:sz w:val="24"/>
              <w:szCs w:val="24"/>
              <w:lang w:val="en-GB" w:eastAsia="en-GB"/>
            </w:rPr>
            <w:t>[31]</w:t>
          </w:r>
          <w:r w:rsidRPr="00610384">
            <w:rPr>
              <w:sz w:val="24"/>
              <w:szCs w:val="24"/>
            </w:rPr>
            <w:fldChar w:fldCharType="end"/>
          </w:r>
        </w:sdtContent>
      </w:sdt>
      <w:bookmarkEnd w:id="150"/>
    </w:p>
    <w:p w14:paraId="6FE43C3C" w14:textId="6320814D" w:rsidR="00592529" w:rsidRPr="00E775B5" w:rsidRDefault="006C6737" w:rsidP="008F3623">
      <w:pPr>
        <w:pStyle w:val="ListParagraph"/>
        <w:numPr>
          <w:ilvl w:val="2"/>
          <w:numId w:val="31"/>
        </w:numPr>
        <w:spacing w:before="240" w:after="160" w:line="360" w:lineRule="auto"/>
        <w:ind w:left="709"/>
        <w:jc w:val="both"/>
        <w:outlineLvl w:val="2"/>
        <w:rPr>
          <w:i/>
          <w:szCs w:val="24"/>
          <w:lang w:val="en-ID"/>
        </w:rPr>
      </w:pPr>
      <w:r w:rsidRPr="007D1FF5">
        <w:rPr>
          <w:b w:val="0"/>
          <w:szCs w:val="24"/>
          <w:lang w:val="en-ID"/>
        </w:rPr>
        <w:t xml:space="preserve"> </w:t>
      </w:r>
      <w:bookmarkStart w:id="152" w:name="_Toc522192770"/>
      <w:r w:rsidR="007B4CBA" w:rsidRPr="007D1FF5">
        <w:rPr>
          <w:szCs w:val="24"/>
          <w:lang w:val="en-ID"/>
        </w:rPr>
        <w:t>Struktur Data Suffix Tree</w:t>
      </w:r>
      <w:bookmarkEnd w:id="152"/>
    </w:p>
    <w:p w14:paraId="3BE3F206" w14:textId="5FA14665" w:rsidR="00E775B5" w:rsidRDefault="00E775B5" w:rsidP="00E775B5">
      <w:pPr>
        <w:spacing w:line="360" w:lineRule="auto"/>
        <w:jc w:val="both"/>
        <w:rPr>
          <w:sz w:val="24"/>
          <w:szCs w:val="24"/>
        </w:rPr>
      </w:pPr>
      <w:r w:rsidRPr="00E775B5">
        <w:rPr>
          <w:i/>
          <w:sz w:val="24"/>
          <w:szCs w:val="24"/>
          <w:lang w:val="en-ID"/>
        </w:rPr>
        <w:t>S</w:t>
      </w:r>
      <w:r w:rsidRPr="00E775B5">
        <w:rPr>
          <w:i/>
          <w:sz w:val="24"/>
          <w:szCs w:val="24"/>
        </w:rPr>
        <w:t xml:space="preserve"> uffix tree</w:t>
      </w:r>
      <w:r w:rsidRPr="00E775B5">
        <w:rPr>
          <w:sz w:val="24"/>
          <w:szCs w:val="24"/>
        </w:rPr>
        <w:t xml:space="preserve"> merupakan suatu struktur data yang biasa digunakan pada pencocokan pola, pencarian </w:t>
      </w:r>
      <w:r w:rsidRPr="00E775B5">
        <w:rPr>
          <w:i/>
          <w:sz w:val="24"/>
          <w:szCs w:val="24"/>
        </w:rPr>
        <w:t>string</w:t>
      </w:r>
      <w:r w:rsidRPr="00E775B5">
        <w:rPr>
          <w:sz w:val="24"/>
          <w:szCs w:val="24"/>
        </w:rPr>
        <w:t xml:space="preserve"> yang berbeda pada suatu </w:t>
      </w:r>
      <w:r w:rsidRPr="00E775B5">
        <w:rPr>
          <w:i/>
          <w:sz w:val="24"/>
          <w:szCs w:val="24"/>
        </w:rPr>
        <w:t>string</w:t>
      </w:r>
      <w:r w:rsidRPr="00E775B5">
        <w:rPr>
          <w:sz w:val="24"/>
          <w:szCs w:val="24"/>
        </w:rPr>
        <w:t xml:space="preserve"> tertentu. </w:t>
      </w:r>
      <w:r w:rsidRPr="00E775B5">
        <w:rPr>
          <w:i/>
          <w:sz w:val="24"/>
          <w:szCs w:val="24"/>
        </w:rPr>
        <w:t>Suffix</w:t>
      </w:r>
      <w:r w:rsidRPr="00E775B5">
        <w:rPr>
          <w:sz w:val="24"/>
          <w:szCs w:val="24"/>
        </w:rPr>
        <w:t xml:space="preserve"> </w:t>
      </w:r>
      <w:r w:rsidRPr="00E775B5">
        <w:rPr>
          <w:i/>
          <w:sz w:val="24"/>
          <w:szCs w:val="24"/>
        </w:rPr>
        <w:t>tree</w:t>
      </w:r>
      <w:r w:rsidRPr="00E775B5">
        <w:rPr>
          <w:sz w:val="24"/>
          <w:szCs w:val="24"/>
        </w:rPr>
        <w:t xml:space="preserve"> adalah </w:t>
      </w:r>
      <w:r w:rsidRPr="00E775B5">
        <w:rPr>
          <w:i/>
          <w:sz w:val="24"/>
          <w:szCs w:val="24"/>
        </w:rPr>
        <w:t>compressed tree</w:t>
      </w:r>
      <w:r w:rsidRPr="00E775B5">
        <w:rPr>
          <w:sz w:val="24"/>
          <w:szCs w:val="24"/>
        </w:rPr>
        <w:t xml:space="preserve"> dari semua </w:t>
      </w:r>
      <w:r w:rsidRPr="00E775B5">
        <w:rPr>
          <w:i/>
          <w:sz w:val="24"/>
          <w:szCs w:val="24"/>
        </w:rPr>
        <w:t>suffix</w:t>
      </w:r>
      <w:r w:rsidRPr="00E775B5">
        <w:rPr>
          <w:sz w:val="24"/>
          <w:szCs w:val="24"/>
        </w:rPr>
        <w:t xml:space="preserve"> suatu </w:t>
      </w:r>
      <w:r w:rsidRPr="00E775B5">
        <w:rPr>
          <w:i/>
          <w:sz w:val="24"/>
          <w:szCs w:val="24"/>
        </w:rPr>
        <w:t>string</w:t>
      </w:r>
      <w:r w:rsidRPr="00610384">
        <w:rPr>
          <w:sz w:val="24"/>
          <w:szCs w:val="24"/>
        </w:rPr>
        <w:t>.</w:t>
      </w:r>
      <w:r>
        <w:rPr>
          <w:sz w:val="24"/>
          <w:szCs w:val="24"/>
        </w:rPr>
        <w:t xml:space="preserve"> </w:t>
      </w:r>
      <w:r w:rsidRPr="00610384">
        <w:rPr>
          <w:sz w:val="24"/>
          <w:szCs w:val="24"/>
        </w:rPr>
        <w:t xml:space="preserve">Ilustrasi </w:t>
      </w:r>
      <w:r w:rsidRPr="00610384">
        <w:rPr>
          <w:i/>
          <w:sz w:val="24"/>
          <w:szCs w:val="24"/>
        </w:rPr>
        <w:t>compressed tree</w:t>
      </w:r>
      <w:r w:rsidRPr="00610384">
        <w:rPr>
          <w:sz w:val="24"/>
          <w:szCs w:val="24"/>
        </w:rPr>
        <w:t xml:space="preserve"> akan dijelaskan dari penjelasan berikut. Pertama mari amati </w:t>
      </w:r>
      <w:r w:rsidRPr="00610384">
        <w:rPr>
          <w:i/>
          <w:sz w:val="24"/>
          <w:szCs w:val="24"/>
        </w:rPr>
        <w:t>tree</w:t>
      </w:r>
      <w:r w:rsidRPr="00610384">
        <w:rPr>
          <w:sz w:val="24"/>
          <w:szCs w:val="24"/>
        </w:rPr>
        <w:t xml:space="preserve"> umum yang dapat dibentuk dari </w:t>
      </w:r>
      <w:r w:rsidRPr="00610384">
        <w:rPr>
          <w:i/>
          <w:sz w:val="24"/>
          <w:szCs w:val="24"/>
        </w:rPr>
        <w:t>set string</w:t>
      </w:r>
      <w:r w:rsidRPr="00610384">
        <w:rPr>
          <w:sz w:val="24"/>
          <w:szCs w:val="24"/>
        </w:rPr>
        <w:t xml:space="preserve"> berikut ini: {“banana”, “nabd”, “bcdef”, “bcfeg”, “aaaaaa”, “aaabaa”} pada</w:t>
      </w:r>
      <w:r>
        <w:rPr>
          <w:sz w:val="24"/>
          <w:szCs w:val="24"/>
        </w:rPr>
        <w:t xml:space="preserve"> </w:t>
      </w:r>
      <w:r w:rsidRPr="00A17983">
        <w:rPr>
          <w:sz w:val="24"/>
          <w:szCs w:val="24"/>
        </w:rPr>
        <w:fldChar w:fldCharType="begin"/>
      </w:r>
      <w:r w:rsidRPr="00A17983">
        <w:rPr>
          <w:sz w:val="24"/>
          <w:szCs w:val="24"/>
        </w:rPr>
        <w:instrText xml:space="preserve"> REF _Ref521592938 \h  \* MERGEFORMAT </w:instrText>
      </w:r>
      <w:r w:rsidRPr="00A17983">
        <w:rPr>
          <w:sz w:val="24"/>
          <w:szCs w:val="24"/>
        </w:rPr>
      </w:r>
      <w:r w:rsidRPr="00A17983">
        <w:rPr>
          <w:sz w:val="24"/>
          <w:szCs w:val="24"/>
        </w:rPr>
        <w:fldChar w:fldCharType="separate"/>
      </w:r>
      <w:r w:rsidR="00EC7493" w:rsidRPr="00EC7493">
        <w:rPr>
          <w:sz w:val="24"/>
          <w:szCs w:val="24"/>
        </w:rPr>
        <w:t xml:space="preserve">Gambar </w:t>
      </w:r>
      <w:r w:rsidR="00EC7493" w:rsidRPr="00EC7493">
        <w:rPr>
          <w:noProof/>
          <w:sz w:val="24"/>
          <w:szCs w:val="24"/>
        </w:rPr>
        <w:t>2.4</w:t>
      </w:r>
      <w:r w:rsidRPr="00A17983">
        <w:rPr>
          <w:sz w:val="24"/>
          <w:szCs w:val="24"/>
        </w:rPr>
        <w:fldChar w:fldCharType="end"/>
      </w:r>
      <w:r w:rsidR="00CD3318">
        <w:rPr>
          <w:sz w:val="24"/>
          <w:szCs w:val="24"/>
        </w:rPr>
        <w:t>.</w:t>
      </w:r>
    </w:p>
    <w:p w14:paraId="2DA8F97F" w14:textId="7C9B73C0" w:rsidR="00C5046F" w:rsidRPr="00E775B5" w:rsidRDefault="00C5046F" w:rsidP="00C5046F">
      <w:pPr>
        <w:spacing w:line="360" w:lineRule="auto"/>
        <w:jc w:val="center"/>
        <w:rPr>
          <w:i/>
          <w:szCs w:val="24"/>
          <w:lang w:val="en-ID"/>
        </w:rPr>
      </w:pPr>
      <w:r>
        <w:rPr>
          <w:noProof/>
        </w:rPr>
        <w:lastRenderedPageBreak/>
        <w:drawing>
          <wp:inline distT="0" distB="0" distL="0" distR="0" wp14:anchorId="7C41533E" wp14:editId="6D2A4E38">
            <wp:extent cx="2943742" cy="259434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5053"/>
                    <a:stretch/>
                  </pic:blipFill>
                  <pic:spPr bwMode="auto">
                    <a:xfrm>
                      <a:off x="0" y="0"/>
                      <a:ext cx="2949679" cy="2599577"/>
                    </a:xfrm>
                    <a:prstGeom prst="rect">
                      <a:avLst/>
                    </a:prstGeom>
                    <a:noFill/>
                    <a:ln>
                      <a:noFill/>
                    </a:ln>
                    <a:extLst>
                      <a:ext uri="{53640926-AAD7-44D8-BBD7-CCE9431645EC}">
                        <a14:shadowObscured xmlns:a14="http://schemas.microsoft.com/office/drawing/2010/main"/>
                      </a:ext>
                    </a:extLst>
                  </pic:spPr>
                </pic:pic>
              </a:graphicData>
            </a:graphic>
          </wp:inline>
        </w:drawing>
      </w:r>
    </w:p>
    <w:p w14:paraId="2E53297D" w14:textId="44E47B2A" w:rsidR="00592529" w:rsidRDefault="00CD3318" w:rsidP="00314B6C">
      <w:pPr>
        <w:spacing w:before="240" w:line="360" w:lineRule="auto"/>
        <w:jc w:val="both"/>
        <w:rPr>
          <w:sz w:val="24"/>
          <w:szCs w:val="24"/>
        </w:rPr>
      </w:pPr>
      <w:r w:rsidRPr="00610384">
        <w:rPr>
          <w:noProof/>
          <w:sz w:val="24"/>
          <w:szCs w:val="24"/>
        </w:rPr>
        <mc:AlternateContent>
          <mc:Choice Requires="wps">
            <w:drawing>
              <wp:anchor distT="0" distB="0" distL="114300" distR="114300" simplePos="0" relativeHeight="251916800" behindDoc="0" locked="0" layoutInCell="1" allowOverlap="1" wp14:anchorId="182AD8C2" wp14:editId="11B12611">
                <wp:simplePos x="0" y="0"/>
                <wp:positionH relativeFrom="column">
                  <wp:posOffset>1181100</wp:posOffset>
                </wp:positionH>
                <wp:positionV relativeFrom="paragraph">
                  <wp:posOffset>196850</wp:posOffset>
                </wp:positionV>
                <wp:extent cx="2647950" cy="635"/>
                <wp:effectExtent l="0" t="0" r="0" b="12700"/>
                <wp:wrapTopAndBottom/>
                <wp:docPr id="11" name="Text Box 11"/>
                <wp:cNvGraphicFramePr/>
                <a:graphic xmlns:a="http://schemas.openxmlformats.org/drawingml/2006/main">
                  <a:graphicData uri="http://schemas.microsoft.com/office/word/2010/wordprocessingShape">
                    <wps:wsp>
                      <wps:cNvSpPr txBox="1"/>
                      <wps:spPr>
                        <a:xfrm>
                          <a:off x="0" y="0"/>
                          <a:ext cx="2647950" cy="635"/>
                        </a:xfrm>
                        <a:prstGeom prst="rect">
                          <a:avLst/>
                        </a:prstGeom>
                        <a:noFill/>
                        <a:ln>
                          <a:noFill/>
                        </a:ln>
                      </wps:spPr>
                      <wps:txbx>
                        <w:txbxContent>
                          <w:p w14:paraId="3279A2DD" w14:textId="21C6C787" w:rsidR="00EC7493" w:rsidRPr="00D570B3" w:rsidRDefault="00EC7493" w:rsidP="00D570B3">
                            <w:pPr>
                              <w:pStyle w:val="Caption"/>
                              <w:jc w:val="center"/>
                              <w:rPr>
                                <w:b/>
                                <w:noProof/>
                                <w:color w:val="auto"/>
                                <w:sz w:val="20"/>
                                <w:szCs w:val="20"/>
                                <w:lang w:eastAsia="en-GB"/>
                              </w:rPr>
                            </w:pPr>
                            <w:bookmarkStart w:id="153" w:name="_Ref521592938"/>
                            <w:bookmarkStart w:id="154" w:name="_Toc522079694"/>
                            <w:r w:rsidRPr="00D570B3">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2</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4</w:t>
                            </w:r>
                            <w:r>
                              <w:rPr>
                                <w:b/>
                                <w:i w:val="0"/>
                                <w:color w:val="auto"/>
                                <w:sz w:val="20"/>
                                <w:szCs w:val="20"/>
                              </w:rPr>
                              <w:fldChar w:fldCharType="end"/>
                            </w:r>
                            <w:bookmarkEnd w:id="153"/>
                            <w:r w:rsidRPr="00D570B3">
                              <w:rPr>
                                <w:b/>
                                <w:color w:val="auto"/>
                                <w:sz w:val="20"/>
                                <w:szCs w:val="20"/>
                              </w:rPr>
                              <w:t xml:space="preserve"> Tree Set String</w:t>
                            </w:r>
                            <w:r>
                              <w:rPr>
                                <w:b/>
                                <w:color w:val="auto"/>
                                <w:sz w:val="20"/>
                                <w:szCs w:val="20"/>
                              </w:rPr>
                              <w:t xml:space="preserve"> </w:t>
                            </w:r>
                            <w:r w:rsidRPr="00791C6D">
                              <w:rPr>
                                <w:b/>
                                <w:i w:val="0"/>
                                <w:color w:val="auto"/>
                                <w:sz w:val="20"/>
                                <w:szCs w:val="20"/>
                              </w:rPr>
                              <w:t>[39]</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AD8C2" id="Text Box 11" o:spid="_x0000_s1028" type="#_x0000_t202" style="position:absolute;left:0;text-align:left;margin-left:93pt;margin-top:15.5pt;width:208.5pt;height:.05pt;z-index:25191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" filled="f" stroked="f">
                <v:textbox style="mso-fit-shape-to-text:t" inset="0,0,0,0">
                  <w:txbxContent>
                    <w:p w14:paraId="3279A2DD" w14:textId="21C6C787" w:rsidR="00EC7493" w:rsidRPr="00D570B3" w:rsidRDefault="00EC7493" w:rsidP="00D570B3">
                      <w:pPr>
                        <w:pStyle w:val="Caption"/>
                        <w:jc w:val="center"/>
                        <w:rPr>
                          <w:b/>
                          <w:noProof/>
                          <w:color w:val="auto"/>
                          <w:sz w:val="20"/>
                          <w:szCs w:val="20"/>
                          <w:lang w:eastAsia="en-GB"/>
                        </w:rPr>
                      </w:pPr>
                      <w:bookmarkStart w:id="161" w:name="_Ref521592938"/>
                      <w:bookmarkStart w:id="162" w:name="_Toc522079694"/>
                      <w:r w:rsidRPr="00D570B3">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2</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4</w:t>
                      </w:r>
                      <w:r>
                        <w:rPr>
                          <w:b/>
                          <w:i w:val="0"/>
                          <w:color w:val="auto"/>
                          <w:sz w:val="20"/>
                          <w:szCs w:val="20"/>
                        </w:rPr>
                        <w:fldChar w:fldCharType="end"/>
                      </w:r>
                      <w:bookmarkEnd w:id="161"/>
                      <w:r w:rsidRPr="00D570B3">
                        <w:rPr>
                          <w:b/>
                          <w:color w:val="auto"/>
                          <w:sz w:val="20"/>
                          <w:szCs w:val="20"/>
                        </w:rPr>
                        <w:t xml:space="preserve"> Tree Set String</w:t>
                      </w:r>
                      <w:r>
                        <w:rPr>
                          <w:b/>
                          <w:color w:val="auto"/>
                          <w:sz w:val="20"/>
                          <w:szCs w:val="20"/>
                        </w:rPr>
                        <w:t xml:space="preserve"> </w:t>
                      </w:r>
                      <w:r w:rsidRPr="00791C6D">
                        <w:rPr>
                          <w:b/>
                          <w:i w:val="0"/>
                          <w:color w:val="auto"/>
                          <w:sz w:val="20"/>
                          <w:szCs w:val="20"/>
                        </w:rPr>
                        <w:t>[39]</w:t>
                      </w:r>
                      <w:bookmarkEnd w:id="162"/>
                    </w:p>
                  </w:txbxContent>
                </v:textbox>
                <w10:wrap type="topAndBottom"/>
              </v:shape>
            </w:pict>
          </mc:Fallback>
        </mc:AlternateContent>
      </w:r>
      <w:r w:rsidR="00D570B3" w:rsidRPr="00610384">
        <w:rPr>
          <w:sz w:val="24"/>
          <w:szCs w:val="24"/>
        </w:rPr>
        <w:t xml:space="preserve">Pertama sekali ketika membangun </w:t>
      </w:r>
      <w:r w:rsidR="00D570B3" w:rsidRPr="00610384">
        <w:rPr>
          <w:i/>
          <w:sz w:val="24"/>
          <w:szCs w:val="24"/>
        </w:rPr>
        <w:t>tree</w:t>
      </w:r>
      <w:r w:rsidR="00D570B3" w:rsidRPr="00610384">
        <w:rPr>
          <w:sz w:val="24"/>
          <w:szCs w:val="24"/>
        </w:rPr>
        <w:t xml:space="preserve">, nilai karakter pertama suatu </w:t>
      </w:r>
      <w:r w:rsidR="00D570B3" w:rsidRPr="00610384">
        <w:rPr>
          <w:i/>
          <w:sz w:val="24"/>
          <w:szCs w:val="24"/>
        </w:rPr>
        <w:t>set string</w:t>
      </w:r>
      <w:r w:rsidR="00D570B3" w:rsidRPr="00610384">
        <w:rPr>
          <w:sz w:val="24"/>
          <w:szCs w:val="24"/>
        </w:rPr>
        <w:t xml:space="preserve"> yang </w:t>
      </w:r>
      <w:r w:rsidR="002747AC" w:rsidRPr="00610384">
        <w:rPr>
          <w:sz w:val="24"/>
          <w:szCs w:val="24"/>
        </w:rPr>
        <w:t xml:space="preserve">ingin dibangun struktur </w:t>
      </w:r>
      <w:r w:rsidR="002747AC" w:rsidRPr="00610384">
        <w:rPr>
          <w:i/>
          <w:sz w:val="24"/>
          <w:szCs w:val="24"/>
        </w:rPr>
        <w:t>tree</w:t>
      </w:r>
      <w:r w:rsidR="002747AC" w:rsidRPr="00610384">
        <w:rPr>
          <w:sz w:val="24"/>
          <w:szCs w:val="24"/>
        </w:rPr>
        <w:t xml:space="preserve">-nya disimpan didalam </w:t>
      </w:r>
      <w:r w:rsidR="002747AC" w:rsidRPr="00610384">
        <w:rPr>
          <w:i/>
          <w:sz w:val="24"/>
          <w:szCs w:val="24"/>
        </w:rPr>
        <w:t>node</w:t>
      </w:r>
      <w:r w:rsidR="002747AC" w:rsidRPr="00610384">
        <w:rPr>
          <w:sz w:val="24"/>
          <w:szCs w:val="24"/>
        </w:rPr>
        <w:t xml:space="preserve">. Masing-masing </w:t>
      </w:r>
      <w:r w:rsidR="002747AC" w:rsidRPr="00610384">
        <w:rPr>
          <w:i/>
          <w:sz w:val="24"/>
          <w:szCs w:val="24"/>
        </w:rPr>
        <w:t>node</w:t>
      </w:r>
      <w:r w:rsidR="002747AC" w:rsidRPr="00610384">
        <w:rPr>
          <w:sz w:val="24"/>
          <w:szCs w:val="24"/>
        </w:rPr>
        <w:t xml:space="preserve"> yang dibentuk mulai dari </w:t>
      </w:r>
      <w:r w:rsidR="002747AC" w:rsidRPr="00610384">
        <w:rPr>
          <w:i/>
          <w:sz w:val="24"/>
          <w:szCs w:val="24"/>
        </w:rPr>
        <w:t>root</w:t>
      </w:r>
      <w:r w:rsidR="002747AC" w:rsidRPr="00610384">
        <w:rPr>
          <w:sz w:val="24"/>
          <w:szCs w:val="24"/>
        </w:rPr>
        <w:t xml:space="preserve"> memiliki nilai karakter yang berbeda. Caranya dengan memeriksa apakah telah ada </w:t>
      </w:r>
      <w:r w:rsidR="002747AC" w:rsidRPr="00610384">
        <w:rPr>
          <w:i/>
          <w:sz w:val="24"/>
          <w:szCs w:val="24"/>
        </w:rPr>
        <w:t>node</w:t>
      </w:r>
      <w:r w:rsidR="002747AC" w:rsidRPr="00610384">
        <w:rPr>
          <w:sz w:val="24"/>
          <w:szCs w:val="24"/>
        </w:rPr>
        <w:t xml:space="preserve"> yang menyimpan karakter yang berisi karakter dari </w:t>
      </w:r>
      <w:r w:rsidR="002747AC" w:rsidRPr="00610384">
        <w:rPr>
          <w:i/>
          <w:sz w:val="24"/>
          <w:szCs w:val="24"/>
        </w:rPr>
        <w:t>string</w:t>
      </w:r>
      <w:r w:rsidR="002747AC" w:rsidRPr="00610384">
        <w:rPr>
          <w:sz w:val="24"/>
          <w:szCs w:val="24"/>
        </w:rPr>
        <w:t xml:space="preserve"> yang ingin dibangun struktur </w:t>
      </w:r>
      <w:r w:rsidR="002747AC" w:rsidRPr="00610384">
        <w:rPr>
          <w:i/>
          <w:sz w:val="24"/>
          <w:szCs w:val="24"/>
        </w:rPr>
        <w:t>tree</w:t>
      </w:r>
      <w:r w:rsidR="002747AC" w:rsidRPr="00610384">
        <w:rPr>
          <w:sz w:val="24"/>
          <w:szCs w:val="24"/>
        </w:rPr>
        <w:t xml:space="preserve">-nya. Jika tidak ditemukan karakter yang sama, maka bentuk </w:t>
      </w:r>
      <w:r w:rsidR="002747AC" w:rsidRPr="00610384">
        <w:rPr>
          <w:i/>
          <w:sz w:val="24"/>
          <w:szCs w:val="24"/>
        </w:rPr>
        <w:t>node</w:t>
      </w:r>
      <w:r w:rsidR="002747AC" w:rsidRPr="00610384">
        <w:rPr>
          <w:sz w:val="24"/>
          <w:szCs w:val="24"/>
        </w:rPr>
        <w:t xml:space="preserve"> baru untuk menyimpan string tersebut. Jika ditemukan karakter yang sama, mulai dari dari </w:t>
      </w:r>
      <w:r w:rsidR="002747AC" w:rsidRPr="00610384">
        <w:rPr>
          <w:i/>
          <w:sz w:val="24"/>
          <w:szCs w:val="24"/>
        </w:rPr>
        <w:t>node</w:t>
      </w:r>
      <w:r w:rsidR="002747AC" w:rsidRPr="00610384">
        <w:rPr>
          <w:sz w:val="24"/>
          <w:szCs w:val="24"/>
        </w:rPr>
        <w:t xml:space="preserve"> tersebut dan lakukan iterasi pengecekan karakter untuk membentuk </w:t>
      </w:r>
      <w:r w:rsidR="002747AC" w:rsidRPr="00610384">
        <w:rPr>
          <w:i/>
          <w:sz w:val="24"/>
          <w:szCs w:val="24"/>
        </w:rPr>
        <w:t>edge tree</w:t>
      </w:r>
      <w:r w:rsidR="002747AC" w:rsidRPr="00610384">
        <w:rPr>
          <w:sz w:val="24"/>
          <w:szCs w:val="24"/>
        </w:rPr>
        <w:t xml:space="preserve"> yang baru. </w:t>
      </w:r>
      <w:r w:rsidR="002747AC" w:rsidRPr="00610384">
        <w:rPr>
          <w:i/>
          <w:sz w:val="24"/>
          <w:szCs w:val="24"/>
        </w:rPr>
        <w:t>Compressed tree</w:t>
      </w:r>
      <w:r w:rsidR="002747AC" w:rsidRPr="00610384">
        <w:rPr>
          <w:sz w:val="24"/>
          <w:szCs w:val="24"/>
        </w:rPr>
        <w:t xml:space="preserve"> yaitu kondisi </w:t>
      </w:r>
      <w:r w:rsidR="002747AC" w:rsidRPr="00610384">
        <w:rPr>
          <w:i/>
          <w:sz w:val="24"/>
          <w:szCs w:val="24"/>
        </w:rPr>
        <w:t>edge</w:t>
      </w:r>
      <w:r w:rsidR="002747AC" w:rsidRPr="00610384">
        <w:rPr>
          <w:sz w:val="24"/>
          <w:szCs w:val="24"/>
        </w:rPr>
        <w:t xml:space="preserve"> pada </w:t>
      </w:r>
      <w:r w:rsidR="002747AC" w:rsidRPr="00610384">
        <w:rPr>
          <w:i/>
          <w:sz w:val="24"/>
          <w:szCs w:val="24"/>
        </w:rPr>
        <w:t>tree</w:t>
      </w:r>
      <w:r w:rsidR="002747AC" w:rsidRPr="00610384">
        <w:rPr>
          <w:sz w:val="24"/>
          <w:szCs w:val="24"/>
        </w:rPr>
        <w:t xml:space="preserve"> yang memiliki satu </w:t>
      </w:r>
      <w:r w:rsidR="002747AC" w:rsidRPr="00610384">
        <w:rPr>
          <w:i/>
          <w:sz w:val="24"/>
          <w:szCs w:val="24"/>
        </w:rPr>
        <w:t>child</w:t>
      </w:r>
      <w:r w:rsidR="002747AC" w:rsidRPr="00610384">
        <w:rPr>
          <w:sz w:val="24"/>
          <w:szCs w:val="24"/>
        </w:rPr>
        <w:t xml:space="preserve"> akan digabungkan menjadi satu </w:t>
      </w:r>
      <w:r w:rsidR="002747AC" w:rsidRPr="00610384">
        <w:rPr>
          <w:i/>
          <w:sz w:val="24"/>
          <w:szCs w:val="24"/>
        </w:rPr>
        <w:t>edge</w:t>
      </w:r>
      <w:r w:rsidR="002747AC" w:rsidRPr="00610384">
        <w:rPr>
          <w:sz w:val="24"/>
          <w:szCs w:val="24"/>
        </w:rPr>
        <w:t xml:space="preserve"> dan label </w:t>
      </w:r>
      <w:r w:rsidR="002747AC" w:rsidRPr="00610384">
        <w:rPr>
          <w:i/>
          <w:sz w:val="24"/>
          <w:szCs w:val="24"/>
        </w:rPr>
        <w:t>edge</w:t>
      </w:r>
      <w:r w:rsidR="002747AC" w:rsidRPr="00610384">
        <w:rPr>
          <w:sz w:val="24"/>
          <w:szCs w:val="24"/>
        </w:rPr>
        <w:t xml:space="preserve"> akan dirangkai. Hasil </w:t>
      </w:r>
      <w:r w:rsidR="002747AC" w:rsidRPr="00610384">
        <w:rPr>
          <w:i/>
          <w:sz w:val="24"/>
          <w:szCs w:val="24"/>
        </w:rPr>
        <w:t>compressed tree</w:t>
      </w:r>
      <w:r w:rsidR="002747AC" w:rsidRPr="00610384">
        <w:rPr>
          <w:sz w:val="24"/>
          <w:szCs w:val="24"/>
        </w:rPr>
        <w:t xml:space="preserve"> dari set </w:t>
      </w:r>
      <w:r w:rsidR="002747AC" w:rsidRPr="00610384">
        <w:rPr>
          <w:i/>
          <w:sz w:val="24"/>
          <w:szCs w:val="24"/>
        </w:rPr>
        <w:t>string</w:t>
      </w:r>
      <w:r w:rsidR="002747AC" w:rsidRPr="00610384">
        <w:rPr>
          <w:sz w:val="24"/>
          <w:szCs w:val="24"/>
        </w:rPr>
        <w:t xml:space="preserve"> </w:t>
      </w:r>
      <w:r w:rsidR="002747AC" w:rsidRPr="00613DAA">
        <w:rPr>
          <w:sz w:val="24"/>
          <w:szCs w:val="24"/>
        </w:rPr>
        <w:t xml:space="preserve">digambarkan pada </w:t>
      </w:r>
      <w:r w:rsidR="00613DAA" w:rsidRPr="00613DAA">
        <w:rPr>
          <w:sz w:val="24"/>
          <w:szCs w:val="24"/>
        </w:rPr>
        <w:fldChar w:fldCharType="begin"/>
      </w:r>
      <w:r w:rsidR="00613DAA" w:rsidRPr="00613DAA">
        <w:rPr>
          <w:sz w:val="24"/>
          <w:szCs w:val="24"/>
        </w:rPr>
        <w:instrText xml:space="preserve"> REF _Ref522045038 \h  \* MERGEFORMAT </w:instrText>
      </w:r>
      <w:r w:rsidR="00613DAA" w:rsidRPr="00613DAA">
        <w:rPr>
          <w:sz w:val="24"/>
          <w:szCs w:val="24"/>
        </w:rPr>
      </w:r>
      <w:r w:rsidR="00613DAA" w:rsidRPr="00613DAA">
        <w:rPr>
          <w:sz w:val="24"/>
          <w:szCs w:val="24"/>
        </w:rPr>
        <w:fldChar w:fldCharType="separate"/>
      </w:r>
      <w:r w:rsidR="00EC7493" w:rsidRPr="00EC7493">
        <w:rPr>
          <w:sz w:val="24"/>
          <w:szCs w:val="24"/>
        </w:rPr>
        <w:t xml:space="preserve">Gambar </w:t>
      </w:r>
      <w:r w:rsidR="00EC7493" w:rsidRPr="00EC7493">
        <w:rPr>
          <w:i/>
          <w:noProof/>
          <w:sz w:val="24"/>
          <w:szCs w:val="24"/>
        </w:rPr>
        <w:t>2.5</w:t>
      </w:r>
      <w:r w:rsidR="00613DAA" w:rsidRPr="00613DAA">
        <w:rPr>
          <w:sz w:val="24"/>
          <w:szCs w:val="24"/>
        </w:rPr>
        <w:fldChar w:fldCharType="end"/>
      </w:r>
      <w:r w:rsidR="00613DAA" w:rsidRPr="00613DAA">
        <w:rPr>
          <w:sz w:val="24"/>
          <w:szCs w:val="24"/>
        </w:rPr>
        <w:t>.</w:t>
      </w:r>
    </w:p>
    <w:p w14:paraId="0558348A" w14:textId="03379BAF" w:rsidR="00D570B3" w:rsidRPr="007B548F" w:rsidRDefault="00A45EE6" w:rsidP="00A45EE6">
      <w:pPr>
        <w:spacing w:before="240" w:line="360" w:lineRule="auto"/>
        <w:jc w:val="both"/>
        <w:rPr>
          <w:sz w:val="24"/>
          <w:szCs w:val="24"/>
        </w:rPr>
      </w:pPr>
      <w:r>
        <w:rPr>
          <w:noProof/>
        </w:rPr>
        <w:lastRenderedPageBreak/>
        <w:drawing>
          <wp:anchor distT="0" distB="0" distL="114300" distR="114300" simplePos="0" relativeHeight="251982336" behindDoc="0" locked="0" layoutInCell="1" allowOverlap="1" wp14:anchorId="27E1183C" wp14:editId="05A5E8C8">
            <wp:simplePos x="0" y="0"/>
            <wp:positionH relativeFrom="column">
              <wp:posOffset>1417320</wp:posOffset>
            </wp:positionH>
            <wp:positionV relativeFrom="paragraph">
              <wp:posOffset>5101590</wp:posOffset>
            </wp:positionV>
            <wp:extent cx="2413000" cy="1774825"/>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3000" cy="1774825"/>
                    </a:xfrm>
                    <a:prstGeom prst="rect">
                      <a:avLst/>
                    </a:prstGeom>
                    <a:noFill/>
                    <a:ln>
                      <a:noFill/>
                    </a:ln>
                  </pic:spPr>
                </pic:pic>
              </a:graphicData>
            </a:graphic>
          </wp:anchor>
        </w:drawing>
      </w:r>
      <w:r w:rsidR="007B548F">
        <w:rPr>
          <w:noProof/>
        </w:rPr>
        <w:drawing>
          <wp:anchor distT="0" distB="0" distL="114300" distR="114300" simplePos="0" relativeHeight="251980288" behindDoc="0" locked="0" layoutInCell="1" allowOverlap="1" wp14:anchorId="7542F5EE" wp14:editId="2EAE1346">
            <wp:simplePos x="0" y="0"/>
            <wp:positionH relativeFrom="column">
              <wp:posOffset>1417320</wp:posOffset>
            </wp:positionH>
            <wp:positionV relativeFrom="paragraph">
              <wp:posOffset>0</wp:posOffset>
            </wp:positionV>
            <wp:extent cx="2333625" cy="1765300"/>
            <wp:effectExtent l="0" t="0" r="952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33625" cy="176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48F">
        <w:rPr>
          <w:noProof/>
        </w:rPr>
        <mc:AlternateContent>
          <mc:Choice Requires="wps">
            <w:drawing>
              <wp:anchor distT="0" distB="0" distL="114300" distR="114300" simplePos="0" relativeHeight="251955712" behindDoc="0" locked="0" layoutInCell="1" allowOverlap="1" wp14:anchorId="2E03EF43" wp14:editId="5CCEBF69">
                <wp:simplePos x="0" y="0"/>
                <wp:positionH relativeFrom="column">
                  <wp:posOffset>1311910</wp:posOffset>
                </wp:positionH>
                <wp:positionV relativeFrom="paragraph">
                  <wp:posOffset>1818640</wp:posOffset>
                </wp:positionV>
                <wp:extent cx="2533650" cy="635"/>
                <wp:effectExtent l="0" t="0" r="0" b="0"/>
                <wp:wrapTopAndBottom/>
                <wp:docPr id="1833221413" name="Text Box 1833221413"/>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7D355920" w14:textId="5A917FAB" w:rsidR="00EC7493" w:rsidRPr="00B51B56" w:rsidRDefault="00EC7493" w:rsidP="00C5046F">
                            <w:pPr>
                              <w:pStyle w:val="Caption"/>
                              <w:jc w:val="center"/>
                              <w:rPr>
                                <w:b/>
                                <w:i w:val="0"/>
                                <w:noProof/>
                                <w:color w:val="auto"/>
                                <w:sz w:val="20"/>
                                <w:szCs w:val="20"/>
                                <w:lang w:eastAsia="en-GB"/>
                              </w:rPr>
                            </w:pPr>
                            <w:bookmarkStart w:id="155" w:name="_Ref522045038"/>
                            <w:bookmarkStart w:id="156" w:name="_Toc522079695"/>
                            <w:r w:rsidRPr="00B51B56">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2</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5</w:t>
                            </w:r>
                            <w:r>
                              <w:rPr>
                                <w:b/>
                                <w:i w:val="0"/>
                                <w:color w:val="auto"/>
                                <w:sz w:val="20"/>
                                <w:szCs w:val="20"/>
                              </w:rPr>
                              <w:fldChar w:fldCharType="end"/>
                            </w:r>
                            <w:bookmarkEnd w:id="155"/>
                            <w:r w:rsidRPr="00B51B56">
                              <w:rPr>
                                <w:b/>
                                <w:i w:val="0"/>
                                <w:color w:val="auto"/>
                                <w:sz w:val="20"/>
                                <w:szCs w:val="20"/>
                              </w:rPr>
                              <w:t xml:space="preserve"> </w:t>
                            </w:r>
                            <w:r w:rsidRPr="007A148D">
                              <w:rPr>
                                <w:b/>
                                <w:color w:val="auto"/>
                                <w:sz w:val="20"/>
                                <w:szCs w:val="20"/>
                              </w:rPr>
                              <w:t>Compressed Tree</w:t>
                            </w:r>
                            <w:r w:rsidRPr="00B51B56">
                              <w:rPr>
                                <w:b/>
                                <w:i w:val="0"/>
                                <w:color w:val="auto"/>
                                <w:sz w:val="20"/>
                                <w:szCs w:val="20"/>
                              </w:rPr>
                              <w:t xml:space="preserve"> [39]</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3EF43" id="Text Box 1833221413" o:spid="_x0000_s1029" type="#_x0000_t202" style="position:absolute;left:0;text-align:left;margin-left:103.3pt;margin-top:143.2pt;width:199.5pt;height:.05pt;z-index:25195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" stroked="f">
                <v:textbox style="mso-fit-shape-to-text:t" inset="0,0,0,0">
                  <w:txbxContent>
                    <w:p w14:paraId="7D355920" w14:textId="5A917FAB" w:rsidR="00EC7493" w:rsidRPr="00B51B56" w:rsidRDefault="00EC7493" w:rsidP="00C5046F">
                      <w:pPr>
                        <w:pStyle w:val="Caption"/>
                        <w:jc w:val="center"/>
                        <w:rPr>
                          <w:b/>
                          <w:i w:val="0"/>
                          <w:noProof/>
                          <w:color w:val="auto"/>
                          <w:sz w:val="20"/>
                          <w:szCs w:val="20"/>
                          <w:lang w:eastAsia="en-GB"/>
                        </w:rPr>
                      </w:pPr>
                      <w:bookmarkStart w:id="165" w:name="_Ref522045038"/>
                      <w:bookmarkStart w:id="166" w:name="_Toc522079695"/>
                      <w:r w:rsidRPr="00B51B56">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2</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5</w:t>
                      </w:r>
                      <w:r>
                        <w:rPr>
                          <w:b/>
                          <w:i w:val="0"/>
                          <w:color w:val="auto"/>
                          <w:sz w:val="20"/>
                          <w:szCs w:val="20"/>
                        </w:rPr>
                        <w:fldChar w:fldCharType="end"/>
                      </w:r>
                      <w:bookmarkEnd w:id="165"/>
                      <w:r w:rsidRPr="00B51B56">
                        <w:rPr>
                          <w:b/>
                          <w:i w:val="0"/>
                          <w:color w:val="auto"/>
                          <w:sz w:val="20"/>
                          <w:szCs w:val="20"/>
                        </w:rPr>
                        <w:t xml:space="preserve"> </w:t>
                      </w:r>
                      <w:r w:rsidRPr="007A148D">
                        <w:rPr>
                          <w:b/>
                          <w:color w:val="auto"/>
                          <w:sz w:val="20"/>
                          <w:szCs w:val="20"/>
                        </w:rPr>
                        <w:t>Compressed Tree</w:t>
                      </w:r>
                      <w:r w:rsidRPr="00B51B56">
                        <w:rPr>
                          <w:b/>
                          <w:i w:val="0"/>
                          <w:color w:val="auto"/>
                          <w:sz w:val="20"/>
                          <w:szCs w:val="20"/>
                        </w:rPr>
                        <w:t xml:space="preserve"> [39]</w:t>
                      </w:r>
                      <w:bookmarkEnd w:id="166"/>
                    </w:p>
                  </w:txbxContent>
                </v:textbox>
                <w10:wrap type="topAndBottom"/>
              </v:shape>
            </w:pict>
          </mc:Fallback>
        </mc:AlternateContent>
      </w:r>
      <w:r w:rsidR="002747AC" w:rsidRPr="00610384">
        <w:rPr>
          <w:sz w:val="24"/>
          <w:szCs w:val="24"/>
        </w:rPr>
        <w:t xml:space="preserve">Berdasarkan ilustrasi ditunjukkan bahwa setiap </w:t>
      </w:r>
      <w:r w:rsidR="002747AC" w:rsidRPr="00610384">
        <w:rPr>
          <w:i/>
          <w:sz w:val="24"/>
          <w:szCs w:val="24"/>
        </w:rPr>
        <w:t>node</w:t>
      </w:r>
      <w:r w:rsidR="002747AC" w:rsidRPr="00610384">
        <w:rPr>
          <w:sz w:val="24"/>
          <w:szCs w:val="24"/>
        </w:rPr>
        <w:t xml:space="preserve"> dalam </w:t>
      </w:r>
      <w:r w:rsidR="002747AC" w:rsidRPr="00610384">
        <w:rPr>
          <w:i/>
          <w:sz w:val="24"/>
          <w:szCs w:val="24"/>
        </w:rPr>
        <w:t>compressed tree</w:t>
      </w:r>
      <w:r w:rsidR="002747AC" w:rsidRPr="00610384">
        <w:rPr>
          <w:sz w:val="24"/>
          <w:szCs w:val="24"/>
        </w:rPr>
        <w:t xml:space="preserve"> setidaknya akan memiliki dua </w:t>
      </w:r>
      <w:r w:rsidR="002747AC" w:rsidRPr="00610384">
        <w:rPr>
          <w:i/>
          <w:sz w:val="24"/>
          <w:szCs w:val="24"/>
        </w:rPr>
        <w:t>child</w:t>
      </w:r>
      <w:r w:rsidR="002747AC" w:rsidRPr="00610384">
        <w:rPr>
          <w:sz w:val="24"/>
          <w:szCs w:val="24"/>
        </w:rPr>
        <w:t xml:space="preserve"> serta memiliki N </w:t>
      </w:r>
      <w:r w:rsidR="002747AC" w:rsidRPr="00610384">
        <w:rPr>
          <w:i/>
          <w:sz w:val="24"/>
          <w:szCs w:val="24"/>
        </w:rPr>
        <w:t>leaf</w:t>
      </w:r>
      <w:r w:rsidR="002747AC" w:rsidRPr="00610384">
        <w:rPr>
          <w:sz w:val="24"/>
          <w:szCs w:val="24"/>
        </w:rPr>
        <w:t xml:space="preserve">, dimana N merupakan jumlah </w:t>
      </w:r>
      <w:r w:rsidR="002747AC" w:rsidRPr="00610384">
        <w:rPr>
          <w:i/>
          <w:sz w:val="24"/>
          <w:szCs w:val="24"/>
        </w:rPr>
        <w:t>string</w:t>
      </w:r>
      <w:r w:rsidR="002747AC" w:rsidRPr="00610384">
        <w:rPr>
          <w:sz w:val="24"/>
          <w:szCs w:val="24"/>
        </w:rPr>
        <w:t xml:space="preserve"> yang disisipkan dalam </w:t>
      </w:r>
      <w:r w:rsidR="002747AC" w:rsidRPr="00610384">
        <w:rPr>
          <w:i/>
          <w:sz w:val="24"/>
          <w:szCs w:val="24"/>
        </w:rPr>
        <w:t>compressed tree</w:t>
      </w:r>
      <w:r w:rsidR="002747AC" w:rsidRPr="00610384">
        <w:rPr>
          <w:sz w:val="24"/>
          <w:szCs w:val="24"/>
        </w:rPr>
        <w:t xml:space="preserve"> serta karakter pertama dari pola yang dicari tersebut akan dijadikan sebagai </w:t>
      </w:r>
      <w:r w:rsidR="002747AC" w:rsidRPr="00610384">
        <w:rPr>
          <w:i/>
          <w:sz w:val="24"/>
          <w:szCs w:val="24"/>
        </w:rPr>
        <w:t>root</w:t>
      </w:r>
      <w:r w:rsidR="002747AC" w:rsidRPr="00610384">
        <w:rPr>
          <w:sz w:val="24"/>
          <w:szCs w:val="24"/>
        </w:rPr>
        <w:t xml:space="preserve">. Terdapat dua hal yang perlu diketahui yaitu masing-masing </w:t>
      </w:r>
      <w:r w:rsidR="002747AC" w:rsidRPr="00610384">
        <w:rPr>
          <w:i/>
          <w:sz w:val="24"/>
          <w:szCs w:val="24"/>
        </w:rPr>
        <w:t>node</w:t>
      </w:r>
      <w:r w:rsidR="002747AC" w:rsidRPr="00610384">
        <w:rPr>
          <w:sz w:val="24"/>
          <w:szCs w:val="24"/>
        </w:rPr>
        <w:t xml:space="preserve"> internal setidaknya memiliki dua </w:t>
      </w:r>
      <w:r w:rsidR="002747AC" w:rsidRPr="00610384">
        <w:rPr>
          <w:i/>
          <w:sz w:val="24"/>
          <w:szCs w:val="24"/>
        </w:rPr>
        <w:t>child</w:t>
      </w:r>
      <w:r w:rsidR="002747AC" w:rsidRPr="00610384">
        <w:rPr>
          <w:sz w:val="24"/>
          <w:szCs w:val="24"/>
        </w:rPr>
        <w:t xml:space="preserve"> dan terdapat N </w:t>
      </w:r>
      <w:r w:rsidR="002747AC" w:rsidRPr="00610384">
        <w:rPr>
          <w:i/>
          <w:sz w:val="24"/>
          <w:szCs w:val="24"/>
        </w:rPr>
        <w:t>leaf</w:t>
      </w:r>
      <w:r w:rsidR="002747AC" w:rsidRPr="00610384">
        <w:rPr>
          <w:sz w:val="24"/>
          <w:szCs w:val="24"/>
        </w:rPr>
        <w:t xml:space="preserve"> yang mengimplikasikan bahwa terdapat setidaknya 2N-1 </w:t>
      </w:r>
      <w:r w:rsidR="002747AC" w:rsidRPr="00610384">
        <w:rPr>
          <w:i/>
          <w:sz w:val="24"/>
          <w:szCs w:val="24"/>
        </w:rPr>
        <w:t>node</w:t>
      </w:r>
      <w:r w:rsidR="002747AC" w:rsidRPr="00610384">
        <w:rPr>
          <w:sz w:val="24"/>
          <w:szCs w:val="24"/>
        </w:rPr>
        <w:t xml:space="preserve"> dalam </w:t>
      </w:r>
      <w:r w:rsidR="002747AC" w:rsidRPr="00610384">
        <w:rPr>
          <w:i/>
          <w:sz w:val="24"/>
          <w:szCs w:val="24"/>
        </w:rPr>
        <w:t>tree</w:t>
      </w:r>
      <w:r w:rsidR="002747AC" w:rsidRPr="00610384">
        <w:rPr>
          <w:sz w:val="24"/>
          <w:szCs w:val="24"/>
        </w:rPr>
        <w:t xml:space="preserve">. Maka dari itu, kompleksitas ruang </w:t>
      </w:r>
      <w:r w:rsidR="002747AC" w:rsidRPr="00610384">
        <w:rPr>
          <w:i/>
          <w:sz w:val="24"/>
          <w:szCs w:val="24"/>
        </w:rPr>
        <w:t>compressed tree</w:t>
      </w:r>
      <w:r w:rsidR="002747AC" w:rsidRPr="00610384">
        <w:rPr>
          <w:sz w:val="24"/>
          <w:szCs w:val="24"/>
        </w:rPr>
        <w:t xml:space="preserve"> adalah O(N).</w:t>
      </w:r>
      <w:r w:rsidR="00D570B3" w:rsidRPr="00610384">
        <w:rPr>
          <w:sz w:val="24"/>
          <w:szCs w:val="24"/>
        </w:rPr>
        <w:t xml:space="preserve"> </w:t>
      </w:r>
      <w:r w:rsidR="002747AC" w:rsidRPr="00610384">
        <w:rPr>
          <w:sz w:val="24"/>
          <w:szCs w:val="24"/>
        </w:rPr>
        <w:t xml:space="preserve">Sering kali kita menambahkan karakter khusus yang tidak dimiliki bagian lain pada </w:t>
      </w:r>
      <w:r w:rsidR="002747AC" w:rsidRPr="00610384">
        <w:rPr>
          <w:i/>
          <w:sz w:val="24"/>
          <w:szCs w:val="24"/>
        </w:rPr>
        <w:t>string</w:t>
      </w:r>
      <w:r w:rsidR="002747AC" w:rsidRPr="00610384">
        <w:rPr>
          <w:sz w:val="24"/>
          <w:szCs w:val="24"/>
        </w:rPr>
        <w:t xml:space="preserve">. Misalnya, kita menambahkan $ pada </w:t>
      </w:r>
      <w:r w:rsidR="002747AC" w:rsidRPr="00610384">
        <w:rPr>
          <w:i/>
          <w:sz w:val="24"/>
          <w:szCs w:val="24"/>
        </w:rPr>
        <w:t>string</w:t>
      </w:r>
      <w:r w:rsidR="002747AC" w:rsidRPr="00610384">
        <w:rPr>
          <w:sz w:val="24"/>
          <w:szCs w:val="24"/>
        </w:rPr>
        <w:t xml:space="preserve">. Sebagai contoh </w:t>
      </w:r>
      <w:r w:rsidR="002747AC" w:rsidRPr="00610384">
        <w:rPr>
          <w:i/>
          <w:sz w:val="24"/>
          <w:szCs w:val="24"/>
        </w:rPr>
        <w:t>string</w:t>
      </w:r>
      <w:r w:rsidR="002747AC" w:rsidRPr="00610384">
        <w:rPr>
          <w:sz w:val="24"/>
          <w:szCs w:val="24"/>
        </w:rPr>
        <w:t xml:space="preserve"> “banana” sehingga </w:t>
      </w:r>
      <w:r w:rsidR="002747AC" w:rsidRPr="00610384">
        <w:rPr>
          <w:i/>
          <w:sz w:val="24"/>
          <w:szCs w:val="24"/>
        </w:rPr>
        <w:t>string</w:t>
      </w:r>
      <w:r w:rsidR="002747AC" w:rsidRPr="00610384">
        <w:rPr>
          <w:sz w:val="24"/>
          <w:szCs w:val="24"/>
        </w:rPr>
        <w:t xml:space="preserve"> yang baru adalah </w:t>
      </w:r>
      <w:r w:rsidR="002747AC" w:rsidRPr="00610384">
        <w:rPr>
          <w:rStyle w:val="mjx-char"/>
          <w:sz w:val="24"/>
          <w:szCs w:val="24"/>
        </w:rPr>
        <w:t>“banana$”</w:t>
      </w:r>
      <w:r w:rsidR="002747AC" w:rsidRPr="00610384">
        <w:rPr>
          <w:sz w:val="24"/>
          <w:szCs w:val="24"/>
        </w:rPr>
        <w:t xml:space="preserve">. Kini </w:t>
      </w:r>
      <w:r w:rsidR="002747AC" w:rsidRPr="00610384">
        <w:rPr>
          <w:i/>
          <w:sz w:val="24"/>
          <w:szCs w:val="24"/>
        </w:rPr>
        <w:t>suffix tree</w:t>
      </w:r>
      <w:r w:rsidR="002747AC" w:rsidRPr="00610384">
        <w:rPr>
          <w:sz w:val="24"/>
          <w:szCs w:val="24"/>
        </w:rPr>
        <w:t xml:space="preserve"> akan terlihat seperti</w:t>
      </w:r>
      <w:r w:rsidR="00170869">
        <w:rPr>
          <w:sz w:val="24"/>
          <w:szCs w:val="24"/>
        </w:rPr>
        <w:t xml:space="preserve"> </w:t>
      </w:r>
      <w:r w:rsidR="002747AC" w:rsidRPr="007B548F">
        <w:rPr>
          <w:sz w:val="24"/>
          <w:szCs w:val="24"/>
        </w:rPr>
        <w:fldChar w:fldCharType="begin"/>
      </w:r>
      <w:r w:rsidR="002747AC" w:rsidRPr="007B548F">
        <w:rPr>
          <w:sz w:val="24"/>
          <w:szCs w:val="24"/>
        </w:rPr>
        <w:instrText xml:space="preserve"> REF _Ref519683685 \h  \* MERGEFORMAT </w:instrText>
      </w:r>
      <w:r w:rsidR="002747AC" w:rsidRPr="007B548F">
        <w:rPr>
          <w:sz w:val="24"/>
          <w:szCs w:val="24"/>
        </w:rPr>
      </w:r>
      <w:r w:rsidR="002747AC" w:rsidRPr="007B548F">
        <w:rPr>
          <w:sz w:val="24"/>
          <w:szCs w:val="24"/>
        </w:rPr>
        <w:fldChar w:fldCharType="separate"/>
      </w:r>
      <w:r w:rsidR="00EC7493" w:rsidRPr="00EC7493">
        <w:rPr>
          <w:sz w:val="24"/>
          <w:szCs w:val="24"/>
        </w:rPr>
        <w:t>Gambar</w:t>
      </w:r>
      <w:r w:rsidR="00EC7493" w:rsidRPr="00EC7493">
        <w:rPr>
          <w:noProof/>
          <w:sz w:val="24"/>
          <w:szCs w:val="24"/>
        </w:rPr>
        <w:t xml:space="preserve"> 2.6</w:t>
      </w:r>
      <w:r w:rsidR="002747AC" w:rsidRPr="007B548F">
        <w:rPr>
          <w:sz w:val="24"/>
          <w:szCs w:val="24"/>
        </w:rPr>
        <w:fldChar w:fldCharType="end"/>
      </w:r>
      <w:r w:rsidR="00B56345" w:rsidRPr="007B548F">
        <w:rPr>
          <w:sz w:val="24"/>
          <w:szCs w:val="24"/>
        </w:rPr>
        <w:t>.</w:t>
      </w:r>
    </w:p>
    <w:p w14:paraId="12CB5E93" w14:textId="23E88132" w:rsidR="0014245A" w:rsidRPr="00EA520C" w:rsidRDefault="0014245A" w:rsidP="0014245A">
      <w:pPr>
        <w:spacing w:before="240" w:line="360" w:lineRule="auto"/>
        <w:jc w:val="center"/>
        <w:rPr>
          <w:b/>
        </w:rPr>
      </w:pPr>
      <w:bookmarkStart w:id="157" w:name="_Ref519683685"/>
      <w:bookmarkStart w:id="158" w:name="_Toc519843436"/>
      <w:bookmarkStart w:id="159" w:name="_Toc519869738"/>
      <w:bookmarkStart w:id="160" w:name="_Toc522079696"/>
      <w:r w:rsidRPr="00EA520C">
        <w:rPr>
          <w:b/>
        </w:rPr>
        <w:t xml:space="preserve">Gambar </w:t>
      </w:r>
      <w:r w:rsidR="00517711">
        <w:rPr>
          <w:b/>
        </w:rPr>
        <w:fldChar w:fldCharType="begin"/>
      </w:r>
      <w:r w:rsidR="00517711">
        <w:rPr>
          <w:b/>
        </w:rPr>
        <w:instrText xml:space="preserve"> STYLEREF 1 \s </w:instrText>
      </w:r>
      <w:r w:rsidR="00517711">
        <w:rPr>
          <w:b/>
        </w:rPr>
        <w:fldChar w:fldCharType="separate"/>
      </w:r>
      <w:r w:rsidR="00EC7493">
        <w:rPr>
          <w:b/>
          <w:noProof/>
        </w:rPr>
        <w:t>2</w:t>
      </w:r>
      <w:r w:rsidR="00517711">
        <w:rPr>
          <w:b/>
        </w:rPr>
        <w:fldChar w:fldCharType="end"/>
      </w:r>
      <w:r w:rsidR="00517711">
        <w:rPr>
          <w:b/>
        </w:rPr>
        <w:t>.</w:t>
      </w:r>
      <w:r w:rsidR="00517711">
        <w:rPr>
          <w:b/>
        </w:rPr>
        <w:fldChar w:fldCharType="begin"/>
      </w:r>
      <w:r w:rsidR="00517711">
        <w:rPr>
          <w:b/>
        </w:rPr>
        <w:instrText xml:space="preserve"> SEQ Gambar \* ARABIC \s 1 </w:instrText>
      </w:r>
      <w:r w:rsidR="00517711">
        <w:rPr>
          <w:b/>
        </w:rPr>
        <w:fldChar w:fldCharType="separate"/>
      </w:r>
      <w:r w:rsidR="00EC7493">
        <w:rPr>
          <w:b/>
          <w:noProof/>
        </w:rPr>
        <w:t>6</w:t>
      </w:r>
      <w:r w:rsidR="00517711">
        <w:rPr>
          <w:b/>
        </w:rPr>
        <w:fldChar w:fldCharType="end"/>
      </w:r>
      <w:bookmarkEnd w:id="157"/>
      <w:r w:rsidRPr="00EA520C">
        <w:rPr>
          <w:b/>
        </w:rPr>
        <w:t xml:space="preserve"> </w:t>
      </w:r>
      <w:r w:rsidRPr="00EA520C">
        <w:rPr>
          <w:b/>
          <w:i/>
        </w:rPr>
        <w:t>Suffix Tree</w:t>
      </w:r>
      <w:bookmarkEnd w:id="158"/>
      <w:bookmarkEnd w:id="159"/>
      <w:r w:rsidRPr="00EA520C">
        <w:rPr>
          <w:b/>
          <w:i/>
        </w:rPr>
        <w:t xml:space="preserve"> </w:t>
      </w:r>
      <w:r w:rsidRPr="00EA520C">
        <w:rPr>
          <w:b/>
        </w:rPr>
        <w:t>[37]</w:t>
      </w:r>
      <w:bookmarkEnd w:id="160"/>
      <w:r>
        <w:rPr>
          <w:b/>
        </w:rPr>
        <w:t xml:space="preserve">           </w:t>
      </w:r>
    </w:p>
    <w:p w14:paraId="68EB79B4" w14:textId="680F6736" w:rsidR="002747AC" w:rsidRPr="00610384" w:rsidRDefault="002747AC" w:rsidP="002747AC">
      <w:pPr>
        <w:spacing w:before="240" w:line="360" w:lineRule="auto"/>
        <w:jc w:val="both"/>
        <w:rPr>
          <w:sz w:val="24"/>
          <w:szCs w:val="24"/>
          <w:lang w:eastAsia="en-GB"/>
        </w:rPr>
      </w:pPr>
      <w:r w:rsidRPr="00610384">
        <w:rPr>
          <w:i/>
          <w:sz w:val="24"/>
          <w:szCs w:val="24"/>
          <w:lang w:eastAsia="en-GB"/>
        </w:rPr>
        <w:t>Suffix tree</w:t>
      </w:r>
      <w:r w:rsidRPr="00610384">
        <w:rPr>
          <w:sz w:val="24"/>
          <w:szCs w:val="24"/>
          <w:lang w:eastAsia="en-GB"/>
        </w:rPr>
        <w:t xml:space="preserve"> biasanya digunakan dalam aplikasi </w:t>
      </w:r>
      <w:r w:rsidRPr="00610384">
        <w:rPr>
          <w:i/>
          <w:sz w:val="24"/>
          <w:szCs w:val="24"/>
          <w:lang w:eastAsia="en-GB"/>
        </w:rPr>
        <w:t>bioinformatics</w:t>
      </w:r>
      <w:r w:rsidRPr="00610384">
        <w:rPr>
          <w:sz w:val="24"/>
          <w:szCs w:val="24"/>
          <w:lang w:eastAsia="en-GB"/>
        </w:rPr>
        <w:t xml:space="preserve">, digunakan untuk mencari pola pada rangkaian DNA dan protein, yang bisa dilihat sebagai suatu </w:t>
      </w:r>
      <w:r w:rsidRPr="00610384">
        <w:rPr>
          <w:i/>
          <w:sz w:val="24"/>
          <w:szCs w:val="24"/>
          <w:lang w:eastAsia="en-GB"/>
        </w:rPr>
        <w:t>string</w:t>
      </w:r>
      <w:r w:rsidRPr="00610384">
        <w:rPr>
          <w:sz w:val="24"/>
          <w:szCs w:val="24"/>
          <w:lang w:eastAsia="en-GB"/>
        </w:rPr>
        <w:t xml:space="preserve"> panjang. Kemampuan untuk menemukan secara efisien dengan adanya ketidak-cocokan teks mungkin adalah kekuatan terbesar </w:t>
      </w:r>
      <w:r w:rsidRPr="00610384">
        <w:rPr>
          <w:i/>
          <w:sz w:val="24"/>
          <w:szCs w:val="24"/>
          <w:lang w:eastAsia="en-GB"/>
        </w:rPr>
        <w:t>suffix tree</w:t>
      </w:r>
      <w:r w:rsidRPr="00610384">
        <w:rPr>
          <w:sz w:val="24"/>
          <w:szCs w:val="24"/>
          <w:lang w:eastAsia="en-GB"/>
        </w:rPr>
        <w:t xml:space="preserve">. </w:t>
      </w:r>
      <w:sdt>
        <w:sdtPr>
          <w:rPr>
            <w:sz w:val="24"/>
            <w:szCs w:val="24"/>
            <w:lang w:eastAsia="en-GB"/>
          </w:rPr>
          <w:id w:val="-181672432"/>
          <w:citation/>
        </w:sdtPr>
        <w:sdtEndPr/>
        <w:sdtContent>
          <w:r w:rsidRPr="00610384">
            <w:rPr>
              <w:sz w:val="24"/>
              <w:szCs w:val="24"/>
              <w:lang w:eastAsia="en-GB"/>
            </w:rPr>
            <w:fldChar w:fldCharType="begin"/>
          </w:r>
          <w:r w:rsidRPr="00610384">
            <w:rPr>
              <w:sz w:val="24"/>
              <w:szCs w:val="24"/>
              <w:lang w:eastAsia="en-GB"/>
            </w:rPr>
            <w:instrText xml:space="preserve"> CITATION Ukk95 \l 2057 </w:instrText>
          </w:r>
          <w:r w:rsidRPr="00610384">
            <w:rPr>
              <w:sz w:val="24"/>
              <w:szCs w:val="24"/>
              <w:lang w:eastAsia="en-GB"/>
            </w:rPr>
            <w:fldChar w:fldCharType="separate"/>
          </w:r>
          <w:r w:rsidR="008F1E94" w:rsidRPr="008F1E94">
            <w:rPr>
              <w:noProof/>
              <w:sz w:val="24"/>
              <w:szCs w:val="24"/>
              <w:lang w:eastAsia="en-GB"/>
            </w:rPr>
            <w:t>[32]</w:t>
          </w:r>
          <w:r w:rsidRPr="00610384">
            <w:rPr>
              <w:sz w:val="24"/>
              <w:szCs w:val="24"/>
              <w:lang w:eastAsia="en-GB"/>
            </w:rPr>
            <w:fldChar w:fldCharType="end"/>
          </w:r>
        </w:sdtContent>
      </w:sdt>
    </w:p>
    <w:p w14:paraId="549C74BC" w14:textId="5F1C9742" w:rsidR="009E0F6F" w:rsidRPr="007D1FF5" w:rsidRDefault="009E0F6F" w:rsidP="008F3623">
      <w:pPr>
        <w:pStyle w:val="Heading2"/>
        <w:keepLines w:val="0"/>
        <w:numPr>
          <w:ilvl w:val="1"/>
          <w:numId w:val="31"/>
        </w:numPr>
        <w:spacing w:before="240" w:after="60"/>
        <w:ind w:left="284" w:hanging="284"/>
        <w:rPr>
          <w:rFonts w:ascii="Times New Roman" w:hAnsi="Times New Roman" w:cs="Times New Roman"/>
          <w:b/>
          <w:color w:val="auto"/>
          <w:sz w:val="24"/>
          <w:szCs w:val="24"/>
        </w:rPr>
      </w:pPr>
      <w:bookmarkStart w:id="161" w:name="_Toc519843256"/>
      <w:bookmarkStart w:id="162" w:name="_Toc519867569"/>
      <w:bookmarkStart w:id="163" w:name="_Toc522192771"/>
      <w:r w:rsidRPr="007D1FF5">
        <w:rPr>
          <w:rFonts w:ascii="Times New Roman" w:hAnsi="Times New Roman" w:cs="Times New Roman"/>
          <w:b/>
          <w:color w:val="auto"/>
          <w:sz w:val="24"/>
          <w:szCs w:val="24"/>
        </w:rPr>
        <w:lastRenderedPageBreak/>
        <w:t>Antivirus</w:t>
      </w:r>
      <w:bookmarkEnd w:id="161"/>
      <w:bookmarkEnd w:id="162"/>
      <w:bookmarkEnd w:id="163"/>
    </w:p>
    <w:p w14:paraId="1137232C" w14:textId="77777777" w:rsidR="009E0F6F" w:rsidRPr="00610384" w:rsidRDefault="009E0F6F" w:rsidP="009E0F6F">
      <w:pPr>
        <w:spacing w:before="240" w:line="360" w:lineRule="auto"/>
        <w:jc w:val="both"/>
        <w:rPr>
          <w:sz w:val="24"/>
          <w:szCs w:val="24"/>
        </w:rPr>
      </w:pPr>
      <w:r w:rsidRPr="00610384">
        <w:rPr>
          <w:sz w:val="24"/>
          <w:szCs w:val="24"/>
        </w:rPr>
        <w:t>Antivirus merupakan program keamanan yang di-</w:t>
      </w:r>
      <w:r w:rsidRPr="00610384">
        <w:rPr>
          <w:i/>
          <w:iCs/>
          <w:sz w:val="24"/>
          <w:szCs w:val="24"/>
        </w:rPr>
        <w:t>install</w:t>
      </w:r>
      <w:r w:rsidRPr="00610384">
        <w:rPr>
          <w:sz w:val="24"/>
          <w:szCs w:val="24"/>
        </w:rPr>
        <w:t xml:space="preserve"> pada komputer atau </w:t>
      </w:r>
      <w:r w:rsidRPr="00610384">
        <w:rPr>
          <w:i/>
          <w:iCs/>
          <w:sz w:val="24"/>
          <w:szCs w:val="24"/>
        </w:rPr>
        <w:t>mobile phone</w:t>
      </w:r>
      <w:r w:rsidRPr="00610384">
        <w:rPr>
          <w:sz w:val="24"/>
          <w:szCs w:val="24"/>
        </w:rPr>
        <w:t xml:space="preserve"> yang digunakan untuk melindungi </w:t>
      </w:r>
      <w:r w:rsidRPr="00610384">
        <w:rPr>
          <w:i/>
          <w:iCs/>
          <w:sz w:val="24"/>
          <w:szCs w:val="24"/>
        </w:rPr>
        <w:t>device</w:t>
      </w:r>
      <w:r w:rsidRPr="00610384">
        <w:rPr>
          <w:sz w:val="24"/>
          <w:szCs w:val="24"/>
        </w:rPr>
        <w:t xml:space="preserve"> dari infeksi </w:t>
      </w:r>
      <w:r w:rsidRPr="00610384">
        <w:rPr>
          <w:i/>
          <w:iCs/>
          <w:sz w:val="24"/>
          <w:szCs w:val="24"/>
        </w:rPr>
        <w:t>malware</w:t>
      </w:r>
      <w:r w:rsidRPr="00610384">
        <w:rPr>
          <w:sz w:val="24"/>
          <w:szCs w:val="24"/>
        </w:rPr>
        <w:t xml:space="preserve">. </w:t>
      </w:r>
      <w:r w:rsidRPr="00610384">
        <w:rPr>
          <w:i/>
          <w:iCs/>
          <w:sz w:val="24"/>
          <w:szCs w:val="24"/>
        </w:rPr>
        <w:t>Malware</w:t>
      </w:r>
      <w:r w:rsidRPr="00610384">
        <w:rPr>
          <w:sz w:val="24"/>
          <w:szCs w:val="24"/>
        </w:rPr>
        <w:t xml:space="preserve"> yang dimaksud dapat berupa virus, </w:t>
      </w:r>
      <w:r w:rsidRPr="00610384">
        <w:rPr>
          <w:i/>
          <w:iCs/>
          <w:sz w:val="24"/>
          <w:szCs w:val="24"/>
        </w:rPr>
        <w:t>worm</w:t>
      </w:r>
      <w:r w:rsidRPr="00610384">
        <w:rPr>
          <w:sz w:val="24"/>
          <w:szCs w:val="24"/>
        </w:rPr>
        <w:t xml:space="preserve">, trojan dan </w:t>
      </w:r>
      <w:r w:rsidRPr="00610384">
        <w:rPr>
          <w:i/>
          <w:iCs/>
          <w:sz w:val="24"/>
          <w:szCs w:val="24"/>
        </w:rPr>
        <w:t>spyware</w:t>
      </w:r>
      <w:r w:rsidRPr="00610384">
        <w:rPr>
          <w:sz w:val="24"/>
          <w:szCs w:val="24"/>
        </w:rPr>
        <w:t xml:space="preserve">. Jika komputer terinfeksi oleh </w:t>
      </w:r>
      <w:r w:rsidRPr="00610384">
        <w:rPr>
          <w:i/>
          <w:iCs/>
          <w:sz w:val="24"/>
          <w:szCs w:val="24"/>
        </w:rPr>
        <w:t>malware</w:t>
      </w:r>
      <w:r w:rsidRPr="00610384">
        <w:rPr>
          <w:sz w:val="24"/>
          <w:szCs w:val="24"/>
        </w:rPr>
        <w:t xml:space="preserve">, maka </w:t>
      </w:r>
      <w:r w:rsidRPr="00610384">
        <w:rPr>
          <w:i/>
          <w:iCs/>
          <w:sz w:val="24"/>
          <w:szCs w:val="24"/>
        </w:rPr>
        <w:t>attacker</w:t>
      </w:r>
      <w:r w:rsidRPr="00610384">
        <w:rPr>
          <w:sz w:val="24"/>
          <w:szCs w:val="24"/>
        </w:rPr>
        <w:t xml:space="preserve"> dapat mengakses dan memanipulasi data atau sistem yang ada pada komputer yang terinfeksi. Sehingga antivirus ini diciptakan agar komputer atau </w:t>
      </w:r>
      <w:r w:rsidRPr="00610384">
        <w:rPr>
          <w:i/>
          <w:iCs/>
          <w:sz w:val="24"/>
          <w:szCs w:val="24"/>
        </w:rPr>
        <w:t>device</w:t>
      </w:r>
      <w:r w:rsidRPr="00610384">
        <w:rPr>
          <w:sz w:val="24"/>
          <w:szCs w:val="24"/>
        </w:rPr>
        <w:t xml:space="preserve"> kita aman dan tidak terinfeksi </w:t>
      </w:r>
      <w:r w:rsidRPr="00610384">
        <w:rPr>
          <w:i/>
          <w:iCs/>
          <w:sz w:val="24"/>
          <w:szCs w:val="24"/>
        </w:rPr>
        <w:t>malware</w:t>
      </w:r>
      <w:r w:rsidRPr="00610384">
        <w:rPr>
          <w:sz w:val="24"/>
          <w:szCs w:val="24"/>
        </w:rPr>
        <w:t>.</w:t>
      </w:r>
    </w:p>
    <w:p w14:paraId="0B4CFE6B" w14:textId="16BF2059" w:rsidR="009E0F6F" w:rsidRPr="00610384" w:rsidRDefault="009E0F6F" w:rsidP="009E0F6F">
      <w:pPr>
        <w:spacing w:line="360" w:lineRule="auto"/>
        <w:jc w:val="both"/>
        <w:rPr>
          <w:sz w:val="24"/>
          <w:szCs w:val="24"/>
        </w:rPr>
      </w:pPr>
      <w:r w:rsidRPr="00610384">
        <w:rPr>
          <w:sz w:val="24"/>
          <w:szCs w:val="24"/>
        </w:rPr>
        <w:t xml:space="preserve">Ada dua cara yang digunakan antivirus dalam mengidentifikasi </w:t>
      </w:r>
      <w:r w:rsidRPr="00610384">
        <w:rPr>
          <w:i/>
          <w:iCs/>
          <w:sz w:val="24"/>
          <w:szCs w:val="24"/>
        </w:rPr>
        <w:t>malware</w:t>
      </w:r>
      <w:r w:rsidRPr="00610384">
        <w:rPr>
          <w:sz w:val="24"/>
          <w:szCs w:val="24"/>
        </w:rPr>
        <w:t xml:space="preserve">, yaitu dengan mendeteksi </w:t>
      </w:r>
      <w:r w:rsidRPr="00610384">
        <w:rPr>
          <w:i/>
          <w:iCs/>
          <w:sz w:val="24"/>
          <w:szCs w:val="24"/>
        </w:rPr>
        <w:t>signature malware</w:t>
      </w:r>
      <w:r w:rsidRPr="00610384">
        <w:rPr>
          <w:sz w:val="24"/>
          <w:szCs w:val="24"/>
        </w:rPr>
        <w:t xml:space="preserve"> dan dari </w:t>
      </w:r>
      <w:r w:rsidRPr="00610384">
        <w:rPr>
          <w:i/>
          <w:iCs/>
          <w:sz w:val="24"/>
          <w:szCs w:val="24"/>
        </w:rPr>
        <w:t>behavior</w:t>
      </w:r>
      <w:r w:rsidRPr="00610384">
        <w:rPr>
          <w:sz w:val="24"/>
          <w:szCs w:val="24"/>
        </w:rPr>
        <w:t xml:space="preserve"> atau perlakuan </w:t>
      </w:r>
      <w:r w:rsidRPr="00610384">
        <w:rPr>
          <w:i/>
          <w:iCs/>
          <w:sz w:val="24"/>
          <w:szCs w:val="24"/>
        </w:rPr>
        <w:t>malware</w:t>
      </w:r>
      <w:r w:rsidRPr="00610384">
        <w:rPr>
          <w:sz w:val="24"/>
          <w:szCs w:val="24"/>
        </w:rPr>
        <w:t xml:space="preserve"> tersebut </w:t>
      </w:r>
      <w:sdt>
        <w:sdtPr>
          <w:rPr>
            <w:sz w:val="24"/>
            <w:szCs w:val="24"/>
          </w:rPr>
          <w:id w:val="1802961225"/>
          <w:citation/>
        </w:sdtPr>
        <w:sdtEndPr/>
        <w:sdtContent>
          <w:r w:rsidRPr="00610384">
            <w:rPr>
              <w:sz w:val="24"/>
              <w:szCs w:val="24"/>
            </w:rPr>
            <w:fldChar w:fldCharType="begin"/>
          </w:r>
          <w:r w:rsidRPr="00610384">
            <w:rPr>
              <w:sz w:val="24"/>
              <w:szCs w:val="24"/>
              <w:lang w:val="en-GB"/>
            </w:rPr>
            <w:instrText xml:space="preserve"> CITATION SAN14 \l 2057 </w:instrText>
          </w:r>
          <w:r w:rsidRPr="00610384">
            <w:rPr>
              <w:sz w:val="24"/>
              <w:szCs w:val="24"/>
            </w:rPr>
            <w:fldChar w:fldCharType="separate"/>
          </w:r>
          <w:r w:rsidR="008F1E94" w:rsidRPr="008F1E94">
            <w:rPr>
              <w:noProof/>
              <w:sz w:val="24"/>
              <w:szCs w:val="24"/>
              <w:lang w:val="en-GB"/>
            </w:rPr>
            <w:t>[33]</w:t>
          </w:r>
          <w:r w:rsidRPr="00610384">
            <w:rPr>
              <w:sz w:val="24"/>
              <w:szCs w:val="24"/>
            </w:rPr>
            <w:fldChar w:fldCharType="end"/>
          </w:r>
        </w:sdtContent>
      </w:sdt>
    </w:p>
    <w:p w14:paraId="23C90186" w14:textId="71DD0CA0" w:rsidR="009E0F6F" w:rsidRPr="00610384" w:rsidRDefault="009E0F6F" w:rsidP="009E0F6F">
      <w:pPr>
        <w:spacing w:line="360" w:lineRule="auto"/>
        <w:jc w:val="both"/>
        <w:rPr>
          <w:sz w:val="24"/>
          <w:szCs w:val="24"/>
        </w:rPr>
      </w:pPr>
      <w:r w:rsidRPr="00610384">
        <w:rPr>
          <w:i/>
          <w:sz w:val="24"/>
          <w:szCs w:val="24"/>
        </w:rPr>
        <w:t>Software</w:t>
      </w:r>
      <w:r w:rsidRPr="00610384">
        <w:rPr>
          <w:sz w:val="24"/>
          <w:szCs w:val="24"/>
        </w:rPr>
        <w:t xml:space="preserve"> antivirus merupakan salah satu aplikasi yang rumit yang sistem aplikasinya harus menghadapi beragam jenis virus. Virus-virus tersebut dapat ditemukan di banyak tipe </w:t>
      </w:r>
      <w:r w:rsidRPr="00610384">
        <w:rPr>
          <w:i/>
          <w:sz w:val="24"/>
          <w:szCs w:val="24"/>
        </w:rPr>
        <w:t>file</w:t>
      </w:r>
      <w:r w:rsidRPr="00610384">
        <w:rPr>
          <w:sz w:val="24"/>
          <w:szCs w:val="24"/>
        </w:rPr>
        <w:t xml:space="preserve"> dan format, yaitu: </w:t>
      </w:r>
      <w:sdt>
        <w:sdtPr>
          <w:rPr>
            <w:sz w:val="24"/>
            <w:szCs w:val="24"/>
          </w:rPr>
          <w:id w:val="-1739084980"/>
          <w:citation/>
        </w:sdtPr>
        <w:sdtEndPr/>
        <w:sdtContent>
          <w:r w:rsidRPr="00610384">
            <w:rPr>
              <w:sz w:val="24"/>
              <w:szCs w:val="24"/>
            </w:rPr>
            <w:fldChar w:fldCharType="begin"/>
          </w:r>
          <w:r w:rsidRPr="00610384">
            <w:rPr>
              <w:sz w:val="24"/>
              <w:szCs w:val="24"/>
              <w:lang w:val="en-GB"/>
            </w:rPr>
            <w:instrText xml:space="preserve">CITATION Placeholder7 \l 2057 </w:instrText>
          </w:r>
          <w:r w:rsidRPr="00610384">
            <w:rPr>
              <w:sz w:val="24"/>
              <w:szCs w:val="24"/>
            </w:rPr>
            <w:fldChar w:fldCharType="separate"/>
          </w:r>
          <w:r w:rsidR="008F1E94" w:rsidRPr="008F1E94">
            <w:rPr>
              <w:noProof/>
              <w:sz w:val="24"/>
              <w:szCs w:val="24"/>
              <w:lang w:val="en-GB"/>
            </w:rPr>
            <w:t>[34]</w:t>
          </w:r>
          <w:r w:rsidRPr="00610384">
            <w:rPr>
              <w:sz w:val="24"/>
              <w:szCs w:val="24"/>
            </w:rPr>
            <w:fldChar w:fldCharType="end"/>
          </w:r>
        </w:sdtContent>
      </w:sdt>
    </w:p>
    <w:p w14:paraId="714C436C" w14:textId="77777777" w:rsidR="009E0F6F" w:rsidRPr="00610384" w:rsidRDefault="009E0F6F" w:rsidP="008F3623">
      <w:pPr>
        <w:pStyle w:val="ListParagraph"/>
        <w:numPr>
          <w:ilvl w:val="0"/>
          <w:numId w:val="11"/>
        </w:numPr>
        <w:spacing w:line="360" w:lineRule="auto"/>
        <w:jc w:val="both"/>
        <w:rPr>
          <w:b w:val="0"/>
          <w:szCs w:val="24"/>
        </w:rPr>
      </w:pPr>
      <w:r w:rsidRPr="00610384">
        <w:rPr>
          <w:b w:val="0"/>
          <w:i/>
          <w:szCs w:val="24"/>
        </w:rPr>
        <w:t>Executable</w:t>
      </w:r>
      <w:r w:rsidRPr="00610384">
        <w:rPr>
          <w:b w:val="0"/>
          <w:szCs w:val="24"/>
        </w:rPr>
        <w:t xml:space="preserve"> (exe, dll, msi, com, pif, cpl, elf, ocx, sys, scr, dsb).</w:t>
      </w:r>
    </w:p>
    <w:p w14:paraId="15C38CF5" w14:textId="77777777" w:rsidR="009E0F6F" w:rsidRPr="00610384" w:rsidRDefault="009E0F6F" w:rsidP="008F3623">
      <w:pPr>
        <w:pStyle w:val="ListParagraph"/>
        <w:numPr>
          <w:ilvl w:val="0"/>
          <w:numId w:val="11"/>
        </w:numPr>
        <w:spacing w:line="360" w:lineRule="auto"/>
        <w:jc w:val="both"/>
        <w:rPr>
          <w:b w:val="0"/>
          <w:szCs w:val="24"/>
        </w:rPr>
      </w:pPr>
      <w:r w:rsidRPr="00610384">
        <w:rPr>
          <w:b w:val="0"/>
          <w:szCs w:val="24"/>
        </w:rPr>
        <w:t>Dokumen (doc, xls, ppt, pdf, rtf, chm, hlp, dsb).</w:t>
      </w:r>
    </w:p>
    <w:p w14:paraId="0A035D43" w14:textId="77777777" w:rsidR="009E0F6F" w:rsidRPr="00610384" w:rsidRDefault="009E0F6F" w:rsidP="008F3623">
      <w:pPr>
        <w:pStyle w:val="ListParagraph"/>
        <w:numPr>
          <w:ilvl w:val="0"/>
          <w:numId w:val="11"/>
        </w:numPr>
        <w:spacing w:line="360" w:lineRule="auto"/>
        <w:jc w:val="both"/>
        <w:rPr>
          <w:b w:val="0"/>
          <w:szCs w:val="24"/>
        </w:rPr>
      </w:pPr>
      <w:r w:rsidRPr="00610384">
        <w:rPr>
          <w:b w:val="0"/>
          <w:i/>
          <w:szCs w:val="24"/>
        </w:rPr>
        <w:t>Compressed archive</w:t>
      </w:r>
      <w:r w:rsidRPr="00610384">
        <w:rPr>
          <w:b w:val="0"/>
          <w:szCs w:val="24"/>
        </w:rPr>
        <w:t xml:space="preserve"> (arj, arc, cab, tar, zip, rar, z, zoo, lha, lzh, ace, iso, dsb).</w:t>
      </w:r>
    </w:p>
    <w:p w14:paraId="3E1D870A" w14:textId="77777777" w:rsidR="009E0F6F" w:rsidRPr="00610384" w:rsidRDefault="009E0F6F" w:rsidP="008F3623">
      <w:pPr>
        <w:pStyle w:val="ListParagraph"/>
        <w:numPr>
          <w:ilvl w:val="0"/>
          <w:numId w:val="11"/>
        </w:numPr>
        <w:spacing w:line="360" w:lineRule="auto"/>
        <w:jc w:val="both"/>
        <w:rPr>
          <w:b w:val="0"/>
          <w:szCs w:val="24"/>
        </w:rPr>
      </w:pPr>
      <w:r w:rsidRPr="00610384">
        <w:rPr>
          <w:b w:val="0"/>
          <w:i/>
          <w:szCs w:val="24"/>
        </w:rPr>
        <w:t>Executable packer</w:t>
      </w:r>
      <w:r w:rsidRPr="00610384">
        <w:rPr>
          <w:b w:val="0"/>
          <w:szCs w:val="24"/>
        </w:rPr>
        <w:t xml:space="preserve"> (ipx, fsg, mew, nspack, wwpack, aspack, dsb).</w:t>
      </w:r>
    </w:p>
    <w:p w14:paraId="0DD27137" w14:textId="77777777" w:rsidR="009E0F6F" w:rsidRPr="00610384" w:rsidRDefault="009E0F6F" w:rsidP="008F3623">
      <w:pPr>
        <w:pStyle w:val="ListParagraph"/>
        <w:numPr>
          <w:ilvl w:val="0"/>
          <w:numId w:val="11"/>
        </w:numPr>
        <w:spacing w:line="360" w:lineRule="auto"/>
        <w:jc w:val="both"/>
        <w:rPr>
          <w:b w:val="0"/>
          <w:szCs w:val="24"/>
        </w:rPr>
      </w:pPr>
      <w:r w:rsidRPr="00610384">
        <w:rPr>
          <w:b w:val="0"/>
          <w:i/>
          <w:szCs w:val="24"/>
        </w:rPr>
        <w:t>File</w:t>
      </w:r>
      <w:r w:rsidRPr="00610384">
        <w:rPr>
          <w:b w:val="0"/>
          <w:szCs w:val="24"/>
        </w:rPr>
        <w:t xml:space="preserve"> media (jpg, gif, swf, mp3, rm, wmv, avi, wmf, dsb).</w:t>
      </w:r>
    </w:p>
    <w:p w14:paraId="2917F03D" w14:textId="77777777" w:rsidR="0014245A" w:rsidRDefault="009E0F6F" w:rsidP="007C2FFB">
      <w:pPr>
        <w:spacing w:line="360" w:lineRule="auto"/>
        <w:jc w:val="both"/>
        <w:rPr>
          <w:sz w:val="24"/>
          <w:szCs w:val="24"/>
          <w:lang w:val="en-ID"/>
        </w:rPr>
        <w:sectPr w:rsidR="0014245A" w:rsidSect="00F322E8">
          <w:headerReference w:type="default" r:id="rId46"/>
          <w:footerReference w:type="default" r:id="rId47"/>
          <w:headerReference w:type="first" r:id="rId48"/>
          <w:type w:val="continuous"/>
          <w:pgSz w:w="11906" w:h="16838" w:code="9"/>
          <w:pgMar w:top="1701" w:right="1701" w:bottom="1701" w:left="2268" w:header="850" w:footer="1417" w:gutter="0"/>
          <w:cols w:space="708"/>
          <w:titlePg/>
          <w:docGrid w:linePitch="360"/>
        </w:sectPr>
      </w:pPr>
      <w:r w:rsidRPr="00610384">
        <w:rPr>
          <w:sz w:val="24"/>
          <w:szCs w:val="24"/>
        </w:rPr>
        <w:t xml:space="preserve">Antivirus menjadi kebutuhan sistem untuk melindungi komputer dari potensi serangan virus maupun malware, perlindungan ini akan menjaga sistem dan informasi pribadi tidak tersebar melalui jaringan. Beberapa contoh antivirus yang tersedia </w:t>
      </w:r>
      <w:r w:rsidR="009B04D8" w:rsidRPr="00610384">
        <w:rPr>
          <w:sz w:val="24"/>
          <w:szCs w:val="24"/>
        </w:rPr>
        <w:t xml:space="preserve">tidak berbayar yaitu </w:t>
      </w:r>
      <w:r w:rsidR="0075503E" w:rsidRPr="00610384">
        <w:rPr>
          <w:sz w:val="24"/>
          <w:szCs w:val="24"/>
        </w:rPr>
        <w:t>Norton AntiVirus, Avast, AVG Antivirus, Malwarebytes, dsb.</w:t>
      </w:r>
      <w:r w:rsidR="003D5C90" w:rsidRPr="00610384">
        <w:rPr>
          <w:sz w:val="24"/>
          <w:szCs w:val="24"/>
          <w:lang w:val="en-ID"/>
        </w:rPr>
        <w:br w:type="page"/>
      </w:r>
    </w:p>
    <w:p w14:paraId="10990471" w14:textId="1E002C7B" w:rsidR="00D54A55" w:rsidRPr="00D54A55" w:rsidRDefault="00D54A55" w:rsidP="00FD414A">
      <w:pPr>
        <w:pStyle w:val="Heading1"/>
        <w:spacing w:before="0" w:line="360" w:lineRule="auto"/>
        <w:ind w:left="0" w:firstLine="360"/>
        <w:jc w:val="center"/>
        <w:rPr>
          <w:rFonts w:ascii="Times New Roman" w:hAnsi="Times New Roman"/>
          <w:b/>
          <w:color w:val="auto"/>
          <w:sz w:val="24"/>
          <w:szCs w:val="24"/>
        </w:rPr>
      </w:pPr>
      <w:r w:rsidRPr="00D54A55">
        <w:rPr>
          <w:rFonts w:ascii="Times New Roman" w:hAnsi="Times New Roman"/>
          <w:b/>
          <w:color w:val="auto"/>
          <w:sz w:val="24"/>
          <w:szCs w:val="24"/>
        </w:rPr>
        <w:lastRenderedPageBreak/>
        <w:br/>
      </w:r>
      <w:bookmarkStart w:id="164" w:name="_Toc522192772"/>
      <w:r w:rsidRPr="00D54A55">
        <w:rPr>
          <w:rFonts w:ascii="Times New Roman" w:hAnsi="Times New Roman"/>
          <w:b/>
          <w:color w:val="auto"/>
          <w:sz w:val="24"/>
          <w:szCs w:val="24"/>
        </w:rPr>
        <w:t>ANALISIS</w:t>
      </w:r>
      <w:bookmarkEnd w:id="164"/>
    </w:p>
    <w:p w14:paraId="5CB6F76B" w14:textId="77777777" w:rsidR="00A65E63" w:rsidRPr="00610384" w:rsidRDefault="00A65E63" w:rsidP="00A65E63">
      <w:pPr>
        <w:pStyle w:val="Heading"/>
        <w:spacing w:line="360" w:lineRule="auto"/>
        <w:jc w:val="both"/>
        <w:rPr>
          <w:rFonts w:ascii="Times New Roman" w:eastAsia="Times New Roman" w:hAnsi="Times New Roman" w:cs="Times New Roman"/>
          <w:sz w:val="24"/>
          <w:szCs w:val="24"/>
        </w:rPr>
      </w:pPr>
      <w:r w:rsidRPr="00610384">
        <w:rPr>
          <w:rFonts w:ascii="Times New Roman" w:eastAsia="Times New Roman" w:hAnsi="Times New Roman" w:cs="Times New Roman"/>
          <w:sz w:val="24"/>
          <w:szCs w:val="24"/>
        </w:rPr>
        <w:t xml:space="preserve">Pada bab ini dijelaskan mengenai analisis yang dilakukan untuk pembangunan sistem pendeteksi </w:t>
      </w:r>
      <w:r w:rsidRPr="00610384">
        <w:rPr>
          <w:rFonts w:ascii="Times New Roman" w:eastAsia="Times New Roman" w:hAnsi="Times New Roman" w:cs="Times New Roman"/>
          <w:i/>
          <w:iCs/>
          <w:sz w:val="24"/>
          <w:szCs w:val="24"/>
        </w:rPr>
        <w:t>malware</w:t>
      </w:r>
      <w:r w:rsidRPr="00610384">
        <w:rPr>
          <w:rFonts w:ascii="Times New Roman" w:eastAsia="Times New Roman" w:hAnsi="Times New Roman" w:cs="Times New Roman"/>
          <w:sz w:val="24"/>
          <w:szCs w:val="24"/>
        </w:rPr>
        <w:t xml:space="preserve"> dengan menggunakan </w:t>
      </w:r>
      <w:r w:rsidRPr="00610384">
        <w:rPr>
          <w:rFonts w:ascii="Times New Roman" w:eastAsia="Times New Roman" w:hAnsi="Times New Roman" w:cs="Times New Roman"/>
          <w:i/>
          <w:iCs/>
          <w:sz w:val="24"/>
          <w:szCs w:val="24"/>
        </w:rPr>
        <w:t>memory scanning</w:t>
      </w:r>
      <w:r w:rsidRPr="00610384">
        <w:rPr>
          <w:rFonts w:ascii="Times New Roman" w:eastAsia="Times New Roman" w:hAnsi="Times New Roman" w:cs="Times New Roman"/>
          <w:sz w:val="24"/>
          <w:szCs w:val="24"/>
        </w:rPr>
        <w:t>.</w:t>
      </w:r>
    </w:p>
    <w:p w14:paraId="723EB875" w14:textId="43112205" w:rsidR="00A65E63" w:rsidRPr="00EA520C" w:rsidRDefault="00A65E63" w:rsidP="008F3623">
      <w:pPr>
        <w:pStyle w:val="Heading2"/>
        <w:keepLines w:val="0"/>
        <w:numPr>
          <w:ilvl w:val="1"/>
          <w:numId w:val="9"/>
        </w:numPr>
        <w:spacing w:before="240" w:after="60" w:line="360" w:lineRule="auto"/>
        <w:jc w:val="both"/>
        <w:rPr>
          <w:rFonts w:ascii="Times New Roman" w:hAnsi="Times New Roman" w:cs="Times New Roman"/>
          <w:b/>
          <w:color w:val="auto"/>
          <w:sz w:val="24"/>
          <w:szCs w:val="24"/>
        </w:rPr>
      </w:pPr>
      <w:bookmarkStart w:id="165" w:name="_Toc519843275"/>
      <w:bookmarkStart w:id="166" w:name="_Toc519867588"/>
      <w:bookmarkStart w:id="167" w:name="_Toc522192773"/>
      <w:r w:rsidRPr="00EA520C">
        <w:rPr>
          <w:rFonts w:ascii="Times New Roman" w:hAnsi="Times New Roman" w:cs="Times New Roman"/>
          <w:b/>
          <w:color w:val="auto"/>
          <w:sz w:val="24"/>
          <w:szCs w:val="24"/>
        </w:rPr>
        <w:t xml:space="preserve">Analisis Data </w:t>
      </w:r>
      <w:r w:rsidRPr="00EA520C">
        <w:rPr>
          <w:rFonts w:ascii="Times New Roman" w:hAnsi="Times New Roman" w:cs="Times New Roman"/>
          <w:b/>
          <w:i/>
          <w:color w:val="auto"/>
          <w:sz w:val="24"/>
          <w:szCs w:val="24"/>
        </w:rPr>
        <w:t>Signature Malware</w:t>
      </w:r>
      <w:bookmarkEnd w:id="165"/>
      <w:bookmarkEnd w:id="166"/>
      <w:bookmarkEnd w:id="167"/>
    </w:p>
    <w:p w14:paraId="6B37529E" w14:textId="00121FEE" w:rsidR="00A65E63" w:rsidRPr="00610384" w:rsidRDefault="00A65E63" w:rsidP="00A65E63">
      <w:pPr>
        <w:spacing w:after="240" w:line="360" w:lineRule="auto"/>
        <w:jc w:val="both"/>
        <w:rPr>
          <w:sz w:val="24"/>
          <w:szCs w:val="24"/>
        </w:rPr>
      </w:pPr>
      <w:r w:rsidRPr="00610384">
        <w:rPr>
          <w:i/>
          <w:sz w:val="24"/>
          <w:szCs w:val="24"/>
        </w:rPr>
        <w:t>Malware</w:t>
      </w:r>
      <w:r w:rsidRPr="00610384">
        <w:rPr>
          <w:sz w:val="24"/>
          <w:szCs w:val="24"/>
        </w:rPr>
        <w:t xml:space="preserve"> memiliki identitas unik yang diciptakan oleh penciptanya berupa </w:t>
      </w:r>
      <w:r w:rsidRPr="00610384">
        <w:rPr>
          <w:i/>
          <w:sz w:val="24"/>
          <w:szCs w:val="24"/>
        </w:rPr>
        <w:t>shellcode</w:t>
      </w:r>
      <w:r w:rsidRPr="00610384">
        <w:rPr>
          <w:sz w:val="24"/>
          <w:szCs w:val="24"/>
        </w:rPr>
        <w:t xml:space="preserve"> </w:t>
      </w:r>
      <w:r w:rsidRPr="00610384">
        <w:rPr>
          <w:i/>
          <w:sz w:val="24"/>
          <w:szCs w:val="24"/>
        </w:rPr>
        <w:t>signature</w:t>
      </w:r>
      <w:r w:rsidRPr="00610384">
        <w:rPr>
          <w:sz w:val="24"/>
          <w:szCs w:val="24"/>
        </w:rPr>
        <w:t xml:space="preserve"> dimana pada setiap </w:t>
      </w:r>
      <w:r w:rsidRPr="00610384">
        <w:rPr>
          <w:i/>
          <w:sz w:val="24"/>
          <w:szCs w:val="24"/>
        </w:rPr>
        <w:t>signature</w:t>
      </w:r>
      <w:r w:rsidRPr="00610384">
        <w:rPr>
          <w:sz w:val="24"/>
          <w:szCs w:val="24"/>
        </w:rPr>
        <w:t xml:space="preserve"> di </w:t>
      </w:r>
      <w:r w:rsidRPr="00610384">
        <w:rPr>
          <w:i/>
          <w:sz w:val="24"/>
          <w:szCs w:val="24"/>
        </w:rPr>
        <w:t>malware</w:t>
      </w:r>
      <w:r w:rsidRPr="00610384">
        <w:rPr>
          <w:sz w:val="24"/>
          <w:szCs w:val="24"/>
        </w:rPr>
        <w:t xml:space="preserve"> berbeda satu sama lain. Pada penelitian ini </w:t>
      </w:r>
      <w:r w:rsidRPr="00610384">
        <w:rPr>
          <w:i/>
          <w:sz w:val="24"/>
          <w:szCs w:val="24"/>
        </w:rPr>
        <w:t>resource</w:t>
      </w:r>
      <w:r w:rsidRPr="00610384">
        <w:rPr>
          <w:sz w:val="24"/>
          <w:szCs w:val="24"/>
        </w:rPr>
        <w:t xml:space="preserve"> yang </w:t>
      </w:r>
      <w:r w:rsidR="00202C41">
        <w:rPr>
          <w:sz w:val="24"/>
          <w:szCs w:val="24"/>
        </w:rPr>
        <w:t>digunakan</w:t>
      </w:r>
      <w:r w:rsidRPr="00610384">
        <w:rPr>
          <w:sz w:val="24"/>
          <w:szCs w:val="24"/>
        </w:rPr>
        <w:t xml:space="preserve"> berupa </w:t>
      </w:r>
      <w:r w:rsidRPr="00610384">
        <w:rPr>
          <w:i/>
          <w:sz w:val="24"/>
          <w:szCs w:val="24"/>
        </w:rPr>
        <w:t>shellcode</w:t>
      </w:r>
      <w:r w:rsidRPr="00610384">
        <w:rPr>
          <w:sz w:val="24"/>
          <w:szCs w:val="24"/>
        </w:rPr>
        <w:t xml:space="preserve"> </w:t>
      </w:r>
      <w:r w:rsidRPr="00610384">
        <w:rPr>
          <w:i/>
          <w:sz w:val="24"/>
          <w:szCs w:val="24"/>
        </w:rPr>
        <w:t>signature malware</w:t>
      </w:r>
      <w:r w:rsidRPr="00610384">
        <w:rPr>
          <w:sz w:val="24"/>
          <w:szCs w:val="24"/>
        </w:rPr>
        <w:t xml:space="preserve">. Fakta tersebut mendorong peneliti untuk menganalisis </w:t>
      </w:r>
      <w:r w:rsidRPr="00610384">
        <w:rPr>
          <w:i/>
          <w:sz w:val="24"/>
          <w:szCs w:val="24"/>
        </w:rPr>
        <w:t>shellcode</w:t>
      </w:r>
      <w:r w:rsidRPr="00610384">
        <w:rPr>
          <w:sz w:val="24"/>
          <w:szCs w:val="24"/>
        </w:rPr>
        <w:t xml:space="preserve"> </w:t>
      </w:r>
      <w:r w:rsidRPr="00610384">
        <w:rPr>
          <w:i/>
          <w:sz w:val="24"/>
          <w:szCs w:val="24"/>
        </w:rPr>
        <w:t>signature</w:t>
      </w:r>
      <w:r w:rsidRPr="00610384">
        <w:rPr>
          <w:sz w:val="24"/>
          <w:szCs w:val="24"/>
        </w:rPr>
        <w:t xml:space="preserve"> dari </w:t>
      </w:r>
      <w:r w:rsidRPr="00610384">
        <w:rPr>
          <w:i/>
          <w:sz w:val="24"/>
          <w:szCs w:val="24"/>
        </w:rPr>
        <w:t>malware</w:t>
      </w:r>
      <w:r w:rsidRPr="00610384">
        <w:rPr>
          <w:sz w:val="24"/>
          <w:szCs w:val="24"/>
        </w:rPr>
        <w:t xml:space="preserve"> dan menggunakannya dalam proses pendeteksian </w:t>
      </w:r>
      <w:r w:rsidRPr="00610384">
        <w:rPr>
          <w:i/>
          <w:sz w:val="24"/>
          <w:szCs w:val="24"/>
        </w:rPr>
        <w:t>file executable</w:t>
      </w:r>
      <w:r w:rsidRPr="00610384">
        <w:rPr>
          <w:sz w:val="24"/>
          <w:szCs w:val="24"/>
        </w:rPr>
        <w:t xml:space="preserve"> dengan sistem </w:t>
      </w:r>
      <w:r w:rsidRPr="00610384">
        <w:rPr>
          <w:i/>
          <w:sz w:val="24"/>
          <w:szCs w:val="24"/>
        </w:rPr>
        <w:t>custom debugger</w:t>
      </w:r>
      <w:r w:rsidRPr="00610384">
        <w:rPr>
          <w:sz w:val="24"/>
          <w:szCs w:val="24"/>
        </w:rPr>
        <w:t xml:space="preserve"> yang akan dibangun.</w:t>
      </w:r>
    </w:p>
    <w:p w14:paraId="446969D0" w14:textId="77777777" w:rsidR="00A65E63" w:rsidRPr="00610384" w:rsidRDefault="00A65E63" w:rsidP="00A65E63">
      <w:pPr>
        <w:spacing w:after="240" w:line="360" w:lineRule="auto"/>
        <w:jc w:val="both"/>
        <w:rPr>
          <w:sz w:val="24"/>
          <w:szCs w:val="24"/>
        </w:rPr>
      </w:pPr>
      <w:r w:rsidRPr="00610384">
        <w:rPr>
          <w:sz w:val="24"/>
          <w:szCs w:val="24"/>
        </w:rPr>
        <w:t xml:space="preserve">Cara untuk mendapatkan </w:t>
      </w:r>
      <w:r w:rsidRPr="00610384">
        <w:rPr>
          <w:i/>
          <w:iCs/>
          <w:sz w:val="24"/>
          <w:szCs w:val="24"/>
        </w:rPr>
        <w:t>signature malware</w:t>
      </w:r>
      <w:r w:rsidRPr="00610384">
        <w:rPr>
          <w:sz w:val="24"/>
          <w:szCs w:val="24"/>
        </w:rPr>
        <w:t xml:space="preserve"> dari program yang diindikasi mengandung </w:t>
      </w:r>
      <w:r w:rsidRPr="00610384">
        <w:rPr>
          <w:i/>
          <w:iCs/>
          <w:sz w:val="24"/>
          <w:szCs w:val="24"/>
        </w:rPr>
        <w:t>malware</w:t>
      </w:r>
      <w:r w:rsidRPr="00610384">
        <w:rPr>
          <w:sz w:val="24"/>
          <w:szCs w:val="24"/>
        </w:rPr>
        <w:t xml:space="preserve"> sulit dilakukan khususnya apabila </w:t>
      </w:r>
      <w:r w:rsidRPr="00610384">
        <w:rPr>
          <w:i/>
          <w:iCs/>
          <w:sz w:val="24"/>
          <w:szCs w:val="24"/>
        </w:rPr>
        <w:t>malware</w:t>
      </w:r>
      <w:r w:rsidRPr="00610384">
        <w:rPr>
          <w:sz w:val="24"/>
          <w:szCs w:val="24"/>
        </w:rPr>
        <w:t xml:space="preserve"> menggunakan teknik-teknik penghindaran </w:t>
      </w:r>
      <w:r w:rsidRPr="00610384">
        <w:rPr>
          <w:i/>
          <w:iCs/>
          <w:sz w:val="24"/>
          <w:szCs w:val="24"/>
        </w:rPr>
        <w:t>debugger</w:t>
      </w:r>
      <w:r w:rsidRPr="00610384">
        <w:rPr>
          <w:sz w:val="24"/>
          <w:szCs w:val="24"/>
        </w:rPr>
        <w:t xml:space="preserve"> seperti melakukan </w:t>
      </w:r>
      <w:r w:rsidRPr="00610384">
        <w:rPr>
          <w:i/>
          <w:iCs/>
          <w:sz w:val="24"/>
          <w:szCs w:val="24"/>
        </w:rPr>
        <w:t>packed file</w:t>
      </w:r>
      <w:r w:rsidRPr="00610384">
        <w:rPr>
          <w:sz w:val="24"/>
          <w:szCs w:val="24"/>
        </w:rPr>
        <w:t xml:space="preserve">, melakukan obfuskasi, menerapkan teknologi </w:t>
      </w:r>
      <w:r w:rsidRPr="00610384">
        <w:rPr>
          <w:i/>
          <w:sz w:val="24"/>
          <w:szCs w:val="24"/>
        </w:rPr>
        <w:t>anti</w:t>
      </w:r>
      <w:r w:rsidRPr="00610384">
        <w:rPr>
          <w:sz w:val="24"/>
          <w:szCs w:val="24"/>
        </w:rPr>
        <w:t>-</w:t>
      </w:r>
      <w:r w:rsidRPr="00610384">
        <w:rPr>
          <w:i/>
          <w:sz w:val="24"/>
          <w:szCs w:val="24"/>
        </w:rPr>
        <w:t>sandbox</w:t>
      </w:r>
      <w:r w:rsidRPr="00610384">
        <w:rPr>
          <w:sz w:val="24"/>
          <w:szCs w:val="24"/>
        </w:rPr>
        <w:t xml:space="preserve">, serta melakukan </w:t>
      </w:r>
      <w:r w:rsidRPr="00610384">
        <w:rPr>
          <w:i/>
          <w:iCs/>
          <w:sz w:val="24"/>
          <w:szCs w:val="24"/>
        </w:rPr>
        <w:t>shellcode encoding</w:t>
      </w:r>
      <w:r w:rsidRPr="00610384">
        <w:rPr>
          <w:sz w:val="24"/>
          <w:szCs w:val="24"/>
        </w:rPr>
        <w:t>.</w:t>
      </w:r>
      <w:r w:rsidRPr="00610384">
        <w:rPr>
          <w:i/>
          <w:iCs/>
          <w:sz w:val="24"/>
          <w:szCs w:val="24"/>
        </w:rPr>
        <w:t xml:space="preserve"> Shellcode encoding</w:t>
      </w:r>
      <w:r w:rsidRPr="00610384">
        <w:rPr>
          <w:sz w:val="24"/>
          <w:szCs w:val="24"/>
        </w:rPr>
        <w:t xml:space="preserve"> merupakan teknik transformasi kode yang bertujuan untuk mengubah sintaks dari program tanpa mengubah fungsi program tersebut. </w:t>
      </w:r>
      <w:r w:rsidRPr="00610384">
        <w:rPr>
          <w:i/>
          <w:iCs/>
          <w:sz w:val="24"/>
          <w:szCs w:val="24"/>
        </w:rPr>
        <w:t>Shellcode encoding</w:t>
      </w:r>
      <w:r w:rsidRPr="00610384">
        <w:rPr>
          <w:sz w:val="24"/>
          <w:szCs w:val="24"/>
        </w:rPr>
        <w:t xml:space="preserve"> dibutuhkan untuk menghindari karakter jahat, seperti \</w:t>
      </w:r>
      <w:r w:rsidRPr="00610384">
        <w:rPr>
          <w:rFonts w:ascii="Courier New" w:hAnsi="Courier New" w:cs="Courier New"/>
          <w:sz w:val="24"/>
          <w:szCs w:val="24"/>
        </w:rPr>
        <w:t xml:space="preserve">x00, \x0a, \x0d, \xff </w:t>
      </w:r>
      <w:r w:rsidRPr="00610384">
        <w:rPr>
          <w:sz w:val="24"/>
          <w:szCs w:val="24"/>
        </w:rPr>
        <w:t xml:space="preserve">dst, dan digunakan untuk menghindari pendeteksian </w:t>
      </w:r>
      <w:r w:rsidRPr="00610384">
        <w:rPr>
          <w:i/>
          <w:sz w:val="24"/>
          <w:szCs w:val="24"/>
        </w:rPr>
        <w:t>antivirus</w:t>
      </w:r>
      <w:r w:rsidRPr="00610384">
        <w:rPr>
          <w:sz w:val="24"/>
          <w:szCs w:val="24"/>
        </w:rPr>
        <w:t xml:space="preserve">. Komponen yang dibutuhkan dalam melakukan </w:t>
      </w:r>
      <w:r w:rsidRPr="00610384">
        <w:rPr>
          <w:i/>
          <w:iCs/>
          <w:sz w:val="24"/>
          <w:szCs w:val="24"/>
        </w:rPr>
        <w:t>encode shellcode</w:t>
      </w:r>
      <w:r w:rsidRPr="00610384">
        <w:rPr>
          <w:sz w:val="24"/>
          <w:szCs w:val="24"/>
        </w:rPr>
        <w:t xml:space="preserve"> ialah </w:t>
      </w:r>
      <w:r w:rsidRPr="00610384">
        <w:rPr>
          <w:i/>
          <w:iCs/>
          <w:sz w:val="24"/>
          <w:szCs w:val="24"/>
        </w:rPr>
        <w:t>encoder</w:t>
      </w:r>
      <w:r w:rsidRPr="00610384">
        <w:rPr>
          <w:sz w:val="24"/>
          <w:szCs w:val="24"/>
        </w:rPr>
        <w:t xml:space="preserve"> dan </w:t>
      </w:r>
      <w:r w:rsidRPr="00610384">
        <w:rPr>
          <w:i/>
          <w:iCs/>
          <w:sz w:val="24"/>
          <w:szCs w:val="24"/>
        </w:rPr>
        <w:t>decoder</w:t>
      </w:r>
      <w:r w:rsidRPr="00610384">
        <w:rPr>
          <w:sz w:val="24"/>
          <w:szCs w:val="24"/>
        </w:rPr>
        <w:t xml:space="preserve">. </w:t>
      </w:r>
      <w:r w:rsidRPr="00610384">
        <w:rPr>
          <w:i/>
          <w:iCs/>
          <w:sz w:val="24"/>
          <w:szCs w:val="24"/>
        </w:rPr>
        <w:t>Encoder</w:t>
      </w:r>
      <w:r w:rsidRPr="00610384">
        <w:rPr>
          <w:sz w:val="24"/>
          <w:szCs w:val="24"/>
        </w:rPr>
        <w:t xml:space="preserve"> berfungsi untuk mengganti kode sintaks dan </w:t>
      </w:r>
      <w:r w:rsidRPr="00610384">
        <w:rPr>
          <w:i/>
          <w:iCs/>
          <w:sz w:val="24"/>
          <w:szCs w:val="24"/>
        </w:rPr>
        <w:t>decoder</w:t>
      </w:r>
      <w:r w:rsidRPr="00610384">
        <w:rPr>
          <w:sz w:val="24"/>
          <w:szCs w:val="24"/>
        </w:rPr>
        <w:t xml:space="preserve"> berfungsi untuk merubah kode yang telah di-</w:t>
      </w:r>
      <w:r w:rsidRPr="00610384">
        <w:rPr>
          <w:i/>
          <w:iCs/>
          <w:sz w:val="24"/>
          <w:szCs w:val="24"/>
        </w:rPr>
        <w:t>encode</w:t>
      </w:r>
      <w:r w:rsidRPr="00610384">
        <w:rPr>
          <w:sz w:val="24"/>
          <w:szCs w:val="24"/>
        </w:rPr>
        <w:t xml:space="preserve"> kembali kebentuk aslinya. </w:t>
      </w:r>
    </w:p>
    <w:p w14:paraId="1B0D387E" w14:textId="77777777" w:rsidR="00A65E63" w:rsidRPr="00610384" w:rsidRDefault="00A65E63" w:rsidP="00A65E63">
      <w:pPr>
        <w:spacing w:after="240" w:line="360" w:lineRule="auto"/>
        <w:jc w:val="both"/>
        <w:rPr>
          <w:sz w:val="24"/>
          <w:szCs w:val="24"/>
        </w:rPr>
      </w:pPr>
      <w:r w:rsidRPr="00610384">
        <w:rPr>
          <w:i/>
          <w:iCs/>
          <w:sz w:val="24"/>
          <w:szCs w:val="24"/>
        </w:rPr>
        <w:t>File executable</w:t>
      </w:r>
      <w:r w:rsidRPr="00610384">
        <w:rPr>
          <w:sz w:val="24"/>
          <w:szCs w:val="24"/>
        </w:rPr>
        <w:t xml:space="preserve"> dalam bentuk format </w:t>
      </w:r>
      <w:r w:rsidRPr="00610384">
        <w:rPr>
          <w:i/>
          <w:iCs/>
          <w:sz w:val="24"/>
          <w:szCs w:val="24"/>
        </w:rPr>
        <w:t>compressed</w:t>
      </w:r>
      <w:r w:rsidRPr="00610384">
        <w:rPr>
          <w:sz w:val="24"/>
          <w:szCs w:val="24"/>
        </w:rPr>
        <w:t xml:space="preserve"> disebut sebagai </w:t>
      </w:r>
      <w:r w:rsidRPr="00610384">
        <w:rPr>
          <w:i/>
          <w:iCs/>
          <w:sz w:val="24"/>
          <w:szCs w:val="24"/>
        </w:rPr>
        <w:t>packed file</w:t>
      </w:r>
      <w:r w:rsidRPr="00610384">
        <w:rPr>
          <w:sz w:val="24"/>
          <w:szCs w:val="24"/>
        </w:rPr>
        <w:t xml:space="preserve">. Untuk dapat mengatasi </w:t>
      </w:r>
      <w:r w:rsidRPr="00610384">
        <w:rPr>
          <w:i/>
          <w:iCs/>
          <w:sz w:val="24"/>
          <w:szCs w:val="24"/>
        </w:rPr>
        <w:t>packed file</w:t>
      </w:r>
      <w:r w:rsidRPr="00610384">
        <w:rPr>
          <w:sz w:val="24"/>
          <w:szCs w:val="24"/>
        </w:rPr>
        <w:t xml:space="preserve">, harus melakukan </w:t>
      </w:r>
      <w:r w:rsidRPr="00610384">
        <w:rPr>
          <w:i/>
          <w:iCs/>
          <w:sz w:val="24"/>
          <w:szCs w:val="24"/>
        </w:rPr>
        <w:t>decompress</w:t>
      </w:r>
      <w:r w:rsidRPr="00610384">
        <w:rPr>
          <w:sz w:val="24"/>
          <w:szCs w:val="24"/>
        </w:rPr>
        <w:t xml:space="preserve"> atau </w:t>
      </w:r>
      <w:r w:rsidRPr="00610384">
        <w:rPr>
          <w:i/>
          <w:iCs/>
          <w:sz w:val="24"/>
          <w:szCs w:val="24"/>
        </w:rPr>
        <w:t>unpacked file</w:t>
      </w:r>
      <w:r w:rsidRPr="00610384">
        <w:rPr>
          <w:sz w:val="24"/>
          <w:szCs w:val="24"/>
        </w:rPr>
        <w:t xml:space="preserve"> tersebut. Apabila suatu program dienkripsi menggunakan </w:t>
      </w:r>
      <w:r w:rsidRPr="00610384">
        <w:rPr>
          <w:i/>
          <w:iCs/>
          <w:sz w:val="24"/>
          <w:szCs w:val="24"/>
        </w:rPr>
        <w:t>packer</w:t>
      </w:r>
      <w:r w:rsidRPr="00610384">
        <w:rPr>
          <w:sz w:val="24"/>
          <w:szCs w:val="24"/>
        </w:rPr>
        <w:t xml:space="preserve"> maka data heksadesimal milik program juga akan berubah.</w:t>
      </w:r>
    </w:p>
    <w:p w14:paraId="653CEAC6" w14:textId="4706B50B" w:rsidR="00A65E63" w:rsidRPr="00610384" w:rsidRDefault="00A65E63" w:rsidP="00A65E63">
      <w:pPr>
        <w:spacing w:line="360" w:lineRule="auto"/>
        <w:jc w:val="both"/>
        <w:rPr>
          <w:noProof/>
          <w:sz w:val="24"/>
          <w:szCs w:val="24"/>
        </w:rPr>
      </w:pPr>
      <w:r w:rsidRPr="00610384">
        <w:rPr>
          <w:sz w:val="24"/>
          <w:szCs w:val="24"/>
        </w:rPr>
        <w:t xml:space="preserve">Kumpulan </w:t>
      </w:r>
      <w:r w:rsidRPr="00610384">
        <w:rPr>
          <w:i/>
          <w:sz w:val="24"/>
          <w:szCs w:val="24"/>
        </w:rPr>
        <w:t>signature</w:t>
      </w:r>
      <w:r w:rsidRPr="00610384">
        <w:rPr>
          <w:sz w:val="24"/>
          <w:szCs w:val="24"/>
        </w:rPr>
        <w:t xml:space="preserve"> </w:t>
      </w:r>
      <w:r w:rsidRPr="00610384">
        <w:rPr>
          <w:i/>
          <w:iCs/>
          <w:sz w:val="24"/>
          <w:szCs w:val="24"/>
        </w:rPr>
        <w:t>malware</w:t>
      </w:r>
      <w:r w:rsidRPr="00610384">
        <w:rPr>
          <w:sz w:val="24"/>
          <w:szCs w:val="24"/>
        </w:rPr>
        <w:t xml:space="preserve"> yang akan digunakan pada penelitian ini berasal dari </w:t>
      </w:r>
      <w:r w:rsidRPr="00610384">
        <w:rPr>
          <w:i/>
          <w:iCs/>
          <w:sz w:val="24"/>
          <w:szCs w:val="24"/>
        </w:rPr>
        <w:t>library</w:t>
      </w:r>
      <w:r w:rsidRPr="00610384">
        <w:rPr>
          <w:sz w:val="24"/>
          <w:szCs w:val="24"/>
        </w:rPr>
        <w:t xml:space="preserve"> ClamAV berupa </w:t>
      </w:r>
      <w:r w:rsidRPr="00610384">
        <w:rPr>
          <w:i/>
          <w:iCs/>
          <w:sz w:val="24"/>
          <w:szCs w:val="24"/>
        </w:rPr>
        <w:t>file</w:t>
      </w:r>
      <w:r w:rsidRPr="00610384">
        <w:rPr>
          <w:sz w:val="24"/>
          <w:szCs w:val="24"/>
        </w:rPr>
        <w:t xml:space="preserve"> dengan format CVD (ClamAV Virus </w:t>
      </w:r>
      <w:r w:rsidRPr="00610384">
        <w:rPr>
          <w:i/>
          <w:sz w:val="24"/>
          <w:szCs w:val="24"/>
        </w:rPr>
        <w:t>Database</w:t>
      </w:r>
      <w:r w:rsidRPr="00610384">
        <w:rPr>
          <w:sz w:val="24"/>
          <w:szCs w:val="24"/>
        </w:rPr>
        <w:t xml:space="preserve">) dengan nama main.cvd yang dapat diperoleh dari </w:t>
      </w:r>
      <w:r w:rsidRPr="00610384">
        <w:rPr>
          <w:i/>
          <w:sz w:val="24"/>
          <w:szCs w:val="24"/>
        </w:rPr>
        <w:t>website</w:t>
      </w:r>
      <w:r w:rsidRPr="00610384">
        <w:rPr>
          <w:sz w:val="24"/>
          <w:szCs w:val="24"/>
        </w:rPr>
        <w:t xml:space="preserve"> ClamAV. Sebelum dapat </w:t>
      </w:r>
      <w:r w:rsidRPr="00610384">
        <w:rPr>
          <w:sz w:val="24"/>
          <w:szCs w:val="24"/>
        </w:rPr>
        <w:lastRenderedPageBreak/>
        <w:t xml:space="preserve">menggunakan </w:t>
      </w:r>
      <w:r w:rsidRPr="00610384">
        <w:rPr>
          <w:i/>
          <w:iCs/>
          <w:sz w:val="24"/>
          <w:szCs w:val="24"/>
        </w:rPr>
        <w:t>library</w:t>
      </w:r>
      <w:r w:rsidRPr="00610384">
        <w:rPr>
          <w:sz w:val="24"/>
          <w:szCs w:val="24"/>
        </w:rPr>
        <w:t xml:space="preserve"> ini peneliti terlebih dahulu harus melakukan </w:t>
      </w:r>
      <w:r w:rsidRPr="00610384">
        <w:rPr>
          <w:i/>
          <w:iCs/>
          <w:sz w:val="24"/>
          <w:szCs w:val="24"/>
        </w:rPr>
        <w:t>unpack</w:t>
      </w:r>
      <w:r w:rsidRPr="00610384">
        <w:rPr>
          <w:sz w:val="24"/>
          <w:szCs w:val="24"/>
        </w:rPr>
        <w:t xml:space="preserve"> terhadap </w:t>
      </w:r>
      <w:r w:rsidRPr="00610384">
        <w:rPr>
          <w:i/>
          <w:iCs/>
          <w:sz w:val="24"/>
          <w:szCs w:val="24"/>
        </w:rPr>
        <w:t>library</w:t>
      </w:r>
      <w:r w:rsidRPr="00610384">
        <w:rPr>
          <w:sz w:val="24"/>
          <w:szCs w:val="24"/>
        </w:rPr>
        <w:t xml:space="preserve"> menggunakan </w:t>
      </w:r>
      <w:r w:rsidRPr="00610384">
        <w:rPr>
          <w:i/>
          <w:sz w:val="24"/>
          <w:szCs w:val="24"/>
        </w:rPr>
        <w:t>command</w:t>
      </w:r>
      <w:r w:rsidRPr="00610384">
        <w:rPr>
          <w:sz w:val="24"/>
          <w:szCs w:val="24"/>
        </w:rPr>
        <w:t xml:space="preserve"> </w:t>
      </w:r>
      <w:r w:rsidRPr="00610384">
        <w:rPr>
          <w:i/>
          <w:iCs/>
          <w:sz w:val="24"/>
          <w:szCs w:val="24"/>
        </w:rPr>
        <w:t>sigtool</w:t>
      </w:r>
      <w:r w:rsidRPr="00610384">
        <w:rPr>
          <w:sz w:val="24"/>
          <w:szCs w:val="24"/>
        </w:rPr>
        <w:t xml:space="preserve"> dari ClamAV untuk memperoleh informasi </w:t>
      </w:r>
      <w:r w:rsidRPr="00517711">
        <w:rPr>
          <w:i/>
          <w:iCs/>
          <w:sz w:val="24"/>
          <w:szCs w:val="24"/>
        </w:rPr>
        <w:t xml:space="preserve">malware </w:t>
      </w:r>
      <w:r w:rsidRPr="00517711">
        <w:rPr>
          <w:sz w:val="24"/>
          <w:szCs w:val="24"/>
        </w:rPr>
        <w:t xml:space="preserve">didalam </w:t>
      </w:r>
      <w:r w:rsidRPr="00517711">
        <w:rPr>
          <w:i/>
          <w:iCs/>
          <w:sz w:val="24"/>
          <w:szCs w:val="24"/>
        </w:rPr>
        <w:t>library</w:t>
      </w:r>
      <w:r w:rsidRPr="00517711">
        <w:rPr>
          <w:sz w:val="24"/>
          <w:szCs w:val="24"/>
        </w:rPr>
        <w:t xml:space="preserve"> tersebut seperti pada </w:t>
      </w:r>
      <w:r w:rsidR="00517711" w:rsidRPr="00517711">
        <w:rPr>
          <w:sz w:val="24"/>
          <w:szCs w:val="24"/>
        </w:rPr>
        <w:fldChar w:fldCharType="begin"/>
      </w:r>
      <w:r w:rsidR="00517711" w:rsidRPr="00517711">
        <w:rPr>
          <w:sz w:val="24"/>
          <w:szCs w:val="24"/>
        </w:rPr>
        <w:instrText xml:space="preserve"> REF _Ref522180168 \h  \* MERGEFORMAT </w:instrText>
      </w:r>
      <w:r w:rsidR="00517711" w:rsidRPr="00517711">
        <w:rPr>
          <w:sz w:val="24"/>
          <w:szCs w:val="24"/>
        </w:rPr>
      </w:r>
      <w:r w:rsidR="00517711" w:rsidRPr="00517711">
        <w:rPr>
          <w:sz w:val="24"/>
          <w:szCs w:val="24"/>
        </w:rPr>
        <w:fldChar w:fldCharType="separate"/>
      </w:r>
      <w:r w:rsidR="00EC7493" w:rsidRPr="00EC7493">
        <w:rPr>
          <w:sz w:val="24"/>
          <w:szCs w:val="24"/>
        </w:rPr>
        <w:t xml:space="preserve">Gambar </w:t>
      </w:r>
      <w:r w:rsidR="00EC7493" w:rsidRPr="00EC7493">
        <w:rPr>
          <w:noProof/>
          <w:sz w:val="24"/>
          <w:szCs w:val="24"/>
        </w:rPr>
        <w:t>3.1</w:t>
      </w:r>
      <w:r w:rsidR="00517711" w:rsidRPr="00517711">
        <w:rPr>
          <w:sz w:val="24"/>
          <w:szCs w:val="24"/>
        </w:rPr>
        <w:fldChar w:fldCharType="end"/>
      </w:r>
      <w:r w:rsidR="00517711" w:rsidRPr="00517711">
        <w:rPr>
          <w:sz w:val="24"/>
          <w:szCs w:val="24"/>
        </w:rPr>
        <w:t>.</w:t>
      </w:r>
    </w:p>
    <w:p w14:paraId="597F6DBB" w14:textId="27BB8261" w:rsidR="00A65E63" w:rsidRPr="00620E2D" w:rsidRDefault="00EA520C" w:rsidP="00EA520C">
      <w:pPr>
        <w:pStyle w:val="Caption"/>
        <w:tabs>
          <w:tab w:val="left" w:pos="195"/>
          <w:tab w:val="center" w:pos="4111"/>
        </w:tabs>
        <w:spacing w:before="240" w:line="360" w:lineRule="auto"/>
        <w:rPr>
          <w:b/>
          <w:i w:val="0"/>
          <w:color w:val="auto"/>
          <w:sz w:val="24"/>
          <w:szCs w:val="24"/>
        </w:rPr>
      </w:pPr>
      <w:bookmarkStart w:id="168" w:name="_Ref519872159"/>
      <w:bookmarkStart w:id="169" w:name="_Toc519843443"/>
      <w:bookmarkStart w:id="170" w:name="_Toc519869745"/>
      <w:r>
        <w:rPr>
          <w:b/>
          <w:i w:val="0"/>
          <w:color w:val="auto"/>
          <w:sz w:val="20"/>
          <w:szCs w:val="20"/>
        </w:rPr>
        <w:tab/>
      </w:r>
      <w:r>
        <w:rPr>
          <w:b/>
          <w:i w:val="0"/>
          <w:color w:val="auto"/>
          <w:sz w:val="20"/>
          <w:szCs w:val="20"/>
        </w:rPr>
        <w:tab/>
      </w:r>
      <w:bookmarkStart w:id="171" w:name="_Ref522180168"/>
      <w:bookmarkStart w:id="172" w:name="_Toc522079697"/>
      <w:r w:rsidR="00A65E63" w:rsidRPr="00620E2D">
        <w:rPr>
          <w:b/>
          <w:i w:val="0"/>
          <w:noProof/>
          <w:color w:val="auto"/>
          <w:sz w:val="20"/>
          <w:szCs w:val="24"/>
        </w:rPr>
        <w:drawing>
          <wp:anchor distT="0" distB="0" distL="114300" distR="114300" simplePos="0" relativeHeight="251525632" behindDoc="0" locked="0" layoutInCell="1" allowOverlap="1" wp14:anchorId="6C5544AB" wp14:editId="61314C02">
            <wp:simplePos x="0" y="0"/>
            <wp:positionH relativeFrom="column">
              <wp:posOffset>278883</wp:posOffset>
            </wp:positionH>
            <wp:positionV relativeFrom="paragraph">
              <wp:posOffset>221</wp:posOffset>
            </wp:positionV>
            <wp:extent cx="5038725" cy="1752600"/>
            <wp:effectExtent l="0" t="0" r="9525" b="0"/>
            <wp:wrapTopAndBottom/>
            <wp:docPr id="92040991" name="Picture 9204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E63" w:rsidRPr="00620E2D">
        <w:rPr>
          <w:b/>
          <w:i w:val="0"/>
          <w:color w:val="auto"/>
          <w:sz w:val="20"/>
          <w:szCs w:val="24"/>
        </w:rPr>
        <w:t>Gambar</w:t>
      </w:r>
      <w:r w:rsidR="00A65E63" w:rsidRPr="00620E2D">
        <w:rPr>
          <w:b/>
          <w:color w:val="auto"/>
          <w:sz w:val="20"/>
          <w:szCs w:val="24"/>
        </w:rPr>
        <w:t xml:space="preserve"> </w:t>
      </w:r>
      <w:r w:rsidR="00517711">
        <w:rPr>
          <w:b/>
          <w:color w:val="auto"/>
          <w:sz w:val="20"/>
          <w:szCs w:val="24"/>
        </w:rPr>
        <w:fldChar w:fldCharType="begin"/>
      </w:r>
      <w:r w:rsidR="00517711">
        <w:rPr>
          <w:b/>
          <w:color w:val="auto"/>
          <w:sz w:val="20"/>
          <w:szCs w:val="24"/>
        </w:rPr>
        <w:instrText xml:space="preserve"> STYLEREF 1 \s </w:instrText>
      </w:r>
      <w:r w:rsidR="00517711">
        <w:rPr>
          <w:b/>
          <w:color w:val="auto"/>
          <w:sz w:val="20"/>
          <w:szCs w:val="24"/>
        </w:rPr>
        <w:fldChar w:fldCharType="separate"/>
      </w:r>
      <w:r w:rsidR="00EC7493">
        <w:rPr>
          <w:b/>
          <w:noProof/>
          <w:color w:val="auto"/>
          <w:sz w:val="20"/>
          <w:szCs w:val="24"/>
        </w:rPr>
        <w:t>3</w:t>
      </w:r>
      <w:r w:rsidR="00517711">
        <w:rPr>
          <w:b/>
          <w:color w:val="auto"/>
          <w:sz w:val="20"/>
          <w:szCs w:val="24"/>
        </w:rPr>
        <w:fldChar w:fldCharType="end"/>
      </w:r>
      <w:r w:rsidR="00517711">
        <w:rPr>
          <w:b/>
          <w:color w:val="auto"/>
          <w:sz w:val="20"/>
          <w:szCs w:val="24"/>
        </w:rPr>
        <w:t>.</w:t>
      </w:r>
      <w:r w:rsidR="00517711">
        <w:rPr>
          <w:b/>
          <w:color w:val="auto"/>
          <w:sz w:val="20"/>
          <w:szCs w:val="24"/>
        </w:rPr>
        <w:fldChar w:fldCharType="begin"/>
      </w:r>
      <w:r w:rsidR="00517711">
        <w:rPr>
          <w:b/>
          <w:color w:val="auto"/>
          <w:sz w:val="20"/>
          <w:szCs w:val="24"/>
        </w:rPr>
        <w:instrText xml:space="preserve"> SEQ Gambar \* ARABIC \s 1 </w:instrText>
      </w:r>
      <w:r w:rsidR="00517711">
        <w:rPr>
          <w:b/>
          <w:color w:val="auto"/>
          <w:sz w:val="20"/>
          <w:szCs w:val="24"/>
        </w:rPr>
        <w:fldChar w:fldCharType="separate"/>
      </w:r>
      <w:r w:rsidR="00EC7493">
        <w:rPr>
          <w:b/>
          <w:noProof/>
          <w:color w:val="auto"/>
          <w:sz w:val="20"/>
          <w:szCs w:val="24"/>
        </w:rPr>
        <w:t>1</w:t>
      </w:r>
      <w:r w:rsidR="00517711">
        <w:rPr>
          <w:b/>
          <w:color w:val="auto"/>
          <w:sz w:val="20"/>
          <w:szCs w:val="24"/>
        </w:rPr>
        <w:fldChar w:fldCharType="end"/>
      </w:r>
      <w:bookmarkEnd w:id="168"/>
      <w:bookmarkEnd w:id="171"/>
      <w:r w:rsidR="00A65E63" w:rsidRPr="00620E2D">
        <w:rPr>
          <w:b/>
          <w:color w:val="auto"/>
          <w:sz w:val="20"/>
          <w:szCs w:val="24"/>
        </w:rPr>
        <w:t xml:space="preserve"> </w:t>
      </w:r>
      <w:r w:rsidR="00A65E63" w:rsidRPr="00620E2D">
        <w:rPr>
          <w:b/>
          <w:i w:val="0"/>
          <w:iCs w:val="0"/>
          <w:color w:val="auto"/>
          <w:sz w:val="20"/>
          <w:szCs w:val="24"/>
        </w:rPr>
        <w:t xml:space="preserve">Sigtool </w:t>
      </w:r>
      <w:r w:rsidR="00620E2D" w:rsidRPr="00620E2D">
        <w:rPr>
          <w:b/>
          <w:iCs w:val="0"/>
          <w:color w:val="auto"/>
          <w:sz w:val="20"/>
          <w:szCs w:val="24"/>
        </w:rPr>
        <w:t>C</w:t>
      </w:r>
      <w:r w:rsidR="00A65E63" w:rsidRPr="00620E2D">
        <w:rPr>
          <w:b/>
          <w:iCs w:val="0"/>
          <w:color w:val="auto"/>
          <w:sz w:val="20"/>
          <w:szCs w:val="24"/>
        </w:rPr>
        <w:t>ommand</w:t>
      </w:r>
      <w:bookmarkEnd w:id="169"/>
      <w:bookmarkEnd w:id="170"/>
      <w:bookmarkEnd w:id="172"/>
    </w:p>
    <w:p w14:paraId="08A1872A" w14:textId="77777777" w:rsidR="00A65E63" w:rsidRPr="00610384" w:rsidRDefault="00A65E63" w:rsidP="00A65E63">
      <w:pPr>
        <w:spacing w:before="240" w:after="240" w:line="360" w:lineRule="auto"/>
        <w:jc w:val="both"/>
        <w:rPr>
          <w:sz w:val="24"/>
          <w:szCs w:val="24"/>
        </w:rPr>
      </w:pPr>
      <w:r w:rsidRPr="00610384">
        <w:rPr>
          <w:noProof/>
          <w:sz w:val="24"/>
          <w:szCs w:val="24"/>
        </w:rPr>
        <w:drawing>
          <wp:anchor distT="0" distB="0" distL="114300" distR="114300" simplePos="0" relativeHeight="251533824" behindDoc="0" locked="0" layoutInCell="1" allowOverlap="1" wp14:anchorId="6E561085" wp14:editId="1468BBE1">
            <wp:simplePos x="0" y="0"/>
            <wp:positionH relativeFrom="column">
              <wp:posOffset>19050</wp:posOffset>
            </wp:positionH>
            <wp:positionV relativeFrom="paragraph">
              <wp:posOffset>1286510</wp:posOffset>
            </wp:positionV>
            <wp:extent cx="5029200" cy="200660"/>
            <wp:effectExtent l="0" t="0" r="0" b="8890"/>
            <wp:wrapTopAndBottom/>
            <wp:docPr id="1833221410" name="Picture 183322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29200" cy="200660"/>
                    </a:xfrm>
                    <a:prstGeom prst="rect">
                      <a:avLst/>
                    </a:prstGeom>
                  </pic:spPr>
                </pic:pic>
              </a:graphicData>
            </a:graphic>
            <wp14:sizeRelH relativeFrom="margin">
              <wp14:pctWidth>0</wp14:pctWidth>
            </wp14:sizeRelH>
            <wp14:sizeRelV relativeFrom="margin">
              <wp14:pctHeight>0</wp14:pctHeight>
            </wp14:sizeRelV>
          </wp:anchor>
        </w:drawing>
      </w:r>
      <w:r w:rsidRPr="00610384">
        <w:rPr>
          <w:sz w:val="24"/>
          <w:szCs w:val="24"/>
        </w:rPr>
        <w:t xml:space="preserve">Hasil </w:t>
      </w:r>
      <w:r w:rsidRPr="00610384">
        <w:rPr>
          <w:i/>
          <w:iCs/>
          <w:sz w:val="24"/>
          <w:szCs w:val="24"/>
        </w:rPr>
        <w:t>unpack</w:t>
      </w:r>
      <w:r w:rsidRPr="00610384">
        <w:rPr>
          <w:sz w:val="24"/>
          <w:szCs w:val="24"/>
        </w:rPr>
        <w:t xml:space="preserve"> dari </w:t>
      </w:r>
      <w:r w:rsidRPr="00610384">
        <w:rPr>
          <w:i/>
          <w:iCs/>
          <w:sz w:val="24"/>
          <w:szCs w:val="24"/>
        </w:rPr>
        <w:t>command</w:t>
      </w:r>
      <w:r w:rsidRPr="00610384">
        <w:rPr>
          <w:sz w:val="24"/>
          <w:szCs w:val="24"/>
        </w:rPr>
        <w:t xml:space="preserve"> tersebut adalah </w:t>
      </w:r>
      <w:r w:rsidRPr="00610384">
        <w:rPr>
          <w:i/>
          <w:iCs/>
          <w:sz w:val="24"/>
          <w:szCs w:val="24"/>
        </w:rPr>
        <w:t>file</w:t>
      </w:r>
      <w:r w:rsidRPr="00610384">
        <w:rPr>
          <w:sz w:val="24"/>
          <w:szCs w:val="24"/>
        </w:rPr>
        <w:t xml:space="preserve"> berisi </w:t>
      </w:r>
      <w:r w:rsidRPr="00610384">
        <w:rPr>
          <w:i/>
          <w:iCs/>
          <w:sz w:val="24"/>
          <w:szCs w:val="24"/>
        </w:rPr>
        <w:t>malware signature</w:t>
      </w:r>
      <w:r w:rsidRPr="00610384">
        <w:rPr>
          <w:sz w:val="24"/>
          <w:szCs w:val="24"/>
        </w:rPr>
        <w:t xml:space="preserve"> dengan </w:t>
      </w:r>
      <w:proofErr w:type="gramStart"/>
      <w:r w:rsidRPr="00610384">
        <w:rPr>
          <w:sz w:val="24"/>
          <w:szCs w:val="24"/>
        </w:rPr>
        <w:t xml:space="preserve">format </w:t>
      </w:r>
      <w:r w:rsidRPr="00610384">
        <w:rPr>
          <w:rFonts w:ascii="Courier New" w:hAnsi="Courier New" w:cs="Courier New"/>
          <w:sz w:val="24"/>
          <w:szCs w:val="24"/>
        </w:rPr>
        <w:t>.ndb</w:t>
      </w:r>
      <w:proofErr w:type="gramEnd"/>
      <w:r w:rsidRPr="00610384">
        <w:rPr>
          <w:sz w:val="24"/>
          <w:szCs w:val="24"/>
        </w:rPr>
        <w:t xml:space="preserve"> yang berisi 100566 </w:t>
      </w:r>
      <w:r w:rsidRPr="00610384">
        <w:rPr>
          <w:i/>
          <w:iCs/>
          <w:sz w:val="24"/>
          <w:szCs w:val="24"/>
        </w:rPr>
        <w:t>signature.</w:t>
      </w:r>
      <w:r w:rsidRPr="00610384">
        <w:rPr>
          <w:sz w:val="24"/>
          <w:szCs w:val="24"/>
        </w:rPr>
        <w:t xml:space="preserve"> Apabila format </w:t>
      </w:r>
      <w:r w:rsidRPr="00610384">
        <w:rPr>
          <w:i/>
          <w:iCs/>
          <w:sz w:val="24"/>
          <w:szCs w:val="24"/>
        </w:rPr>
        <w:t>malware</w:t>
      </w:r>
      <w:r w:rsidRPr="00610384">
        <w:rPr>
          <w:sz w:val="24"/>
          <w:szCs w:val="24"/>
        </w:rPr>
        <w:t xml:space="preserve"> diidentifikasi setiap </w:t>
      </w:r>
      <w:r w:rsidRPr="00610384">
        <w:rPr>
          <w:i/>
          <w:iCs/>
          <w:sz w:val="24"/>
          <w:szCs w:val="24"/>
        </w:rPr>
        <w:t>signature</w:t>
      </w:r>
      <w:r w:rsidRPr="00610384">
        <w:rPr>
          <w:sz w:val="24"/>
          <w:szCs w:val="24"/>
        </w:rPr>
        <w:t xml:space="preserve"> </w:t>
      </w:r>
      <w:r w:rsidRPr="00610384">
        <w:rPr>
          <w:i/>
          <w:iCs/>
          <w:sz w:val="24"/>
          <w:szCs w:val="24"/>
        </w:rPr>
        <w:t>malware</w:t>
      </w:r>
      <w:r w:rsidRPr="00610384">
        <w:rPr>
          <w:sz w:val="24"/>
          <w:szCs w:val="24"/>
        </w:rPr>
        <w:t xml:space="preserve"> terdiri dari nama </w:t>
      </w:r>
      <w:r w:rsidRPr="00610384">
        <w:rPr>
          <w:i/>
          <w:sz w:val="24"/>
          <w:szCs w:val="24"/>
        </w:rPr>
        <w:t>malware</w:t>
      </w:r>
      <w:r w:rsidRPr="00610384">
        <w:rPr>
          <w:sz w:val="24"/>
          <w:szCs w:val="24"/>
        </w:rPr>
        <w:t xml:space="preserve">, tipe target, </w:t>
      </w:r>
      <w:r w:rsidRPr="00610384">
        <w:rPr>
          <w:i/>
          <w:sz w:val="24"/>
          <w:szCs w:val="24"/>
        </w:rPr>
        <w:t>offset</w:t>
      </w:r>
      <w:r w:rsidRPr="00610384">
        <w:rPr>
          <w:sz w:val="24"/>
          <w:szCs w:val="24"/>
        </w:rPr>
        <w:t xml:space="preserve"> dan </w:t>
      </w:r>
      <w:r w:rsidRPr="00610384">
        <w:rPr>
          <w:i/>
          <w:sz w:val="24"/>
          <w:szCs w:val="24"/>
        </w:rPr>
        <w:t>signature</w:t>
      </w:r>
      <w:r w:rsidRPr="00610384">
        <w:rPr>
          <w:sz w:val="24"/>
          <w:szCs w:val="24"/>
        </w:rPr>
        <w:t xml:space="preserve"> berupa heksadesimal. Sebagai contoh dapat dilihat pada </w:t>
      </w:r>
      <w:r w:rsidRPr="00610384">
        <w:rPr>
          <w:i/>
          <w:sz w:val="24"/>
          <w:szCs w:val="24"/>
        </w:rPr>
        <w:t>signature malware</w:t>
      </w:r>
      <w:r w:rsidRPr="00610384">
        <w:rPr>
          <w:sz w:val="24"/>
          <w:szCs w:val="24"/>
        </w:rPr>
        <w:t xml:space="preserve"> contoh dibawah ini.</w:t>
      </w:r>
    </w:p>
    <w:p w14:paraId="37CAFCC6" w14:textId="4A879A61" w:rsidR="00A65E63" w:rsidRPr="00610384" w:rsidRDefault="00A65E63" w:rsidP="00A65E63">
      <w:pPr>
        <w:spacing w:before="240" w:after="240" w:line="360" w:lineRule="auto"/>
        <w:jc w:val="both"/>
        <w:rPr>
          <w:sz w:val="24"/>
          <w:szCs w:val="24"/>
        </w:rPr>
      </w:pPr>
      <w:r w:rsidRPr="00610384">
        <w:rPr>
          <w:sz w:val="24"/>
          <w:szCs w:val="24"/>
        </w:rPr>
        <w:t xml:space="preserve">Adapun hasil identifikasi </w:t>
      </w:r>
      <w:r w:rsidRPr="00610384">
        <w:rPr>
          <w:i/>
          <w:sz w:val="24"/>
          <w:szCs w:val="24"/>
        </w:rPr>
        <w:t>malware,</w:t>
      </w:r>
      <w:r w:rsidRPr="00610384">
        <w:rPr>
          <w:sz w:val="24"/>
          <w:szCs w:val="24"/>
        </w:rPr>
        <w:t xml:space="preserve"> diperoleh informasi yang dapat dilihat pada </w:t>
      </w:r>
      <w:r w:rsidRPr="00610384">
        <w:rPr>
          <w:sz w:val="24"/>
          <w:szCs w:val="24"/>
        </w:rPr>
        <w:fldChar w:fldCharType="begin"/>
      </w:r>
      <w:r w:rsidRPr="00610384">
        <w:rPr>
          <w:sz w:val="24"/>
          <w:szCs w:val="24"/>
        </w:rPr>
        <w:instrText xml:space="preserve"> REF _Ref519842186 \h  \* MERGEFORMAT </w:instrText>
      </w:r>
      <w:r w:rsidRPr="00610384">
        <w:rPr>
          <w:sz w:val="24"/>
          <w:szCs w:val="24"/>
        </w:rPr>
      </w:r>
      <w:r w:rsidRPr="00610384">
        <w:rPr>
          <w:sz w:val="24"/>
          <w:szCs w:val="24"/>
        </w:rPr>
        <w:fldChar w:fldCharType="separate"/>
      </w:r>
      <w:r w:rsidR="00EC7493" w:rsidRPr="00EC7493">
        <w:rPr>
          <w:sz w:val="24"/>
          <w:szCs w:val="24"/>
        </w:rPr>
        <w:t xml:space="preserve">Tabel </w:t>
      </w:r>
      <w:r w:rsidR="00EC7493" w:rsidRPr="00EC7493">
        <w:rPr>
          <w:noProof/>
          <w:sz w:val="24"/>
          <w:szCs w:val="24"/>
        </w:rPr>
        <w:t>3.1</w:t>
      </w:r>
      <w:r w:rsidRPr="00610384">
        <w:rPr>
          <w:sz w:val="24"/>
          <w:szCs w:val="24"/>
        </w:rPr>
        <w:fldChar w:fldCharType="end"/>
      </w:r>
      <w:r w:rsidRPr="00610384">
        <w:rPr>
          <w:sz w:val="24"/>
          <w:szCs w:val="24"/>
        </w:rPr>
        <w:t>.</w:t>
      </w:r>
    </w:p>
    <w:p w14:paraId="014FF959" w14:textId="09E4FAD0" w:rsidR="00A65E63" w:rsidRPr="00EA520C" w:rsidRDefault="00A65E63" w:rsidP="00A65E63">
      <w:pPr>
        <w:pStyle w:val="Heading"/>
        <w:spacing w:line="360" w:lineRule="auto"/>
        <w:jc w:val="center"/>
        <w:rPr>
          <w:b/>
          <w:sz w:val="20"/>
          <w:szCs w:val="20"/>
        </w:rPr>
      </w:pPr>
      <w:bookmarkStart w:id="173" w:name="_Ref519842186"/>
      <w:bookmarkStart w:id="174" w:name="_Toc519843495"/>
      <w:bookmarkStart w:id="175" w:name="_Toc519862680"/>
      <w:bookmarkStart w:id="176" w:name="_Toc522045352"/>
      <w:r w:rsidRPr="00EA520C">
        <w:rPr>
          <w:rFonts w:ascii="Times New Roman" w:hAnsi="Times New Roman" w:cs="Times New Roman"/>
          <w:b/>
          <w:sz w:val="20"/>
          <w:szCs w:val="20"/>
        </w:rPr>
        <w:t xml:space="preserve">Tabel </w:t>
      </w:r>
      <w:r w:rsidR="00587391">
        <w:rPr>
          <w:rFonts w:ascii="Times New Roman" w:hAnsi="Times New Roman" w:cs="Times New Roman"/>
          <w:b/>
          <w:sz w:val="20"/>
          <w:szCs w:val="20"/>
        </w:rPr>
        <w:fldChar w:fldCharType="begin"/>
      </w:r>
      <w:r w:rsidR="00587391">
        <w:rPr>
          <w:rFonts w:ascii="Times New Roman" w:hAnsi="Times New Roman" w:cs="Times New Roman"/>
          <w:b/>
          <w:sz w:val="20"/>
          <w:szCs w:val="20"/>
        </w:rPr>
        <w:instrText xml:space="preserve"> STYLEREF 1 \s </w:instrText>
      </w:r>
      <w:r w:rsidR="0058739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3</w:t>
      </w:r>
      <w:r w:rsidR="00587391">
        <w:rPr>
          <w:rFonts w:ascii="Times New Roman" w:hAnsi="Times New Roman" w:cs="Times New Roman"/>
          <w:b/>
          <w:sz w:val="20"/>
          <w:szCs w:val="20"/>
        </w:rPr>
        <w:fldChar w:fldCharType="end"/>
      </w:r>
      <w:r w:rsidR="00587391">
        <w:rPr>
          <w:rFonts w:ascii="Times New Roman" w:hAnsi="Times New Roman" w:cs="Times New Roman"/>
          <w:b/>
          <w:sz w:val="20"/>
          <w:szCs w:val="20"/>
        </w:rPr>
        <w:t>.</w:t>
      </w:r>
      <w:r w:rsidR="00587391">
        <w:rPr>
          <w:rFonts w:ascii="Times New Roman" w:hAnsi="Times New Roman" w:cs="Times New Roman"/>
          <w:b/>
          <w:sz w:val="20"/>
          <w:szCs w:val="20"/>
        </w:rPr>
        <w:fldChar w:fldCharType="begin"/>
      </w:r>
      <w:r w:rsidR="00587391">
        <w:rPr>
          <w:rFonts w:ascii="Times New Roman" w:hAnsi="Times New Roman" w:cs="Times New Roman"/>
          <w:b/>
          <w:sz w:val="20"/>
          <w:szCs w:val="20"/>
        </w:rPr>
        <w:instrText xml:space="preserve"> SEQ Tabel \* ARABIC \s 1 </w:instrText>
      </w:r>
      <w:r w:rsidR="0058739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1</w:t>
      </w:r>
      <w:r w:rsidR="00587391">
        <w:rPr>
          <w:rFonts w:ascii="Times New Roman" w:hAnsi="Times New Roman" w:cs="Times New Roman"/>
          <w:b/>
          <w:sz w:val="20"/>
          <w:szCs w:val="20"/>
        </w:rPr>
        <w:fldChar w:fldCharType="end"/>
      </w:r>
      <w:bookmarkEnd w:id="173"/>
      <w:r w:rsidRPr="00EA520C">
        <w:rPr>
          <w:rFonts w:ascii="Times New Roman" w:hAnsi="Times New Roman" w:cs="Times New Roman"/>
          <w:b/>
          <w:sz w:val="20"/>
          <w:szCs w:val="20"/>
        </w:rPr>
        <w:t xml:space="preserve"> Hasil Identifikasi </w:t>
      </w:r>
      <w:r w:rsidRPr="00EA520C">
        <w:rPr>
          <w:rFonts w:ascii="Times New Roman" w:hAnsi="Times New Roman" w:cs="Times New Roman"/>
          <w:b/>
          <w:i/>
          <w:sz w:val="20"/>
          <w:szCs w:val="20"/>
        </w:rPr>
        <w:t>Malware</w:t>
      </w:r>
      <w:bookmarkEnd w:id="174"/>
      <w:bookmarkEnd w:id="175"/>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0"/>
        <w:gridCol w:w="5477"/>
      </w:tblGrid>
      <w:tr w:rsidR="00A65E63" w:rsidRPr="00180152" w14:paraId="18D065F6" w14:textId="77777777" w:rsidTr="0014245A">
        <w:tc>
          <w:tcPr>
            <w:tcW w:w="2547" w:type="dxa"/>
          </w:tcPr>
          <w:p w14:paraId="741D6E65" w14:textId="77777777" w:rsidR="00A65E63" w:rsidRPr="00E23067" w:rsidRDefault="00A65E63" w:rsidP="007A382B">
            <w:pPr>
              <w:spacing w:line="360" w:lineRule="auto"/>
              <w:jc w:val="both"/>
              <w:rPr>
                <w:b/>
                <w:noProof/>
              </w:rPr>
            </w:pPr>
            <w:r w:rsidRPr="00E23067">
              <w:rPr>
                <w:b/>
                <w:noProof/>
              </w:rPr>
              <w:t xml:space="preserve">Nama </w:t>
            </w:r>
            <w:r w:rsidRPr="00E23067">
              <w:rPr>
                <w:b/>
                <w:i/>
                <w:noProof/>
              </w:rPr>
              <w:t>malware</w:t>
            </w:r>
          </w:p>
        </w:tc>
        <w:tc>
          <w:tcPr>
            <w:tcW w:w="5665" w:type="dxa"/>
          </w:tcPr>
          <w:p w14:paraId="28211932" w14:textId="77777777" w:rsidR="00A65E63" w:rsidRPr="00180152" w:rsidRDefault="00A65E63" w:rsidP="007A382B">
            <w:pPr>
              <w:spacing w:line="360" w:lineRule="auto"/>
              <w:jc w:val="both"/>
              <w:rPr>
                <w:noProof/>
              </w:rPr>
            </w:pPr>
            <w:r w:rsidRPr="00180152">
              <w:rPr>
                <w:noProof/>
              </w:rPr>
              <w:t>Trojan dengan nama DustySky-22 berbasis Windows</w:t>
            </w:r>
          </w:p>
        </w:tc>
      </w:tr>
      <w:tr w:rsidR="00A65E63" w:rsidRPr="00180152" w14:paraId="5535B18F" w14:textId="77777777" w:rsidTr="0014245A">
        <w:tc>
          <w:tcPr>
            <w:tcW w:w="2547" w:type="dxa"/>
          </w:tcPr>
          <w:p w14:paraId="0DE45D32" w14:textId="77777777" w:rsidR="00A65E63" w:rsidRPr="00E23067" w:rsidRDefault="00A65E63" w:rsidP="007A382B">
            <w:pPr>
              <w:spacing w:line="360" w:lineRule="auto"/>
              <w:jc w:val="both"/>
              <w:rPr>
                <w:b/>
                <w:noProof/>
              </w:rPr>
            </w:pPr>
            <w:r w:rsidRPr="00E23067">
              <w:rPr>
                <w:b/>
                <w:noProof/>
              </w:rPr>
              <w:t>Tipe target</w:t>
            </w:r>
          </w:p>
        </w:tc>
        <w:tc>
          <w:tcPr>
            <w:tcW w:w="5665" w:type="dxa"/>
          </w:tcPr>
          <w:p w14:paraId="0CD7FDF1" w14:textId="77777777" w:rsidR="00A65E63" w:rsidRPr="00180152" w:rsidRDefault="00A65E63" w:rsidP="007A382B">
            <w:pPr>
              <w:spacing w:line="360" w:lineRule="auto"/>
              <w:jc w:val="both"/>
              <w:rPr>
                <w:i/>
                <w:noProof/>
              </w:rPr>
            </w:pPr>
            <w:r w:rsidRPr="00180152">
              <w:rPr>
                <w:i/>
                <w:noProof/>
              </w:rPr>
              <w:t>Portable Executable</w:t>
            </w:r>
          </w:p>
        </w:tc>
      </w:tr>
      <w:tr w:rsidR="00A65E63" w:rsidRPr="00180152" w14:paraId="2CA4EED3" w14:textId="77777777" w:rsidTr="0014245A">
        <w:tc>
          <w:tcPr>
            <w:tcW w:w="2547" w:type="dxa"/>
          </w:tcPr>
          <w:p w14:paraId="07E99ED5" w14:textId="77777777" w:rsidR="00A65E63" w:rsidRPr="00E23067" w:rsidRDefault="00A65E63" w:rsidP="007A382B">
            <w:pPr>
              <w:spacing w:line="360" w:lineRule="auto"/>
              <w:jc w:val="both"/>
              <w:rPr>
                <w:b/>
                <w:noProof/>
              </w:rPr>
            </w:pPr>
            <w:r w:rsidRPr="00E23067">
              <w:rPr>
                <w:b/>
                <w:noProof/>
              </w:rPr>
              <w:t xml:space="preserve">Jenis </w:t>
            </w:r>
            <w:r w:rsidRPr="00E23067">
              <w:rPr>
                <w:b/>
                <w:i/>
                <w:noProof/>
              </w:rPr>
              <w:t>offset</w:t>
            </w:r>
          </w:p>
        </w:tc>
        <w:tc>
          <w:tcPr>
            <w:tcW w:w="5665" w:type="dxa"/>
          </w:tcPr>
          <w:p w14:paraId="287F09BA" w14:textId="77777777" w:rsidR="00A65E63" w:rsidRPr="00180152" w:rsidRDefault="00A65E63" w:rsidP="007A382B">
            <w:pPr>
              <w:spacing w:line="360" w:lineRule="auto"/>
              <w:jc w:val="both"/>
              <w:rPr>
                <w:noProof/>
              </w:rPr>
            </w:pPr>
            <w:r w:rsidRPr="00180152">
              <w:rPr>
                <w:noProof/>
              </w:rPr>
              <w:t xml:space="preserve">Semua jenis </w:t>
            </w:r>
            <w:r w:rsidRPr="00180152">
              <w:rPr>
                <w:i/>
                <w:noProof/>
              </w:rPr>
              <w:t>offset</w:t>
            </w:r>
          </w:p>
        </w:tc>
      </w:tr>
      <w:tr w:rsidR="00A65E63" w:rsidRPr="00180152" w14:paraId="0AB2117B" w14:textId="77777777" w:rsidTr="0014245A">
        <w:tc>
          <w:tcPr>
            <w:tcW w:w="2547" w:type="dxa"/>
          </w:tcPr>
          <w:p w14:paraId="4E6AEEB7" w14:textId="77777777" w:rsidR="00A65E63" w:rsidRPr="00E23067" w:rsidRDefault="00A65E63" w:rsidP="007A382B">
            <w:pPr>
              <w:spacing w:line="360" w:lineRule="auto"/>
              <w:jc w:val="both"/>
              <w:rPr>
                <w:b/>
                <w:noProof/>
              </w:rPr>
            </w:pPr>
            <w:r w:rsidRPr="00E23067">
              <w:rPr>
                <w:b/>
                <w:i/>
                <w:noProof/>
              </w:rPr>
              <w:t>Signature</w:t>
            </w:r>
            <w:r w:rsidRPr="00E23067">
              <w:rPr>
                <w:b/>
                <w:noProof/>
              </w:rPr>
              <w:t xml:space="preserve"> heksadesimal</w:t>
            </w:r>
          </w:p>
        </w:tc>
        <w:tc>
          <w:tcPr>
            <w:tcW w:w="5665" w:type="dxa"/>
          </w:tcPr>
          <w:p w14:paraId="7754C90E" w14:textId="77777777" w:rsidR="00A65E63" w:rsidRPr="00180152" w:rsidRDefault="00A65E63" w:rsidP="007A382B">
            <w:pPr>
              <w:keepNext/>
              <w:spacing w:line="360" w:lineRule="auto"/>
              <w:jc w:val="both"/>
              <w:rPr>
                <w:noProof/>
              </w:rPr>
            </w:pPr>
            <w:r w:rsidRPr="00180152">
              <w:rPr>
                <w:noProof/>
              </w:rPr>
              <w:t>4175746f44656331396669782e657865</w:t>
            </w:r>
          </w:p>
        </w:tc>
      </w:tr>
    </w:tbl>
    <w:p w14:paraId="24E326D8" w14:textId="20AD6B36" w:rsidR="00A65E63" w:rsidRPr="007D1FF5" w:rsidRDefault="00A65E63" w:rsidP="008F3623">
      <w:pPr>
        <w:pStyle w:val="Heading2"/>
        <w:keepLines w:val="0"/>
        <w:numPr>
          <w:ilvl w:val="1"/>
          <w:numId w:val="9"/>
        </w:numPr>
        <w:spacing w:before="240" w:after="60" w:line="360" w:lineRule="auto"/>
        <w:jc w:val="both"/>
        <w:rPr>
          <w:rFonts w:ascii="Times New Roman" w:hAnsi="Times New Roman" w:cs="Times New Roman"/>
          <w:b/>
          <w:i/>
          <w:color w:val="auto"/>
          <w:sz w:val="24"/>
          <w:szCs w:val="24"/>
        </w:rPr>
      </w:pPr>
      <w:bookmarkStart w:id="177" w:name="_Toc519843258"/>
      <w:bookmarkStart w:id="178" w:name="_Toc519867571"/>
      <w:bookmarkStart w:id="179" w:name="_Toc522192774"/>
      <w:r w:rsidRPr="007D1FF5">
        <w:rPr>
          <w:rFonts w:ascii="Times New Roman" w:hAnsi="Times New Roman" w:cs="Times New Roman"/>
          <w:b/>
          <w:color w:val="auto"/>
          <w:sz w:val="24"/>
          <w:szCs w:val="24"/>
        </w:rPr>
        <w:t xml:space="preserve">Windows </w:t>
      </w:r>
      <w:r w:rsidRPr="007D1FF5">
        <w:rPr>
          <w:rFonts w:ascii="Times New Roman" w:hAnsi="Times New Roman" w:cs="Times New Roman"/>
          <w:b/>
          <w:i/>
          <w:color w:val="auto"/>
          <w:sz w:val="24"/>
          <w:szCs w:val="24"/>
        </w:rPr>
        <w:t>Custom</w:t>
      </w:r>
      <w:r w:rsidRPr="007D1FF5">
        <w:rPr>
          <w:rFonts w:ascii="Times New Roman" w:hAnsi="Times New Roman" w:cs="Times New Roman"/>
          <w:b/>
          <w:color w:val="auto"/>
          <w:sz w:val="24"/>
          <w:szCs w:val="24"/>
        </w:rPr>
        <w:t xml:space="preserve"> </w:t>
      </w:r>
      <w:r w:rsidRPr="007D1FF5">
        <w:rPr>
          <w:rFonts w:ascii="Times New Roman" w:hAnsi="Times New Roman" w:cs="Times New Roman"/>
          <w:b/>
          <w:i/>
          <w:color w:val="auto"/>
          <w:sz w:val="24"/>
          <w:szCs w:val="24"/>
        </w:rPr>
        <w:t>Debugger</w:t>
      </w:r>
      <w:bookmarkEnd w:id="177"/>
      <w:bookmarkEnd w:id="178"/>
      <w:bookmarkEnd w:id="179"/>
    </w:p>
    <w:p w14:paraId="488E1E5F" w14:textId="2A2DE5CB" w:rsidR="00A65E63" w:rsidRPr="00610384" w:rsidRDefault="00A65E63" w:rsidP="00A65E63">
      <w:pPr>
        <w:spacing w:after="240" w:line="360" w:lineRule="auto"/>
        <w:jc w:val="both"/>
        <w:rPr>
          <w:color w:val="FF0000"/>
          <w:sz w:val="24"/>
          <w:szCs w:val="24"/>
        </w:rPr>
      </w:pPr>
      <w:r w:rsidRPr="00610384">
        <w:rPr>
          <w:sz w:val="24"/>
          <w:szCs w:val="24"/>
        </w:rPr>
        <w:t xml:space="preserve">Pada analisis </w:t>
      </w:r>
      <w:r w:rsidRPr="00610384">
        <w:rPr>
          <w:i/>
          <w:iCs/>
          <w:sz w:val="24"/>
          <w:szCs w:val="24"/>
        </w:rPr>
        <w:t>custom debugger</w:t>
      </w:r>
      <w:r w:rsidRPr="00610384">
        <w:rPr>
          <w:sz w:val="24"/>
          <w:szCs w:val="24"/>
        </w:rPr>
        <w:t xml:space="preserve"> ini, peneliti mengembangkan </w:t>
      </w:r>
      <w:r w:rsidRPr="00610384">
        <w:rPr>
          <w:i/>
          <w:iCs/>
          <w:sz w:val="24"/>
          <w:szCs w:val="24"/>
        </w:rPr>
        <w:t>custom debugger</w:t>
      </w:r>
      <w:r w:rsidRPr="00610384">
        <w:rPr>
          <w:sz w:val="24"/>
          <w:szCs w:val="24"/>
        </w:rPr>
        <w:t xml:space="preserve"> untuk men-</w:t>
      </w:r>
      <w:r w:rsidRPr="00610384">
        <w:rPr>
          <w:i/>
          <w:iCs/>
          <w:sz w:val="24"/>
          <w:szCs w:val="24"/>
        </w:rPr>
        <w:t>debug</w:t>
      </w:r>
      <w:r w:rsidRPr="00610384">
        <w:rPr>
          <w:sz w:val="24"/>
          <w:szCs w:val="24"/>
        </w:rPr>
        <w:t xml:space="preserve"> </w:t>
      </w:r>
      <w:r w:rsidRPr="00610384">
        <w:rPr>
          <w:i/>
          <w:iCs/>
          <w:sz w:val="24"/>
          <w:szCs w:val="24"/>
        </w:rPr>
        <w:t>file executable</w:t>
      </w:r>
      <w:r w:rsidRPr="00610384">
        <w:rPr>
          <w:sz w:val="24"/>
          <w:szCs w:val="24"/>
        </w:rPr>
        <w:t xml:space="preserve"> yang akan memeriksa apakah </w:t>
      </w:r>
      <w:r w:rsidRPr="00610384">
        <w:rPr>
          <w:i/>
          <w:iCs/>
          <w:sz w:val="24"/>
          <w:szCs w:val="24"/>
        </w:rPr>
        <w:t>file</w:t>
      </w:r>
      <w:r w:rsidRPr="00610384">
        <w:rPr>
          <w:sz w:val="24"/>
          <w:szCs w:val="24"/>
        </w:rPr>
        <w:t xml:space="preserve"> tersebut mengandung </w:t>
      </w:r>
      <w:r w:rsidRPr="00610384">
        <w:rPr>
          <w:i/>
          <w:iCs/>
          <w:sz w:val="24"/>
          <w:szCs w:val="24"/>
        </w:rPr>
        <w:t>malware</w:t>
      </w:r>
      <w:r w:rsidRPr="00610384">
        <w:rPr>
          <w:sz w:val="24"/>
          <w:szCs w:val="24"/>
        </w:rPr>
        <w:t xml:space="preserve"> atau tidak. Dalam pembuatan </w:t>
      </w:r>
      <w:r w:rsidRPr="00610384">
        <w:rPr>
          <w:i/>
          <w:iCs/>
          <w:sz w:val="24"/>
          <w:szCs w:val="24"/>
        </w:rPr>
        <w:t>custom debugger</w:t>
      </w:r>
      <w:r w:rsidRPr="00610384">
        <w:rPr>
          <w:sz w:val="24"/>
          <w:szCs w:val="24"/>
        </w:rPr>
        <w:t xml:space="preserve"> ini, peneliti mengimplementasikan kode Python yang ada pada buku “Gray Hat Python” dengan penulis Justin Seitz. Windows</w:t>
      </w:r>
      <w:r w:rsidRPr="00610384">
        <w:rPr>
          <w:i/>
          <w:iCs/>
          <w:sz w:val="24"/>
          <w:szCs w:val="24"/>
        </w:rPr>
        <w:t xml:space="preserve"> custom debugger</w:t>
      </w:r>
      <w:r w:rsidRPr="00610384">
        <w:rPr>
          <w:sz w:val="24"/>
          <w:szCs w:val="24"/>
        </w:rPr>
        <w:t xml:space="preserve"> yang dikembangkan oleh Justin Seitz merupakan adaptasi dari Immunity Debugger </w:t>
      </w:r>
      <w:sdt>
        <w:sdtPr>
          <w:rPr>
            <w:sz w:val="24"/>
            <w:szCs w:val="24"/>
          </w:rPr>
          <w:id w:val="-1553918020"/>
          <w:citation/>
        </w:sdtPr>
        <w:sdtEndPr/>
        <w:sdtContent>
          <w:r w:rsidRPr="00610384">
            <w:rPr>
              <w:sz w:val="24"/>
              <w:szCs w:val="24"/>
            </w:rPr>
            <w:fldChar w:fldCharType="begin"/>
          </w:r>
          <w:r w:rsidR="00693FEC">
            <w:rPr>
              <w:sz w:val="24"/>
              <w:szCs w:val="24"/>
              <w:lang w:val="en-GB"/>
            </w:rPr>
            <w:instrText xml:space="preserve">CITATION Sei09 \l 2057 </w:instrText>
          </w:r>
          <w:r w:rsidRPr="00610384">
            <w:rPr>
              <w:sz w:val="24"/>
              <w:szCs w:val="24"/>
            </w:rPr>
            <w:fldChar w:fldCharType="separate"/>
          </w:r>
          <w:r w:rsidR="00693FEC" w:rsidRPr="00693FEC">
            <w:rPr>
              <w:noProof/>
              <w:sz w:val="24"/>
              <w:szCs w:val="24"/>
              <w:lang w:val="en-GB"/>
            </w:rPr>
            <w:t>[3]</w:t>
          </w:r>
          <w:r w:rsidRPr="00610384">
            <w:rPr>
              <w:sz w:val="24"/>
              <w:szCs w:val="24"/>
            </w:rPr>
            <w:fldChar w:fldCharType="end"/>
          </w:r>
        </w:sdtContent>
      </w:sdt>
      <w:r w:rsidRPr="00610384">
        <w:rPr>
          <w:sz w:val="24"/>
          <w:szCs w:val="24"/>
        </w:rPr>
        <w:t>. Peneliti akan meng-</w:t>
      </w:r>
      <w:r w:rsidRPr="00610384">
        <w:rPr>
          <w:i/>
          <w:iCs/>
          <w:sz w:val="24"/>
          <w:szCs w:val="24"/>
        </w:rPr>
        <w:t xml:space="preserve">extend </w:t>
      </w:r>
      <w:r w:rsidRPr="00610384">
        <w:rPr>
          <w:i/>
          <w:iCs/>
          <w:sz w:val="24"/>
          <w:szCs w:val="24"/>
        </w:rPr>
        <w:lastRenderedPageBreak/>
        <w:t>debugger</w:t>
      </w:r>
      <w:r w:rsidRPr="00610384">
        <w:rPr>
          <w:sz w:val="24"/>
          <w:szCs w:val="24"/>
        </w:rPr>
        <w:t xml:space="preserve"> yang dikembangkan oleh Justin Seitz untuk melakukan </w:t>
      </w:r>
      <w:r w:rsidRPr="00610384">
        <w:rPr>
          <w:i/>
          <w:iCs/>
          <w:sz w:val="24"/>
          <w:szCs w:val="24"/>
        </w:rPr>
        <w:t>scan</w:t>
      </w:r>
      <w:r w:rsidRPr="00610384">
        <w:rPr>
          <w:sz w:val="24"/>
          <w:szCs w:val="24"/>
        </w:rPr>
        <w:t xml:space="preserve"> memori proses yang sedang berjalan untuk mengidentifikasi apakah perangkat lunak tersebut jahat atau tidak.</w:t>
      </w:r>
    </w:p>
    <w:p w14:paraId="0F300F03" w14:textId="77777777" w:rsidR="00A65E63" w:rsidRPr="00610384" w:rsidRDefault="00A65E63" w:rsidP="00A65E63">
      <w:pPr>
        <w:spacing w:after="240" w:line="360" w:lineRule="auto"/>
        <w:jc w:val="both"/>
        <w:rPr>
          <w:sz w:val="24"/>
          <w:szCs w:val="24"/>
        </w:rPr>
      </w:pPr>
      <w:r w:rsidRPr="00610384">
        <w:rPr>
          <w:sz w:val="24"/>
          <w:szCs w:val="24"/>
        </w:rPr>
        <w:t xml:space="preserve">Sistem </w:t>
      </w:r>
      <w:r w:rsidRPr="00610384">
        <w:rPr>
          <w:i/>
          <w:iCs/>
          <w:sz w:val="24"/>
          <w:szCs w:val="24"/>
        </w:rPr>
        <w:t>custom debugger</w:t>
      </w:r>
      <w:r w:rsidRPr="00610384">
        <w:rPr>
          <w:sz w:val="24"/>
          <w:szCs w:val="24"/>
        </w:rPr>
        <w:t xml:space="preserve"> akan menggunakan</w:t>
      </w:r>
      <w:r w:rsidRPr="00610384">
        <w:rPr>
          <w:i/>
          <w:iCs/>
          <w:sz w:val="24"/>
          <w:szCs w:val="24"/>
        </w:rPr>
        <w:t xml:space="preserve"> file executable </w:t>
      </w:r>
      <w:r w:rsidRPr="00610384">
        <w:rPr>
          <w:sz w:val="24"/>
          <w:szCs w:val="24"/>
        </w:rPr>
        <w:t>sebagai obyek yang akan diperiksa</w:t>
      </w:r>
      <w:r w:rsidRPr="00610384">
        <w:rPr>
          <w:i/>
          <w:iCs/>
          <w:sz w:val="24"/>
          <w:szCs w:val="24"/>
        </w:rPr>
        <w:t xml:space="preserve">. </w:t>
      </w:r>
      <w:r w:rsidRPr="00610384">
        <w:rPr>
          <w:sz w:val="24"/>
          <w:szCs w:val="24"/>
        </w:rPr>
        <w:t>Kemudian</w:t>
      </w:r>
      <w:r w:rsidRPr="00610384">
        <w:rPr>
          <w:i/>
          <w:iCs/>
          <w:sz w:val="24"/>
          <w:szCs w:val="24"/>
        </w:rPr>
        <w:t xml:space="preserve"> file executable</w:t>
      </w:r>
      <w:r w:rsidRPr="00610384">
        <w:rPr>
          <w:sz w:val="24"/>
          <w:szCs w:val="24"/>
        </w:rPr>
        <w:t xml:space="preserve"> akan di-</w:t>
      </w:r>
      <w:r w:rsidRPr="00610384">
        <w:rPr>
          <w:i/>
          <w:iCs/>
          <w:sz w:val="24"/>
          <w:szCs w:val="24"/>
        </w:rPr>
        <w:t>debug</w:t>
      </w:r>
      <w:r w:rsidRPr="00610384">
        <w:rPr>
          <w:sz w:val="24"/>
          <w:szCs w:val="24"/>
        </w:rPr>
        <w:t xml:space="preserve"> untuk membuka semua data yang ada pada </w:t>
      </w:r>
      <w:r w:rsidRPr="00610384">
        <w:rPr>
          <w:i/>
          <w:iCs/>
          <w:sz w:val="24"/>
          <w:szCs w:val="24"/>
        </w:rPr>
        <w:t>file</w:t>
      </w:r>
      <w:r w:rsidRPr="00610384">
        <w:rPr>
          <w:sz w:val="24"/>
          <w:szCs w:val="24"/>
        </w:rPr>
        <w:t xml:space="preserve"> tersebut sehingga isi memori dapat diakses. </w:t>
      </w:r>
      <w:r w:rsidRPr="00610384">
        <w:rPr>
          <w:i/>
          <w:iCs/>
          <w:sz w:val="24"/>
          <w:szCs w:val="24"/>
        </w:rPr>
        <w:t>Custom debugger</w:t>
      </w:r>
      <w:r w:rsidRPr="00610384">
        <w:rPr>
          <w:sz w:val="24"/>
          <w:szCs w:val="24"/>
        </w:rPr>
        <w:t xml:space="preserve"> mampu membuka </w:t>
      </w:r>
      <w:r w:rsidRPr="00610384">
        <w:rPr>
          <w:i/>
          <w:iCs/>
          <w:sz w:val="24"/>
          <w:szCs w:val="24"/>
        </w:rPr>
        <w:t>file executable</w:t>
      </w:r>
      <w:r w:rsidRPr="00610384">
        <w:rPr>
          <w:sz w:val="24"/>
          <w:szCs w:val="24"/>
        </w:rPr>
        <w:t xml:space="preserve">, menjalankannya atau menyisipkannya ke dalam proses yang berjalan. </w:t>
      </w:r>
      <w:r w:rsidRPr="00610384">
        <w:rPr>
          <w:i/>
          <w:iCs/>
          <w:sz w:val="24"/>
          <w:szCs w:val="24"/>
        </w:rPr>
        <w:t xml:space="preserve">Custom debugger </w:t>
      </w:r>
      <w:r w:rsidRPr="00610384">
        <w:rPr>
          <w:sz w:val="24"/>
          <w:szCs w:val="24"/>
        </w:rPr>
        <w:t xml:space="preserve">yang dibangun menggunakan Windows </w:t>
      </w:r>
      <w:r w:rsidRPr="00610384">
        <w:rPr>
          <w:i/>
          <w:iCs/>
          <w:sz w:val="24"/>
          <w:szCs w:val="24"/>
        </w:rPr>
        <w:t>debugging</w:t>
      </w:r>
      <w:r w:rsidRPr="00610384">
        <w:rPr>
          <w:sz w:val="24"/>
          <w:szCs w:val="24"/>
        </w:rPr>
        <w:t xml:space="preserve"> API, yang menyediakan fungsi untuk mengembangkan </w:t>
      </w:r>
      <w:r w:rsidRPr="00610384">
        <w:rPr>
          <w:i/>
          <w:iCs/>
          <w:sz w:val="24"/>
          <w:szCs w:val="24"/>
        </w:rPr>
        <w:t>debugger</w:t>
      </w:r>
      <w:r w:rsidRPr="00610384">
        <w:rPr>
          <w:sz w:val="24"/>
          <w:szCs w:val="24"/>
        </w:rPr>
        <w:t>.</w:t>
      </w:r>
    </w:p>
    <w:p w14:paraId="41BC9A2A" w14:textId="77777777" w:rsidR="00A65E63" w:rsidRPr="00610384" w:rsidRDefault="00A65E63" w:rsidP="00A65E63">
      <w:pPr>
        <w:spacing w:after="240" w:line="360" w:lineRule="auto"/>
        <w:jc w:val="both"/>
        <w:rPr>
          <w:sz w:val="24"/>
          <w:szCs w:val="24"/>
        </w:rPr>
      </w:pPr>
      <w:r w:rsidRPr="00610384">
        <w:rPr>
          <w:sz w:val="24"/>
          <w:szCs w:val="24"/>
        </w:rPr>
        <w:t xml:space="preserve">Pada awalnya, disediakan proses untuk mengakses </w:t>
      </w:r>
      <w:r w:rsidRPr="00610384">
        <w:rPr>
          <w:i/>
          <w:iCs/>
          <w:sz w:val="24"/>
          <w:szCs w:val="24"/>
        </w:rPr>
        <w:t>file</w:t>
      </w:r>
      <w:r w:rsidRPr="00610384">
        <w:rPr>
          <w:sz w:val="24"/>
          <w:szCs w:val="24"/>
        </w:rPr>
        <w:t xml:space="preserve"> </w:t>
      </w:r>
      <w:r w:rsidRPr="00610384">
        <w:rPr>
          <w:i/>
          <w:iCs/>
          <w:sz w:val="24"/>
          <w:szCs w:val="24"/>
        </w:rPr>
        <w:t>executable</w:t>
      </w:r>
      <w:r w:rsidRPr="00610384">
        <w:rPr>
          <w:sz w:val="24"/>
          <w:szCs w:val="24"/>
        </w:rPr>
        <w:t xml:space="preserve">. Ada 2 cara yang digunakan yaitu </w:t>
      </w:r>
      <w:r w:rsidRPr="00610384">
        <w:rPr>
          <w:i/>
          <w:iCs/>
          <w:sz w:val="24"/>
          <w:szCs w:val="24"/>
        </w:rPr>
        <w:t>open process</w:t>
      </w:r>
      <w:r w:rsidRPr="00610384">
        <w:rPr>
          <w:sz w:val="24"/>
          <w:szCs w:val="24"/>
        </w:rPr>
        <w:t xml:space="preserve"> dan </w:t>
      </w:r>
      <w:r w:rsidRPr="00610384">
        <w:rPr>
          <w:i/>
          <w:iCs/>
          <w:sz w:val="24"/>
          <w:szCs w:val="24"/>
        </w:rPr>
        <w:t>attach process</w:t>
      </w:r>
      <w:r w:rsidRPr="00610384">
        <w:rPr>
          <w:sz w:val="24"/>
          <w:szCs w:val="24"/>
        </w:rPr>
        <w:t xml:space="preserve">. Cara pertama dilakukan dengan memberikan kontrol penuh terhadap proses sebelum kode program dijalankan. Metode </w:t>
      </w:r>
      <w:r w:rsidRPr="00610384">
        <w:rPr>
          <w:i/>
          <w:iCs/>
          <w:sz w:val="24"/>
          <w:szCs w:val="24"/>
        </w:rPr>
        <w:t>open proces</w:t>
      </w:r>
      <w:r w:rsidRPr="00610384">
        <w:rPr>
          <w:sz w:val="24"/>
          <w:szCs w:val="24"/>
        </w:rPr>
        <w:t xml:space="preserve">s dilakukan dengan menjalankan </w:t>
      </w:r>
      <w:r w:rsidRPr="00610384">
        <w:rPr>
          <w:i/>
          <w:iCs/>
          <w:sz w:val="24"/>
          <w:szCs w:val="24"/>
        </w:rPr>
        <w:t>executable</w:t>
      </w:r>
      <w:r w:rsidRPr="00610384">
        <w:rPr>
          <w:sz w:val="24"/>
          <w:szCs w:val="24"/>
        </w:rPr>
        <w:t xml:space="preserve"> dari </w:t>
      </w:r>
      <w:r w:rsidRPr="00610384">
        <w:rPr>
          <w:i/>
          <w:iCs/>
          <w:sz w:val="24"/>
          <w:szCs w:val="24"/>
        </w:rPr>
        <w:t>debugger</w:t>
      </w:r>
      <w:r w:rsidRPr="00610384">
        <w:rPr>
          <w:sz w:val="24"/>
          <w:szCs w:val="24"/>
        </w:rPr>
        <w:t xml:space="preserve"> secara langsung. Untuk membuat proses, sistem akan memanggil fungsi </w:t>
      </w:r>
      <w:proofErr w:type="gramStart"/>
      <w:r w:rsidRPr="00610384">
        <w:rPr>
          <w:rFonts w:ascii="Courier New" w:hAnsi="Courier New" w:cs="Courier New"/>
          <w:sz w:val="24"/>
          <w:szCs w:val="24"/>
        </w:rPr>
        <w:t>CreateProcess(</w:t>
      </w:r>
      <w:proofErr w:type="gramEnd"/>
      <w:r w:rsidRPr="00610384">
        <w:rPr>
          <w:rFonts w:ascii="Courier New" w:hAnsi="Courier New" w:cs="Courier New"/>
          <w:sz w:val="24"/>
          <w:szCs w:val="24"/>
        </w:rPr>
        <w:t>)</w:t>
      </w:r>
      <w:r w:rsidRPr="00610384">
        <w:rPr>
          <w:sz w:val="24"/>
          <w:szCs w:val="24"/>
        </w:rPr>
        <w:t xml:space="preserve">. Setelah membuat proses, peneliti menginput </w:t>
      </w:r>
      <w:r w:rsidRPr="00C81A9F">
        <w:rPr>
          <w:i/>
          <w:sz w:val="24"/>
          <w:szCs w:val="24"/>
        </w:rPr>
        <w:t>path</w:t>
      </w:r>
      <w:r w:rsidRPr="00610384">
        <w:rPr>
          <w:sz w:val="24"/>
          <w:szCs w:val="24"/>
        </w:rPr>
        <w:t xml:space="preserve"> </w:t>
      </w:r>
      <w:r w:rsidRPr="00610384">
        <w:rPr>
          <w:i/>
          <w:iCs/>
          <w:sz w:val="24"/>
          <w:szCs w:val="24"/>
        </w:rPr>
        <w:t>file executable</w:t>
      </w:r>
      <w:r w:rsidRPr="00610384">
        <w:rPr>
          <w:sz w:val="24"/>
          <w:szCs w:val="24"/>
        </w:rPr>
        <w:t xml:space="preserve"> tersebut. Proses sudah dapat mengakses </w:t>
      </w:r>
      <w:r w:rsidRPr="00610384">
        <w:rPr>
          <w:i/>
          <w:iCs/>
          <w:sz w:val="24"/>
          <w:szCs w:val="24"/>
        </w:rPr>
        <w:t>file executable</w:t>
      </w:r>
      <w:r w:rsidRPr="00610384">
        <w:rPr>
          <w:sz w:val="24"/>
          <w:szCs w:val="24"/>
        </w:rPr>
        <w:t xml:space="preserve">. Cara kedua dilakukan dengan menghentikan proses sementara lalu mengambil program yang akan dianalisa. Dalam hal ini sistem akan memanggil fungsi </w:t>
      </w:r>
      <w:proofErr w:type="gramStart"/>
      <w:r w:rsidRPr="00610384">
        <w:rPr>
          <w:rFonts w:ascii="Courier New" w:hAnsi="Courier New" w:cs="Courier New"/>
          <w:sz w:val="24"/>
          <w:szCs w:val="24"/>
        </w:rPr>
        <w:t>OpenProcess(</w:t>
      </w:r>
      <w:proofErr w:type="gramEnd"/>
      <w:r w:rsidRPr="00610384">
        <w:rPr>
          <w:rFonts w:ascii="Courier New" w:hAnsi="Courier New" w:cs="Courier New"/>
          <w:sz w:val="24"/>
          <w:szCs w:val="24"/>
        </w:rPr>
        <w:t>)</w:t>
      </w:r>
      <w:r w:rsidRPr="00610384">
        <w:rPr>
          <w:sz w:val="24"/>
          <w:szCs w:val="24"/>
        </w:rPr>
        <w:t xml:space="preserve"> agar dapat mengakses proses sebelum men-</w:t>
      </w:r>
      <w:r w:rsidRPr="00610384">
        <w:rPr>
          <w:i/>
          <w:iCs/>
          <w:sz w:val="24"/>
          <w:szCs w:val="24"/>
        </w:rPr>
        <w:t>debug</w:t>
      </w:r>
      <w:r w:rsidRPr="00610384">
        <w:rPr>
          <w:sz w:val="24"/>
          <w:szCs w:val="24"/>
        </w:rPr>
        <w:t xml:space="preserve"> </w:t>
      </w:r>
      <w:r w:rsidRPr="00610384">
        <w:rPr>
          <w:i/>
          <w:iCs/>
          <w:sz w:val="24"/>
          <w:szCs w:val="24"/>
        </w:rPr>
        <w:t>executable</w:t>
      </w:r>
      <w:r w:rsidRPr="00610384">
        <w:rPr>
          <w:sz w:val="24"/>
          <w:szCs w:val="24"/>
        </w:rPr>
        <w:t xml:space="preserve">. Pada cara kedua, peneliti menyisipkan PID dari </w:t>
      </w:r>
      <w:r w:rsidRPr="00610384">
        <w:rPr>
          <w:i/>
          <w:iCs/>
          <w:sz w:val="24"/>
          <w:szCs w:val="24"/>
        </w:rPr>
        <w:t>file executable</w:t>
      </w:r>
      <w:r w:rsidRPr="00610384">
        <w:rPr>
          <w:sz w:val="24"/>
          <w:szCs w:val="24"/>
        </w:rPr>
        <w:t xml:space="preserve">, contoh obyek </w:t>
      </w:r>
      <w:r w:rsidRPr="00610384">
        <w:rPr>
          <w:i/>
          <w:sz w:val="24"/>
          <w:szCs w:val="24"/>
        </w:rPr>
        <w:t>file</w:t>
      </w:r>
      <w:r w:rsidRPr="00610384">
        <w:rPr>
          <w:sz w:val="24"/>
          <w:szCs w:val="24"/>
        </w:rPr>
        <w:t xml:space="preserve"> yang dianalisis yaitu calc.exe. </w:t>
      </w:r>
      <w:r w:rsidRPr="00610384">
        <w:rPr>
          <w:i/>
          <w:sz w:val="24"/>
          <w:szCs w:val="24"/>
        </w:rPr>
        <w:t>File</w:t>
      </w:r>
      <w:r w:rsidRPr="00610384">
        <w:rPr>
          <w:sz w:val="24"/>
          <w:szCs w:val="24"/>
        </w:rPr>
        <w:t xml:space="preserve"> tersebut di jalankan secara manual, lalu PID proses nya akan diperoleh dari informasi yang diakses melalui </w:t>
      </w:r>
      <w:r w:rsidRPr="00610384">
        <w:rPr>
          <w:i/>
          <w:iCs/>
          <w:sz w:val="24"/>
          <w:szCs w:val="24"/>
        </w:rPr>
        <w:t>task manager</w:t>
      </w:r>
      <w:r w:rsidRPr="00610384">
        <w:rPr>
          <w:sz w:val="24"/>
          <w:szCs w:val="24"/>
        </w:rPr>
        <w:t xml:space="preserve">. PID tersebut akan dianalisis programnya dengan mengakses dan menganalisis isi memorinya. </w:t>
      </w:r>
      <w:r w:rsidRPr="00610384">
        <w:rPr>
          <w:i/>
          <w:iCs/>
          <w:sz w:val="24"/>
          <w:szCs w:val="24"/>
        </w:rPr>
        <w:t>Class debugger</w:t>
      </w:r>
      <w:r w:rsidRPr="00610384">
        <w:rPr>
          <w:sz w:val="24"/>
          <w:szCs w:val="24"/>
        </w:rPr>
        <w:t xml:space="preserve"> pada sistem ini disediakan oleh kernel32 yang merupakan </w:t>
      </w:r>
      <w:r w:rsidRPr="00610384">
        <w:rPr>
          <w:i/>
          <w:iCs/>
          <w:sz w:val="24"/>
          <w:szCs w:val="24"/>
        </w:rPr>
        <w:t>library</w:t>
      </w:r>
      <w:r w:rsidRPr="00610384">
        <w:rPr>
          <w:sz w:val="24"/>
          <w:szCs w:val="24"/>
        </w:rPr>
        <w:t xml:space="preserve"> Windows yang sudah ada.</w:t>
      </w:r>
    </w:p>
    <w:p w14:paraId="7B73204F" w14:textId="77777777" w:rsidR="00A65E63" w:rsidRPr="00610384" w:rsidRDefault="00A65E63" w:rsidP="00A65E63">
      <w:pPr>
        <w:spacing w:after="240" w:line="360" w:lineRule="auto"/>
        <w:jc w:val="both"/>
        <w:rPr>
          <w:sz w:val="24"/>
          <w:szCs w:val="24"/>
        </w:rPr>
      </w:pPr>
      <w:r w:rsidRPr="00610384">
        <w:rPr>
          <w:sz w:val="24"/>
          <w:szCs w:val="24"/>
        </w:rPr>
        <w:t xml:space="preserve">Namun pada </w:t>
      </w:r>
      <w:r w:rsidRPr="00610384">
        <w:rPr>
          <w:i/>
          <w:iCs/>
          <w:sz w:val="24"/>
          <w:szCs w:val="24"/>
        </w:rPr>
        <w:t>custom debugger</w:t>
      </w:r>
      <w:r w:rsidRPr="00610384">
        <w:rPr>
          <w:sz w:val="24"/>
          <w:szCs w:val="24"/>
        </w:rPr>
        <w:t xml:space="preserve"> ini cara untuk mendapatkan </w:t>
      </w:r>
      <w:r w:rsidRPr="00610384">
        <w:rPr>
          <w:i/>
          <w:iCs/>
          <w:sz w:val="24"/>
          <w:szCs w:val="24"/>
        </w:rPr>
        <w:t>alamat text section</w:t>
      </w:r>
      <w:r w:rsidRPr="00610384">
        <w:rPr>
          <w:sz w:val="24"/>
          <w:szCs w:val="24"/>
        </w:rPr>
        <w:t xml:space="preserve"> yang baik adalah dengan cara pertama yaitu </w:t>
      </w:r>
      <w:r w:rsidRPr="00610384">
        <w:rPr>
          <w:i/>
          <w:iCs/>
          <w:sz w:val="24"/>
          <w:szCs w:val="24"/>
        </w:rPr>
        <w:t>open process</w:t>
      </w:r>
      <w:r w:rsidRPr="00610384">
        <w:rPr>
          <w:sz w:val="24"/>
          <w:szCs w:val="24"/>
        </w:rPr>
        <w:t xml:space="preserve">. </w:t>
      </w:r>
      <w:r w:rsidRPr="00610384">
        <w:rPr>
          <w:i/>
          <w:iCs/>
          <w:sz w:val="24"/>
          <w:szCs w:val="24"/>
        </w:rPr>
        <w:t>Open process</w:t>
      </w:r>
      <w:r w:rsidRPr="00610384">
        <w:rPr>
          <w:sz w:val="24"/>
          <w:szCs w:val="24"/>
        </w:rPr>
        <w:t xml:space="preserve"> mampu menghentikan instruksi sementara setelah program dijalankan sehingga alamat dari </w:t>
      </w:r>
      <w:r w:rsidRPr="00610384">
        <w:rPr>
          <w:i/>
          <w:iCs/>
          <w:sz w:val="24"/>
          <w:szCs w:val="24"/>
        </w:rPr>
        <w:t>text section</w:t>
      </w:r>
      <w:r w:rsidRPr="00610384">
        <w:rPr>
          <w:sz w:val="24"/>
          <w:szCs w:val="24"/>
        </w:rPr>
        <w:t xml:space="preserve"> dapat diperoleh. Sedangkan cara kedua alamat </w:t>
      </w:r>
      <w:r w:rsidRPr="00610384">
        <w:rPr>
          <w:i/>
          <w:iCs/>
          <w:sz w:val="24"/>
          <w:szCs w:val="24"/>
        </w:rPr>
        <w:t>text section</w:t>
      </w:r>
      <w:r w:rsidRPr="00610384">
        <w:rPr>
          <w:sz w:val="24"/>
          <w:szCs w:val="24"/>
        </w:rPr>
        <w:t xml:space="preserve"> sulit </w:t>
      </w:r>
      <w:r w:rsidRPr="00610384">
        <w:rPr>
          <w:sz w:val="24"/>
          <w:szCs w:val="24"/>
        </w:rPr>
        <w:lastRenderedPageBreak/>
        <w:t xml:space="preserve">ditemukan oleh </w:t>
      </w:r>
      <w:r w:rsidRPr="00610384">
        <w:rPr>
          <w:i/>
          <w:iCs/>
          <w:sz w:val="24"/>
          <w:szCs w:val="24"/>
        </w:rPr>
        <w:t>custom debugger</w:t>
      </w:r>
      <w:r w:rsidRPr="00610384">
        <w:rPr>
          <w:sz w:val="24"/>
          <w:szCs w:val="24"/>
        </w:rPr>
        <w:t xml:space="preserve"> dikarenakan program telah berjalan sehingga tidak diketahui tepatnya dimana alamat yang akan diteliti.</w:t>
      </w:r>
    </w:p>
    <w:p w14:paraId="0AAB7BDA" w14:textId="77777777" w:rsidR="00A65E63" w:rsidRPr="00610384" w:rsidRDefault="00A65E63" w:rsidP="00A65E63">
      <w:pPr>
        <w:spacing w:line="360" w:lineRule="auto"/>
        <w:jc w:val="both"/>
        <w:rPr>
          <w:sz w:val="24"/>
          <w:szCs w:val="24"/>
        </w:rPr>
      </w:pPr>
      <w:r w:rsidRPr="00610384">
        <w:rPr>
          <w:sz w:val="24"/>
          <w:szCs w:val="24"/>
        </w:rPr>
        <w:t xml:space="preserve">Ada beberapa fungsi </w:t>
      </w:r>
      <w:r w:rsidRPr="00610384">
        <w:rPr>
          <w:i/>
          <w:sz w:val="24"/>
          <w:szCs w:val="24"/>
        </w:rPr>
        <w:t>custom debugger</w:t>
      </w:r>
      <w:r w:rsidRPr="00610384">
        <w:rPr>
          <w:sz w:val="24"/>
          <w:szCs w:val="24"/>
        </w:rPr>
        <w:t xml:space="preserve"> yang kami gunakan dan ada juga fungsi pada </w:t>
      </w:r>
      <w:r w:rsidRPr="00610384">
        <w:rPr>
          <w:i/>
          <w:sz w:val="24"/>
          <w:szCs w:val="24"/>
        </w:rPr>
        <w:t>custom debugger</w:t>
      </w:r>
      <w:r w:rsidRPr="00610384">
        <w:rPr>
          <w:sz w:val="24"/>
          <w:szCs w:val="24"/>
        </w:rPr>
        <w:t xml:space="preserve"> yang kami modifikasi sesuai dengan kebutuhan penelitian ini. Fungsi – fungsi tersebut dapat dilihat pada kode program dibawah ini.</w:t>
      </w:r>
    </w:p>
    <w:p w14:paraId="6FBB0520" w14:textId="3D9C285A" w:rsidR="00A65E63" w:rsidRPr="00610384" w:rsidRDefault="00A65E63" w:rsidP="008F3623">
      <w:pPr>
        <w:pStyle w:val="ListParagraph"/>
        <w:numPr>
          <w:ilvl w:val="0"/>
          <w:numId w:val="14"/>
        </w:numPr>
        <w:spacing w:after="240" w:line="360" w:lineRule="auto"/>
        <w:ind w:left="426" w:hanging="426"/>
        <w:jc w:val="both"/>
        <w:rPr>
          <w:b w:val="0"/>
          <w:szCs w:val="24"/>
        </w:rPr>
      </w:pPr>
      <w:r w:rsidRPr="00610384">
        <w:rPr>
          <w:b w:val="0"/>
          <w:szCs w:val="24"/>
        </w:rPr>
        <w:t xml:space="preserve">Fungsi </w:t>
      </w:r>
      <w:r w:rsidRPr="00610384">
        <w:rPr>
          <w:b w:val="0"/>
          <w:i/>
          <w:szCs w:val="24"/>
        </w:rPr>
        <w:t>load</w:t>
      </w:r>
      <w:r w:rsidRPr="00610384">
        <w:rPr>
          <w:b w:val="0"/>
          <w:szCs w:val="24"/>
        </w:rPr>
        <w:t xml:space="preserve"> yang digunakan untuk mengakses </w:t>
      </w:r>
      <w:r w:rsidRPr="00610384">
        <w:rPr>
          <w:b w:val="0"/>
          <w:i/>
          <w:szCs w:val="24"/>
        </w:rPr>
        <w:t>file executable</w:t>
      </w:r>
      <w:r w:rsidRPr="00610384">
        <w:rPr>
          <w:b w:val="0"/>
          <w:szCs w:val="24"/>
        </w:rPr>
        <w:t xml:space="preserve"> yang akan diperiksa. Fungsi ini menggunakan fungsi kernel32 yaitu </w:t>
      </w:r>
      <w:proofErr w:type="gramStart"/>
      <w:r w:rsidRPr="00610384">
        <w:rPr>
          <w:rFonts w:ascii="Courier New" w:hAnsi="Courier New" w:cs="Courier New"/>
          <w:b w:val="0"/>
          <w:szCs w:val="24"/>
        </w:rPr>
        <w:t>createProcess(</w:t>
      </w:r>
      <w:proofErr w:type="gramEnd"/>
      <w:r w:rsidRPr="00610384">
        <w:rPr>
          <w:rFonts w:ascii="Courier New" w:hAnsi="Courier New" w:cs="Courier New"/>
          <w:b w:val="0"/>
          <w:szCs w:val="24"/>
        </w:rPr>
        <w:t>)</w:t>
      </w:r>
      <w:r w:rsidRPr="00610384">
        <w:rPr>
          <w:b w:val="0"/>
          <w:szCs w:val="24"/>
        </w:rPr>
        <w:t xml:space="preserve">. Kode program pada fungsi ini, dapat dilihat pada </w:t>
      </w:r>
      <w:r w:rsidRPr="00610384">
        <w:rPr>
          <w:b w:val="0"/>
          <w:szCs w:val="24"/>
        </w:rPr>
        <w:fldChar w:fldCharType="begin"/>
      </w:r>
      <w:r w:rsidRPr="00610384">
        <w:rPr>
          <w:b w:val="0"/>
          <w:szCs w:val="24"/>
        </w:rPr>
        <w:instrText xml:space="preserve"> REF _Ref519845839 \h  \* MERGEFORMAT </w:instrText>
      </w:r>
      <w:r w:rsidRPr="00610384">
        <w:rPr>
          <w:b w:val="0"/>
          <w:szCs w:val="24"/>
        </w:rPr>
      </w:r>
      <w:r w:rsidRPr="00610384">
        <w:rPr>
          <w:b w:val="0"/>
          <w:szCs w:val="24"/>
        </w:rPr>
        <w:fldChar w:fldCharType="separate"/>
      </w:r>
      <w:r w:rsidR="00EC7493" w:rsidRPr="00EC7493">
        <w:rPr>
          <w:b w:val="0"/>
          <w:szCs w:val="24"/>
        </w:rPr>
        <w:t xml:space="preserve">Gambar </w:t>
      </w:r>
      <w:r w:rsidR="00EC7493" w:rsidRPr="00EC7493">
        <w:rPr>
          <w:b w:val="0"/>
          <w:noProof/>
          <w:szCs w:val="24"/>
        </w:rPr>
        <w:t>3.2</w:t>
      </w:r>
      <w:r w:rsidRPr="00610384">
        <w:rPr>
          <w:b w:val="0"/>
          <w:szCs w:val="24"/>
        </w:rPr>
        <w:fldChar w:fldCharType="end"/>
      </w:r>
      <w:r w:rsidRPr="00610384">
        <w:rPr>
          <w:b w:val="0"/>
          <w:szCs w:val="24"/>
        </w:rPr>
        <w:t>.</w:t>
      </w:r>
    </w:p>
    <w:p w14:paraId="74C09FE5" w14:textId="77777777" w:rsidR="00A65E63" w:rsidRPr="00610384" w:rsidRDefault="00A65E63" w:rsidP="00A65E63">
      <w:pPr>
        <w:pStyle w:val="ListParagraph"/>
        <w:keepNext/>
        <w:spacing w:after="240" w:line="360" w:lineRule="auto"/>
        <w:jc w:val="both"/>
        <w:rPr>
          <w:b w:val="0"/>
          <w:szCs w:val="24"/>
        </w:rPr>
      </w:pPr>
      <w:r w:rsidRPr="00610384">
        <w:rPr>
          <w:b w:val="0"/>
          <w:noProof/>
          <w:szCs w:val="24"/>
          <w:lang w:val="en-US"/>
        </w:rPr>
        <w:drawing>
          <wp:inline distT="0" distB="0" distL="0" distR="0" wp14:anchorId="029CF1B8" wp14:editId="500CB06B">
            <wp:extent cx="4886325" cy="3581400"/>
            <wp:effectExtent l="0" t="0" r="9525" b="0"/>
            <wp:docPr id="196" name="Picture 19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stretch>
                      <a:fillRect/>
                    </a:stretch>
                  </pic:blipFill>
                  <pic:spPr>
                    <a:xfrm>
                      <a:off x="0" y="0"/>
                      <a:ext cx="4886325" cy="3581400"/>
                    </a:xfrm>
                    <a:prstGeom prst="rect">
                      <a:avLst/>
                    </a:prstGeom>
                  </pic:spPr>
                </pic:pic>
              </a:graphicData>
            </a:graphic>
          </wp:inline>
        </w:drawing>
      </w:r>
    </w:p>
    <w:p w14:paraId="1CC31D63" w14:textId="2CD2A6EF" w:rsidR="00A65E63" w:rsidRPr="00EA520C" w:rsidRDefault="00A65E63" w:rsidP="00A65E63">
      <w:pPr>
        <w:pStyle w:val="Caption"/>
        <w:jc w:val="center"/>
        <w:rPr>
          <w:b/>
          <w:i w:val="0"/>
          <w:sz w:val="20"/>
          <w:szCs w:val="20"/>
        </w:rPr>
      </w:pPr>
      <w:bookmarkStart w:id="180" w:name="_Ref519845839"/>
      <w:bookmarkStart w:id="181" w:name="_Toc519843439"/>
      <w:bookmarkStart w:id="182" w:name="_Toc519869741"/>
      <w:bookmarkStart w:id="183" w:name="_Toc522079698"/>
      <w:r w:rsidRPr="00EA520C">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3</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2</w:t>
      </w:r>
      <w:r w:rsidR="00517711">
        <w:rPr>
          <w:b/>
          <w:i w:val="0"/>
          <w:color w:val="auto"/>
          <w:sz w:val="20"/>
          <w:szCs w:val="20"/>
        </w:rPr>
        <w:fldChar w:fldCharType="end"/>
      </w:r>
      <w:bookmarkEnd w:id="180"/>
      <w:r w:rsidRPr="00EA520C">
        <w:rPr>
          <w:b/>
          <w:i w:val="0"/>
          <w:color w:val="auto"/>
          <w:sz w:val="20"/>
          <w:szCs w:val="20"/>
        </w:rPr>
        <w:t xml:space="preserve"> Kode Program </w:t>
      </w:r>
      <w:r w:rsidRPr="00EA520C">
        <w:rPr>
          <w:b/>
          <w:color w:val="auto"/>
          <w:sz w:val="20"/>
          <w:szCs w:val="20"/>
        </w:rPr>
        <w:t>Load Custom Debugger</w:t>
      </w:r>
      <w:bookmarkEnd w:id="181"/>
      <w:bookmarkEnd w:id="182"/>
      <w:bookmarkEnd w:id="183"/>
    </w:p>
    <w:p w14:paraId="044B28EC" w14:textId="284E8EE7" w:rsidR="00A65E63" w:rsidRPr="00610384" w:rsidRDefault="00A65E63" w:rsidP="008F3623">
      <w:pPr>
        <w:pStyle w:val="ListParagraph"/>
        <w:numPr>
          <w:ilvl w:val="0"/>
          <w:numId w:val="14"/>
        </w:numPr>
        <w:spacing w:line="360" w:lineRule="auto"/>
        <w:ind w:left="426" w:hanging="426"/>
        <w:rPr>
          <w:b w:val="0"/>
          <w:szCs w:val="24"/>
        </w:rPr>
      </w:pPr>
      <w:r w:rsidRPr="00610384">
        <w:rPr>
          <w:b w:val="0"/>
          <w:szCs w:val="24"/>
        </w:rPr>
        <w:t xml:space="preserve">Fungsi yang digunakan untuk mendefenisikan variable-variabel yang digunakan pada </w:t>
      </w:r>
      <w:r w:rsidRPr="00610384">
        <w:rPr>
          <w:b w:val="0"/>
          <w:i/>
          <w:szCs w:val="24"/>
        </w:rPr>
        <w:t>custom debugger</w:t>
      </w:r>
      <w:r w:rsidRPr="00610384">
        <w:rPr>
          <w:b w:val="0"/>
          <w:szCs w:val="24"/>
        </w:rPr>
        <w:t xml:space="preserve"> adalah</w:t>
      </w:r>
      <w:r w:rsidRPr="00610384">
        <w:rPr>
          <w:rFonts w:ascii="Courier New" w:hAnsi="Courier New" w:cs="Courier New"/>
          <w:b w:val="0"/>
          <w:szCs w:val="24"/>
        </w:rPr>
        <w:t xml:space="preserve"> _init_</w:t>
      </w:r>
      <w:r w:rsidRPr="00610384">
        <w:rPr>
          <w:b w:val="0"/>
          <w:szCs w:val="24"/>
        </w:rPr>
        <w:t xml:space="preserve">. Kode program untuk fungsi ini dapat dilihat pada </w:t>
      </w:r>
      <w:r w:rsidRPr="00610384">
        <w:rPr>
          <w:b w:val="0"/>
          <w:szCs w:val="24"/>
        </w:rPr>
        <w:fldChar w:fldCharType="begin"/>
      </w:r>
      <w:r w:rsidRPr="00610384">
        <w:rPr>
          <w:b w:val="0"/>
          <w:szCs w:val="24"/>
        </w:rPr>
        <w:instrText xml:space="preserve"> REF _Ref519845870 \h  \* MERGEFORMAT </w:instrText>
      </w:r>
      <w:r w:rsidRPr="00610384">
        <w:rPr>
          <w:b w:val="0"/>
          <w:szCs w:val="24"/>
        </w:rPr>
      </w:r>
      <w:r w:rsidRPr="00610384">
        <w:rPr>
          <w:b w:val="0"/>
          <w:szCs w:val="24"/>
        </w:rPr>
        <w:fldChar w:fldCharType="separate"/>
      </w:r>
      <w:r w:rsidR="00EC7493" w:rsidRPr="00EC7493">
        <w:rPr>
          <w:b w:val="0"/>
          <w:szCs w:val="24"/>
        </w:rPr>
        <w:t xml:space="preserve">Gambar </w:t>
      </w:r>
      <w:r w:rsidR="00EC7493" w:rsidRPr="00EC7493">
        <w:rPr>
          <w:b w:val="0"/>
          <w:noProof/>
          <w:szCs w:val="24"/>
        </w:rPr>
        <w:t>3.3</w:t>
      </w:r>
      <w:r w:rsidRPr="00610384">
        <w:rPr>
          <w:b w:val="0"/>
          <w:szCs w:val="24"/>
        </w:rPr>
        <w:fldChar w:fldCharType="end"/>
      </w:r>
      <w:r w:rsidR="00B7431C" w:rsidRPr="00610384">
        <w:rPr>
          <w:b w:val="0"/>
          <w:szCs w:val="24"/>
        </w:rPr>
        <w:t xml:space="preserve"> dihalaman berikutnya</w:t>
      </w:r>
      <w:r w:rsidRPr="00610384">
        <w:rPr>
          <w:b w:val="0"/>
          <w:szCs w:val="24"/>
        </w:rPr>
        <w:t>.</w:t>
      </w:r>
    </w:p>
    <w:p w14:paraId="526DA3ED" w14:textId="77777777" w:rsidR="00A65E63" w:rsidRPr="00610384" w:rsidRDefault="00A65E63" w:rsidP="00A65E63">
      <w:pPr>
        <w:pStyle w:val="ListParagraph"/>
        <w:keepNext/>
        <w:jc w:val="center"/>
        <w:rPr>
          <w:b w:val="0"/>
          <w:szCs w:val="24"/>
        </w:rPr>
      </w:pPr>
      <w:r w:rsidRPr="00610384">
        <w:rPr>
          <w:b w:val="0"/>
          <w:noProof/>
          <w:szCs w:val="24"/>
          <w:lang w:val="en-US"/>
        </w:rPr>
        <w:lastRenderedPageBreak/>
        <w:drawing>
          <wp:inline distT="0" distB="0" distL="0" distR="0" wp14:anchorId="2BC673AA" wp14:editId="11D8DA22">
            <wp:extent cx="3209925" cy="2590800"/>
            <wp:effectExtent l="0" t="0" r="9525" b="0"/>
            <wp:docPr id="197" name="Picture 19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stretch>
                      <a:fillRect/>
                    </a:stretch>
                  </pic:blipFill>
                  <pic:spPr>
                    <a:xfrm>
                      <a:off x="0" y="0"/>
                      <a:ext cx="3209925" cy="2590800"/>
                    </a:xfrm>
                    <a:prstGeom prst="rect">
                      <a:avLst/>
                    </a:prstGeom>
                  </pic:spPr>
                </pic:pic>
              </a:graphicData>
            </a:graphic>
          </wp:inline>
        </w:drawing>
      </w:r>
    </w:p>
    <w:p w14:paraId="53368BCB" w14:textId="62C8F598" w:rsidR="00A65E63" w:rsidRPr="00EA520C" w:rsidRDefault="00A65E63" w:rsidP="00A65E63">
      <w:pPr>
        <w:pStyle w:val="Caption"/>
        <w:jc w:val="center"/>
        <w:rPr>
          <w:b/>
          <w:i w:val="0"/>
          <w:sz w:val="20"/>
          <w:szCs w:val="20"/>
        </w:rPr>
      </w:pPr>
      <w:bookmarkStart w:id="184" w:name="_Ref519845870"/>
      <w:bookmarkStart w:id="185" w:name="_Toc519843440"/>
      <w:bookmarkStart w:id="186" w:name="_Toc519869742"/>
      <w:bookmarkStart w:id="187" w:name="_Toc522079699"/>
      <w:r w:rsidRPr="00EA520C">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3</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3</w:t>
      </w:r>
      <w:r w:rsidR="00517711">
        <w:rPr>
          <w:b/>
          <w:i w:val="0"/>
          <w:color w:val="auto"/>
          <w:sz w:val="20"/>
          <w:szCs w:val="20"/>
        </w:rPr>
        <w:fldChar w:fldCharType="end"/>
      </w:r>
      <w:bookmarkEnd w:id="184"/>
      <w:r w:rsidRPr="00EA520C">
        <w:rPr>
          <w:b/>
          <w:i w:val="0"/>
          <w:color w:val="auto"/>
          <w:sz w:val="20"/>
          <w:szCs w:val="20"/>
        </w:rPr>
        <w:t xml:space="preserve"> Kode </w:t>
      </w:r>
      <w:r w:rsidR="000476CC" w:rsidRPr="00EA520C">
        <w:rPr>
          <w:b/>
          <w:i w:val="0"/>
          <w:color w:val="auto"/>
          <w:sz w:val="20"/>
          <w:szCs w:val="20"/>
        </w:rPr>
        <w:t>P</w:t>
      </w:r>
      <w:r w:rsidRPr="00EA520C">
        <w:rPr>
          <w:b/>
          <w:i w:val="0"/>
          <w:color w:val="auto"/>
          <w:sz w:val="20"/>
          <w:szCs w:val="20"/>
        </w:rPr>
        <w:t xml:space="preserve">rogram </w:t>
      </w:r>
      <w:r w:rsidR="000476CC" w:rsidRPr="00EA520C">
        <w:rPr>
          <w:b/>
          <w:i w:val="0"/>
          <w:color w:val="auto"/>
          <w:sz w:val="20"/>
          <w:szCs w:val="20"/>
        </w:rPr>
        <w:t>I</w:t>
      </w:r>
      <w:r w:rsidRPr="00EA520C">
        <w:rPr>
          <w:b/>
          <w:i w:val="0"/>
          <w:color w:val="auto"/>
          <w:sz w:val="20"/>
          <w:szCs w:val="20"/>
        </w:rPr>
        <w:t xml:space="preserve">nisialisasi </w:t>
      </w:r>
      <w:r w:rsidR="000476CC" w:rsidRPr="00EA520C">
        <w:rPr>
          <w:b/>
          <w:color w:val="auto"/>
          <w:sz w:val="20"/>
          <w:szCs w:val="20"/>
        </w:rPr>
        <w:t>V</w:t>
      </w:r>
      <w:r w:rsidRPr="00EA520C">
        <w:rPr>
          <w:b/>
          <w:color w:val="auto"/>
          <w:sz w:val="20"/>
          <w:szCs w:val="20"/>
        </w:rPr>
        <w:t>ariable</w:t>
      </w:r>
      <w:bookmarkEnd w:id="185"/>
      <w:bookmarkEnd w:id="186"/>
      <w:bookmarkEnd w:id="187"/>
    </w:p>
    <w:p w14:paraId="6E9DDCA2" w14:textId="268D90E0" w:rsidR="00A65E63" w:rsidRPr="00610384" w:rsidRDefault="00A65E63" w:rsidP="008F3623">
      <w:pPr>
        <w:pStyle w:val="ListParagraph"/>
        <w:numPr>
          <w:ilvl w:val="0"/>
          <w:numId w:val="14"/>
        </w:numPr>
        <w:spacing w:line="360" w:lineRule="auto"/>
        <w:ind w:left="426" w:hanging="426"/>
        <w:jc w:val="both"/>
        <w:rPr>
          <w:b w:val="0"/>
          <w:szCs w:val="24"/>
        </w:rPr>
      </w:pPr>
      <w:r w:rsidRPr="00610384">
        <w:rPr>
          <w:b w:val="0"/>
          <w:szCs w:val="24"/>
        </w:rPr>
        <w:t xml:space="preserve">Fungsi </w:t>
      </w:r>
      <w:r w:rsidRPr="001B4985">
        <w:rPr>
          <w:rFonts w:ascii="Courier New" w:hAnsi="Courier New" w:cs="Courier New"/>
          <w:b w:val="0"/>
          <w:szCs w:val="24"/>
        </w:rPr>
        <w:t>open_</w:t>
      </w:r>
      <w:proofErr w:type="gramStart"/>
      <w:r w:rsidRPr="001B4985">
        <w:rPr>
          <w:rFonts w:ascii="Courier New" w:hAnsi="Courier New" w:cs="Courier New"/>
          <w:b w:val="0"/>
          <w:szCs w:val="24"/>
        </w:rPr>
        <w:t>process</w:t>
      </w:r>
      <w:r w:rsidR="001B4985" w:rsidRPr="001B4985">
        <w:rPr>
          <w:rFonts w:ascii="Courier New" w:hAnsi="Courier New" w:cs="Courier New"/>
          <w:b w:val="0"/>
          <w:szCs w:val="24"/>
        </w:rPr>
        <w:t>(</w:t>
      </w:r>
      <w:proofErr w:type="gramEnd"/>
      <w:r w:rsidR="001B4985" w:rsidRPr="001B4985">
        <w:rPr>
          <w:rFonts w:ascii="Courier New" w:hAnsi="Courier New" w:cs="Courier New"/>
          <w:b w:val="0"/>
          <w:szCs w:val="24"/>
        </w:rPr>
        <w:t>)</w:t>
      </w:r>
      <w:r w:rsidRPr="00610384">
        <w:rPr>
          <w:b w:val="0"/>
          <w:szCs w:val="24"/>
        </w:rPr>
        <w:t xml:space="preserve"> dengan parameter </w:t>
      </w:r>
      <w:r w:rsidRPr="00610384">
        <w:rPr>
          <w:b w:val="0"/>
          <w:i/>
          <w:szCs w:val="24"/>
        </w:rPr>
        <w:t>self</w:t>
      </w:r>
      <w:r w:rsidRPr="00610384">
        <w:rPr>
          <w:b w:val="0"/>
          <w:szCs w:val="24"/>
        </w:rPr>
        <w:t xml:space="preserve"> dan pid. Fungsi ini digunakan untuk mengakses proses sebelum men-</w:t>
      </w:r>
      <w:r w:rsidRPr="00610384">
        <w:rPr>
          <w:b w:val="0"/>
          <w:i/>
          <w:szCs w:val="24"/>
        </w:rPr>
        <w:t>debug</w:t>
      </w:r>
      <w:r w:rsidRPr="00610384">
        <w:rPr>
          <w:b w:val="0"/>
          <w:szCs w:val="24"/>
        </w:rPr>
        <w:t xml:space="preserve"> </w:t>
      </w:r>
      <w:r w:rsidRPr="00610384">
        <w:rPr>
          <w:b w:val="0"/>
          <w:i/>
          <w:szCs w:val="24"/>
        </w:rPr>
        <w:t>executable</w:t>
      </w:r>
      <w:r w:rsidRPr="00610384">
        <w:rPr>
          <w:b w:val="0"/>
          <w:szCs w:val="24"/>
        </w:rPr>
        <w:t xml:space="preserve">. Kode program pada fungsi ini, dapat dilihat pada </w:t>
      </w:r>
      <w:r w:rsidRPr="00610384">
        <w:rPr>
          <w:b w:val="0"/>
          <w:szCs w:val="24"/>
        </w:rPr>
        <w:fldChar w:fldCharType="begin"/>
      </w:r>
      <w:r w:rsidRPr="00610384">
        <w:rPr>
          <w:b w:val="0"/>
          <w:szCs w:val="24"/>
        </w:rPr>
        <w:instrText xml:space="preserve"> REF _Ref519841501 \h  \* MERGEFORMAT </w:instrText>
      </w:r>
      <w:r w:rsidRPr="00610384">
        <w:rPr>
          <w:b w:val="0"/>
          <w:szCs w:val="24"/>
        </w:rPr>
      </w:r>
      <w:r w:rsidRPr="00610384">
        <w:rPr>
          <w:b w:val="0"/>
          <w:szCs w:val="24"/>
        </w:rPr>
        <w:fldChar w:fldCharType="separate"/>
      </w:r>
      <w:r w:rsidR="00EC7493" w:rsidRPr="00EC7493">
        <w:rPr>
          <w:rFonts w:cs="Times New Roman"/>
          <w:b w:val="0"/>
          <w:szCs w:val="24"/>
        </w:rPr>
        <w:t xml:space="preserve">Gambar </w:t>
      </w:r>
      <w:r w:rsidR="00EC7493" w:rsidRPr="00EC7493">
        <w:rPr>
          <w:rFonts w:cs="Times New Roman"/>
          <w:b w:val="0"/>
          <w:noProof/>
          <w:szCs w:val="24"/>
        </w:rPr>
        <w:t>3.4</w:t>
      </w:r>
      <w:r w:rsidRPr="00610384">
        <w:rPr>
          <w:b w:val="0"/>
          <w:szCs w:val="24"/>
        </w:rPr>
        <w:fldChar w:fldCharType="end"/>
      </w:r>
      <w:r w:rsidRPr="00610384">
        <w:rPr>
          <w:b w:val="0"/>
          <w:szCs w:val="24"/>
        </w:rPr>
        <w:t>.</w:t>
      </w:r>
    </w:p>
    <w:p w14:paraId="392636A7" w14:textId="77777777" w:rsidR="00A65E63" w:rsidRPr="00610384" w:rsidRDefault="00A65E63" w:rsidP="00A65E63">
      <w:pPr>
        <w:pStyle w:val="ListParagraph"/>
        <w:keepNext/>
        <w:rPr>
          <w:b w:val="0"/>
          <w:szCs w:val="24"/>
        </w:rPr>
      </w:pPr>
      <w:r w:rsidRPr="00610384">
        <w:rPr>
          <w:b w:val="0"/>
          <w:noProof/>
          <w:szCs w:val="24"/>
          <w:lang w:val="en-US"/>
        </w:rPr>
        <w:drawing>
          <wp:inline distT="0" distB="0" distL="0" distR="0" wp14:anchorId="56613988" wp14:editId="4734F4FC">
            <wp:extent cx="4305300" cy="70485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a:stretch>
                      <a:fillRect/>
                    </a:stretch>
                  </pic:blipFill>
                  <pic:spPr>
                    <a:xfrm>
                      <a:off x="0" y="0"/>
                      <a:ext cx="4305300" cy="704850"/>
                    </a:xfrm>
                    <a:prstGeom prst="rect">
                      <a:avLst/>
                    </a:prstGeom>
                  </pic:spPr>
                </pic:pic>
              </a:graphicData>
            </a:graphic>
          </wp:inline>
        </w:drawing>
      </w:r>
    </w:p>
    <w:p w14:paraId="0A0B6BA1" w14:textId="0EC61A6D" w:rsidR="00A65E63" w:rsidRPr="00EA520C" w:rsidRDefault="00A65E63" w:rsidP="00A65E63">
      <w:pPr>
        <w:pStyle w:val="Heading"/>
        <w:jc w:val="center"/>
        <w:rPr>
          <w:b/>
          <w:sz w:val="20"/>
          <w:szCs w:val="20"/>
        </w:rPr>
      </w:pPr>
      <w:bookmarkStart w:id="188" w:name="_Ref519841501"/>
      <w:bookmarkStart w:id="189" w:name="_Toc519843441"/>
      <w:bookmarkStart w:id="190" w:name="_Toc519869743"/>
      <w:bookmarkStart w:id="191" w:name="_Toc522079700"/>
      <w:r w:rsidRPr="00EA520C">
        <w:rPr>
          <w:rFonts w:ascii="Times New Roman" w:hAnsi="Times New Roman" w:cs="Times New Roman"/>
          <w:b/>
          <w:sz w:val="20"/>
          <w:szCs w:val="20"/>
        </w:rPr>
        <w:t xml:space="preserve">Gambar </w:t>
      </w:r>
      <w:r w:rsidR="00517711">
        <w:rPr>
          <w:rFonts w:ascii="Times New Roman" w:hAnsi="Times New Roman" w:cs="Times New Roman"/>
          <w:b/>
          <w:sz w:val="20"/>
          <w:szCs w:val="20"/>
        </w:rPr>
        <w:fldChar w:fldCharType="begin"/>
      </w:r>
      <w:r w:rsidR="00517711">
        <w:rPr>
          <w:rFonts w:ascii="Times New Roman" w:hAnsi="Times New Roman" w:cs="Times New Roman"/>
          <w:b/>
          <w:sz w:val="20"/>
          <w:szCs w:val="20"/>
        </w:rPr>
        <w:instrText xml:space="preserve"> STYLEREF 1 \s </w:instrText>
      </w:r>
      <w:r w:rsidR="0051771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3</w:t>
      </w:r>
      <w:r w:rsidR="00517711">
        <w:rPr>
          <w:rFonts w:ascii="Times New Roman" w:hAnsi="Times New Roman" w:cs="Times New Roman"/>
          <w:b/>
          <w:sz w:val="20"/>
          <w:szCs w:val="20"/>
        </w:rPr>
        <w:fldChar w:fldCharType="end"/>
      </w:r>
      <w:r w:rsidR="00517711">
        <w:rPr>
          <w:rFonts w:ascii="Times New Roman" w:hAnsi="Times New Roman" w:cs="Times New Roman"/>
          <w:b/>
          <w:sz w:val="20"/>
          <w:szCs w:val="20"/>
        </w:rPr>
        <w:t>.</w:t>
      </w:r>
      <w:r w:rsidR="00517711">
        <w:rPr>
          <w:rFonts w:ascii="Times New Roman" w:hAnsi="Times New Roman" w:cs="Times New Roman"/>
          <w:b/>
          <w:sz w:val="20"/>
          <w:szCs w:val="20"/>
        </w:rPr>
        <w:fldChar w:fldCharType="begin"/>
      </w:r>
      <w:r w:rsidR="00517711">
        <w:rPr>
          <w:rFonts w:ascii="Times New Roman" w:hAnsi="Times New Roman" w:cs="Times New Roman"/>
          <w:b/>
          <w:sz w:val="20"/>
          <w:szCs w:val="20"/>
        </w:rPr>
        <w:instrText xml:space="preserve"> SEQ Gambar \* ARABIC \s 1 </w:instrText>
      </w:r>
      <w:r w:rsidR="0051771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4</w:t>
      </w:r>
      <w:r w:rsidR="00517711">
        <w:rPr>
          <w:rFonts w:ascii="Times New Roman" w:hAnsi="Times New Roman" w:cs="Times New Roman"/>
          <w:b/>
          <w:sz w:val="20"/>
          <w:szCs w:val="20"/>
        </w:rPr>
        <w:fldChar w:fldCharType="end"/>
      </w:r>
      <w:bookmarkEnd w:id="188"/>
      <w:r w:rsidRPr="00EA520C">
        <w:rPr>
          <w:rFonts w:ascii="Times New Roman" w:hAnsi="Times New Roman" w:cs="Times New Roman"/>
          <w:b/>
          <w:sz w:val="20"/>
          <w:szCs w:val="20"/>
        </w:rPr>
        <w:t xml:space="preserve"> Kode Program </w:t>
      </w:r>
      <w:r w:rsidRPr="00EA520C">
        <w:rPr>
          <w:rFonts w:ascii="Times New Roman" w:hAnsi="Times New Roman" w:cs="Times New Roman"/>
          <w:b/>
          <w:bCs/>
          <w:sz w:val="20"/>
          <w:szCs w:val="20"/>
        </w:rPr>
        <w:t>Open_Process</w:t>
      </w:r>
      <w:r w:rsidRPr="00EA520C">
        <w:rPr>
          <w:rFonts w:ascii="Times New Roman" w:hAnsi="Times New Roman" w:cs="Times New Roman"/>
          <w:b/>
          <w:bCs/>
          <w:i/>
          <w:sz w:val="20"/>
          <w:szCs w:val="20"/>
        </w:rPr>
        <w:t xml:space="preserve"> Custom Debugger</w:t>
      </w:r>
      <w:bookmarkEnd w:id="189"/>
      <w:bookmarkEnd w:id="190"/>
      <w:bookmarkEnd w:id="191"/>
    </w:p>
    <w:p w14:paraId="732CB37C" w14:textId="0D1B1474" w:rsidR="00A65E63" w:rsidRPr="00610384" w:rsidRDefault="000476CC" w:rsidP="008F3623">
      <w:pPr>
        <w:pStyle w:val="ListParagraph"/>
        <w:numPr>
          <w:ilvl w:val="0"/>
          <w:numId w:val="14"/>
        </w:numPr>
        <w:spacing w:line="360" w:lineRule="auto"/>
        <w:ind w:left="426"/>
        <w:jc w:val="both"/>
        <w:rPr>
          <w:b w:val="0"/>
          <w:szCs w:val="24"/>
        </w:rPr>
      </w:pPr>
      <w:r w:rsidRPr="00610384">
        <w:rPr>
          <w:b w:val="0"/>
          <w:noProof/>
          <w:szCs w:val="24"/>
          <w:lang w:val="en-US"/>
        </w:rPr>
        <w:drawing>
          <wp:anchor distT="0" distB="0" distL="114300" distR="114300" simplePos="0" relativeHeight="251542016" behindDoc="0" locked="0" layoutInCell="1" allowOverlap="1" wp14:anchorId="0491FB5B" wp14:editId="55A74EF2">
            <wp:simplePos x="0" y="0"/>
            <wp:positionH relativeFrom="column">
              <wp:posOffset>1477541</wp:posOffset>
            </wp:positionH>
            <wp:positionV relativeFrom="paragraph">
              <wp:posOffset>553085</wp:posOffset>
            </wp:positionV>
            <wp:extent cx="2905125" cy="600075"/>
            <wp:effectExtent l="0" t="0" r="9525" b="9525"/>
            <wp:wrapTopAndBottom/>
            <wp:docPr id="199" name="Picture 19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a:extLst>
                        <a:ext uri="{28A0092B-C50C-407E-A947-70E740481C1C}">
                          <a14:useLocalDpi xmlns:a14="http://schemas.microsoft.com/office/drawing/2010/main" val="0"/>
                        </a:ext>
                      </a:extLst>
                    </a:blip>
                    <a:stretch>
                      <a:fillRect/>
                    </a:stretch>
                  </pic:blipFill>
                  <pic:spPr>
                    <a:xfrm>
                      <a:off x="0" y="0"/>
                      <a:ext cx="2905125" cy="600075"/>
                    </a:xfrm>
                    <a:prstGeom prst="rect">
                      <a:avLst/>
                    </a:prstGeom>
                  </pic:spPr>
                </pic:pic>
              </a:graphicData>
            </a:graphic>
          </wp:anchor>
        </w:drawing>
      </w:r>
      <w:r w:rsidR="00A65E63" w:rsidRPr="00610384">
        <w:rPr>
          <w:b w:val="0"/>
          <w:szCs w:val="24"/>
        </w:rPr>
        <w:t xml:space="preserve">Fungsi </w:t>
      </w:r>
      <w:proofErr w:type="gramStart"/>
      <w:r w:rsidR="00A65E63" w:rsidRPr="00610384">
        <w:rPr>
          <w:rFonts w:ascii="Courier New" w:hAnsi="Courier New" w:cs="Courier New"/>
          <w:b w:val="0"/>
          <w:szCs w:val="24"/>
        </w:rPr>
        <w:t>run</w:t>
      </w:r>
      <w:r w:rsidRPr="00610384">
        <w:rPr>
          <w:rFonts w:ascii="Courier New" w:hAnsi="Courier New" w:cs="Courier New"/>
          <w:b w:val="0"/>
          <w:szCs w:val="24"/>
        </w:rPr>
        <w:t>(</w:t>
      </w:r>
      <w:proofErr w:type="gramEnd"/>
      <w:r w:rsidRPr="00610384">
        <w:rPr>
          <w:rFonts w:ascii="Courier New" w:hAnsi="Courier New" w:cs="Courier New"/>
          <w:b w:val="0"/>
          <w:szCs w:val="24"/>
        </w:rPr>
        <w:t>)</w:t>
      </w:r>
      <w:r w:rsidR="00A65E63" w:rsidRPr="00610384">
        <w:rPr>
          <w:b w:val="0"/>
          <w:szCs w:val="24"/>
        </w:rPr>
        <w:t xml:space="preserve"> yang digunakan untuk mengeksekusi kode program pada </w:t>
      </w:r>
      <w:r w:rsidR="00A65E63" w:rsidRPr="00610384">
        <w:rPr>
          <w:b w:val="0"/>
          <w:i/>
          <w:szCs w:val="24"/>
        </w:rPr>
        <w:t>debugger</w:t>
      </w:r>
      <w:r w:rsidR="00A65E63" w:rsidRPr="00610384">
        <w:rPr>
          <w:b w:val="0"/>
          <w:szCs w:val="24"/>
        </w:rPr>
        <w:t xml:space="preserve">. Kode program pada fungsi ini dapat dilihat pada </w:t>
      </w:r>
      <w:r w:rsidR="00A65E63" w:rsidRPr="00610384">
        <w:rPr>
          <w:b w:val="0"/>
          <w:szCs w:val="24"/>
        </w:rPr>
        <w:fldChar w:fldCharType="begin"/>
      </w:r>
      <w:r w:rsidR="00A65E63" w:rsidRPr="00610384">
        <w:rPr>
          <w:b w:val="0"/>
          <w:szCs w:val="24"/>
        </w:rPr>
        <w:instrText xml:space="preserve"> REF _Ref519841512 \h  \* MERGEFORMAT </w:instrText>
      </w:r>
      <w:r w:rsidR="00A65E63" w:rsidRPr="00610384">
        <w:rPr>
          <w:b w:val="0"/>
          <w:szCs w:val="24"/>
        </w:rPr>
      </w:r>
      <w:r w:rsidR="00A65E63" w:rsidRPr="00610384">
        <w:rPr>
          <w:b w:val="0"/>
          <w:szCs w:val="24"/>
        </w:rPr>
        <w:fldChar w:fldCharType="separate"/>
      </w:r>
      <w:r w:rsidR="00EC7493" w:rsidRPr="00EC7493">
        <w:rPr>
          <w:rFonts w:cs="Times New Roman"/>
          <w:b w:val="0"/>
          <w:szCs w:val="24"/>
        </w:rPr>
        <w:t xml:space="preserve">Gambar </w:t>
      </w:r>
      <w:r w:rsidR="00EC7493" w:rsidRPr="00EC7493">
        <w:rPr>
          <w:rFonts w:cs="Times New Roman"/>
          <w:b w:val="0"/>
          <w:noProof/>
          <w:szCs w:val="24"/>
        </w:rPr>
        <w:t>3.5</w:t>
      </w:r>
      <w:r w:rsidR="00A65E63" w:rsidRPr="00610384">
        <w:rPr>
          <w:b w:val="0"/>
          <w:szCs w:val="24"/>
        </w:rPr>
        <w:fldChar w:fldCharType="end"/>
      </w:r>
      <w:r w:rsidR="00A65E63" w:rsidRPr="00610384">
        <w:rPr>
          <w:b w:val="0"/>
          <w:szCs w:val="24"/>
        </w:rPr>
        <w:t>.</w:t>
      </w:r>
    </w:p>
    <w:p w14:paraId="2143511F" w14:textId="7EDABD02" w:rsidR="00A65E63" w:rsidRPr="00EA520C" w:rsidRDefault="00A65E63" w:rsidP="00A65E63">
      <w:pPr>
        <w:pStyle w:val="Heading"/>
        <w:jc w:val="center"/>
        <w:rPr>
          <w:b/>
          <w:sz w:val="20"/>
          <w:szCs w:val="20"/>
        </w:rPr>
      </w:pPr>
      <w:bookmarkStart w:id="192" w:name="_Ref519841512"/>
      <w:bookmarkStart w:id="193" w:name="_Toc519843442"/>
      <w:bookmarkStart w:id="194" w:name="_Toc519869744"/>
      <w:bookmarkStart w:id="195" w:name="_Toc522079701"/>
      <w:r w:rsidRPr="00EA520C">
        <w:rPr>
          <w:rFonts w:ascii="Times New Roman" w:hAnsi="Times New Roman" w:cs="Times New Roman"/>
          <w:b/>
          <w:sz w:val="20"/>
          <w:szCs w:val="20"/>
        </w:rPr>
        <w:t xml:space="preserve">Gambar </w:t>
      </w:r>
      <w:r w:rsidR="00517711">
        <w:rPr>
          <w:rFonts w:ascii="Times New Roman" w:hAnsi="Times New Roman" w:cs="Times New Roman"/>
          <w:b/>
          <w:sz w:val="20"/>
          <w:szCs w:val="20"/>
        </w:rPr>
        <w:fldChar w:fldCharType="begin"/>
      </w:r>
      <w:r w:rsidR="00517711">
        <w:rPr>
          <w:rFonts w:ascii="Times New Roman" w:hAnsi="Times New Roman" w:cs="Times New Roman"/>
          <w:b/>
          <w:sz w:val="20"/>
          <w:szCs w:val="20"/>
        </w:rPr>
        <w:instrText xml:space="preserve"> STYLEREF 1 \s </w:instrText>
      </w:r>
      <w:r w:rsidR="0051771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3</w:t>
      </w:r>
      <w:r w:rsidR="00517711">
        <w:rPr>
          <w:rFonts w:ascii="Times New Roman" w:hAnsi="Times New Roman" w:cs="Times New Roman"/>
          <w:b/>
          <w:sz w:val="20"/>
          <w:szCs w:val="20"/>
        </w:rPr>
        <w:fldChar w:fldCharType="end"/>
      </w:r>
      <w:r w:rsidR="00517711">
        <w:rPr>
          <w:rFonts w:ascii="Times New Roman" w:hAnsi="Times New Roman" w:cs="Times New Roman"/>
          <w:b/>
          <w:sz w:val="20"/>
          <w:szCs w:val="20"/>
        </w:rPr>
        <w:t>.</w:t>
      </w:r>
      <w:r w:rsidR="00517711">
        <w:rPr>
          <w:rFonts w:ascii="Times New Roman" w:hAnsi="Times New Roman" w:cs="Times New Roman"/>
          <w:b/>
          <w:sz w:val="20"/>
          <w:szCs w:val="20"/>
        </w:rPr>
        <w:fldChar w:fldCharType="begin"/>
      </w:r>
      <w:r w:rsidR="00517711">
        <w:rPr>
          <w:rFonts w:ascii="Times New Roman" w:hAnsi="Times New Roman" w:cs="Times New Roman"/>
          <w:b/>
          <w:sz w:val="20"/>
          <w:szCs w:val="20"/>
        </w:rPr>
        <w:instrText xml:space="preserve"> SEQ Gambar \* ARABIC \s 1 </w:instrText>
      </w:r>
      <w:r w:rsidR="0051771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5</w:t>
      </w:r>
      <w:r w:rsidR="00517711">
        <w:rPr>
          <w:rFonts w:ascii="Times New Roman" w:hAnsi="Times New Roman" w:cs="Times New Roman"/>
          <w:b/>
          <w:sz w:val="20"/>
          <w:szCs w:val="20"/>
        </w:rPr>
        <w:fldChar w:fldCharType="end"/>
      </w:r>
      <w:bookmarkEnd w:id="192"/>
      <w:r w:rsidRPr="00EA520C">
        <w:rPr>
          <w:rFonts w:ascii="Times New Roman" w:hAnsi="Times New Roman" w:cs="Times New Roman"/>
          <w:b/>
          <w:sz w:val="20"/>
          <w:szCs w:val="20"/>
        </w:rPr>
        <w:t xml:space="preserve"> Kode Program </w:t>
      </w:r>
      <w:proofErr w:type="gramStart"/>
      <w:r w:rsidRPr="00EA520C">
        <w:rPr>
          <w:rFonts w:ascii="Times New Roman" w:hAnsi="Times New Roman" w:cs="Times New Roman"/>
          <w:b/>
          <w:i/>
          <w:sz w:val="20"/>
          <w:szCs w:val="20"/>
        </w:rPr>
        <w:t>r</w:t>
      </w:r>
      <w:r w:rsidRPr="00EA520C">
        <w:rPr>
          <w:rFonts w:ascii="Times New Roman" w:hAnsi="Times New Roman" w:cs="Times New Roman"/>
          <w:b/>
          <w:bCs/>
          <w:i/>
          <w:sz w:val="20"/>
          <w:szCs w:val="20"/>
        </w:rPr>
        <w:t>un(</w:t>
      </w:r>
      <w:proofErr w:type="gramEnd"/>
      <w:r w:rsidRPr="00EA520C">
        <w:rPr>
          <w:rFonts w:ascii="Times New Roman" w:hAnsi="Times New Roman" w:cs="Times New Roman"/>
          <w:b/>
          <w:bCs/>
          <w:i/>
          <w:sz w:val="20"/>
          <w:szCs w:val="20"/>
        </w:rPr>
        <w:t>) Custom Debugger</w:t>
      </w:r>
      <w:bookmarkEnd w:id="193"/>
      <w:bookmarkEnd w:id="194"/>
      <w:bookmarkEnd w:id="195"/>
    </w:p>
    <w:p w14:paraId="2E8BC3B7" w14:textId="5B10BB7E" w:rsidR="00A65E63" w:rsidRPr="007D1FF5" w:rsidRDefault="00A65E63" w:rsidP="008F3623">
      <w:pPr>
        <w:pStyle w:val="ListParagraph"/>
        <w:numPr>
          <w:ilvl w:val="1"/>
          <w:numId w:val="9"/>
        </w:numPr>
        <w:spacing w:before="240" w:line="360" w:lineRule="auto"/>
        <w:jc w:val="both"/>
        <w:outlineLvl w:val="1"/>
        <w:rPr>
          <w:i/>
          <w:szCs w:val="24"/>
        </w:rPr>
      </w:pPr>
      <w:r w:rsidRPr="007D1FF5">
        <w:rPr>
          <w:b w:val="0"/>
          <w:i/>
          <w:szCs w:val="24"/>
        </w:rPr>
        <w:t xml:space="preserve"> </w:t>
      </w:r>
      <w:bookmarkStart w:id="196" w:name="_Toc519843260"/>
      <w:bookmarkStart w:id="197" w:name="_Toc519858581"/>
      <w:bookmarkStart w:id="198" w:name="_Toc519863477"/>
      <w:bookmarkStart w:id="199" w:name="_Toc519867573"/>
      <w:bookmarkStart w:id="200" w:name="_Toc519843264"/>
      <w:bookmarkStart w:id="201" w:name="_Toc519858585"/>
      <w:bookmarkStart w:id="202" w:name="_Toc519863481"/>
      <w:bookmarkStart w:id="203" w:name="_Toc519867577"/>
      <w:bookmarkStart w:id="204" w:name="_Toc519843265"/>
      <w:bookmarkStart w:id="205" w:name="_Toc519858586"/>
      <w:bookmarkStart w:id="206" w:name="_Toc519863482"/>
      <w:bookmarkStart w:id="207" w:name="_Toc519867578"/>
      <w:bookmarkStart w:id="208" w:name="_Toc519843266"/>
      <w:bookmarkStart w:id="209" w:name="_Toc519858587"/>
      <w:bookmarkStart w:id="210" w:name="_Toc519863483"/>
      <w:bookmarkStart w:id="211" w:name="_Toc519867579"/>
      <w:bookmarkStart w:id="212" w:name="_Toc519843268"/>
      <w:bookmarkStart w:id="213" w:name="_Toc519858589"/>
      <w:bookmarkStart w:id="214" w:name="_Toc519863485"/>
      <w:bookmarkStart w:id="215" w:name="_Toc519867581"/>
      <w:bookmarkStart w:id="216" w:name="_Toc519843271"/>
      <w:bookmarkStart w:id="217" w:name="_Toc519867584"/>
      <w:bookmarkStart w:id="218" w:name="_Toc52219277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sidRPr="007D1FF5">
        <w:rPr>
          <w:szCs w:val="24"/>
        </w:rPr>
        <w:t xml:space="preserve">Penentuan Titik Penghentian Program atau </w:t>
      </w:r>
      <w:r w:rsidRPr="007D1FF5">
        <w:rPr>
          <w:i/>
          <w:szCs w:val="24"/>
        </w:rPr>
        <w:t>Breakpoint</w:t>
      </w:r>
      <w:bookmarkEnd w:id="216"/>
      <w:bookmarkEnd w:id="217"/>
      <w:bookmarkEnd w:id="218"/>
    </w:p>
    <w:p w14:paraId="42E018D3" w14:textId="77777777" w:rsidR="00A65E63" w:rsidRPr="00610384" w:rsidRDefault="00A65E63" w:rsidP="00A65E63">
      <w:pPr>
        <w:spacing w:line="360" w:lineRule="auto"/>
        <w:ind w:left="-11"/>
        <w:jc w:val="both"/>
        <w:rPr>
          <w:i/>
          <w:color w:val="FF0000"/>
          <w:sz w:val="24"/>
          <w:szCs w:val="24"/>
        </w:rPr>
      </w:pPr>
      <w:r w:rsidRPr="00610384">
        <w:rPr>
          <w:sz w:val="24"/>
          <w:szCs w:val="24"/>
        </w:rPr>
        <w:t>Penentuan titik penghentian program atau</w:t>
      </w:r>
      <w:r w:rsidRPr="00610384">
        <w:rPr>
          <w:i/>
          <w:iCs/>
          <w:sz w:val="24"/>
          <w:szCs w:val="24"/>
        </w:rPr>
        <w:t xml:space="preserve"> breakpoint</w:t>
      </w:r>
      <w:r w:rsidRPr="00610384">
        <w:rPr>
          <w:sz w:val="24"/>
          <w:szCs w:val="24"/>
        </w:rPr>
        <w:t xml:space="preserve"> digunakan untuk menentukan letak </w:t>
      </w:r>
      <w:r w:rsidRPr="00610384">
        <w:rPr>
          <w:i/>
          <w:iCs/>
          <w:sz w:val="24"/>
          <w:szCs w:val="24"/>
        </w:rPr>
        <w:t>breakpoint</w:t>
      </w:r>
      <w:r w:rsidRPr="00610384">
        <w:rPr>
          <w:sz w:val="24"/>
          <w:szCs w:val="24"/>
        </w:rPr>
        <w:t xml:space="preserve"> sehingga dapat dipastikan semua kode-kode obfuskasi sudah terbuka. Tipe </w:t>
      </w:r>
      <w:r w:rsidRPr="00610384">
        <w:rPr>
          <w:i/>
          <w:iCs/>
          <w:sz w:val="24"/>
          <w:szCs w:val="24"/>
        </w:rPr>
        <w:t>breakpoint</w:t>
      </w:r>
      <w:r w:rsidRPr="00610384">
        <w:rPr>
          <w:sz w:val="24"/>
          <w:szCs w:val="24"/>
        </w:rPr>
        <w:t xml:space="preserve"> yang digunakan di </w:t>
      </w:r>
      <w:r w:rsidRPr="00610384">
        <w:rPr>
          <w:i/>
          <w:iCs/>
          <w:sz w:val="24"/>
          <w:szCs w:val="24"/>
        </w:rPr>
        <w:t>custom</w:t>
      </w:r>
      <w:r w:rsidRPr="00610384">
        <w:rPr>
          <w:sz w:val="24"/>
          <w:szCs w:val="24"/>
        </w:rPr>
        <w:t xml:space="preserve"> </w:t>
      </w:r>
      <w:r w:rsidRPr="00610384">
        <w:rPr>
          <w:i/>
          <w:iCs/>
          <w:sz w:val="24"/>
          <w:szCs w:val="24"/>
        </w:rPr>
        <w:t>debugger</w:t>
      </w:r>
      <w:r w:rsidRPr="00610384">
        <w:rPr>
          <w:sz w:val="24"/>
          <w:szCs w:val="24"/>
        </w:rPr>
        <w:t xml:space="preserve"> ini adalah </w:t>
      </w:r>
      <w:r w:rsidRPr="00610384">
        <w:rPr>
          <w:i/>
          <w:iCs/>
          <w:sz w:val="24"/>
          <w:szCs w:val="24"/>
        </w:rPr>
        <w:t>soft breakpoint</w:t>
      </w:r>
      <w:r w:rsidRPr="00610384">
        <w:rPr>
          <w:sz w:val="24"/>
          <w:szCs w:val="24"/>
        </w:rPr>
        <w:t xml:space="preserve">, </w:t>
      </w:r>
      <w:r w:rsidRPr="00610384">
        <w:rPr>
          <w:i/>
          <w:iCs/>
          <w:sz w:val="24"/>
          <w:szCs w:val="24"/>
        </w:rPr>
        <w:t>breakpoint</w:t>
      </w:r>
      <w:r w:rsidRPr="00610384">
        <w:rPr>
          <w:sz w:val="24"/>
          <w:szCs w:val="24"/>
        </w:rPr>
        <w:t xml:space="preserve"> tipe ini memiliki kemampuan menganalisis isi memori serta mengubah isi memori. Pertama, d</w:t>
      </w:r>
      <w:r w:rsidRPr="00610384">
        <w:rPr>
          <w:i/>
          <w:iCs/>
          <w:sz w:val="24"/>
          <w:szCs w:val="24"/>
        </w:rPr>
        <w:t>ebugger</w:t>
      </w:r>
      <w:r w:rsidRPr="00610384">
        <w:rPr>
          <w:sz w:val="24"/>
          <w:szCs w:val="24"/>
        </w:rPr>
        <w:t xml:space="preserve"> men-</w:t>
      </w:r>
      <w:r w:rsidRPr="00610384">
        <w:rPr>
          <w:i/>
          <w:iCs/>
          <w:sz w:val="24"/>
          <w:szCs w:val="24"/>
        </w:rPr>
        <w:t>set</w:t>
      </w:r>
      <w:r w:rsidRPr="00610384">
        <w:rPr>
          <w:sz w:val="24"/>
          <w:szCs w:val="24"/>
        </w:rPr>
        <w:t xml:space="preserve"> </w:t>
      </w:r>
      <w:r w:rsidRPr="00610384">
        <w:rPr>
          <w:i/>
          <w:iCs/>
          <w:sz w:val="24"/>
          <w:szCs w:val="24"/>
        </w:rPr>
        <w:t>breakpoint</w:t>
      </w:r>
      <w:r w:rsidRPr="00610384">
        <w:rPr>
          <w:sz w:val="24"/>
          <w:szCs w:val="24"/>
        </w:rPr>
        <w:t xml:space="preserve"> menggunakan fungsi VirtualProtextEx untuk meminta izin melakukan perubahan </w:t>
      </w:r>
      <w:r w:rsidRPr="00610384">
        <w:rPr>
          <w:i/>
          <w:iCs/>
          <w:sz w:val="24"/>
          <w:szCs w:val="24"/>
        </w:rPr>
        <w:t>page</w:t>
      </w:r>
      <w:r w:rsidRPr="00610384">
        <w:rPr>
          <w:sz w:val="24"/>
          <w:szCs w:val="24"/>
        </w:rPr>
        <w:t xml:space="preserve"> kode dari </w:t>
      </w:r>
      <w:r w:rsidRPr="00610384">
        <w:rPr>
          <w:i/>
          <w:iCs/>
          <w:sz w:val="24"/>
          <w:szCs w:val="24"/>
        </w:rPr>
        <w:t>read-</w:t>
      </w:r>
      <w:r w:rsidRPr="00610384">
        <w:rPr>
          <w:i/>
          <w:iCs/>
          <w:sz w:val="24"/>
          <w:szCs w:val="24"/>
        </w:rPr>
        <w:lastRenderedPageBreak/>
        <w:t>execute</w:t>
      </w:r>
      <w:r w:rsidRPr="00610384">
        <w:rPr>
          <w:sz w:val="24"/>
          <w:szCs w:val="24"/>
        </w:rPr>
        <w:t xml:space="preserve"> ke</w:t>
      </w:r>
      <w:r w:rsidRPr="00610384">
        <w:rPr>
          <w:i/>
          <w:iCs/>
          <w:sz w:val="24"/>
          <w:szCs w:val="24"/>
        </w:rPr>
        <w:t xml:space="preserve"> read-write-execute</w:t>
      </w:r>
      <w:r w:rsidRPr="00610384">
        <w:rPr>
          <w:sz w:val="24"/>
          <w:szCs w:val="24"/>
        </w:rPr>
        <w:t xml:space="preserve">. Ketika </w:t>
      </w:r>
      <w:r w:rsidRPr="00610384">
        <w:rPr>
          <w:i/>
          <w:iCs/>
          <w:sz w:val="24"/>
          <w:szCs w:val="24"/>
        </w:rPr>
        <w:t>debugger</w:t>
      </w:r>
      <w:r w:rsidRPr="00610384">
        <w:rPr>
          <w:sz w:val="24"/>
          <w:szCs w:val="24"/>
        </w:rPr>
        <w:t xml:space="preserve"> telah memiliki izin tersebut, kemudian sistem menggunakan fungsi </w:t>
      </w:r>
      <w:proofErr w:type="gramStart"/>
      <w:r w:rsidRPr="00610384">
        <w:rPr>
          <w:rFonts w:ascii="Courier New" w:hAnsi="Courier New" w:cs="Courier New"/>
          <w:sz w:val="24"/>
          <w:szCs w:val="24"/>
        </w:rPr>
        <w:t>ReadProcessMemory(</w:t>
      </w:r>
      <w:proofErr w:type="gramEnd"/>
      <w:r w:rsidRPr="00610384">
        <w:rPr>
          <w:rFonts w:ascii="Courier New" w:hAnsi="Courier New" w:cs="Courier New"/>
          <w:sz w:val="24"/>
          <w:szCs w:val="24"/>
        </w:rPr>
        <w:t>)</w:t>
      </w:r>
      <w:r w:rsidRPr="00610384">
        <w:rPr>
          <w:sz w:val="24"/>
          <w:szCs w:val="24"/>
        </w:rPr>
        <w:t xml:space="preserve"> untuk membaca dan menyimpan seluruh instruksi sebelumnya dari alamat memori yang akan diberi </w:t>
      </w:r>
      <w:r w:rsidRPr="00610384">
        <w:rPr>
          <w:i/>
          <w:iCs/>
          <w:sz w:val="24"/>
          <w:szCs w:val="24"/>
        </w:rPr>
        <w:t>breakpoint</w:t>
      </w:r>
      <w:r w:rsidRPr="00610384">
        <w:rPr>
          <w:sz w:val="24"/>
          <w:szCs w:val="24"/>
        </w:rPr>
        <w:t xml:space="preserve">. Selanjutnya untuk dapat menulis “INT3 opcode” pada alamat instruksi yang diberi </w:t>
      </w:r>
      <w:r w:rsidRPr="00610384">
        <w:rPr>
          <w:i/>
          <w:iCs/>
          <w:sz w:val="24"/>
          <w:szCs w:val="24"/>
        </w:rPr>
        <w:t>breakpoint</w:t>
      </w:r>
      <w:r w:rsidRPr="00610384">
        <w:rPr>
          <w:sz w:val="24"/>
          <w:szCs w:val="24"/>
        </w:rPr>
        <w:t xml:space="preserve"> maka </w:t>
      </w:r>
      <w:r w:rsidRPr="00610384">
        <w:rPr>
          <w:i/>
          <w:iCs/>
          <w:sz w:val="24"/>
          <w:szCs w:val="24"/>
        </w:rPr>
        <w:t>debugger</w:t>
      </w:r>
      <w:r w:rsidRPr="00610384">
        <w:rPr>
          <w:sz w:val="24"/>
          <w:szCs w:val="24"/>
        </w:rPr>
        <w:t xml:space="preserve"> akan menggunakan fungsi </w:t>
      </w:r>
      <w:proofErr w:type="gramStart"/>
      <w:r w:rsidRPr="00610384">
        <w:rPr>
          <w:rFonts w:ascii="Courier New" w:hAnsi="Courier New" w:cs="Courier New"/>
          <w:sz w:val="24"/>
          <w:szCs w:val="24"/>
        </w:rPr>
        <w:t>WriteProcessMemory(</w:t>
      </w:r>
      <w:proofErr w:type="gramEnd"/>
      <w:r w:rsidRPr="00610384">
        <w:rPr>
          <w:rFonts w:ascii="Courier New" w:hAnsi="Courier New" w:cs="Courier New"/>
          <w:sz w:val="24"/>
          <w:szCs w:val="24"/>
        </w:rPr>
        <w:t>)</w:t>
      </w:r>
      <w:r w:rsidRPr="00610384">
        <w:rPr>
          <w:sz w:val="24"/>
          <w:szCs w:val="24"/>
        </w:rPr>
        <w:t xml:space="preserve">. Ruang lingkup dari </w:t>
      </w:r>
      <w:r w:rsidRPr="00610384">
        <w:rPr>
          <w:i/>
          <w:iCs/>
          <w:sz w:val="24"/>
          <w:szCs w:val="24"/>
        </w:rPr>
        <w:t>memory scanning</w:t>
      </w:r>
      <w:r w:rsidRPr="00610384">
        <w:rPr>
          <w:sz w:val="24"/>
          <w:szCs w:val="24"/>
        </w:rPr>
        <w:t xml:space="preserve"> yaitu seluruh kode program yang akan diteliti dan ruang lingkup memori yang dibaca yaitu </w:t>
      </w:r>
      <w:r w:rsidRPr="00610384">
        <w:rPr>
          <w:i/>
          <w:iCs/>
          <w:sz w:val="24"/>
          <w:szCs w:val="24"/>
        </w:rPr>
        <w:t>text section.</w:t>
      </w:r>
    </w:p>
    <w:p w14:paraId="2A252C39" w14:textId="77777777" w:rsidR="00A65E63" w:rsidRPr="00610384" w:rsidRDefault="00A65E63" w:rsidP="00A65E63">
      <w:pPr>
        <w:spacing w:before="240" w:after="240" w:line="360" w:lineRule="auto"/>
        <w:ind w:left="-11"/>
        <w:jc w:val="both"/>
        <w:rPr>
          <w:sz w:val="24"/>
          <w:szCs w:val="24"/>
        </w:rPr>
      </w:pPr>
      <w:r w:rsidRPr="00610384">
        <w:rPr>
          <w:sz w:val="24"/>
          <w:szCs w:val="24"/>
        </w:rPr>
        <w:t>Berdasarkan analisis yang telah dilakukan pada penelitian ini, telah diidentifikasi beberapa teknik untuk menentukan teknik penghentian program.</w:t>
      </w:r>
    </w:p>
    <w:p w14:paraId="6F1E4AD0" w14:textId="77777777" w:rsidR="00A65E63" w:rsidRPr="00610384" w:rsidRDefault="00A65E63" w:rsidP="008F3623">
      <w:pPr>
        <w:pStyle w:val="ListParagraph"/>
        <w:numPr>
          <w:ilvl w:val="0"/>
          <w:numId w:val="12"/>
        </w:numPr>
        <w:spacing w:line="360" w:lineRule="auto"/>
        <w:ind w:left="284" w:hanging="284"/>
        <w:jc w:val="both"/>
        <w:rPr>
          <w:b w:val="0"/>
          <w:szCs w:val="24"/>
        </w:rPr>
      </w:pPr>
      <w:r w:rsidRPr="00610384">
        <w:rPr>
          <w:b w:val="0"/>
          <w:szCs w:val="24"/>
        </w:rPr>
        <w:t xml:space="preserve">Teknik naif, teknik ini dinamakan naif karena cara kerja </w:t>
      </w:r>
      <w:r w:rsidRPr="00610384">
        <w:rPr>
          <w:b w:val="0"/>
          <w:i/>
          <w:szCs w:val="24"/>
        </w:rPr>
        <w:t>debugger</w:t>
      </w:r>
      <w:r w:rsidRPr="00610384">
        <w:rPr>
          <w:b w:val="0"/>
          <w:szCs w:val="24"/>
        </w:rPr>
        <w:t xml:space="preserve"> yang menentukan </w:t>
      </w:r>
      <w:r w:rsidRPr="00610384">
        <w:rPr>
          <w:b w:val="0"/>
          <w:i/>
          <w:szCs w:val="24"/>
        </w:rPr>
        <w:t>breakpoint</w:t>
      </w:r>
      <w:r w:rsidRPr="00610384">
        <w:rPr>
          <w:b w:val="0"/>
          <w:szCs w:val="24"/>
        </w:rPr>
        <w:t xml:space="preserve"> pada tiap instruksi dalam </w:t>
      </w:r>
      <w:r w:rsidRPr="00610384">
        <w:rPr>
          <w:b w:val="0"/>
          <w:i/>
          <w:szCs w:val="24"/>
        </w:rPr>
        <w:t>text section</w:t>
      </w:r>
      <w:r w:rsidRPr="00610384">
        <w:rPr>
          <w:b w:val="0"/>
          <w:szCs w:val="24"/>
        </w:rPr>
        <w:t xml:space="preserve">, jika terdapat 100 instruksi maka terdapat 100 </w:t>
      </w:r>
      <w:r w:rsidRPr="00610384">
        <w:rPr>
          <w:b w:val="0"/>
          <w:i/>
          <w:szCs w:val="24"/>
        </w:rPr>
        <w:t>breakpoint</w:t>
      </w:r>
      <w:r w:rsidRPr="00610384">
        <w:rPr>
          <w:b w:val="0"/>
          <w:szCs w:val="24"/>
        </w:rPr>
        <w:t xml:space="preserve"> juga. Setiap </w:t>
      </w:r>
      <w:r w:rsidRPr="00610384">
        <w:rPr>
          <w:b w:val="0"/>
          <w:i/>
          <w:szCs w:val="24"/>
        </w:rPr>
        <w:t>breakpoint</w:t>
      </w:r>
      <w:r w:rsidRPr="00610384">
        <w:rPr>
          <w:b w:val="0"/>
          <w:szCs w:val="24"/>
        </w:rPr>
        <w:t xml:space="preserve"> terjadi, hasil dari tiap instruksi akan disimpan. Instruksi akan berulang diambil hingga instruksi terakhir selesai. Metode ini memberikan hasil yang maksimum namun memiliki kelemahannya yaitu membutuhkan penyimpanan memori yang besar serta waktu yang dilakukan lama.</w:t>
      </w:r>
    </w:p>
    <w:p w14:paraId="78291208" w14:textId="77777777" w:rsidR="00A65E63" w:rsidRPr="00610384" w:rsidRDefault="00A65E63" w:rsidP="008F3623">
      <w:pPr>
        <w:pStyle w:val="ListParagraph"/>
        <w:numPr>
          <w:ilvl w:val="0"/>
          <w:numId w:val="12"/>
        </w:numPr>
        <w:spacing w:line="360" w:lineRule="auto"/>
        <w:ind w:left="284" w:hanging="284"/>
        <w:jc w:val="both"/>
        <w:rPr>
          <w:b w:val="0"/>
          <w:szCs w:val="24"/>
        </w:rPr>
      </w:pPr>
      <w:r w:rsidRPr="00610384">
        <w:rPr>
          <w:b w:val="0"/>
          <w:szCs w:val="24"/>
        </w:rPr>
        <w:t>Teknik</w:t>
      </w:r>
      <w:r w:rsidRPr="00610384">
        <w:rPr>
          <w:rFonts w:eastAsia="Times New Roman" w:cs="Times New Roman"/>
          <w:b w:val="0"/>
          <w:szCs w:val="24"/>
        </w:rPr>
        <w:t xml:space="preserve"> </w:t>
      </w:r>
      <w:r w:rsidRPr="00610384">
        <w:rPr>
          <w:b w:val="0"/>
          <w:szCs w:val="24"/>
        </w:rPr>
        <w:t>acak</w:t>
      </w:r>
      <w:r w:rsidRPr="00610384">
        <w:rPr>
          <w:rFonts w:eastAsia="Times New Roman" w:cs="Times New Roman"/>
          <w:b w:val="0"/>
          <w:szCs w:val="24"/>
        </w:rPr>
        <w:t xml:space="preserve">, </w:t>
      </w:r>
      <w:r w:rsidRPr="00610384">
        <w:rPr>
          <w:b w:val="0"/>
          <w:szCs w:val="24"/>
        </w:rPr>
        <w:t xml:space="preserve">cara kerja teknik ini yaitu mengambil satu alamat pada </w:t>
      </w:r>
      <w:r w:rsidRPr="00610384">
        <w:rPr>
          <w:b w:val="0"/>
          <w:i/>
          <w:szCs w:val="24"/>
        </w:rPr>
        <w:t>text section</w:t>
      </w:r>
      <w:r w:rsidRPr="00610384">
        <w:rPr>
          <w:b w:val="0"/>
          <w:szCs w:val="24"/>
        </w:rPr>
        <w:t xml:space="preserve"> secara acak dan men-</w:t>
      </w:r>
      <w:r w:rsidRPr="00610384">
        <w:rPr>
          <w:b w:val="0"/>
          <w:i/>
          <w:szCs w:val="24"/>
        </w:rPr>
        <w:t>set</w:t>
      </w:r>
      <w:r w:rsidRPr="00610384">
        <w:rPr>
          <w:b w:val="0"/>
          <w:szCs w:val="24"/>
        </w:rPr>
        <w:t xml:space="preserve"> nya sebagai titik penghentian program.</w:t>
      </w:r>
    </w:p>
    <w:p w14:paraId="5AA5C281" w14:textId="77777777" w:rsidR="00A65E63" w:rsidRPr="00610384" w:rsidRDefault="00A65E63" w:rsidP="008F3623">
      <w:pPr>
        <w:pStyle w:val="ListParagraph"/>
        <w:numPr>
          <w:ilvl w:val="0"/>
          <w:numId w:val="12"/>
        </w:numPr>
        <w:spacing w:line="360" w:lineRule="auto"/>
        <w:ind w:left="284" w:hanging="284"/>
        <w:jc w:val="both"/>
        <w:rPr>
          <w:rFonts w:eastAsia="Times New Roman" w:cs="Times New Roman"/>
          <w:b w:val="0"/>
          <w:i/>
          <w:szCs w:val="24"/>
        </w:rPr>
      </w:pPr>
      <w:r w:rsidRPr="00610384">
        <w:rPr>
          <w:b w:val="0"/>
          <w:szCs w:val="24"/>
        </w:rPr>
        <w:t>Teknik</w:t>
      </w:r>
      <w:r w:rsidRPr="00610384">
        <w:rPr>
          <w:rFonts w:eastAsia="Times New Roman" w:cs="Times New Roman"/>
          <w:b w:val="0"/>
          <w:i/>
          <w:iCs/>
          <w:szCs w:val="24"/>
        </w:rPr>
        <w:t xml:space="preserve"> </w:t>
      </w:r>
      <w:r w:rsidRPr="00610384">
        <w:rPr>
          <w:b w:val="0"/>
          <w:szCs w:val="24"/>
        </w:rPr>
        <w:t>men</w:t>
      </w:r>
      <w:r w:rsidRPr="00610384">
        <w:rPr>
          <w:b w:val="0"/>
          <w:i/>
          <w:szCs w:val="24"/>
        </w:rPr>
        <w:t xml:space="preserve">-set breakpoint </w:t>
      </w:r>
      <w:r w:rsidRPr="00610384">
        <w:rPr>
          <w:b w:val="0"/>
          <w:szCs w:val="24"/>
        </w:rPr>
        <w:t xml:space="preserve">pada instruksi terakhir </w:t>
      </w:r>
      <w:r w:rsidRPr="00610384">
        <w:rPr>
          <w:b w:val="0"/>
          <w:i/>
          <w:szCs w:val="24"/>
        </w:rPr>
        <w:t>text section</w:t>
      </w:r>
    </w:p>
    <w:p w14:paraId="2423A39C" w14:textId="77777777" w:rsidR="00A65E63" w:rsidRPr="00610384" w:rsidRDefault="00A65E63" w:rsidP="00A65E63">
      <w:pPr>
        <w:pStyle w:val="ListParagraph"/>
        <w:spacing w:line="360" w:lineRule="auto"/>
        <w:ind w:left="284"/>
        <w:jc w:val="both"/>
        <w:rPr>
          <w:rFonts w:eastAsia="Times New Roman" w:cs="Times New Roman"/>
          <w:b w:val="0"/>
          <w:i/>
          <w:szCs w:val="24"/>
        </w:rPr>
      </w:pPr>
      <w:r w:rsidRPr="00610384">
        <w:rPr>
          <w:b w:val="0"/>
          <w:szCs w:val="24"/>
        </w:rPr>
        <w:t xml:space="preserve">Teknik ini relatif mudah untuk mengambil instruksi terakhir pada </w:t>
      </w:r>
      <w:r w:rsidRPr="00610384">
        <w:rPr>
          <w:b w:val="0"/>
          <w:i/>
          <w:szCs w:val="24"/>
        </w:rPr>
        <w:t>text section.</w:t>
      </w:r>
      <w:r w:rsidRPr="00610384">
        <w:rPr>
          <w:b w:val="0"/>
          <w:szCs w:val="24"/>
        </w:rPr>
        <w:t xml:space="preserve"> Kelemahan dari teknik ini ialah belum tentu instruksi terakhir yang akan terakhir dieksekusi atau instruksi terakhir ini yang membuka semua metode obfuskasi yang ada di </w:t>
      </w:r>
      <w:r w:rsidRPr="00610384">
        <w:rPr>
          <w:b w:val="0"/>
          <w:i/>
          <w:szCs w:val="24"/>
        </w:rPr>
        <w:t>malware</w:t>
      </w:r>
      <w:r w:rsidRPr="00610384">
        <w:rPr>
          <w:rFonts w:eastAsia="Times New Roman" w:cs="Times New Roman"/>
          <w:b w:val="0"/>
          <w:szCs w:val="24"/>
        </w:rPr>
        <w:t>.</w:t>
      </w:r>
    </w:p>
    <w:p w14:paraId="06485BDC" w14:textId="77777777" w:rsidR="00A65E63" w:rsidRPr="00610384" w:rsidRDefault="00A65E63" w:rsidP="008F3623">
      <w:pPr>
        <w:pStyle w:val="ListParagraph"/>
        <w:numPr>
          <w:ilvl w:val="0"/>
          <w:numId w:val="12"/>
        </w:numPr>
        <w:spacing w:line="360" w:lineRule="auto"/>
        <w:ind w:left="284" w:hanging="284"/>
        <w:jc w:val="both"/>
        <w:rPr>
          <w:rFonts w:eastAsia="Times New Roman" w:cs="Times New Roman"/>
          <w:b w:val="0"/>
          <w:szCs w:val="24"/>
        </w:rPr>
      </w:pPr>
      <w:r w:rsidRPr="00610384">
        <w:rPr>
          <w:b w:val="0"/>
          <w:szCs w:val="24"/>
        </w:rPr>
        <w:t>Teknik</w:t>
      </w:r>
      <w:r w:rsidRPr="00610384">
        <w:rPr>
          <w:rFonts w:eastAsia="Times New Roman" w:cs="Times New Roman"/>
          <w:b w:val="0"/>
          <w:i/>
          <w:iCs/>
          <w:szCs w:val="24"/>
        </w:rPr>
        <w:t xml:space="preserve"> </w:t>
      </w:r>
      <w:r w:rsidRPr="00610384">
        <w:rPr>
          <w:b w:val="0"/>
          <w:i/>
          <w:szCs w:val="24"/>
        </w:rPr>
        <w:t>Timer</w:t>
      </w:r>
    </w:p>
    <w:p w14:paraId="20F8C5A4" w14:textId="4C88659C" w:rsidR="00A65E63" w:rsidRPr="00610384" w:rsidRDefault="00A65E63" w:rsidP="00A65E63">
      <w:pPr>
        <w:pStyle w:val="ListParagraph"/>
        <w:spacing w:before="240" w:line="360" w:lineRule="auto"/>
        <w:ind w:left="284"/>
        <w:jc w:val="both"/>
        <w:rPr>
          <w:b w:val="0"/>
          <w:szCs w:val="24"/>
        </w:rPr>
      </w:pPr>
      <w:r w:rsidRPr="00610384">
        <w:rPr>
          <w:b w:val="0"/>
          <w:szCs w:val="24"/>
        </w:rPr>
        <w:t xml:space="preserve">Pada metode ini, </w:t>
      </w:r>
      <w:r w:rsidRPr="00610384">
        <w:rPr>
          <w:b w:val="0"/>
          <w:i/>
          <w:szCs w:val="24"/>
        </w:rPr>
        <w:t xml:space="preserve">breakpoint </w:t>
      </w:r>
      <w:r w:rsidRPr="00610384">
        <w:rPr>
          <w:b w:val="0"/>
          <w:szCs w:val="24"/>
        </w:rPr>
        <w:t xml:space="preserve">akan di set berdasarkan waktu yang telah ditentukan. Pertama sekali akan di </w:t>
      </w:r>
      <w:r w:rsidRPr="00610384">
        <w:rPr>
          <w:b w:val="0"/>
          <w:i/>
          <w:szCs w:val="24"/>
        </w:rPr>
        <w:t>set start time</w:t>
      </w:r>
      <w:r w:rsidRPr="00610384">
        <w:rPr>
          <w:b w:val="0"/>
          <w:szCs w:val="24"/>
        </w:rPr>
        <w:t xml:space="preserve"> pada alamat awal dari </w:t>
      </w:r>
      <w:r w:rsidRPr="00610384">
        <w:rPr>
          <w:b w:val="0"/>
          <w:i/>
          <w:szCs w:val="24"/>
        </w:rPr>
        <w:t>text section</w:t>
      </w:r>
      <w:r w:rsidRPr="00610384">
        <w:rPr>
          <w:b w:val="0"/>
          <w:szCs w:val="24"/>
        </w:rPr>
        <w:t xml:space="preserve"> (</w:t>
      </w:r>
      <w:r w:rsidRPr="00610384">
        <w:rPr>
          <w:b w:val="0"/>
          <w:i/>
          <w:szCs w:val="24"/>
        </w:rPr>
        <w:t>address of entry point</w:t>
      </w:r>
      <w:r w:rsidRPr="00610384">
        <w:rPr>
          <w:b w:val="0"/>
          <w:szCs w:val="24"/>
        </w:rPr>
        <w:t xml:space="preserve">) dan waktu tersebut akan tetap berjalan sampai akhir dari alamat </w:t>
      </w:r>
      <w:r w:rsidRPr="00610384">
        <w:rPr>
          <w:b w:val="0"/>
          <w:i/>
          <w:szCs w:val="24"/>
        </w:rPr>
        <w:t>text</w:t>
      </w:r>
      <w:r w:rsidRPr="00610384">
        <w:rPr>
          <w:b w:val="0"/>
          <w:szCs w:val="24"/>
        </w:rPr>
        <w:t xml:space="preserve"> </w:t>
      </w:r>
      <w:r w:rsidRPr="00610384">
        <w:rPr>
          <w:b w:val="0"/>
          <w:i/>
          <w:szCs w:val="24"/>
        </w:rPr>
        <w:t>section</w:t>
      </w:r>
      <w:r w:rsidRPr="00610384">
        <w:rPr>
          <w:b w:val="0"/>
          <w:szCs w:val="24"/>
        </w:rPr>
        <w:t xml:space="preserve">. Jika telah mencapai alamat terakhir dari </w:t>
      </w:r>
      <w:r w:rsidRPr="00610384">
        <w:rPr>
          <w:b w:val="0"/>
          <w:i/>
          <w:szCs w:val="24"/>
        </w:rPr>
        <w:t>text section</w:t>
      </w:r>
      <w:r w:rsidRPr="00610384">
        <w:rPr>
          <w:b w:val="0"/>
          <w:szCs w:val="24"/>
        </w:rPr>
        <w:t xml:space="preserve"> maka </w:t>
      </w:r>
      <w:r w:rsidRPr="00610384">
        <w:rPr>
          <w:b w:val="0"/>
          <w:i/>
          <w:szCs w:val="24"/>
        </w:rPr>
        <w:t>timer</w:t>
      </w:r>
      <w:r w:rsidRPr="00610384">
        <w:rPr>
          <w:b w:val="0"/>
          <w:szCs w:val="24"/>
        </w:rPr>
        <w:t xml:space="preserve"> akan</w:t>
      </w:r>
      <w:r w:rsidR="00B7431C" w:rsidRPr="00610384">
        <w:rPr>
          <w:b w:val="0"/>
          <w:szCs w:val="24"/>
        </w:rPr>
        <w:t xml:space="preserve"> </w:t>
      </w:r>
      <w:r w:rsidRPr="00610384">
        <w:rPr>
          <w:b w:val="0"/>
          <w:szCs w:val="24"/>
        </w:rPr>
        <w:t xml:space="preserve">diberhentikan dan akan diambil isi memori atau </w:t>
      </w:r>
      <w:r w:rsidRPr="00610384">
        <w:rPr>
          <w:b w:val="0"/>
          <w:i/>
          <w:szCs w:val="24"/>
        </w:rPr>
        <w:lastRenderedPageBreak/>
        <w:t>snapshot</w:t>
      </w:r>
      <w:r w:rsidRPr="00610384">
        <w:rPr>
          <w:b w:val="0"/>
          <w:szCs w:val="24"/>
        </w:rPr>
        <w:t xml:space="preserve"> dari </w:t>
      </w:r>
      <w:r w:rsidRPr="00610384">
        <w:rPr>
          <w:b w:val="0"/>
          <w:i/>
          <w:szCs w:val="24"/>
        </w:rPr>
        <w:t>text section</w:t>
      </w:r>
      <w:r w:rsidRPr="00610384">
        <w:rPr>
          <w:b w:val="0"/>
          <w:szCs w:val="24"/>
        </w:rPr>
        <w:t xml:space="preserve"> dari </w:t>
      </w:r>
      <w:r w:rsidRPr="00610384">
        <w:rPr>
          <w:b w:val="0"/>
          <w:i/>
          <w:szCs w:val="24"/>
        </w:rPr>
        <w:t>address of entry point</w:t>
      </w:r>
      <w:r w:rsidRPr="00610384">
        <w:rPr>
          <w:b w:val="0"/>
          <w:szCs w:val="24"/>
        </w:rPr>
        <w:t xml:space="preserve"> sampai waktu telah berhenti. </w:t>
      </w:r>
    </w:p>
    <w:p w14:paraId="02C2D955" w14:textId="77777777" w:rsidR="00A65E63" w:rsidRPr="00EA520C" w:rsidRDefault="00A65E63" w:rsidP="00E56E45">
      <w:pPr>
        <w:pStyle w:val="Heading2"/>
        <w:keepLines w:val="0"/>
        <w:numPr>
          <w:ilvl w:val="1"/>
          <w:numId w:val="9"/>
        </w:numPr>
        <w:spacing w:before="240" w:after="60"/>
        <w:ind w:left="426" w:hanging="426"/>
        <w:rPr>
          <w:rFonts w:ascii="Times New Roman" w:hAnsi="Times New Roman" w:cs="Times New Roman"/>
          <w:b/>
          <w:i/>
          <w:color w:val="auto"/>
          <w:sz w:val="24"/>
          <w:szCs w:val="24"/>
        </w:rPr>
      </w:pPr>
      <w:bookmarkStart w:id="219" w:name="_Toc519843272"/>
      <w:r w:rsidRPr="00610384">
        <w:rPr>
          <w:sz w:val="24"/>
          <w:szCs w:val="24"/>
        </w:rPr>
        <w:t xml:space="preserve"> </w:t>
      </w:r>
      <w:bookmarkStart w:id="220" w:name="_Toc519867585"/>
      <w:bookmarkStart w:id="221" w:name="_Toc522192776"/>
      <w:r w:rsidRPr="00EA520C">
        <w:rPr>
          <w:rFonts w:ascii="Times New Roman" w:hAnsi="Times New Roman" w:cs="Times New Roman"/>
          <w:b/>
          <w:color w:val="auto"/>
          <w:sz w:val="24"/>
          <w:szCs w:val="24"/>
        </w:rPr>
        <w:t xml:space="preserve">Penentuan Teknik untuk Menghentikan </w:t>
      </w:r>
      <w:r w:rsidRPr="00EA520C">
        <w:rPr>
          <w:rFonts w:ascii="Times New Roman" w:hAnsi="Times New Roman" w:cs="Times New Roman"/>
          <w:b/>
          <w:i/>
          <w:color w:val="auto"/>
          <w:sz w:val="24"/>
          <w:szCs w:val="24"/>
        </w:rPr>
        <w:t xml:space="preserve">Debugger </w:t>
      </w:r>
      <w:r w:rsidRPr="00EA520C">
        <w:rPr>
          <w:rFonts w:ascii="Times New Roman" w:hAnsi="Times New Roman" w:cs="Times New Roman"/>
          <w:b/>
          <w:color w:val="auto"/>
          <w:sz w:val="24"/>
          <w:szCs w:val="24"/>
        </w:rPr>
        <w:t>Sementara</w:t>
      </w:r>
      <w:bookmarkEnd w:id="219"/>
      <w:bookmarkEnd w:id="220"/>
      <w:bookmarkEnd w:id="221"/>
    </w:p>
    <w:p w14:paraId="08184090" w14:textId="77777777" w:rsidR="00A65E63" w:rsidRPr="00610384" w:rsidRDefault="00A65E63" w:rsidP="00B7431C">
      <w:pPr>
        <w:spacing w:before="240" w:line="360" w:lineRule="auto"/>
        <w:jc w:val="both"/>
        <w:rPr>
          <w:sz w:val="24"/>
          <w:szCs w:val="24"/>
        </w:rPr>
      </w:pPr>
      <w:r w:rsidRPr="00610384">
        <w:rPr>
          <w:i/>
          <w:iCs/>
          <w:sz w:val="24"/>
          <w:szCs w:val="24"/>
        </w:rPr>
        <w:t>Debugger</w:t>
      </w:r>
      <w:r w:rsidRPr="00610384">
        <w:rPr>
          <w:sz w:val="24"/>
          <w:szCs w:val="24"/>
        </w:rPr>
        <w:t xml:space="preserve"> akan dihentikan ketika waktu mengeksekusi memory telah selesai. Pertama sekali, peneliti menggunakan debug_active_process_stop untuk menghentikan </w:t>
      </w:r>
      <w:r w:rsidRPr="00610384">
        <w:rPr>
          <w:i/>
          <w:iCs/>
          <w:sz w:val="24"/>
          <w:szCs w:val="24"/>
        </w:rPr>
        <w:t>debugger</w:t>
      </w:r>
      <w:r w:rsidRPr="00610384">
        <w:rPr>
          <w:sz w:val="24"/>
          <w:szCs w:val="24"/>
        </w:rPr>
        <w:t xml:space="preserve">. Namun setelah dianalisis, meskipun </w:t>
      </w:r>
      <w:r w:rsidRPr="00610384">
        <w:rPr>
          <w:i/>
          <w:iCs/>
          <w:sz w:val="24"/>
          <w:szCs w:val="24"/>
        </w:rPr>
        <w:t>debugger</w:t>
      </w:r>
      <w:r w:rsidRPr="00610384">
        <w:rPr>
          <w:sz w:val="24"/>
          <w:szCs w:val="24"/>
        </w:rPr>
        <w:t xml:space="preserve"> berhenti peneliti tidak bisa mengambil </w:t>
      </w:r>
      <w:r w:rsidRPr="00610384">
        <w:rPr>
          <w:i/>
          <w:iCs/>
          <w:sz w:val="24"/>
          <w:szCs w:val="24"/>
        </w:rPr>
        <w:t>snapshot</w:t>
      </w:r>
      <w:r w:rsidRPr="00610384">
        <w:rPr>
          <w:sz w:val="24"/>
          <w:szCs w:val="24"/>
        </w:rPr>
        <w:t xml:space="preserve"> memori tersebut dikarenakan fungsi dari debug_active_process_stop adalah menghentikan </w:t>
      </w:r>
      <w:r w:rsidRPr="00610384">
        <w:rPr>
          <w:i/>
          <w:iCs/>
          <w:sz w:val="24"/>
          <w:szCs w:val="24"/>
        </w:rPr>
        <w:t>debugger</w:t>
      </w:r>
      <w:r w:rsidRPr="00610384">
        <w:rPr>
          <w:sz w:val="24"/>
          <w:szCs w:val="24"/>
        </w:rPr>
        <w:t xml:space="preserve"> sekaligus menghancurkan memori tersebut. Selanjutnya, peneliti juga mencoba menggunakan fungsi </w:t>
      </w:r>
      <w:proofErr w:type="gramStart"/>
      <w:r w:rsidRPr="00610384">
        <w:rPr>
          <w:rFonts w:ascii="Courier New" w:hAnsi="Courier New" w:cs="Courier New"/>
          <w:sz w:val="24"/>
          <w:szCs w:val="24"/>
        </w:rPr>
        <w:t>detach(</w:t>
      </w:r>
      <w:proofErr w:type="gramEnd"/>
      <w:r w:rsidRPr="00610384">
        <w:rPr>
          <w:rFonts w:ascii="Courier New" w:hAnsi="Courier New" w:cs="Courier New"/>
          <w:sz w:val="24"/>
          <w:szCs w:val="24"/>
        </w:rPr>
        <w:t>)</w:t>
      </w:r>
      <w:r w:rsidRPr="00610384">
        <w:rPr>
          <w:sz w:val="24"/>
          <w:szCs w:val="24"/>
        </w:rPr>
        <w:t xml:space="preserve">. Fungsi </w:t>
      </w:r>
      <w:proofErr w:type="gramStart"/>
      <w:r w:rsidRPr="00610384">
        <w:rPr>
          <w:rFonts w:ascii="Courier New" w:hAnsi="Courier New" w:cs="Courier New"/>
          <w:sz w:val="24"/>
          <w:szCs w:val="24"/>
        </w:rPr>
        <w:t>detach(</w:t>
      </w:r>
      <w:proofErr w:type="gramEnd"/>
      <w:r w:rsidRPr="00610384">
        <w:rPr>
          <w:rFonts w:ascii="Courier New" w:hAnsi="Courier New" w:cs="Courier New"/>
          <w:sz w:val="24"/>
          <w:szCs w:val="24"/>
        </w:rPr>
        <w:t>)</w:t>
      </w:r>
      <w:r w:rsidRPr="00610384">
        <w:rPr>
          <w:sz w:val="24"/>
          <w:szCs w:val="24"/>
        </w:rPr>
        <w:t xml:space="preserve"> merupakan salah satu fungsi untuk menyelesaikan proses </w:t>
      </w:r>
      <w:r w:rsidRPr="00610384">
        <w:rPr>
          <w:i/>
          <w:iCs/>
          <w:sz w:val="24"/>
          <w:szCs w:val="24"/>
        </w:rPr>
        <w:t>debugging</w:t>
      </w:r>
      <w:r w:rsidRPr="00610384">
        <w:rPr>
          <w:sz w:val="24"/>
          <w:szCs w:val="24"/>
        </w:rPr>
        <w:t xml:space="preserve"> pada </w:t>
      </w:r>
      <w:r w:rsidRPr="00610384">
        <w:rPr>
          <w:i/>
          <w:iCs/>
          <w:sz w:val="24"/>
          <w:szCs w:val="24"/>
        </w:rPr>
        <w:t>debugger</w:t>
      </w:r>
      <w:r w:rsidRPr="00610384">
        <w:rPr>
          <w:sz w:val="24"/>
          <w:szCs w:val="24"/>
        </w:rPr>
        <w:t>, tetapi jika menggunakan proses</w:t>
      </w:r>
      <w:r w:rsidRPr="00610384">
        <w:rPr>
          <w:rFonts w:ascii="Courier New" w:hAnsi="Courier New" w:cs="Courier New"/>
          <w:sz w:val="24"/>
          <w:szCs w:val="24"/>
        </w:rPr>
        <w:t xml:space="preserve"> detach()</w:t>
      </w:r>
      <w:r w:rsidRPr="00610384">
        <w:rPr>
          <w:sz w:val="24"/>
          <w:szCs w:val="24"/>
        </w:rPr>
        <w:t xml:space="preserve"> ini maka proses selanjutnya tidak akan dijalankan yang berarti proses </w:t>
      </w:r>
      <w:r w:rsidRPr="00610384">
        <w:rPr>
          <w:i/>
          <w:iCs/>
          <w:sz w:val="24"/>
          <w:szCs w:val="24"/>
        </w:rPr>
        <w:t>debugging</w:t>
      </w:r>
      <w:r w:rsidRPr="00610384">
        <w:rPr>
          <w:sz w:val="24"/>
          <w:szCs w:val="24"/>
        </w:rPr>
        <w:t xml:space="preserve"> berhenti total.</w:t>
      </w:r>
    </w:p>
    <w:p w14:paraId="25718E03" w14:textId="24394C62" w:rsidR="00A65E63" w:rsidRPr="00610384" w:rsidRDefault="00A65E63" w:rsidP="00B7431C">
      <w:pPr>
        <w:spacing w:line="360" w:lineRule="auto"/>
        <w:jc w:val="both"/>
        <w:rPr>
          <w:sz w:val="24"/>
          <w:szCs w:val="24"/>
        </w:rPr>
      </w:pPr>
      <w:r w:rsidRPr="00610384">
        <w:rPr>
          <w:sz w:val="24"/>
          <w:szCs w:val="24"/>
        </w:rPr>
        <w:t xml:space="preserve">Berdasarkan analisis tersebut, peneliti mendefenisikan fungsi </w:t>
      </w:r>
      <w:r w:rsidRPr="00610384">
        <w:rPr>
          <w:i/>
          <w:iCs/>
          <w:sz w:val="24"/>
          <w:szCs w:val="24"/>
        </w:rPr>
        <w:t>suspend</w:t>
      </w:r>
      <w:r w:rsidRPr="00610384">
        <w:rPr>
          <w:sz w:val="24"/>
          <w:szCs w:val="24"/>
        </w:rPr>
        <w:t xml:space="preserve"> yang berisi status parameter</w:t>
      </w:r>
      <w:r w:rsidR="00B7431C" w:rsidRPr="00610384">
        <w:rPr>
          <w:sz w:val="24"/>
          <w:szCs w:val="24"/>
        </w:rPr>
        <w:t xml:space="preserve"> </w:t>
      </w:r>
      <w:r w:rsidRPr="00610384">
        <w:rPr>
          <w:rFonts w:ascii="Courier New" w:hAnsi="Courier New" w:cs="Courier New"/>
          <w:sz w:val="24"/>
          <w:szCs w:val="24"/>
        </w:rPr>
        <w:t>debug_active_process</w:t>
      </w:r>
      <w:r w:rsidRPr="00610384">
        <w:rPr>
          <w:sz w:val="24"/>
          <w:szCs w:val="24"/>
        </w:rPr>
        <w:t>.</w:t>
      </w:r>
      <w:r w:rsidR="00B7431C" w:rsidRPr="00610384">
        <w:rPr>
          <w:sz w:val="24"/>
          <w:szCs w:val="24"/>
        </w:rPr>
        <w:t xml:space="preserve"> </w:t>
      </w:r>
      <w:r w:rsidRPr="00610384">
        <w:rPr>
          <w:sz w:val="24"/>
          <w:szCs w:val="24"/>
        </w:rPr>
        <w:t xml:space="preserve">Fungsi </w:t>
      </w:r>
      <w:r w:rsidRPr="00610384">
        <w:rPr>
          <w:rFonts w:ascii="Courier New" w:hAnsi="Courier New" w:cs="Courier New"/>
          <w:sz w:val="24"/>
          <w:szCs w:val="24"/>
        </w:rPr>
        <w:t>debug_active_</w:t>
      </w:r>
      <w:proofErr w:type="gramStart"/>
      <w:r w:rsidRPr="00610384">
        <w:rPr>
          <w:rFonts w:ascii="Courier New" w:hAnsi="Courier New" w:cs="Courier New"/>
          <w:sz w:val="24"/>
          <w:szCs w:val="24"/>
        </w:rPr>
        <w:t>process(</w:t>
      </w:r>
      <w:proofErr w:type="gramEnd"/>
      <w:r w:rsidRPr="00610384">
        <w:rPr>
          <w:rFonts w:ascii="Courier New" w:hAnsi="Courier New" w:cs="Courier New"/>
          <w:sz w:val="24"/>
          <w:szCs w:val="24"/>
        </w:rPr>
        <w:t>)</w:t>
      </w:r>
      <w:r w:rsidRPr="00610384">
        <w:rPr>
          <w:sz w:val="24"/>
          <w:szCs w:val="24"/>
        </w:rPr>
        <w:t xml:space="preserve"> ini juga merupakan salah satu cara untuk menghentikan parameter PID sehingga </w:t>
      </w:r>
      <w:r w:rsidRPr="00610384">
        <w:rPr>
          <w:i/>
          <w:iCs/>
          <w:sz w:val="24"/>
          <w:szCs w:val="24"/>
        </w:rPr>
        <w:t>debugger</w:t>
      </w:r>
      <w:r w:rsidRPr="00610384">
        <w:rPr>
          <w:sz w:val="24"/>
          <w:szCs w:val="24"/>
        </w:rPr>
        <w:t xml:space="preserve"> otomatis di-</w:t>
      </w:r>
      <w:r w:rsidRPr="00610384">
        <w:rPr>
          <w:i/>
          <w:iCs/>
          <w:sz w:val="24"/>
          <w:szCs w:val="24"/>
        </w:rPr>
        <w:t>suspend</w:t>
      </w:r>
      <w:r w:rsidRPr="00610384">
        <w:rPr>
          <w:sz w:val="24"/>
          <w:szCs w:val="24"/>
        </w:rPr>
        <w:t xml:space="preserve"> atau diberhentikan sementara. Hal ini dapat terjadi jika status </w:t>
      </w:r>
      <w:r w:rsidRPr="00610384">
        <w:rPr>
          <w:rFonts w:ascii="Courier New" w:hAnsi="Courier New" w:cs="Courier New"/>
          <w:sz w:val="24"/>
          <w:szCs w:val="24"/>
        </w:rPr>
        <w:t>debug_active_process = false</w:t>
      </w:r>
      <w:r w:rsidRPr="00610384">
        <w:rPr>
          <w:sz w:val="24"/>
          <w:szCs w:val="24"/>
        </w:rPr>
        <w:t xml:space="preserve">. Melalui cara ini, </w:t>
      </w:r>
      <w:r w:rsidRPr="00610384">
        <w:rPr>
          <w:i/>
          <w:iCs/>
          <w:sz w:val="24"/>
          <w:szCs w:val="24"/>
        </w:rPr>
        <w:t>debugger</w:t>
      </w:r>
      <w:r w:rsidRPr="00610384">
        <w:rPr>
          <w:sz w:val="24"/>
          <w:szCs w:val="24"/>
        </w:rPr>
        <w:t xml:space="preserve"> dapat diberhentikan ketika selesai mengeksekusi memori sehingga peneliti dapat mengambil </w:t>
      </w:r>
      <w:r w:rsidRPr="00610384">
        <w:rPr>
          <w:i/>
          <w:iCs/>
          <w:sz w:val="24"/>
          <w:szCs w:val="24"/>
        </w:rPr>
        <w:t>snapshot</w:t>
      </w:r>
      <w:r w:rsidRPr="00610384">
        <w:rPr>
          <w:sz w:val="24"/>
          <w:szCs w:val="24"/>
        </w:rPr>
        <w:t xml:space="preserve"> memori dan menggunakannya pada proses selanjutnya.</w:t>
      </w:r>
    </w:p>
    <w:p w14:paraId="695F3E8E" w14:textId="77777777" w:rsidR="00A65E63" w:rsidRPr="007D1FF5" w:rsidRDefault="00A65E63" w:rsidP="00961188">
      <w:pPr>
        <w:pStyle w:val="ListParagraph"/>
        <w:numPr>
          <w:ilvl w:val="1"/>
          <w:numId w:val="9"/>
        </w:numPr>
        <w:tabs>
          <w:tab w:val="clear" w:pos="576"/>
        </w:tabs>
        <w:spacing w:after="0" w:line="360" w:lineRule="auto"/>
        <w:ind w:left="567"/>
        <w:jc w:val="both"/>
        <w:outlineLvl w:val="1"/>
        <w:rPr>
          <w:i/>
          <w:szCs w:val="24"/>
        </w:rPr>
      </w:pPr>
      <w:r w:rsidRPr="007D1FF5">
        <w:rPr>
          <w:i/>
          <w:szCs w:val="24"/>
        </w:rPr>
        <w:t xml:space="preserve"> </w:t>
      </w:r>
      <w:bookmarkStart w:id="222" w:name="_Toc519843273"/>
      <w:bookmarkStart w:id="223" w:name="_Toc519867586"/>
      <w:bookmarkStart w:id="224" w:name="_Toc522192777"/>
      <w:r w:rsidRPr="007D1FF5">
        <w:rPr>
          <w:i/>
          <w:szCs w:val="24"/>
        </w:rPr>
        <w:t>Debug Event</w:t>
      </w:r>
      <w:bookmarkEnd w:id="222"/>
      <w:bookmarkEnd w:id="223"/>
      <w:bookmarkEnd w:id="224"/>
    </w:p>
    <w:p w14:paraId="283C3544" w14:textId="75D5AF1F" w:rsidR="000934A2" w:rsidRPr="00610384" w:rsidRDefault="00A65E63" w:rsidP="00961188">
      <w:pPr>
        <w:spacing w:line="360" w:lineRule="auto"/>
        <w:jc w:val="both"/>
        <w:rPr>
          <w:sz w:val="24"/>
          <w:szCs w:val="24"/>
        </w:rPr>
      </w:pPr>
      <w:r w:rsidRPr="00610384">
        <w:rPr>
          <w:i/>
          <w:iCs/>
          <w:sz w:val="24"/>
          <w:szCs w:val="24"/>
        </w:rPr>
        <w:t>Debugging event</w:t>
      </w:r>
      <w:r w:rsidRPr="00610384">
        <w:rPr>
          <w:sz w:val="24"/>
          <w:szCs w:val="24"/>
        </w:rPr>
        <w:t xml:space="preserve"> merupakan kejadian pada sebuah proses yang sedang di-</w:t>
      </w:r>
      <w:r w:rsidRPr="00610384">
        <w:rPr>
          <w:i/>
          <w:iCs/>
          <w:sz w:val="24"/>
          <w:szCs w:val="24"/>
        </w:rPr>
        <w:t>debug</w:t>
      </w:r>
      <w:r w:rsidRPr="00610384">
        <w:rPr>
          <w:sz w:val="24"/>
          <w:szCs w:val="24"/>
        </w:rPr>
        <w:t xml:space="preserve"> yang menyebabkan sistem memberikan notifikasi ke </w:t>
      </w:r>
      <w:r w:rsidRPr="00610384">
        <w:rPr>
          <w:i/>
          <w:iCs/>
          <w:sz w:val="24"/>
          <w:szCs w:val="24"/>
        </w:rPr>
        <w:t>debugger</w:t>
      </w:r>
      <w:r w:rsidRPr="00610384">
        <w:rPr>
          <w:sz w:val="24"/>
          <w:szCs w:val="24"/>
        </w:rPr>
        <w:t xml:space="preserve">. Peran </w:t>
      </w:r>
      <w:r w:rsidRPr="00610384">
        <w:rPr>
          <w:i/>
          <w:iCs/>
          <w:sz w:val="24"/>
          <w:szCs w:val="24"/>
        </w:rPr>
        <w:t>debugging event</w:t>
      </w:r>
      <w:r w:rsidRPr="00610384">
        <w:rPr>
          <w:sz w:val="24"/>
          <w:szCs w:val="24"/>
        </w:rPr>
        <w:t xml:space="preserve"> pada </w:t>
      </w:r>
      <w:r w:rsidRPr="00610384">
        <w:rPr>
          <w:i/>
          <w:iCs/>
          <w:sz w:val="24"/>
          <w:szCs w:val="24"/>
        </w:rPr>
        <w:t>debugger</w:t>
      </w:r>
      <w:r w:rsidRPr="00610384">
        <w:rPr>
          <w:sz w:val="24"/>
          <w:szCs w:val="24"/>
        </w:rPr>
        <w:t xml:space="preserve"> terjadi apabila telah memiliki hak akses ke proses target. Ketika akses terhadap proses target telah ada maka </w:t>
      </w:r>
      <w:r w:rsidRPr="00610384">
        <w:rPr>
          <w:i/>
          <w:iCs/>
          <w:sz w:val="24"/>
          <w:szCs w:val="24"/>
        </w:rPr>
        <w:t>handle debug event</w:t>
      </w:r>
      <w:r w:rsidRPr="00610384">
        <w:rPr>
          <w:sz w:val="24"/>
          <w:szCs w:val="24"/>
        </w:rPr>
        <w:t xml:space="preserve"> siap untuk melakukan </w:t>
      </w:r>
      <w:r w:rsidRPr="00610384">
        <w:rPr>
          <w:i/>
          <w:iCs/>
          <w:sz w:val="24"/>
          <w:szCs w:val="24"/>
        </w:rPr>
        <w:t>debugging event</w:t>
      </w:r>
      <w:r w:rsidRPr="00610384">
        <w:rPr>
          <w:sz w:val="24"/>
          <w:szCs w:val="24"/>
        </w:rPr>
        <w:t xml:space="preserve">. </w:t>
      </w:r>
      <w:r w:rsidRPr="00610384">
        <w:rPr>
          <w:i/>
          <w:iCs/>
          <w:sz w:val="24"/>
          <w:szCs w:val="24"/>
        </w:rPr>
        <w:t>Debugger</w:t>
      </w:r>
      <w:r w:rsidRPr="00610384">
        <w:rPr>
          <w:sz w:val="24"/>
          <w:szCs w:val="24"/>
        </w:rPr>
        <w:t xml:space="preserve"> menggunakan </w:t>
      </w:r>
      <w:r w:rsidRPr="00610384">
        <w:rPr>
          <w:i/>
          <w:iCs/>
          <w:sz w:val="24"/>
          <w:szCs w:val="24"/>
        </w:rPr>
        <w:t>debugging event</w:t>
      </w:r>
      <w:r w:rsidRPr="00610384">
        <w:rPr>
          <w:sz w:val="24"/>
          <w:szCs w:val="24"/>
        </w:rPr>
        <w:t xml:space="preserve"> berupa fungsi </w:t>
      </w:r>
      <w:proofErr w:type="gramStart"/>
      <w:r w:rsidRPr="00610384">
        <w:rPr>
          <w:rFonts w:ascii="Courier New" w:hAnsi="Courier New" w:cs="Courier New"/>
          <w:sz w:val="24"/>
          <w:szCs w:val="24"/>
        </w:rPr>
        <w:t>WaitForDebugEvent(</w:t>
      </w:r>
      <w:proofErr w:type="gramEnd"/>
      <w:r w:rsidRPr="00610384">
        <w:rPr>
          <w:rFonts w:ascii="Courier New" w:hAnsi="Courier New" w:cs="Courier New"/>
          <w:sz w:val="24"/>
          <w:szCs w:val="24"/>
        </w:rPr>
        <w:t xml:space="preserve">) </w:t>
      </w:r>
      <w:r w:rsidRPr="00610384">
        <w:rPr>
          <w:sz w:val="24"/>
          <w:szCs w:val="24"/>
        </w:rPr>
        <w:t xml:space="preserve">dan fungsi </w:t>
      </w:r>
      <w:r w:rsidRPr="00610384">
        <w:rPr>
          <w:rFonts w:ascii="Courier New" w:hAnsi="Courier New" w:cs="Courier New"/>
          <w:sz w:val="24"/>
          <w:szCs w:val="24"/>
        </w:rPr>
        <w:t xml:space="preserve">ContinueDebugEvent(). </w:t>
      </w:r>
      <w:proofErr w:type="gramStart"/>
      <w:r w:rsidRPr="00610384">
        <w:rPr>
          <w:rFonts w:ascii="Courier New" w:hAnsi="Courier New" w:cs="Courier New"/>
          <w:sz w:val="24"/>
          <w:szCs w:val="24"/>
        </w:rPr>
        <w:t>WaitForDebugEvent(</w:t>
      </w:r>
      <w:proofErr w:type="gramEnd"/>
      <w:r w:rsidRPr="00610384">
        <w:rPr>
          <w:rFonts w:ascii="Courier New" w:hAnsi="Courier New" w:cs="Courier New"/>
          <w:sz w:val="24"/>
          <w:szCs w:val="24"/>
        </w:rPr>
        <w:t>)</w:t>
      </w:r>
      <w:r w:rsidRPr="00610384">
        <w:rPr>
          <w:sz w:val="24"/>
          <w:szCs w:val="24"/>
        </w:rPr>
        <w:t xml:space="preserve"> akan tetap menunggu hingga </w:t>
      </w:r>
      <w:r w:rsidRPr="00610384">
        <w:rPr>
          <w:i/>
          <w:iCs/>
          <w:sz w:val="24"/>
          <w:szCs w:val="24"/>
        </w:rPr>
        <w:t>event</w:t>
      </w:r>
      <w:r w:rsidRPr="00610384">
        <w:rPr>
          <w:sz w:val="24"/>
          <w:szCs w:val="24"/>
        </w:rPr>
        <w:t xml:space="preserve"> muncul. Untuk setiap </w:t>
      </w:r>
      <w:r w:rsidRPr="00610384">
        <w:rPr>
          <w:i/>
          <w:iCs/>
          <w:sz w:val="24"/>
          <w:szCs w:val="24"/>
        </w:rPr>
        <w:t>event</w:t>
      </w:r>
      <w:r w:rsidRPr="00610384">
        <w:rPr>
          <w:sz w:val="24"/>
          <w:szCs w:val="24"/>
        </w:rPr>
        <w:t xml:space="preserve"> yang ada pada </w:t>
      </w:r>
      <w:r w:rsidRPr="00610384">
        <w:rPr>
          <w:i/>
          <w:iCs/>
          <w:sz w:val="24"/>
          <w:szCs w:val="24"/>
        </w:rPr>
        <w:t>debugger</w:t>
      </w:r>
      <w:r w:rsidRPr="00610384">
        <w:rPr>
          <w:sz w:val="24"/>
          <w:szCs w:val="24"/>
        </w:rPr>
        <w:t xml:space="preserve"> akan ditangani oleh </w:t>
      </w:r>
      <w:r w:rsidRPr="00610384">
        <w:rPr>
          <w:i/>
          <w:iCs/>
          <w:sz w:val="24"/>
          <w:szCs w:val="24"/>
        </w:rPr>
        <w:t>event handler</w:t>
      </w:r>
      <w:r w:rsidRPr="00610384">
        <w:rPr>
          <w:sz w:val="24"/>
          <w:szCs w:val="24"/>
        </w:rPr>
        <w:t xml:space="preserve"> sebelum proses dilanjutkan. Disaat </w:t>
      </w:r>
      <w:r w:rsidRPr="00610384">
        <w:rPr>
          <w:i/>
          <w:iCs/>
          <w:sz w:val="24"/>
          <w:szCs w:val="24"/>
        </w:rPr>
        <w:t>handler</w:t>
      </w:r>
      <w:r w:rsidRPr="00610384">
        <w:rPr>
          <w:sz w:val="24"/>
          <w:szCs w:val="24"/>
        </w:rPr>
        <w:t xml:space="preserve"> selesai dieksekusi, maka proses sebelumnya </w:t>
      </w:r>
      <w:r w:rsidRPr="00610384">
        <w:rPr>
          <w:sz w:val="24"/>
          <w:szCs w:val="24"/>
        </w:rPr>
        <w:lastRenderedPageBreak/>
        <w:t xml:space="preserve">akan lanjut dieksekusi. Peran dari fungsi </w:t>
      </w:r>
      <w:proofErr w:type="gramStart"/>
      <w:r w:rsidRPr="00610384">
        <w:rPr>
          <w:rFonts w:ascii="Courier New" w:hAnsi="Courier New" w:cs="Courier New"/>
          <w:sz w:val="24"/>
          <w:szCs w:val="24"/>
        </w:rPr>
        <w:t>ContinueDebugEvent(</w:t>
      </w:r>
      <w:proofErr w:type="gramEnd"/>
      <w:r w:rsidRPr="00610384">
        <w:rPr>
          <w:rFonts w:ascii="Courier New" w:hAnsi="Courier New" w:cs="Courier New"/>
          <w:sz w:val="24"/>
          <w:szCs w:val="24"/>
        </w:rPr>
        <w:t>)</w:t>
      </w:r>
      <w:r w:rsidRPr="00610384">
        <w:rPr>
          <w:sz w:val="24"/>
          <w:szCs w:val="24"/>
        </w:rPr>
        <w:t xml:space="preserve"> muncul disaat proses selanjutnya dieksekusi, disamping itu peran lain dari fungsi ini ialah melanjutkan proses </w:t>
      </w:r>
      <w:r w:rsidRPr="00610384">
        <w:rPr>
          <w:i/>
          <w:iCs/>
          <w:sz w:val="24"/>
          <w:szCs w:val="24"/>
        </w:rPr>
        <w:t>exception</w:t>
      </w:r>
      <w:r w:rsidRPr="00610384">
        <w:rPr>
          <w:sz w:val="24"/>
          <w:szCs w:val="24"/>
        </w:rPr>
        <w:t xml:space="preserve">. </w:t>
      </w:r>
      <w:r w:rsidRPr="00610384">
        <w:rPr>
          <w:i/>
          <w:iCs/>
          <w:sz w:val="24"/>
          <w:szCs w:val="24"/>
        </w:rPr>
        <w:t>Exception</w:t>
      </w:r>
      <w:r w:rsidRPr="00610384">
        <w:rPr>
          <w:sz w:val="24"/>
          <w:szCs w:val="24"/>
        </w:rPr>
        <w:t xml:space="preserve"> merupakan suatu indikasi munculnya keadaan </w:t>
      </w:r>
      <w:r w:rsidRPr="00610384">
        <w:rPr>
          <w:i/>
          <w:iCs/>
          <w:sz w:val="24"/>
          <w:szCs w:val="24"/>
        </w:rPr>
        <w:t>error</w:t>
      </w:r>
      <w:r w:rsidRPr="00610384">
        <w:rPr>
          <w:sz w:val="24"/>
          <w:szCs w:val="24"/>
        </w:rPr>
        <w:t xml:space="preserve"> pada </w:t>
      </w:r>
      <w:r w:rsidRPr="00610384">
        <w:rPr>
          <w:i/>
          <w:iCs/>
          <w:sz w:val="24"/>
          <w:szCs w:val="24"/>
        </w:rPr>
        <w:t>debugger</w:t>
      </w:r>
      <w:r w:rsidRPr="00610384">
        <w:rPr>
          <w:sz w:val="24"/>
          <w:szCs w:val="24"/>
        </w:rPr>
        <w:t xml:space="preserve"> ketika program dieksekusi. Beberapa bentuk </w:t>
      </w:r>
      <w:r w:rsidRPr="00610384">
        <w:rPr>
          <w:i/>
          <w:iCs/>
          <w:sz w:val="24"/>
          <w:szCs w:val="24"/>
        </w:rPr>
        <w:t>exception</w:t>
      </w:r>
      <w:r w:rsidRPr="00610384">
        <w:rPr>
          <w:sz w:val="24"/>
          <w:szCs w:val="24"/>
        </w:rPr>
        <w:t xml:space="preserve"> yang ditangani oleh </w:t>
      </w:r>
      <w:r w:rsidRPr="00610384">
        <w:rPr>
          <w:i/>
          <w:iCs/>
          <w:sz w:val="24"/>
          <w:szCs w:val="24"/>
        </w:rPr>
        <w:t>debugger</w:t>
      </w:r>
      <w:r w:rsidRPr="00610384">
        <w:rPr>
          <w:sz w:val="24"/>
          <w:szCs w:val="24"/>
        </w:rPr>
        <w:t xml:space="preserve"> yaitu berupa </w:t>
      </w:r>
      <w:r w:rsidRPr="00610384">
        <w:rPr>
          <w:i/>
          <w:iCs/>
          <w:sz w:val="24"/>
          <w:szCs w:val="24"/>
        </w:rPr>
        <w:t>exception</w:t>
      </w:r>
      <w:r w:rsidRPr="00610384">
        <w:rPr>
          <w:sz w:val="24"/>
          <w:szCs w:val="24"/>
        </w:rPr>
        <w:t xml:space="preserve"> terhadap </w:t>
      </w:r>
      <w:r w:rsidRPr="00610384">
        <w:rPr>
          <w:i/>
          <w:iCs/>
          <w:sz w:val="24"/>
          <w:szCs w:val="24"/>
        </w:rPr>
        <w:t>breakpoint</w:t>
      </w:r>
      <w:r w:rsidRPr="00610384">
        <w:rPr>
          <w:sz w:val="24"/>
          <w:szCs w:val="24"/>
        </w:rPr>
        <w:t xml:space="preserve">, </w:t>
      </w:r>
      <w:r w:rsidRPr="00610384">
        <w:rPr>
          <w:i/>
          <w:iCs/>
          <w:sz w:val="24"/>
          <w:szCs w:val="24"/>
        </w:rPr>
        <w:t>exception</w:t>
      </w:r>
      <w:r w:rsidRPr="00610384">
        <w:rPr>
          <w:sz w:val="24"/>
          <w:szCs w:val="24"/>
        </w:rPr>
        <w:t xml:space="preserve"> terhadap pelanggaran akses (</w:t>
      </w:r>
      <w:r w:rsidRPr="00610384">
        <w:rPr>
          <w:i/>
          <w:iCs/>
          <w:sz w:val="24"/>
          <w:szCs w:val="24"/>
        </w:rPr>
        <w:t>access violation</w:t>
      </w:r>
      <w:r w:rsidRPr="00610384">
        <w:rPr>
          <w:sz w:val="24"/>
          <w:szCs w:val="24"/>
        </w:rPr>
        <w:t xml:space="preserve">), serta </w:t>
      </w:r>
      <w:r w:rsidRPr="00610384">
        <w:rPr>
          <w:i/>
          <w:iCs/>
          <w:sz w:val="24"/>
          <w:szCs w:val="24"/>
        </w:rPr>
        <w:t>exception</w:t>
      </w:r>
      <w:r w:rsidRPr="00610384">
        <w:rPr>
          <w:sz w:val="24"/>
          <w:szCs w:val="24"/>
        </w:rPr>
        <w:t xml:space="preserve"> terhadap izin akses yang tidak tepat pada memori. Sistem </w:t>
      </w:r>
      <w:r w:rsidRPr="00610384">
        <w:rPr>
          <w:i/>
          <w:iCs/>
          <w:sz w:val="24"/>
          <w:szCs w:val="24"/>
        </w:rPr>
        <w:t>debugger</w:t>
      </w:r>
      <w:r w:rsidRPr="00610384">
        <w:rPr>
          <w:sz w:val="24"/>
          <w:szCs w:val="24"/>
        </w:rPr>
        <w:t xml:space="preserve"> kemudian melakukan </w:t>
      </w:r>
      <w:r w:rsidRPr="00610384">
        <w:rPr>
          <w:i/>
          <w:iCs/>
          <w:sz w:val="24"/>
          <w:szCs w:val="24"/>
        </w:rPr>
        <w:t>detach</w:t>
      </w:r>
      <w:r w:rsidRPr="00610384">
        <w:rPr>
          <w:sz w:val="24"/>
          <w:szCs w:val="24"/>
        </w:rPr>
        <w:t>/melepaskan proses apabila analisis proses selesai dilakukan.</w:t>
      </w:r>
    </w:p>
    <w:p w14:paraId="581A6998" w14:textId="77777777" w:rsidR="00A65E63" w:rsidRPr="00610384" w:rsidRDefault="00A65E63" w:rsidP="00961188">
      <w:pPr>
        <w:spacing w:before="240" w:after="240" w:line="360" w:lineRule="auto"/>
        <w:jc w:val="both"/>
        <w:rPr>
          <w:sz w:val="24"/>
          <w:szCs w:val="24"/>
        </w:rPr>
      </w:pPr>
      <w:r w:rsidRPr="00610384">
        <w:rPr>
          <w:sz w:val="24"/>
          <w:szCs w:val="24"/>
        </w:rPr>
        <w:t xml:space="preserve">Terdapat 4 kategori </w:t>
      </w:r>
      <w:r w:rsidRPr="00610384">
        <w:rPr>
          <w:i/>
          <w:iCs/>
          <w:sz w:val="24"/>
          <w:szCs w:val="24"/>
        </w:rPr>
        <w:t>exception</w:t>
      </w:r>
      <w:r w:rsidRPr="00610384">
        <w:rPr>
          <w:sz w:val="24"/>
          <w:szCs w:val="24"/>
        </w:rPr>
        <w:t xml:space="preserve"> yang ditangani oleh Windows </w:t>
      </w:r>
      <w:r w:rsidRPr="00610384">
        <w:rPr>
          <w:i/>
          <w:iCs/>
          <w:sz w:val="24"/>
          <w:szCs w:val="24"/>
        </w:rPr>
        <w:t>debugger</w:t>
      </w:r>
      <w:r w:rsidRPr="00610384">
        <w:rPr>
          <w:sz w:val="24"/>
          <w:szCs w:val="24"/>
        </w:rPr>
        <w:t xml:space="preserve"> yaitu: </w:t>
      </w:r>
    </w:p>
    <w:p w14:paraId="0851D6B2" w14:textId="77777777" w:rsidR="00A65E63" w:rsidRPr="00610384" w:rsidRDefault="00A65E63" w:rsidP="008F3623">
      <w:pPr>
        <w:pStyle w:val="ListParagraph"/>
        <w:numPr>
          <w:ilvl w:val="0"/>
          <w:numId w:val="13"/>
        </w:numPr>
        <w:spacing w:after="240" w:line="360" w:lineRule="auto"/>
        <w:ind w:left="284" w:hanging="284"/>
        <w:jc w:val="both"/>
        <w:rPr>
          <w:b w:val="0"/>
          <w:i/>
          <w:szCs w:val="24"/>
        </w:rPr>
      </w:pPr>
      <w:r w:rsidRPr="00610384">
        <w:rPr>
          <w:b w:val="0"/>
          <w:i/>
          <w:szCs w:val="24"/>
        </w:rPr>
        <w:t xml:space="preserve">Exception access violation </w:t>
      </w:r>
      <w:r w:rsidRPr="00610384">
        <w:rPr>
          <w:b w:val="0"/>
          <w:szCs w:val="24"/>
        </w:rPr>
        <w:t xml:space="preserve">merupakan </w:t>
      </w:r>
      <w:r w:rsidRPr="00610384">
        <w:rPr>
          <w:b w:val="0"/>
          <w:i/>
          <w:szCs w:val="24"/>
        </w:rPr>
        <w:t>exception</w:t>
      </w:r>
      <w:r w:rsidRPr="00610384">
        <w:rPr>
          <w:b w:val="0"/>
          <w:szCs w:val="24"/>
        </w:rPr>
        <w:t xml:space="preserve"> yang muncul pada proses yang tidak diizinkan untuk mengakses memori. </w:t>
      </w:r>
      <w:r w:rsidRPr="00610384">
        <w:rPr>
          <w:b w:val="0"/>
          <w:i/>
          <w:szCs w:val="24"/>
        </w:rPr>
        <w:t>Exception</w:t>
      </w:r>
      <w:r w:rsidRPr="00610384">
        <w:rPr>
          <w:b w:val="0"/>
          <w:szCs w:val="24"/>
        </w:rPr>
        <w:t xml:space="preserve"> ini ditangani</w:t>
      </w:r>
      <w:r w:rsidRPr="00610384">
        <w:rPr>
          <w:b w:val="0"/>
          <w:i/>
          <w:szCs w:val="24"/>
        </w:rPr>
        <w:t xml:space="preserve"> </w:t>
      </w:r>
      <w:r w:rsidRPr="00610384">
        <w:rPr>
          <w:b w:val="0"/>
          <w:szCs w:val="24"/>
        </w:rPr>
        <w:t xml:space="preserve">menggunakan sebuah </w:t>
      </w:r>
      <w:r w:rsidRPr="00610384">
        <w:rPr>
          <w:b w:val="0"/>
          <w:i/>
          <w:szCs w:val="24"/>
        </w:rPr>
        <w:t>handler</w:t>
      </w:r>
      <w:r w:rsidRPr="00610384">
        <w:rPr>
          <w:b w:val="0"/>
          <w:szCs w:val="24"/>
        </w:rPr>
        <w:t xml:space="preserve"> yang dinamakan </w:t>
      </w:r>
      <w:r w:rsidRPr="00610384">
        <w:rPr>
          <w:b w:val="0"/>
          <w:i/>
          <w:szCs w:val="24"/>
        </w:rPr>
        <w:t>access violation handler</w:t>
      </w:r>
      <w:r w:rsidRPr="00610384">
        <w:rPr>
          <w:b w:val="0"/>
          <w:szCs w:val="24"/>
        </w:rPr>
        <w:t>.</w:t>
      </w:r>
    </w:p>
    <w:p w14:paraId="46A62269" w14:textId="77777777" w:rsidR="00A65E63" w:rsidRPr="00610384" w:rsidRDefault="00A65E63" w:rsidP="008F3623">
      <w:pPr>
        <w:pStyle w:val="ListParagraph"/>
        <w:numPr>
          <w:ilvl w:val="0"/>
          <w:numId w:val="13"/>
        </w:numPr>
        <w:spacing w:after="240" w:line="360" w:lineRule="auto"/>
        <w:ind w:left="284" w:hanging="284"/>
        <w:jc w:val="both"/>
        <w:rPr>
          <w:b w:val="0"/>
          <w:i/>
          <w:szCs w:val="24"/>
        </w:rPr>
      </w:pPr>
      <w:r w:rsidRPr="00610384">
        <w:rPr>
          <w:b w:val="0"/>
          <w:i/>
          <w:szCs w:val="24"/>
        </w:rPr>
        <w:t xml:space="preserve">Exception breakpoint </w:t>
      </w:r>
      <w:r w:rsidRPr="00610384">
        <w:rPr>
          <w:b w:val="0"/>
          <w:szCs w:val="24"/>
        </w:rPr>
        <w:t xml:space="preserve">merupakan </w:t>
      </w:r>
      <w:r w:rsidRPr="00610384">
        <w:rPr>
          <w:b w:val="0"/>
          <w:i/>
          <w:szCs w:val="24"/>
        </w:rPr>
        <w:t>exception</w:t>
      </w:r>
      <w:r w:rsidRPr="00610384">
        <w:rPr>
          <w:b w:val="0"/>
          <w:szCs w:val="24"/>
        </w:rPr>
        <w:t xml:space="preserve"> yang muncul ketika </w:t>
      </w:r>
      <w:r w:rsidRPr="00610384">
        <w:rPr>
          <w:b w:val="0"/>
          <w:i/>
          <w:szCs w:val="24"/>
        </w:rPr>
        <w:t>soft breakpoint</w:t>
      </w:r>
      <w:r w:rsidRPr="00610384">
        <w:rPr>
          <w:b w:val="0"/>
          <w:szCs w:val="24"/>
        </w:rPr>
        <w:t xml:space="preserve">. </w:t>
      </w:r>
      <w:r w:rsidRPr="00610384">
        <w:rPr>
          <w:b w:val="0"/>
          <w:i/>
          <w:szCs w:val="24"/>
        </w:rPr>
        <w:t>Exception</w:t>
      </w:r>
      <w:r w:rsidRPr="00610384">
        <w:rPr>
          <w:b w:val="0"/>
          <w:szCs w:val="24"/>
        </w:rPr>
        <w:t xml:space="preserve"> ini ditangani menggunakan </w:t>
      </w:r>
      <w:r w:rsidRPr="00610384">
        <w:rPr>
          <w:b w:val="0"/>
          <w:i/>
          <w:szCs w:val="24"/>
        </w:rPr>
        <w:t>handler</w:t>
      </w:r>
      <w:r w:rsidRPr="00610384">
        <w:rPr>
          <w:b w:val="0"/>
          <w:szCs w:val="24"/>
        </w:rPr>
        <w:t xml:space="preserve"> yang dinamakan </w:t>
      </w:r>
      <w:r w:rsidRPr="00610384">
        <w:rPr>
          <w:b w:val="0"/>
          <w:i/>
          <w:szCs w:val="24"/>
        </w:rPr>
        <w:t>handler breakpoint</w:t>
      </w:r>
      <w:r w:rsidRPr="00610384">
        <w:rPr>
          <w:b w:val="0"/>
          <w:szCs w:val="24"/>
        </w:rPr>
        <w:t>.</w:t>
      </w:r>
    </w:p>
    <w:p w14:paraId="6E82F560" w14:textId="77777777" w:rsidR="00A65E63" w:rsidRPr="00610384" w:rsidRDefault="00A65E63" w:rsidP="008F3623">
      <w:pPr>
        <w:pStyle w:val="ListParagraph"/>
        <w:numPr>
          <w:ilvl w:val="0"/>
          <w:numId w:val="13"/>
        </w:numPr>
        <w:spacing w:after="240" w:line="360" w:lineRule="auto"/>
        <w:ind w:left="284" w:hanging="284"/>
        <w:jc w:val="both"/>
        <w:rPr>
          <w:b w:val="0"/>
          <w:i/>
          <w:szCs w:val="24"/>
        </w:rPr>
      </w:pPr>
      <w:r w:rsidRPr="00610384">
        <w:rPr>
          <w:b w:val="0"/>
          <w:i/>
          <w:szCs w:val="24"/>
        </w:rPr>
        <w:t xml:space="preserve">Exception guard page </w:t>
      </w:r>
      <w:r w:rsidRPr="00610384">
        <w:rPr>
          <w:b w:val="0"/>
          <w:szCs w:val="24"/>
        </w:rPr>
        <w:t xml:space="preserve">merupakan </w:t>
      </w:r>
      <w:r w:rsidRPr="00610384">
        <w:rPr>
          <w:b w:val="0"/>
          <w:i/>
          <w:szCs w:val="24"/>
        </w:rPr>
        <w:t>exception</w:t>
      </w:r>
      <w:r w:rsidRPr="00610384">
        <w:rPr>
          <w:b w:val="0"/>
          <w:szCs w:val="24"/>
        </w:rPr>
        <w:t xml:space="preserve"> yang terjadi karena mengakses </w:t>
      </w:r>
      <w:r w:rsidRPr="00610384">
        <w:rPr>
          <w:b w:val="0"/>
          <w:i/>
          <w:szCs w:val="24"/>
        </w:rPr>
        <w:t>guard page</w:t>
      </w:r>
      <w:r w:rsidRPr="00610384">
        <w:rPr>
          <w:b w:val="0"/>
          <w:szCs w:val="24"/>
        </w:rPr>
        <w:t xml:space="preserve"> pada</w:t>
      </w:r>
      <w:r w:rsidRPr="00610384">
        <w:rPr>
          <w:b w:val="0"/>
          <w:i/>
          <w:szCs w:val="24"/>
        </w:rPr>
        <w:t xml:space="preserve"> memory breakpoint</w:t>
      </w:r>
      <w:r w:rsidRPr="00610384">
        <w:rPr>
          <w:b w:val="0"/>
          <w:szCs w:val="24"/>
        </w:rPr>
        <w:t xml:space="preserve">. </w:t>
      </w:r>
      <w:r w:rsidRPr="00610384">
        <w:rPr>
          <w:b w:val="0"/>
          <w:i/>
          <w:szCs w:val="24"/>
        </w:rPr>
        <w:t>Guard page</w:t>
      </w:r>
      <w:r w:rsidRPr="00610384">
        <w:rPr>
          <w:b w:val="0"/>
          <w:szCs w:val="24"/>
        </w:rPr>
        <w:t xml:space="preserve"> ialah sebuah izin memberi akses terhadap </w:t>
      </w:r>
      <w:r w:rsidRPr="00610384">
        <w:rPr>
          <w:b w:val="0"/>
          <w:i/>
          <w:szCs w:val="24"/>
        </w:rPr>
        <w:t>page</w:t>
      </w:r>
      <w:r w:rsidRPr="00610384">
        <w:rPr>
          <w:b w:val="0"/>
          <w:szCs w:val="24"/>
        </w:rPr>
        <w:t xml:space="preserve"> pada memori. </w:t>
      </w:r>
      <w:r w:rsidRPr="00610384">
        <w:rPr>
          <w:b w:val="0"/>
          <w:i/>
          <w:szCs w:val="24"/>
        </w:rPr>
        <w:t>Exception</w:t>
      </w:r>
      <w:r w:rsidRPr="00610384">
        <w:rPr>
          <w:b w:val="0"/>
          <w:szCs w:val="24"/>
        </w:rPr>
        <w:t xml:space="preserve"> ini ditangani menggunakan </w:t>
      </w:r>
      <w:r w:rsidRPr="00610384">
        <w:rPr>
          <w:b w:val="0"/>
          <w:i/>
          <w:szCs w:val="24"/>
        </w:rPr>
        <w:t>handler.</w:t>
      </w:r>
    </w:p>
    <w:p w14:paraId="310C5EE9" w14:textId="77777777" w:rsidR="00A65E63" w:rsidRPr="00610384" w:rsidRDefault="00A65E63" w:rsidP="008F3623">
      <w:pPr>
        <w:pStyle w:val="ListParagraph"/>
        <w:numPr>
          <w:ilvl w:val="0"/>
          <w:numId w:val="13"/>
        </w:numPr>
        <w:spacing w:after="240" w:line="360" w:lineRule="auto"/>
        <w:ind w:left="284" w:hanging="284"/>
        <w:jc w:val="both"/>
        <w:rPr>
          <w:b w:val="0"/>
          <w:i/>
          <w:szCs w:val="24"/>
        </w:rPr>
      </w:pPr>
      <w:r w:rsidRPr="00610384">
        <w:rPr>
          <w:b w:val="0"/>
          <w:i/>
          <w:szCs w:val="24"/>
        </w:rPr>
        <w:t xml:space="preserve">Exception single step </w:t>
      </w:r>
      <w:r w:rsidRPr="00610384">
        <w:rPr>
          <w:b w:val="0"/>
          <w:szCs w:val="24"/>
        </w:rPr>
        <w:t xml:space="preserve">merupakan </w:t>
      </w:r>
      <w:r w:rsidRPr="00610384">
        <w:rPr>
          <w:b w:val="0"/>
          <w:i/>
          <w:szCs w:val="24"/>
        </w:rPr>
        <w:t>exception</w:t>
      </w:r>
      <w:r w:rsidRPr="00610384">
        <w:rPr>
          <w:b w:val="0"/>
          <w:szCs w:val="24"/>
        </w:rPr>
        <w:t xml:space="preserve"> yang muncul disaat menemukan </w:t>
      </w:r>
      <w:r w:rsidRPr="00610384">
        <w:rPr>
          <w:b w:val="0"/>
          <w:i/>
          <w:szCs w:val="24"/>
        </w:rPr>
        <w:t>hardware breakpoint</w:t>
      </w:r>
      <w:r w:rsidRPr="00610384">
        <w:rPr>
          <w:b w:val="0"/>
          <w:szCs w:val="24"/>
        </w:rPr>
        <w:t xml:space="preserve">. </w:t>
      </w:r>
      <w:r w:rsidRPr="00610384">
        <w:rPr>
          <w:b w:val="0"/>
          <w:i/>
          <w:szCs w:val="24"/>
        </w:rPr>
        <w:t>Hardware breakpoint</w:t>
      </w:r>
      <w:r w:rsidRPr="00610384">
        <w:rPr>
          <w:b w:val="0"/>
          <w:szCs w:val="24"/>
        </w:rPr>
        <w:t xml:space="preserve"> menggunakan </w:t>
      </w:r>
      <w:r w:rsidRPr="00610384">
        <w:rPr>
          <w:rFonts w:ascii="Courier New" w:hAnsi="Courier New" w:cs="Courier New"/>
          <w:b w:val="0"/>
          <w:szCs w:val="24"/>
        </w:rPr>
        <w:t>INT1</w:t>
      </w:r>
      <w:r w:rsidRPr="00610384">
        <w:rPr>
          <w:b w:val="0"/>
          <w:szCs w:val="24"/>
        </w:rPr>
        <w:t xml:space="preserve"> ketika menemukan </w:t>
      </w:r>
      <w:r w:rsidRPr="00610384">
        <w:rPr>
          <w:b w:val="0"/>
          <w:i/>
          <w:szCs w:val="24"/>
        </w:rPr>
        <w:t>single-step</w:t>
      </w:r>
      <w:r w:rsidRPr="00610384">
        <w:rPr>
          <w:b w:val="0"/>
          <w:szCs w:val="24"/>
        </w:rPr>
        <w:t xml:space="preserve"> event. </w:t>
      </w:r>
      <w:r w:rsidRPr="00610384">
        <w:rPr>
          <w:b w:val="0"/>
          <w:i/>
          <w:szCs w:val="24"/>
        </w:rPr>
        <w:t>Single-step</w:t>
      </w:r>
      <w:r w:rsidRPr="00610384">
        <w:rPr>
          <w:b w:val="0"/>
          <w:szCs w:val="24"/>
        </w:rPr>
        <w:t xml:space="preserve"> mengeksekusi instruksi secara satu satu. </w:t>
      </w:r>
      <w:r w:rsidRPr="00610384">
        <w:rPr>
          <w:b w:val="0"/>
          <w:i/>
          <w:szCs w:val="24"/>
        </w:rPr>
        <w:t>Exception</w:t>
      </w:r>
      <w:r w:rsidRPr="00610384">
        <w:rPr>
          <w:b w:val="0"/>
          <w:szCs w:val="24"/>
        </w:rPr>
        <w:t xml:space="preserve"> ini ditangani menggunakan </w:t>
      </w:r>
      <w:r w:rsidRPr="00610384">
        <w:rPr>
          <w:b w:val="0"/>
          <w:i/>
          <w:szCs w:val="24"/>
        </w:rPr>
        <w:t>handler</w:t>
      </w:r>
      <w:r w:rsidRPr="00610384">
        <w:rPr>
          <w:b w:val="0"/>
          <w:szCs w:val="24"/>
        </w:rPr>
        <w:t xml:space="preserve"> yang dinamakan </w:t>
      </w:r>
      <w:r w:rsidRPr="00610384">
        <w:rPr>
          <w:b w:val="0"/>
          <w:i/>
          <w:szCs w:val="24"/>
        </w:rPr>
        <w:t>exception handler single step</w:t>
      </w:r>
      <w:r w:rsidRPr="00610384">
        <w:rPr>
          <w:b w:val="0"/>
          <w:szCs w:val="24"/>
        </w:rPr>
        <w:t>.</w:t>
      </w:r>
    </w:p>
    <w:p w14:paraId="0CE87F5D" w14:textId="77777777" w:rsidR="000476CC" w:rsidRPr="007D1FF5" w:rsidRDefault="00A65E63" w:rsidP="00066E12">
      <w:pPr>
        <w:pStyle w:val="Heading2"/>
        <w:keepLines w:val="0"/>
        <w:numPr>
          <w:ilvl w:val="1"/>
          <w:numId w:val="9"/>
        </w:numPr>
        <w:spacing w:before="240" w:after="240"/>
        <w:ind w:left="426" w:hanging="426"/>
        <w:rPr>
          <w:rFonts w:ascii="Times New Roman" w:hAnsi="Times New Roman" w:cs="Times New Roman"/>
          <w:b/>
          <w:sz w:val="24"/>
          <w:szCs w:val="24"/>
        </w:rPr>
      </w:pPr>
      <w:r w:rsidRPr="007D1FF5">
        <w:rPr>
          <w:rFonts w:cs="Times New Roman"/>
          <w:sz w:val="24"/>
          <w:szCs w:val="24"/>
        </w:rPr>
        <w:t xml:space="preserve"> </w:t>
      </w:r>
      <w:bookmarkStart w:id="225" w:name="_Toc519843274"/>
      <w:bookmarkStart w:id="226" w:name="_Toc519867587"/>
      <w:bookmarkStart w:id="227" w:name="_Toc522192778"/>
      <w:r w:rsidRPr="007D1FF5">
        <w:rPr>
          <w:rFonts w:ascii="Times New Roman" w:hAnsi="Times New Roman" w:cs="Times New Roman"/>
          <w:b/>
          <w:color w:val="auto"/>
          <w:sz w:val="24"/>
          <w:szCs w:val="24"/>
        </w:rPr>
        <w:t>Analisis Memori</w:t>
      </w:r>
      <w:bookmarkEnd w:id="225"/>
      <w:bookmarkEnd w:id="226"/>
      <w:bookmarkEnd w:id="227"/>
    </w:p>
    <w:p w14:paraId="546919DD" w14:textId="46F7AF26" w:rsidR="00A65E63" w:rsidRPr="00610384" w:rsidRDefault="00A65E63" w:rsidP="00066E12">
      <w:pPr>
        <w:spacing w:line="360" w:lineRule="auto"/>
        <w:jc w:val="both"/>
        <w:rPr>
          <w:sz w:val="24"/>
          <w:szCs w:val="24"/>
        </w:rPr>
      </w:pPr>
      <w:r w:rsidRPr="00610384">
        <w:rPr>
          <w:sz w:val="24"/>
          <w:szCs w:val="24"/>
        </w:rPr>
        <w:t xml:space="preserve">Pada penelitian ini, peneliti menganalisis </w:t>
      </w:r>
      <w:r w:rsidRPr="00610384">
        <w:rPr>
          <w:i/>
          <w:iCs/>
          <w:sz w:val="24"/>
          <w:szCs w:val="24"/>
        </w:rPr>
        <w:t xml:space="preserve">text section </w:t>
      </w:r>
      <w:r w:rsidRPr="00610384">
        <w:rPr>
          <w:sz w:val="24"/>
          <w:szCs w:val="24"/>
        </w:rPr>
        <w:t xml:space="preserve">dari perangkat lunak. Oleh karena itu, peneliti membangun sebuah </w:t>
      </w:r>
      <w:r w:rsidRPr="00610384">
        <w:rPr>
          <w:i/>
          <w:iCs/>
          <w:sz w:val="24"/>
          <w:szCs w:val="24"/>
        </w:rPr>
        <w:t>custom debugger</w:t>
      </w:r>
      <w:r w:rsidRPr="00610384">
        <w:rPr>
          <w:sz w:val="24"/>
          <w:szCs w:val="24"/>
        </w:rPr>
        <w:t xml:space="preserve"> yang dirancang untuk mampu mengakses langsung </w:t>
      </w:r>
      <w:r w:rsidRPr="00610384">
        <w:rPr>
          <w:i/>
          <w:iCs/>
          <w:sz w:val="24"/>
          <w:szCs w:val="24"/>
        </w:rPr>
        <w:t>text section</w:t>
      </w:r>
      <w:r w:rsidRPr="00610384">
        <w:rPr>
          <w:sz w:val="24"/>
          <w:szCs w:val="24"/>
        </w:rPr>
        <w:t xml:space="preserve"> program. Melalui informasi yang diperoleh dari </w:t>
      </w:r>
      <w:r w:rsidRPr="00610384">
        <w:rPr>
          <w:i/>
          <w:iCs/>
          <w:sz w:val="24"/>
          <w:szCs w:val="24"/>
        </w:rPr>
        <w:t>text section</w:t>
      </w:r>
      <w:r w:rsidRPr="00610384">
        <w:rPr>
          <w:sz w:val="24"/>
          <w:szCs w:val="24"/>
        </w:rPr>
        <w:t xml:space="preserve">, sistem dapat mendeteksi apakah perangkat lunak </w:t>
      </w:r>
      <w:r w:rsidRPr="00610384">
        <w:rPr>
          <w:sz w:val="24"/>
          <w:szCs w:val="24"/>
        </w:rPr>
        <w:lastRenderedPageBreak/>
        <w:t xml:space="preserve">mengandung </w:t>
      </w:r>
      <w:r w:rsidRPr="00610384">
        <w:rPr>
          <w:i/>
          <w:iCs/>
          <w:sz w:val="24"/>
          <w:szCs w:val="24"/>
        </w:rPr>
        <w:t>malware</w:t>
      </w:r>
      <w:r w:rsidRPr="00610384">
        <w:rPr>
          <w:sz w:val="24"/>
          <w:szCs w:val="24"/>
        </w:rPr>
        <w:t xml:space="preserve"> atau tidak. Microsoft menyediakan fasilitas berupa </w:t>
      </w:r>
      <w:r w:rsidRPr="00610384">
        <w:rPr>
          <w:i/>
          <w:iCs/>
          <w:sz w:val="24"/>
          <w:szCs w:val="24"/>
        </w:rPr>
        <w:t>library</w:t>
      </w:r>
      <w:r w:rsidRPr="00610384">
        <w:rPr>
          <w:sz w:val="24"/>
          <w:szCs w:val="24"/>
        </w:rPr>
        <w:t xml:space="preserve"> </w:t>
      </w:r>
      <w:r w:rsidRPr="00610384">
        <w:rPr>
          <w:i/>
          <w:iCs/>
          <w:sz w:val="24"/>
          <w:szCs w:val="24"/>
        </w:rPr>
        <w:t>Portable Executable</w:t>
      </w:r>
      <w:r w:rsidRPr="00610384">
        <w:rPr>
          <w:sz w:val="24"/>
          <w:szCs w:val="24"/>
        </w:rPr>
        <w:t xml:space="preserve"> (PE) </w:t>
      </w:r>
      <w:r w:rsidRPr="00610384">
        <w:rPr>
          <w:i/>
          <w:iCs/>
          <w:sz w:val="24"/>
          <w:szCs w:val="24"/>
        </w:rPr>
        <w:t>File</w:t>
      </w:r>
      <w:r w:rsidRPr="00610384">
        <w:rPr>
          <w:sz w:val="24"/>
          <w:szCs w:val="24"/>
        </w:rPr>
        <w:t xml:space="preserve"> bagi pengembang yang ingin melakukan penelitian di ranah analisis memori. </w:t>
      </w:r>
      <w:r w:rsidRPr="00610384">
        <w:rPr>
          <w:i/>
          <w:iCs/>
          <w:sz w:val="24"/>
          <w:szCs w:val="24"/>
        </w:rPr>
        <w:t>Library</w:t>
      </w:r>
      <w:r w:rsidRPr="00610384">
        <w:rPr>
          <w:sz w:val="24"/>
          <w:szCs w:val="24"/>
        </w:rPr>
        <w:t xml:space="preserve"> PE </w:t>
      </w:r>
      <w:r w:rsidRPr="00610384">
        <w:rPr>
          <w:i/>
          <w:iCs/>
          <w:sz w:val="24"/>
          <w:szCs w:val="24"/>
        </w:rPr>
        <w:t>File</w:t>
      </w:r>
      <w:r w:rsidRPr="00610384">
        <w:rPr>
          <w:sz w:val="24"/>
          <w:szCs w:val="24"/>
        </w:rPr>
        <w:t xml:space="preserve"> ini memiliki fungsi sebagai PE </w:t>
      </w:r>
      <w:r w:rsidRPr="00610384">
        <w:rPr>
          <w:i/>
          <w:iCs/>
          <w:sz w:val="24"/>
          <w:szCs w:val="24"/>
        </w:rPr>
        <w:t>loader</w:t>
      </w:r>
      <w:r w:rsidRPr="00610384">
        <w:rPr>
          <w:sz w:val="24"/>
          <w:szCs w:val="24"/>
        </w:rPr>
        <w:t xml:space="preserve"> untuk membuka </w:t>
      </w:r>
      <w:r w:rsidRPr="00610384">
        <w:rPr>
          <w:i/>
          <w:iCs/>
          <w:sz w:val="24"/>
          <w:szCs w:val="24"/>
        </w:rPr>
        <w:t>file executable</w:t>
      </w:r>
      <w:r w:rsidRPr="00610384">
        <w:rPr>
          <w:sz w:val="24"/>
          <w:szCs w:val="24"/>
        </w:rPr>
        <w:t xml:space="preserve"> dan memuatnya kedalam memori serta mendapatkan DLL (</w:t>
      </w:r>
      <w:r w:rsidRPr="00610384">
        <w:rPr>
          <w:i/>
          <w:iCs/>
          <w:sz w:val="24"/>
          <w:szCs w:val="24"/>
        </w:rPr>
        <w:t>dynamic-link library</w:t>
      </w:r>
      <w:r w:rsidRPr="00610384">
        <w:rPr>
          <w:sz w:val="24"/>
          <w:szCs w:val="24"/>
        </w:rPr>
        <w:t xml:space="preserve">) dari kode program yang sudah dikompilasi. Ketika </w:t>
      </w:r>
      <w:r w:rsidRPr="00610384">
        <w:rPr>
          <w:i/>
          <w:iCs/>
          <w:sz w:val="24"/>
          <w:szCs w:val="24"/>
        </w:rPr>
        <w:t>file executable</w:t>
      </w:r>
      <w:r w:rsidRPr="00610384">
        <w:rPr>
          <w:sz w:val="24"/>
          <w:szCs w:val="24"/>
        </w:rPr>
        <w:t xml:space="preserve"> telah dibuka, maka seluruh alamat instruksi dalam bentuk heksadesimal dari kode program dapat di peroleh. Fungsi PE </w:t>
      </w:r>
      <w:r w:rsidRPr="00610384">
        <w:rPr>
          <w:i/>
          <w:iCs/>
          <w:sz w:val="24"/>
          <w:szCs w:val="24"/>
        </w:rPr>
        <w:t>File</w:t>
      </w:r>
      <w:r w:rsidRPr="00610384">
        <w:rPr>
          <w:sz w:val="24"/>
          <w:szCs w:val="24"/>
        </w:rPr>
        <w:t xml:space="preserve"> ini dilakukan pada level kernel. Pada Maret 1994, Matt Pietrek telah menjelaskan dalam artikel penelitiannya jika </w:t>
      </w:r>
      <w:r w:rsidRPr="00610384">
        <w:rPr>
          <w:i/>
          <w:iCs/>
          <w:sz w:val="24"/>
          <w:szCs w:val="24"/>
        </w:rPr>
        <w:t>text section</w:t>
      </w:r>
      <w:r w:rsidRPr="00610384">
        <w:rPr>
          <w:sz w:val="24"/>
          <w:szCs w:val="24"/>
        </w:rPr>
        <w:t xml:space="preserve"> dapat diperoleh dengan menggunakan </w:t>
      </w:r>
      <w:r w:rsidRPr="00610384">
        <w:rPr>
          <w:i/>
          <w:iCs/>
          <w:sz w:val="24"/>
          <w:szCs w:val="24"/>
        </w:rPr>
        <w:t>library</w:t>
      </w:r>
      <w:r w:rsidRPr="00610384">
        <w:rPr>
          <w:sz w:val="24"/>
          <w:szCs w:val="24"/>
        </w:rPr>
        <w:t xml:space="preserve"> PE </w:t>
      </w:r>
      <w:r w:rsidRPr="00610384">
        <w:rPr>
          <w:i/>
          <w:iCs/>
          <w:sz w:val="24"/>
          <w:szCs w:val="24"/>
        </w:rPr>
        <w:t>File</w:t>
      </w:r>
      <w:r w:rsidRPr="00610384">
        <w:rPr>
          <w:sz w:val="24"/>
          <w:szCs w:val="24"/>
        </w:rPr>
        <w:t xml:space="preserve"> </w:t>
      </w:r>
      <w:sdt>
        <w:sdtPr>
          <w:rPr>
            <w:sz w:val="24"/>
            <w:szCs w:val="24"/>
          </w:rPr>
          <w:id w:val="-246506580"/>
          <w:citation/>
        </w:sdtPr>
        <w:sdtEndPr/>
        <w:sdtContent>
          <w:r w:rsidRPr="00610384">
            <w:rPr>
              <w:sz w:val="24"/>
              <w:szCs w:val="24"/>
            </w:rPr>
            <w:fldChar w:fldCharType="begin"/>
          </w:r>
          <w:r w:rsidRPr="00610384">
            <w:rPr>
              <w:sz w:val="24"/>
              <w:szCs w:val="24"/>
              <w:lang w:val="en-GB"/>
            </w:rPr>
            <w:instrText xml:space="preserve"> CITATION Pie941 \l 2057 </w:instrText>
          </w:r>
          <w:r w:rsidRPr="00610384">
            <w:rPr>
              <w:sz w:val="24"/>
              <w:szCs w:val="24"/>
            </w:rPr>
            <w:fldChar w:fldCharType="separate"/>
          </w:r>
          <w:r w:rsidR="008F1E94" w:rsidRPr="008F1E94">
            <w:rPr>
              <w:noProof/>
              <w:sz w:val="24"/>
              <w:szCs w:val="24"/>
              <w:lang w:val="en-GB"/>
            </w:rPr>
            <w:t>[35]</w:t>
          </w:r>
          <w:r w:rsidRPr="00610384">
            <w:rPr>
              <w:sz w:val="24"/>
              <w:szCs w:val="24"/>
            </w:rPr>
            <w:fldChar w:fldCharType="end"/>
          </w:r>
        </w:sdtContent>
      </w:sdt>
      <w:r w:rsidRPr="00610384">
        <w:rPr>
          <w:sz w:val="24"/>
          <w:szCs w:val="24"/>
        </w:rPr>
        <w:t xml:space="preserve">. </w:t>
      </w:r>
    </w:p>
    <w:p w14:paraId="60D9DABA" w14:textId="77777777" w:rsidR="000476CC" w:rsidRPr="007D1FF5" w:rsidRDefault="00A65E63" w:rsidP="00066E12">
      <w:pPr>
        <w:pStyle w:val="Heading2"/>
        <w:keepLines w:val="0"/>
        <w:numPr>
          <w:ilvl w:val="1"/>
          <w:numId w:val="9"/>
        </w:numPr>
        <w:spacing w:before="240" w:after="60" w:line="360" w:lineRule="auto"/>
        <w:ind w:left="426" w:hanging="426"/>
        <w:rPr>
          <w:rFonts w:ascii="Times New Roman" w:hAnsi="Times New Roman" w:cs="Times New Roman"/>
          <w:b/>
          <w:i/>
          <w:color w:val="auto"/>
          <w:sz w:val="24"/>
          <w:szCs w:val="24"/>
        </w:rPr>
      </w:pPr>
      <w:bookmarkStart w:id="228" w:name="_Toc519843276"/>
      <w:bookmarkStart w:id="229" w:name="_Toc519858597"/>
      <w:bookmarkStart w:id="230" w:name="_Toc519863493"/>
      <w:bookmarkStart w:id="231" w:name="_Toc519867589"/>
      <w:bookmarkStart w:id="232" w:name="_Toc519843277"/>
      <w:bookmarkStart w:id="233" w:name="_Toc519858598"/>
      <w:bookmarkStart w:id="234" w:name="_Toc519863494"/>
      <w:bookmarkStart w:id="235" w:name="_Toc519867590"/>
      <w:bookmarkStart w:id="236" w:name="_Toc519843279"/>
      <w:bookmarkStart w:id="237" w:name="_Toc519858600"/>
      <w:bookmarkStart w:id="238" w:name="_Toc519863496"/>
      <w:bookmarkStart w:id="239" w:name="_Toc519867592"/>
      <w:bookmarkStart w:id="240" w:name="_Toc519843280"/>
      <w:bookmarkStart w:id="241" w:name="_Toc519858601"/>
      <w:bookmarkStart w:id="242" w:name="_Toc519863497"/>
      <w:bookmarkStart w:id="243" w:name="_Toc519867593"/>
      <w:bookmarkStart w:id="244" w:name="_Toc519843281"/>
      <w:bookmarkStart w:id="245" w:name="_Toc519858602"/>
      <w:bookmarkStart w:id="246" w:name="_Toc519863498"/>
      <w:bookmarkStart w:id="247" w:name="_Toc519867594"/>
      <w:bookmarkStart w:id="248" w:name="_Toc519843282"/>
      <w:bookmarkStart w:id="249" w:name="_Toc519858603"/>
      <w:bookmarkStart w:id="250" w:name="_Toc519863499"/>
      <w:bookmarkStart w:id="251" w:name="_Toc519867595"/>
      <w:bookmarkStart w:id="252" w:name="_Toc519843283"/>
      <w:bookmarkStart w:id="253" w:name="_Toc519858604"/>
      <w:bookmarkStart w:id="254" w:name="_Toc519863500"/>
      <w:bookmarkStart w:id="255" w:name="_Toc519867596"/>
      <w:bookmarkStart w:id="256" w:name="_Toc519843287"/>
      <w:bookmarkStart w:id="257" w:name="_Toc519858608"/>
      <w:bookmarkStart w:id="258" w:name="_Toc519863504"/>
      <w:bookmarkStart w:id="259" w:name="_Toc519867600"/>
      <w:bookmarkStart w:id="260" w:name="_Toc519843288"/>
      <w:bookmarkStart w:id="261" w:name="_Toc519858609"/>
      <w:bookmarkStart w:id="262" w:name="_Toc519863505"/>
      <w:bookmarkStart w:id="263" w:name="_Toc519867601"/>
      <w:bookmarkStart w:id="264" w:name="_Toc519843289"/>
      <w:bookmarkStart w:id="265" w:name="_Toc519858610"/>
      <w:bookmarkStart w:id="266" w:name="_Toc519863506"/>
      <w:bookmarkStart w:id="267" w:name="_Toc519867602"/>
      <w:bookmarkStart w:id="268" w:name="_Toc519843290"/>
      <w:bookmarkStart w:id="269" w:name="_Toc519858611"/>
      <w:bookmarkStart w:id="270" w:name="_Toc519863507"/>
      <w:bookmarkStart w:id="271" w:name="_Toc519867603"/>
      <w:bookmarkStart w:id="272" w:name="_Toc519843291"/>
      <w:bookmarkStart w:id="273" w:name="_Toc519858612"/>
      <w:bookmarkStart w:id="274" w:name="_Toc519863508"/>
      <w:bookmarkStart w:id="275" w:name="_Toc519867604"/>
      <w:bookmarkStart w:id="276" w:name="_Toc519843292"/>
      <w:bookmarkStart w:id="277" w:name="_Toc519858613"/>
      <w:bookmarkStart w:id="278" w:name="_Toc519863509"/>
      <w:bookmarkStart w:id="279" w:name="_Toc519867605"/>
      <w:bookmarkStart w:id="280" w:name="_Toc519843293"/>
      <w:bookmarkStart w:id="281" w:name="_Toc519858614"/>
      <w:bookmarkStart w:id="282" w:name="_Toc519863510"/>
      <w:bookmarkStart w:id="283" w:name="_Toc519867606"/>
      <w:bookmarkStart w:id="284" w:name="_Toc519843294"/>
      <w:bookmarkStart w:id="285" w:name="_Toc519858615"/>
      <w:bookmarkStart w:id="286" w:name="_Toc519863511"/>
      <w:bookmarkStart w:id="287" w:name="_Toc519867607"/>
      <w:bookmarkStart w:id="288" w:name="_Toc519843295"/>
      <w:bookmarkStart w:id="289" w:name="_Toc519858616"/>
      <w:bookmarkStart w:id="290" w:name="_Toc519863512"/>
      <w:bookmarkStart w:id="291" w:name="_Toc519867608"/>
      <w:bookmarkStart w:id="292" w:name="_Toc519843296"/>
      <w:bookmarkStart w:id="293" w:name="_Toc519858617"/>
      <w:bookmarkStart w:id="294" w:name="_Toc519863513"/>
      <w:bookmarkStart w:id="295" w:name="_Toc519867609"/>
      <w:bookmarkStart w:id="296" w:name="_Toc519843297"/>
      <w:bookmarkStart w:id="297" w:name="_Toc519858618"/>
      <w:bookmarkStart w:id="298" w:name="_Toc519863514"/>
      <w:bookmarkStart w:id="299" w:name="_Toc519867610"/>
      <w:bookmarkStart w:id="300" w:name="_Toc519843298"/>
      <w:bookmarkStart w:id="301" w:name="_Toc519858619"/>
      <w:bookmarkStart w:id="302" w:name="_Toc519863515"/>
      <w:bookmarkStart w:id="303" w:name="_Toc519867611"/>
      <w:bookmarkStart w:id="304" w:name="_Toc519843299"/>
      <w:bookmarkStart w:id="305" w:name="_Toc519858620"/>
      <w:bookmarkStart w:id="306" w:name="_Toc519863516"/>
      <w:bookmarkStart w:id="307" w:name="_Toc519867612"/>
      <w:bookmarkStart w:id="308" w:name="_Toc519843300"/>
      <w:bookmarkStart w:id="309" w:name="_Toc519858621"/>
      <w:bookmarkStart w:id="310" w:name="_Toc519863517"/>
      <w:bookmarkStart w:id="311" w:name="_Toc519867613"/>
      <w:bookmarkStart w:id="312" w:name="_Toc519843301"/>
      <w:bookmarkStart w:id="313" w:name="_Toc519858622"/>
      <w:bookmarkStart w:id="314" w:name="_Toc519863518"/>
      <w:bookmarkStart w:id="315" w:name="_Toc519867614"/>
      <w:bookmarkStart w:id="316" w:name="_Toc519843302"/>
      <w:bookmarkStart w:id="317" w:name="_Toc519858623"/>
      <w:bookmarkStart w:id="318" w:name="_Toc519863519"/>
      <w:bookmarkStart w:id="319" w:name="_Toc519867615"/>
      <w:bookmarkStart w:id="320" w:name="_Toc519843303"/>
      <w:bookmarkStart w:id="321" w:name="_Toc519858624"/>
      <w:bookmarkStart w:id="322" w:name="_Toc519863520"/>
      <w:bookmarkStart w:id="323" w:name="_Toc519867616"/>
      <w:bookmarkStart w:id="324" w:name="_Toc519843304"/>
      <w:bookmarkStart w:id="325" w:name="_Toc519858625"/>
      <w:bookmarkStart w:id="326" w:name="_Toc519863521"/>
      <w:bookmarkStart w:id="327" w:name="_Toc519867617"/>
      <w:bookmarkStart w:id="328" w:name="_Toc519843305"/>
      <w:bookmarkStart w:id="329" w:name="_Toc519858626"/>
      <w:bookmarkStart w:id="330" w:name="_Toc519863522"/>
      <w:bookmarkStart w:id="331" w:name="_Toc519867618"/>
      <w:bookmarkStart w:id="332" w:name="_Toc519843306"/>
      <w:bookmarkStart w:id="333" w:name="_Toc519858627"/>
      <w:bookmarkStart w:id="334" w:name="_Toc519863523"/>
      <w:bookmarkStart w:id="335" w:name="_Toc519867619"/>
      <w:bookmarkStart w:id="336" w:name="_Toc519843307"/>
      <w:bookmarkStart w:id="337" w:name="_Toc519858628"/>
      <w:bookmarkStart w:id="338" w:name="_Toc519863524"/>
      <w:bookmarkStart w:id="339" w:name="_Toc519867620"/>
      <w:bookmarkStart w:id="340" w:name="_Toc519843308"/>
      <w:bookmarkStart w:id="341" w:name="_Toc519858629"/>
      <w:bookmarkStart w:id="342" w:name="_Toc519863525"/>
      <w:bookmarkStart w:id="343" w:name="_Toc519867621"/>
      <w:bookmarkStart w:id="344" w:name="_Toc519843309"/>
      <w:bookmarkStart w:id="345" w:name="_Toc519858630"/>
      <w:bookmarkStart w:id="346" w:name="_Toc519863526"/>
      <w:bookmarkStart w:id="347" w:name="_Toc519867622"/>
      <w:bookmarkStart w:id="348" w:name="_Toc519843310"/>
      <w:bookmarkStart w:id="349" w:name="_Toc519858631"/>
      <w:bookmarkStart w:id="350" w:name="_Toc519863527"/>
      <w:bookmarkStart w:id="351" w:name="_Toc519867623"/>
      <w:bookmarkStart w:id="352" w:name="_Toc519843311"/>
      <w:bookmarkStart w:id="353" w:name="_Toc519858632"/>
      <w:bookmarkStart w:id="354" w:name="_Toc519863528"/>
      <w:bookmarkStart w:id="355" w:name="_Toc519867624"/>
      <w:bookmarkStart w:id="356" w:name="_Toc519843312"/>
      <w:bookmarkStart w:id="357" w:name="_Toc519858633"/>
      <w:bookmarkStart w:id="358" w:name="_Toc519863529"/>
      <w:bookmarkStart w:id="359" w:name="_Toc519867625"/>
      <w:bookmarkStart w:id="360" w:name="_Toc519843313"/>
      <w:bookmarkStart w:id="361" w:name="_Toc519858634"/>
      <w:bookmarkStart w:id="362" w:name="_Toc519863530"/>
      <w:bookmarkStart w:id="363" w:name="_Toc519867626"/>
      <w:bookmarkStart w:id="364" w:name="_Toc519843314"/>
      <w:bookmarkStart w:id="365" w:name="_Toc519858635"/>
      <w:bookmarkStart w:id="366" w:name="_Toc519863531"/>
      <w:bookmarkStart w:id="367" w:name="_Toc519867627"/>
      <w:bookmarkStart w:id="368" w:name="_Toc519843315"/>
      <w:bookmarkStart w:id="369" w:name="_Toc519858636"/>
      <w:bookmarkStart w:id="370" w:name="_Toc519863532"/>
      <w:bookmarkStart w:id="371" w:name="_Toc519867628"/>
      <w:bookmarkStart w:id="372" w:name="_Toc519843317"/>
      <w:bookmarkStart w:id="373" w:name="_Toc519858638"/>
      <w:bookmarkStart w:id="374" w:name="_Toc519863534"/>
      <w:bookmarkStart w:id="375" w:name="_Toc519867630"/>
      <w:bookmarkStart w:id="376" w:name="_Toc519843319"/>
      <w:bookmarkStart w:id="377" w:name="_Toc519858640"/>
      <w:bookmarkStart w:id="378" w:name="_Toc519863536"/>
      <w:bookmarkStart w:id="379" w:name="_Toc519867632"/>
      <w:bookmarkStart w:id="380" w:name="_Toc519843321"/>
      <w:bookmarkStart w:id="381" w:name="_Toc519858642"/>
      <w:bookmarkStart w:id="382" w:name="_Toc519863538"/>
      <w:bookmarkStart w:id="383" w:name="_Toc519867634"/>
      <w:bookmarkStart w:id="384" w:name="_Toc519843322"/>
      <w:bookmarkStart w:id="385" w:name="_Toc519858643"/>
      <w:bookmarkStart w:id="386" w:name="_Toc519863539"/>
      <w:bookmarkStart w:id="387" w:name="_Toc519867635"/>
      <w:bookmarkStart w:id="388" w:name="_Toc519843333"/>
      <w:bookmarkStart w:id="389" w:name="_Toc519858654"/>
      <w:bookmarkStart w:id="390" w:name="_Toc519863550"/>
      <w:bookmarkStart w:id="391" w:name="_Toc519867646"/>
      <w:bookmarkStart w:id="392" w:name="_Toc519843334"/>
      <w:bookmarkStart w:id="393" w:name="_Toc519858655"/>
      <w:bookmarkStart w:id="394" w:name="_Toc519863551"/>
      <w:bookmarkStart w:id="395" w:name="_Toc519867647"/>
      <w:bookmarkStart w:id="396" w:name="_Toc519843346"/>
      <w:bookmarkStart w:id="397" w:name="_Toc519858667"/>
      <w:bookmarkStart w:id="398" w:name="_Toc519863563"/>
      <w:bookmarkStart w:id="399" w:name="_Toc519867659"/>
      <w:bookmarkStart w:id="400" w:name="_Toc519843351"/>
      <w:bookmarkStart w:id="401" w:name="_Toc519858672"/>
      <w:bookmarkStart w:id="402" w:name="_Toc519863568"/>
      <w:bookmarkStart w:id="403" w:name="_Toc519867664"/>
      <w:bookmarkStart w:id="404" w:name="_Toc519843352"/>
      <w:bookmarkStart w:id="405" w:name="_Toc519858673"/>
      <w:bookmarkStart w:id="406" w:name="_Toc519863569"/>
      <w:bookmarkStart w:id="407" w:name="_Toc519867665"/>
      <w:bookmarkStart w:id="408" w:name="_Toc519843353"/>
      <w:bookmarkStart w:id="409" w:name="_Toc519858674"/>
      <w:bookmarkStart w:id="410" w:name="_Toc519863570"/>
      <w:bookmarkStart w:id="411" w:name="_Toc519867666"/>
      <w:bookmarkStart w:id="412" w:name="_Toc519843354"/>
      <w:bookmarkStart w:id="413" w:name="_Toc519858675"/>
      <w:bookmarkStart w:id="414" w:name="_Toc519863571"/>
      <w:bookmarkStart w:id="415" w:name="_Toc519867667"/>
      <w:bookmarkStart w:id="416" w:name="_Toc519843359"/>
      <w:bookmarkStart w:id="417" w:name="_Toc519858680"/>
      <w:bookmarkStart w:id="418" w:name="_Toc519863576"/>
      <w:bookmarkStart w:id="419" w:name="_Toc519867672"/>
      <w:bookmarkStart w:id="420" w:name="_Toc519843369"/>
      <w:bookmarkStart w:id="421" w:name="_Toc519858690"/>
      <w:bookmarkStart w:id="422" w:name="_Toc519863586"/>
      <w:bookmarkStart w:id="423" w:name="_Toc519867682"/>
      <w:bookmarkStart w:id="424" w:name="_Toc519843371"/>
      <w:bookmarkStart w:id="425" w:name="_Toc519858692"/>
      <w:bookmarkStart w:id="426" w:name="_Toc519863588"/>
      <w:bookmarkStart w:id="427" w:name="_Toc519867684"/>
      <w:bookmarkStart w:id="428" w:name="_Toc519843374"/>
      <w:bookmarkStart w:id="429" w:name="_Toc519867687"/>
      <w:bookmarkStart w:id="430" w:name="_Toc522192779"/>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rsidRPr="007D1FF5">
        <w:rPr>
          <w:rFonts w:ascii="Times New Roman" w:hAnsi="Times New Roman" w:cs="Times New Roman"/>
          <w:b/>
          <w:color w:val="auto"/>
          <w:sz w:val="24"/>
          <w:szCs w:val="24"/>
        </w:rPr>
        <w:t xml:space="preserve">Algoritma </w:t>
      </w:r>
      <w:r w:rsidRPr="007D1FF5">
        <w:rPr>
          <w:rFonts w:ascii="Times New Roman" w:hAnsi="Times New Roman" w:cs="Times New Roman"/>
          <w:b/>
          <w:i/>
          <w:color w:val="auto"/>
          <w:sz w:val="24"/>
          <w:szCs w:val="24"/>
        </w:rPr>
        <w:t>String Matching</w:t>
      </w:r>
      <w:bookmarkEnd w:id="428"/>
      <w:bookmarkEnd w:id="429"/>
      <w:bookmarkEnd w:id="430"/>
    </w:p>
    <w:p w14:paraId="57967B84" w14:textId="5096D699" w:rsidR="00A65E63" w:rsidRPr="00610384" w:rsidRDefault="00A65E63" w:rsidP="00066E12">
      <w:pPr>
        <w:spacing w:line="360" w:lineRule="auto"/>
        <w:jc w:val="both"/>
        <w:rPr>
          <w:sz w:val="24"/>
          <w:szCs w:val="24"/>
        </w:rPr>
      </w:pPr>
      <w:r w:rsidRPr="00610384">
        <w:rPr>
          <w:sz w:val="24"/>
          <w:szCs w:val="24"/>
        </w:rPr>
        <w:t xml:space="preserve">Didalam </w:t>
      </w:r>
      <w:r w:rsidRPr="00610384">
        <w:rPr>
          <w:i/>
          <w:iCs/>
          <w:sz w:val="24"/>
          <w:szCs w:val="24"/>
        </w:rPr>
        <w:t xml:space="preserve">shellcode </w:t>
      </w:r>
      <w:r w:rsidRPr="00610384">
        <w:rPr>
          <w:sz w:val="24"/>
          <w:szCs w:val="24"/>
        </w:rPr>
        <w:t xml:space="preserve">yang diduga mengandung </w:t>
      </w:r>
      <w:r w:rsidRPr="00610384">
        <w:rPr>
          <w:i/>
          <w:iCs/>
          <w:sz w:val="24"/>
          <w:szCs w:val="24"/>
        </w:rPr>
        <w:t>malware</w:t>
      </w:r>
      <w:r w:rsidRPr="00610384">
        <w:rPr>
          <w:sz w:val="24"/>
          <w:szCs w:val="24"/>
        </w:rPr>
        <w:t xml:space="preserve"> terdapat suatu </w:t>
      </w:r>
      <w:r w:rsidRPr="00610384">
        <w:rPr>
          <w:i/>
          <w:iCs/>
          <w:sz w:val="24"/>
          <w:szCs w:val="24"/>
        </w:rPr>
        <w:t>string</w:t>
      </w:r>
      <w:r w:rsidRPr="00610384">
        <w:rPr>
          <w:sz w:val="24"/>
          <w:szCs w:val="24"/>
        </w:rPr>
        <w:t xml:space="preserve"> yang sangat panjang. </w:t>
      </w:r>
      <w:r w:rsidRPr="00610384">
        <w:rPr>
          <w:i/>
          <w:sz w:val="24"/>
          <w:szCs w:val="24"/>
        </w:rPr>
        <w:t>S</w:t>
      </w:r>
      <w:r w:rsidRPr="00610384">
        <w:rPr>
          <w:i/>
          <w:iCs/>
          <w:sz w:val="24"/>
          <w:szCs w:val="24"/>
        </w:rPr>
        <w:t>tring</w:t>
      </w:r>
      <w:r w:rsidRPr="00610384">
        <w:rPr>
          <w:sz w:val="24"/>
          <w:szCs w:val="24"/>
        </w:rPr>
        <w:t xml:space="preserve"> tersebut akan digunakan peneliti untuk membandingkan </w:t>
      </w:r>
      <w:r w:rsidRPr="00610384">
        <w:rPr>
          <w:i/>
          <w:iCs/>
          <w:sz w:val="24"/>
          <w:szCs w:val="24"/>
        </w:rPr>
        <w:t>string</w:t>
      </w:r>
      <w:r w:rsidRPr="00610384">
        <w:rPr>
          <w:sz w:val="24"/>
          <w:szCs w:val="24"/>
        </w:rPr>
        <w:t xml:space="preserve"> </w:t>
      </w:r>
      <w:r w:rsidRPr="00610384">
        <w:rPr>
          <w:i/>
          <w:iCs/>
          <w:sz w:val="24"/>
          <w:szCs w:val="24"/>
        </w:rPr>
        <w:t>text section</w:t>
      </w:r>
      <w:r w:rsidRPr="00610384">
        <w:rPr>
          <w:sz w:val="24"/>
          <w:szCs w:val="24"/>
        </w:rPr>
        <w:t xml:space="preserve"> pada </w:t>
      </w:r>
      <w:r w:rsidRPr="00610384">
        <w:rPr>
          <w:i/>
          <w:iCs/>
          <w:sz w:val="24"/>
          <w:szCs w:val="24"/>
        </w:rPr>
        <w:t>file</w:t>
      </w:r>
      <w:r w:rsidRPr="00610384">
        <w:rPr>
          <w:sz w:val="24"/>
          <w:szCs w:val="24"/>
        </w:rPr>
        <w:t xml:space="preserve"> </w:t>
      </w:r>
      <w:r w:rsidRPr="00610384">
        <w:rPr>
          <w:i/>
          <w:iCs/>
          <w:sz w:val="24"/>
          <w:szCs w:val="24"/>
        </w:rPr>
        <w:t>executable</w:t>
      </w:r>
      <w:r w:rsidRPr="00610384">
        <w:rPr>
          <w:sz w:val="24"/>
          <w:szCs w:val="24"/>
        </w:rPr>
        <w:t xml:space="preserve"> dengan </w:t>
      </w:r>
      <w:r w:rsidRPr="00610384">
        <w:rPr>
          <w:i/>
          <w:iCs/>
          <w:sz w:val="24"/>
          <w:szCs w:val="24"/>
        </w:rPr>
        <w:t>string malware</w:t>
      </w:r>
      <w:r w:rsidRPr="00610384">
        <w:rPr>
          <w:sz w:val="24"/>
          <w:szCs w:val="24"/>
        </w:rPr>
        <w:t xml:space="preserve"> dari </w:t>
      </w:r>
      <w:r w:rsidRPr="00610384">
        <w:rPr>
          <w:i/>
          <w:iCs/>
          <w:sz w:val="24"/>
          <w:szCs w:val="24"/>
        </w:rPr>
        <w:t>database</w:t>
      </w:r>
      <w:r w:rsidRPr="00610384">
        <w:rPr>
          <w:sz w:val="24"/>
          <w:szCs w:val="24"/>
        </w:rPr>
        <w:t xml:space="preserve"> ClamAV yang telah ada. Terdapat 3 bentuk penerapan yang dirancang akan digunakan pada </w:t>
      </w:r>
      <w:r w:rsidRPr="00610384">
        <w:rPr>
          <w:i/>
          <w:sz w:val="24"/>
          <w:szCs w:val="24"/>
        </w:rPr>
        <w:t>string matching</w:t>
      </w:r>
      <w:r w:rsidRPr="00610384">
        <w:rPr>
          <w:sz w:val="24"/>
          <w:szCs w:val="24"/>
        </w:rPr>
        <w:t xml:space="preserve"> pada </w:t>
      </w:r>
      <w:r w:rsidRPr="00610384">
        <w:rPr>
          <w:i/>
          <w:sz w:val="24"/>
          <w:szCs w:val="24"/>
        </w:rPr>
        <w:t>custom debugger</w:t>
      </w:r>
      <w:r w:rsidRPr="00610384">
        <w:rPr>
          <w:sz w:val="24"/>
          <w:szCs w:val="24"/>
        </w:rPr>
        <w:t xml:space="preserve"> yaitu algoritma Boyer Moore, algoritma Rabin-Karp, dan struktur data </w:t>
      </w:r>
      <w:r w:rsidRPr="00610384">
        <w:rPr>
          <w:i/>
          <w:sz w:val="24"/>
          <w:szCs w:val="24"/>
        </w:rPr>
        <w:t>suffix tree</w:t>
      </w:r>
      <w:r w:rsidRPr="00610384">
        <w:rPr>
          <w:sz w:val="24"/>
          <w:szCs w:val="24"/>
        </w:rPr>
        <w:t>.</w:t>
      </w:r>
      <w:r w:rsidR="000476CC" w:rsidRPr="00610384">
        <w:rPr>
          <w:sz w:val="24"/>
          <w:szCs w:val="24"/>
        </w:rPr>
        <w:t xml:space="preserve"> </w:t>
      </w:r>
    </w:p>
    <w:p w14:paraId="7E104E3F" w14:textId="7A7E37C7" w:rsidR="000476CC" w:rsidRPr="007D1FF5" w:rsidRDefault="00072B4E" w:rsidP="00F322E8">
      <w:pPr>
        <w:pStyle w:val="Heading3"/>
        <w:keepLines w:val="0"/>
        <w:numPr>
          <w:ilvl w:val="2"/>
          <w:numId w:val="9"/>
        </w:numPr>
        <w:tabs>
          <w:tab w:val="clear" w:pos="720"/>
        </w:tabs>
        <w:spacing w:before="240" w:after="60"/>
        <w:ind w:left="567" w:hanging="567"/>
        <w:rPr>
          <w:rFonts w:ascii="Times New Roman" w:hAnsi="Times New Roman" w:cs="Times New Roman"/>
          <w:b/>
          <w:color w:val="auto"/>
        </w:rPr>
      </w:pPr>
      <w:bookmarkStart w:id="431" w:name="_Toc519843375"/>
      <w:bookmarkStart w:id="432" w:name="_Toc519867688"/>
      <w:r w:rsidRPr="007D1FF5">
        <w:rPr>
          <w:rFonts w:ascii="Times New Roman" w:hAnsi="Times New Roman" w:cs="Times New Roman"/>
          <w:color w:val="auto"/>
        </w:rPr>
        <w:t xml:space="preserve"> </w:t>
      </w:r>
      <w:bookmarkStart w:id="433" w:name="_Toc522192780"/>
      <w:r w:rsidR="000476CC" w:rsidRPr="007D1FF5">
        <w:rPr>
          <w:rFonts w:ascii="Times New Roman" w:hAnsi="Times New Roman" w:cs="Times New Roman"/>
          <w:b/>
          <w:color w:val="auto"/>
        </w:rPr>
        <w:t>Algoritma Boyer-Moore</w:t>
      </w:r>
      <w:bookmarkEnd w:id="431"/>
      <w:bookmarkEnd w:id="432"/>
      <w:bookmarkEnd w:id="433"/>
    </w:p>
    <w:p w14:paraId="45B39408" w14:textId="61165794" w:rsidR="000476CC" w:rsidRPr="00610384" w:rsidRDefault="000476CC" w:rsidP="00F322E8">
      <w:pPr>
        <w:spacing w:before="240" w:line="360" w:lineRule="auto"/>
        <w:jc w:val="both"/>
        <w:rPr>
          <w:sz w:val="24"/>
          <w:szCs w:val="24"/>
        </w:rPr>
      </w:pPr>
      <w:r w:rsidRPr="00610384">
        <w:rPr>
          <w:sz w:val="24"/>
          <w:szCs w:val="24"/>
        </w:rPr>
        <w:t xml:space="preserve">Algoritma ini menerapkan dua aturan Boyer-Moore yaitu aturan </w:t>
      </w:r>
      <w:r w:rsidRPr="00610384">
        <w:rPr>
          <w:i/>
          <w:sz w:val="24"/>
          <w:szCs w:val="24"/>
        </w:rPr>
        <w:t>bad character</w:t>
      </w:r>
      <w:r w:rsidRPr="00610384">
        <w:rPr>
          <w:sz w:val="24"/>
          <w:szCs w:val="24"/>
        </w:rPr>
        <w:t xml:space="preserve"> dan aturan </w:t>
      </w:r>
      <w:r w:rsidRPr="00610384">
        <w:rPr>
          <w:i/>
          <w:sz w:val="24"/>
          <w:szCs w:val="24"/>
        </w:rPr>
        <w:t>good shift</w:t>
      </w:r>
      <w:r w:rsidRPr="00610384">
        <w:rPr>
          <w:sz w:val="24"/>
          <w:szCs w:val="24"/>
        </w:rPr>
        <w:t>. Untuk lebih jelas, analisis algoritma akan diilustrasikan pada sebuah contoh pada</w:t>
      </w:r>
      <w:r w:rsidRPr="00610384">
        <w:rPr>
          <w:rFonts w:eastAsia="Arial"/>
          <w:sz w:val="24"/>
          <w:szCs w:val="24"/>
        </w:rPr>
        <w:t xml:space="preserve"> deretan P terhadap T di </w:t>
      </w:r>
      <w:r w:rsidR="007074E7" w:rsidRPr="007074E7">
        <w:rPr>
          <w:sz w:val="24"/>
          <w:szCs w:val="24"/>
        </w:rPr>
        <w:fldChar w:fldCharType="begin"/>
      </w:r>
      <w:r w:rsidR="007074E7" w:rsidRPr="007074E7">
        <w:rPr>
          <w:rFonts w:eastAsia="Arial"/>
          <w:sz w:val="24"/>
          <w:szCs w:val="24"/>
        </w:rPr>
        <w:instrText xml:space="preserve"> REF _Ref521592993 \h </w:instrText>
      </w:r>
      <w:r w:rsidR="007074E7" w:rsidRPr="007074E7">
        <w:rPr>
          <w:sz w:val="24"/>
          <w:szCs w:val="24"/>
        </w:rPr>
        <w:instrText xml:space="preserve"> \* MERGEFORMAT </w:instrText>
      </w:r>
      <w:r w:rsidR="007074E7" w:rsidRPr="007074E7">
        <w:rPr>
          <w:sz w:val="24"/>
          <w:szCs w:val="24"/>
        </w:rPr>
      </w:r>
      <w:r w:rsidR="007074E7" w:rsidRPr="007074E7">
        <w:rPr>
          <w:sz w:val="24"/>
          <w:szCs w:val="24"/>
        </w:rPr>
        <w:fldChar w:fldCharType="separate"/>
      </w:r>
      <w:r w:rsidR="00EC7493" w:rsidRPr="00EC7493">
        <w:rPr>
          <w:sz w:val="24"/>
          <w:szCs w:val="24"/>
        </w:rPr>
        <w:t xml:space="preserve">Gambar </w:t>
      </w:r>
      <w:r w:rsidR="00EC7493" w:rsidRPr="00EC7493">
        <w:rPr>
          <w:noProof/>
          <w:sz w:val="24"/>
          <w:szCs w:val="24"/>
        </w:rPr>
        <w:t>3.6</w:t>
      </w:r>
      <w:r w:rsidR="007074E7" w:rsidRPr="007074E7">
        <w:rPr>
          <w:sz w:val="24"/>
          <w:szCs w:val="24"/>
        </w:rPr>
        <w:fldChar w:fldCharType="end"/>
      </w:r>
      <w:r w:rsidR="007074E7" w:rsidRPr="007074E7">
        <w:rPr>
          <w:sz w:val="24"/>
          <w:szCs w:val="24"/>
        </w:rPr>
        <w:t>.</w:t>
      </w:r>
    </w:p>
    <w:p w14:paraId="3E70C628" w14:textId="440EBCA9" w:rsidR="00522C9E" w:rsidRPr="00610384" w:rsidRDefault="00BD0B04" w:rsidP="00F322E8">
      <w:pPr>
        <w:keepNext/>
        <w:spacing w:before="240" w:line="360" w:lineRule="auto"/>
        <w:jc w:val="both"/>
        <w:rPr>
          <w:sz w:val="24"/>
          <w:szCs w:val="24"/>
        </w:rPr>
      </w:pPr>
      <w:r w:rsidRPr="00610384">
        <w:rPr>
          <w:noProof/>
          <w:sz w:val="24"/>
          <w:szCs w:val="24"/>
        </w:rPr>
        <w:drawing>
          <wp:inline distT="0" distB="0" distL="0" distR="0" wp14:anchorId="04686874" wp14:editId="0E8C8D3B">
            <wp:extent cx="5220970" cy="813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0970" cy="813435"/>
                    </a:xfrm>
                    <a:prstGeom prst="rect">
                      <a:avLst/>
                    </a:prstGeom>
                  </pic:spPr>
                </pic:pic>
              </a:graphicData>
            </a:graphic>
          </wp:inline>
        </w:drawing>
      </w:r>
    </w:p>
    <w:p w14:paraId="20FD1896" w14:textId="5755E3A4" w:rsidR="00522C9E" w:rsidRPr="00942329" w:rsidRDefault="00522C9E" w:rsidP="00F322E8">
      <w:pPr>
        <w:pStyle w:val="Caption"/>
        <w:jc w:val="center"/>
        <w:rPr>
          <w:rFonts w:eastAsia="Arial"/>
          <w:b/>
          <w:color w:val="auto"/>
          <w:sz w:val="20"/>
          <w:szCs w:val="24"/>
        </w:rPr>
      </w:pPr>
      <w:bookmarkStart w:id="434" w:name="_Ref521592993"/>
      <w:bookmarkStart w:id="435" w:name="_Toc522079702"/>
      <w:r w:rsidRPr="00942329">
        <w:rPr>
          <w:b/>
          <w:i w:val="0"/>
          <w:color w:val="auto"/>
          <w:sz w:val="20"/>
          <w:szCs w:val="24"/>
        </w:rPr>
        <w:t xml:space="preserve">Gambar </w:t>
      </w:r>
      <w:r w:rsidR="00517711" w:rsidRPr="00942329">
        <w:rPr>
          <w:b/>
          <w:i w:val="0"/>
          <w:color w:val="auto"/>
          <w:sz w:val="20"/>
          <w:szCs w:val="24"/>
        </w:rPr>
        <w:fldChar w:fldCharType="begin"/>
      </w:r>
      <w:r w:rsidR="00517711" w:rsidRPr="00942329">
        <w:rPr>
          <w:b/>
          <w:i w:val="0"/>
          <w:color w:val="auto"/>
          <w:sz w:val="20"/>
          <w:szCs w:val="24"/>
        </w:rPr>
        <w:instrText xml:space="preserve"> STYLEREF 1 \s </w:instrText>
      </w:r>
      <w:r w:rsidR="00517711" w:rsidRPr="00942329">
        <w:rPr>
          <w:b/>
          <w:i w:val="0"/>
          <w:color w:val="auto"/>
          <w:sz w:val="20"/>
          <w:szCs w:val="24"/>
        </w:rPr>
        <w:fldChar w:fldCharType="separate"/>
      </w:r>
      <w:r w:rsidR="00EC7493">
        <w:rPr>
          <w:b/>
          <w:i w:val="0"/>
          <w:noProof/>
          <w:color w:val="auto"/>
          <w:sz w:val="20"/>
          <w:szCs w:val="24"/>
        </w:rPr>
        <w:t>3</w:t>
      </w:r>
      <w:r w:rsidR="00517711" w:rsidRPr="00942329">
        <w:rPr>
          <w:b/>
          <w:i w:val="0"/>
          <w:color w:val="auto"/>
          <w:sz w:val="20"/>
          <w:szCs w:val="24"/>
        </w:rPr>
        <w:fldChar w:fldCharType="end"/>
      </w:r>
      <w:r w:rsidR="00517711" w:rsidRPr="00942329">
        <w:rPr>
          <w:b/>
          <w:i w:val="0"/>
          <w:color w:val="auto"/>
          <w:sz w:val="20"/>
          <w:szCs w:val="24"/>
        </w:rPr>
        <w:t>.</w:t>
      </w:r>
      <w:r w:rsidR="00517711" w:rsidRPr="00942329">
        <w:rPr>
          <w:b/>
          <w:i w:val="0"/>
          <w:color w:val="auto"/>
          <w:sz w:val="20"/>
          <w:szCs w:val="24"/>
        </w:rPr>
        <w:fldChar w:fldCharType="begin"/>
      </w:r>
      <w:r w:rsidR="00517711" w:rsidRPr="00942329">
        <w:rPr>
          <w:b/>
          <w:i w:val="0"/>
          <w:color w:val="auto"/>
          <w:sz w:val="20"/>
          <w:szCs w:val="24"/>
        </w:rPr>
        <w:instrText xml:space="preserve"> SEQ Gambar \* ARABIC \s 1 </w:instrText>
      </w:r>
      <w:r w:rsidR="00517711" w:rsidRPr="00942329">
        <w:rPr>
          <w:b/>
          <w:i w:val="0"/>
          <w:color w:val="auto"/>
          <w:sz w:val="20"/>
          <w:szCs w:val="24"/>
        </w:rPr>
        <w:fldChar w:fldCharType="separate"/>
      </w:r>
      <w:r w:rsidR="00EC7493">
        <w:rPr>
          <w:b/>
          <w:i w:val="0"/>
          <w:noProof/>
          <w:color w:val="auto"/>
          <w:sz w:val="20"/>
          <w:szCs w:val="24"/>
        </w:rPr>
        <w:t>6</w:t>
      </w:r>
      <w:r w:rsidR="00517711" w:rsidRPr="00942329">
        <w:rPr>
          <w:b/>
          <w:i w:val="0"/>
          <w:color w:val="auto"/>
          <w:sz w:val="20"/>
          <w:szCs w:val="24"/>
        </w:rPr>
        <w:fldChar w:fldCharType="end"/>
      </w:r>
      <w:bookmarkEnd w:id="434"/>
      <w:r w:rsidRPr="00942329">
        <w:rPr>
          <w:b/>
          <w:i w:val="0"/>
          <w:color w:val="auto"/>
          <w:sz w:val="20"/>
          <w:szCs w:val="24"/>
        </w:rPr>
        <w:t xml:space="preserve"> Contoh Algoritma Boyer-Moore</w:t>
      </w:r>
      <w:bookmarkEnd w:id="435"/>
    </w:p>
    <w:p w14:paraId="67296C49" w14:textId="68706AB1" w:rsidR="00CE193E" w:rsidRPr="00610384" w:rsidRDefault="00CE193E" w:rsidP="00F322E8">
      <w:pPr>
        <w:spacing w:before="240" w:line="360" w:lineRule="auto"/>
        <w:jc w:val="both"/>
        <w:rPr>
          <w:rFonts w:eastAsia="Arial"/>
          <w:sz w:val="24"/>
          <w:szCs w:val="24"/>
        </w:rPr>
      </w:pPr>
      <w:r w:rsidRPr="00610384">
        <w:rPr>
          <w:rFonts w:eastAsia="Arial"/>
          <w:sz w:val="24"/>
          <w:szCs w:val="24"/>
        </w:rPr>
        <w:t xml:space="preserve">Untuk memeriksa kemunculan P sebagai pola atau </w:t>
      </w:r>
      <w:r w:rsidRPr="00610384">
        <w:rPr>
          <w:rFonts w:eastAsia="Arial"/>
          <w:i/>
          <w:sz w:val="24"/>
          <w:szCs w:val="24"/>
        </w:rPr>
        <w:t>string</w:t>
      </w:r>
      <w:r w:rsidRPr="00610384">
        <w:rPr>
          <w:rFonts w:eastAsia="Arial"/>
          <w:sz w:val="24"/>
          <w:szCs w:val="24"/>
        </w:rPr>
        <w:t xml:space="preserve"> yang dicari pada T sebagai teks atau </w:t>
      </w:r>
      <w:r w:rsidRPr="00610384">
        <w:rPr>
          <w:rFonts w:eastAsia="Arial"/>
          <w:i/>
          <w:sz w:val="24"/>
          <w:szCs w:val="24"/>
        </w:rPr>
        <w:t>string</w:t>
      </w:r>
      <w:r w:rsidRPr="00610384">
        <w:rPr>
          <w:rFonts w:eastAsia="Arial"/>
          <w:sz w:val="24"/>
          <w:szCs w:val="24"/>
        </w:rPr>
        <w:t xml:space="preserve"> yang disediakan dengan bentuk posisi deretan diatas, algoritma Boyer-Moore akan mulai mengambil nilai dari ujung kanan P, kemudian bandingkan </w:t>
      </w:r>
      <w:proofErr w:type="gramStart"/>
      <w:r w:rsidRPr="00610384">
        <w:rPr>
          <w:rFonts w:eastAsia="Arial"/>
          <w:sz w:val="24"/>
          <w:szCs w:val="24"/>
        </w:rPr>
        <w:t>T(</w:t>
      </w:r>
      <w:proofErr w:type="gramEnd"/>
      <w:r w:rsidR="0001529B" w:rsidRPr="00610384">
        <w:rPr>
          <w:rFonts w:eastAsia="Arial"/>
          <w:sz w:val="24"/>
          <w:szCs w:val="24"/>
        </w:rPr>
        <w:t>5</w:t>
      </w:r>
      <w:r w:rsidRPr="00610384">
        <w:rPr>
          <w:rFonts w:eastAsia="Arial"/>
          <w:sz w:val="24"/>
          <w:szCs w:val="24"/>
        </w:rPr>
        <w:t>) dengan P(</w:t>
      </w:r>
      <w:r w:rsidR="0001529B" w:rsidRPr="00610384">
        <w:rPr>
          <w:rFonts w:eastAsia="Arial"/>
          <w:sz w:val="24"/>
          <w:szCs w:val="24"/>
        </w:rPr>
        <w:t>5</w:t>
      </w:r>
      <w:r w:rsidRPr="00610384">
        <w:rPr>
          <w:rFonts w:eastAsia="Arial"/>
          <w:sz w:val="24"/>
          <w:szCs w:val="24"/>
        </w:rPr>
        <w:t xml:space="preserve">). Perolehan cocok, lalu bandingkan </w:t>
      </w:r>
      <w:proofErr w:type="gramStart"/>
      <w:r w:rsidRPr="00610384">
        <w:rPr>
          <w:rFonts w:eastAsia="Arial"/>
          <w:sz w:val="24"/>
          <w:szCs w:val="24"/>
        </w:rPr>
        <w:t>T(</w:t>
      </w:r>
      <w:proofErr w:type="gramEnd"/>
      <w:r w:rsidR="0001529B" w:rsidRPr="00610384">
        <w:rPr>
          <w:rFonts w:eastAsia="Arial"/>
          <w:sz w:val="24"/>
          <w:szCs w:val="24"/>
        </w:rPr>
        <w:t>4</w:t>
      </w:r>
      <w:r w:rsidRPr="00610384">
        <w:rPr>
          <w:rFonts w:eastAsia="Arial"/>
          <w:sz w:val="24"/>
          <w:szCs w:val="24"/>
        </w:rPr>
        <w:t>) dengan P(</w:t>
      </w:r>
      <w:r w:rsidR="0001529B" w:rsidRPr="00610384">
        <w:rPr>
          <w:rFonts w:eastAsia="Arial"/>
          <w:sz w:val="24"/>
          <w:szCs w:val="24"/>
        </w:rPr>
        <w:t>4</w:t>
      </w:r>
      <w:r w:rsidRPr="00610384">
        <w:rPr>
          <w:rFonts w:eastAsia="Arial"/>
          <w:sz w:val="24"/>
          <w:szCs w:val="24"/>
        </w:rPr>
        <w:t xml:space="preserve">) dan selanjutnya, bergerak dari kanan ke kiri sampai menemukan ketidakcocokan </w:t>
      </w:r>
      <w:r w:rsidRPr="00610384">
        <w:rPr>
          <w:rFonts w:eastAsia="Arial"/>
          <w:sz w:val="24"/>
          <w:szCs w:val="24"/>
        </w:rPr>
        <w:lastRenderedPageBreak/>
        <w:t>pada T(</w:t>
      </w:r>
      <w:r w:rsidR="0001529B" w:rsidRPr="00610384">
        <w:rPr>
          <w:rFonts w:eastAsia="Arial"/>
          <w:sz w:val="24"/>
          <w:szCs w:val="24"/>
        </w:rPr>
        <w:t>3</w:t>
      </w:r>
      <w:r w:rsidRPr="00610384">
        <w:rPr>
          <w:rFonts w:eastAsia="Arial"/>
          <w:sz w:val="24"/>
          <w:szCs w:val="24"/>
        </w:rPr>
        <w:t>) dengan P(3). Ketika ketidakcocokan muncul maka deretan akan digeser ke suatu poin di T yang akan dijelaskan selanjutnya pada dibawah ini. Kemudian mulai lagi dengan membandingkan ujung kanan dari P.</w:t>
      </w:r>
    </w:p>
    <w:p w14:paraId="3B2C1B0A" w14:textId="77777777" w:rsidR="00CE193E" w:rsidRPr="00610384" w:rsidRDefault="00CE193E" w:rsidP="00F322E8">
      <w:pPr>
        <w:spacing w:before="240" w:line="360" w:lineRule="auto"/>
        <w:jc w:val="both"/>
        <w:rPr>
          <w:rFonts w:eastAsia="Arial"/>
          <w:sz w:val="24"/>
          <w:szCs w:val="24"/>
        </w:rPr>
      </w:pPr>
      <w:r w:rsidRPr="00610384">
        <w:rPr>
          <w:rFonts w:eastAsia="Arial"/>
          <w:sz w:val="24"/>
          <w:szCs w:val="24"/>
        </w:rPr>
        <w:t xml:space="preserve">Ada 2 pendekatan dari algoritma ini dalam menangani ketidakcocokan yaitu aturan </w:t>
      </w:r>
      <w:r w:rsidRPr="00610384">
        <w:rPr>
          <w:rFonts w:eastAsia="Arial"/>
          <w:i/>
          <w:sz w:val="24"/>
          <w:szCs w:val="24"/>
        </w:rPr>
        <w:t>bad character</w:t>
      </w:r>
      <w:r w:rsidRPr="00610384">
        <w:rPr>
          <w:rFonts w:eastAsia="Arial"/>
          <w:sz w:val="24"/>
          <w:szCs w:val="24"/>
        </w:rPr>
        <w:t xml:space="preserve"> dan aturan </w:t>
      </w:r>
      <w:r w:rsidRPr="00610384">
        <w:rPr>
          <w:rFonts w:eastAsia="Arial"/>
          <w:i/>
          <w:sz w:val="24"/>
          <w:szCs w:val="24"/>
        </w:rPr>
        <w:t>good shift</w:t>
      </w:r>
      <w:r w:rsidRPr="00610384">
        <w:rPr>
          <w:rFonts w:eastAsia="Arial"/>
          <w:sz w:val="24"/>
          <w:szCs w:val="24"/>
        </w:rPr>
        <w:t xml:space="preserve">. </w:t>
      </w:r>
    </w:p>
    <w:p w14:paraId="26162567" w14:textId="6B3A3AE4" w:rsidR="00CE193E" w:rsidRPr="00C41634" w:rsidRDefault="00CE193E" w:rsidP="00F322E8">
      <w:pPr>
        <w:pStyle w:val="Heading4"/>
        <w:keepLines w:val="0"/>
        <w:numPr>
          <w:ilvl w:val="3"/>
          <w:numId w:val="9"/>
        </w:numPr>
        <w:spacing w:before="240" w:after="60"/>
        <w:ind w:left="0" w:firstLine="0"/>
        <w:rPr>
          <w:rFonts w:ascii="Times New Roman" w:eastAsia="Arial" w:hAnsi="Times New Roman" w:cs="Times New Roman"/>
          <w:b/>
          <w:i w:val="0"/>
          <w:color w:val="auto"/>
          <w:sz w:val="24"/>
          <w:szCs w:val="24"/>
        </w:rPr>
      </w:pPr>
      <w:bookmarkStart w:id="436" w:name="_Toc519843376"/>
      <w:bookmarkStart w:id="437" w:name="_Toc519867689"/>
      <w:bookmarkStart w:id="438" w:name="_Toc522192781"/>
      <w:r w:rsidRPr="00C41634">
        <w:rPr>
          <w:rFonts w:ascii="Times New Roman" w:eastAsia="Arial" w:hAnsi="Times New Roman" w:cs="Times New Roman"/>
          <w:b/>
          <w:i w:val="0"/>
          <w:color w:val="auto"/>
          <w:sz w:val="24"/>
          <w:szCs w:val="24"/>
        </w:rPr>
        <w:t xml:space="preserve">Aturan </w:t>
      </w:r>
      <w:r w:rsidRPr="00C41634">
        <w:rPr>
          <w:rFonts w:ascii="Times New Roman" w:eastAsia="Arial" w:hAnsi="Times New Roman" w:cs="Times New Roman"/>
          <w:b/>
          <w:color w:val="auto"/>
          <w:sz w:val="24"/>
          <w:szCs w:val="24"/>
        </w:rPr>
        <w:t>Bad Character</w:t>
      </w:r>
      <w:bookmarkEnd w:id="436"/>
      <w:bookmarkEnd w:id="437"/>
      <w:bookmarkEnd w:id="438"/>
    </w:p>
    <w:p w14:paraId="3CAF0CFA" w14:textId="5FC0B0E5" w:rsidR="003E3B3A" w:rsidRPr="00610384" w:rsidRDefault="00CE193E" w:rsidP="00F322E8">
      <w:pPr>
        <w:spacing w:before="240" w:after="240" w:line="360" w:lineRule="auto"/>
        <w:jc w:val="both"/>
        <w:rPr>
          <w:rFonts w:eastAsia="Arial"/>
          <w:sz w:val="24"/>
          <w:szCs w:val="24"/>
        </w:rPr>
      </w:pPr>
      <w:r w:rsidRPr="00610384">
        <w:rPr>
          <w:rFonts w:eastAsia="Arial"/>
          <w:sz w:val="24"/>
          <w:szCs w:val="24"/>
        </w:rPr>
        <w:t xml:space="preserve">Contoh kasus aturan </w:t>
      </w:r>
      <w:r w:rsidRPr="00610384">
        <w:rPr>
          <w:rFonts w:eastAsia="Arial"/>
          <w:i/>
          <w:sz w:val="24"/>
          <w:szCs w:val="24"/>
        </w:rPr>
        <w:t>bad character</w:t>
      </w:r>
      <w:r w:rsidRPr="00610384">
        <w:rPr>
          <w:rFonts w:eastAsia="Arial"/>
          <w:sz w:val="24"/>
          <w:szCs w:val="24"/>
        </w:rPr>
        <w:t xml:space="preserve"> dapat dilihat pada </w:t>
      </w:r>
      <w:r w:rsidR="007074E7">
        <w:rPr>
          <w:rFonts w:eastAsia="Arial"/>
          <w:sz w:val="24"/>
          <w:szCs w:val="24"/>
        </w:rPr>
        <w:fldChar w:fldCharType="begin"/>
      </w:r>
      <w:r w:rsidR="007074E7">
        <w:rPr>
          <w:rFonts w:eastAsia="Arial"/>
          <w:sz w:val="24"/>
          <w:szCs w:val="24"/>
        </w:rPr>
        <w:instrText xml:space="preserve"> REF _Ref521593034 \h </w:instrText>
      </w:r>
      <w:r w:rsidR="007074E7">
        <w:rPr>
          <w:rFonts w:eastAsia="Arial"/>
          <w:sz w:val="24"/>
          <w:szCs w:val="24"/>
        </w:rPr>
      </w:r>
      <w:r w:rsidR="007074E7">
        <w:rPr>
          <w:rFonts w:eastAsia="Arial"/>
          <w:sz w:val="24"/>
          <w:szCs w:val="24"/>
        </w:rPr>
        <w:fldChar w:fldCharType="separate"/>
      </w:r>
      <w:r w:rsidR="00EC7493" w:rsidRPr="00942329">
        <w:rPr>
          <w:b/>
          <w:i/>
          <w:szCs w:val="24"/>
        </w:rPr>
        <w:t xml:space="preserve">Gambar </w:t>
      </w:r>
      <w:r w:rsidR="00EC7493">
        <w:rPr>
          <w:b/>
          <w:i/>
          <w:noProof/>
          <w:szCs w:val="24"/>
        </w:rPr>
        <w:t>3</w:t>
      </w:r>
      <w:r w:rsidR="00EC7493" w:rsidRPr="00942329">
        <w:rPr>
          <w:b/>
          <w:i/>
          <w:szCs w:val="24"/>
        </w:rPr>
        <w:t>.</w:t>
      </w:r>
      <w:r w:rsidR="00EC7493">
        <w:rPr>
          <w:b/>
          <w:i/>
          <w:noProof/>
          <w:szCs w:val="24"/>
        </w:rPr>
        <w:t>7</w:t>
      </w:r>
      <w:r w:rsidR="007074E7">
        <w:rPr>
          <w:rFonts w:eastAsia="Arial"/>
          <w:sz w:val="24"/>
          <w:szCs w:val="24"/>
        </w:rPr>
        <w:fldChar w:fldCharType="end"/>
      </w:r>
      <w:r w:rsidR="007074E7">
        <w:rPr>
          <w:rFonts w:eastAsia="Arial"/>
          <w:sz w:val="24"/>
          <w:szCs w:val="24"/>
        </w:rPr>
        <w:t xml:space="preserve"> </w:t>
      </w:r>
      <w:r w:rsidR="008034D6" w:rsidRPr="00610384">
        <w:rPr>
          <w:rFonts w:eastAsia="Arial"/>
          <w:sz w:val="24"/>
          <w:szCs w:val="24"/>
        </w:rPr>
        <w:t xml:space="preserve">di halaman </w:t>
      </w:r>
      <w:r w:rsidRPr="00610384">
        <w:rPr>
          <w:rFonts w:eastAsia="Arial"/>
          <w:sz w:val="24"/>
          <w:szCs w:val="24"/>
        </w:rPr>
        <w:t xml:space="preserve">berikut sebagai bahan analisis yaitu ketika ketidakcocokan terjadi diantara karakter P dan karakter T. Contoh </w:t>
      </w:r>
      <w:r w:rsidR="007074E7" w:rsidRPr="00B51B56">
        <w:rPr>
          <w:rFonts w:eastAsia="Arial"/>
          <w:sz w:val="24"/>
          <w:szCs w:val="24"/>
        </w:rPr>
        <w:fldChar w:fldCharType="begin"/>
      </w:r>
      <w:r w:rsidR="007074E7" w:rsidRPr="00B51B56">
        <w:rPr>
          <w:rFonts w:eastAsia="Arial"/>
          <w:sz w:val="24"/>
          <w:szCs w:val="24"/>
        </w:rPr>
        <w:instrText xml:space="preserve"> REF _Ref521593034 \h </w:instrText>
      </w:r>
      <w:r w:rsidR="00B51B56" w:rsidRPr="00B51B56">
        <w:rPr>
          <w:rFonts w:eastAsia="Arial"/>
          <w:sz w:val="24"/>
          <w:szCs w:val="24"/>
        </w:rPr>
        <w:instrText xml:space="preserve"> \* MERGEFORMAT </w:instrText>
      </w:r>
      <w:r w:rsidR="007074E7" w:rsidRPr="00B51B56">
        <w:rPr>
          <w:rFonts w:eastAsia="Arial"/>
          <w:sz w:val="24"/>
          <w:szCs w:val="24"/>
        </w:rPr>
      </w:r>
      <w:r w:rsidR="007074E7" w:rsidRPr="00B51B56">
        <w:rPr>
          <w:rFonts w:eastAsia="Arial"/>
          <w:sz w:val="24"/>
          <w:szCs w:val="24"/>
        </w:rPr>
        <w:fldChar w:fldCharType="separate"/>
      </w:r>
      <w:r w:rsidR="00EC7493" w:rsidRPr="00EC7493">
        <w:rPr>
          <w:sz w:val="24"/>
          <w:szCs w:val="24"/>
        </w:rPr>
        <w:t xml:space="preserve">Gambar </w:t>
      </w:r>
      <w:r w:rsidR="00EC7493" w:rsidRPr="00EC7493">
        <w:rPr>
          <w:noProof/>
          <w:sz w:val="24"/>
          <w:szCs w:val="24"/>
        </w:rPr>
        <w:t>3.7</w:t>
      </w:r>
      <w:r w:rsidR="007074E7" w:rsidRPr="00B51B56">
        <w:rPr>
          <w:rFonts w:eastAsia="Arial"/>
          <w:sz w:val="24"/>
          <w:szCs w:val="24"/>
        </w:rPr>
        <w:fldChar w:fldCharType="end"/>
      </w:r>
      <w:r w:rsidR="007074E7">
        <w:rPr>
          <w:rFonts w:eastAsia="Arial"/>
          <w:sz w:val="24"/>
          <w:szCs w:val="24"/>
        </w:rPr>
        <w:t xml:space="preserve"> </w:t>
      </w:r>
      <w:r w:rsidRPr="00610384">
        <w:rPr>
          <w:rFonts w:eastAsia="Arial"/>
          <w:sz w:val="24"/>
          <w:szCs w:val="24"/>
        </w:rPr>
        <w:t>merupakan penerapan pendekatan ini dilakukan dengan cara menggeser P lebih dari satu</w:t>
      </w:r>
      <w:r w:rsidR="00D56504" w:rsidRPr="00610384">
        <w:rPr>
          <w:rFonts w:eastAsia="Arial"/>
          <w:sz w:val="24"/>
          <w:szCs w:val="24"/>
        </w:rPr>
        <w:t xml:space="preserve"> </w:t>
      </w:r>
      <w:r w:rsidRPr="00610384">
        <w:rPr>
          <w:rFonts w:eastAsia="Arial"/>
          <w:sz w:val="24"/>
          <w:szCs w:val="24"/>
        </w:rPr>
        <w:t>karakter.</w:t>
      </w:r>
      <w:r w:rsidR="003E3B3A" w:rsidRPr="00610384">
        <w:rPr>
          <w:noProof/>
          <w:sz w:val="24"/>
          <w:szCs w:val="24"/>
        </w:rPr>
        <w:t xml:space="preserve"> </w:t>
      </w:r>
      <w:r w:rsidR="003E3B3A" w:rsidRPr="00610384">
        <w:rPr>
          <w:noProof/>
          <w:sz w:val="24"/>
          <w:szCs w:val="24"/>
        </w:rPr>
        <w:drawing>
          <wp:anchor distT="0" distB="0" distL="114300" distR="114300" simplePos="0" relativeHeight="251900416" behindDoc="0" locked="0" layoutInCell="1" allowOverlap="1" wp14:anchorId="199CAD65" wp14:editId="4112D8D1">
            <wp:simplePos x="0" y="0"/>
            <wp:positionH relativeFrom="column">
              <wp:posOffset>-635</wp:posOffset>
            </wp:positionH>
            <wp:positionV relativeFrom="paragraph">
              <wp:posOffset>1162050</wp:posOffset>
            </wp:positionV>
            <wp:extent cx="5220970" cy="287337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20970" cy="2873375"/>
                    </a:xfrm>
                    <a:prstGeom prst="rect">
                      <a:avLst/>
                    </a:prstGeom>
                  </pic:spPr>
                </pic:pic>
              </a:graphicData>
            </a:graphic>
          </wp:anchor>
        </w:drawing>
      </w:r>
    </w:p>
    <w:p w14:paraId="41A6DB65" w14:textId="1A132851" w:rsidR="00BD0B04" w:rsidRPr="00610384" w:rsidRDefault="003E3B3A" w:rsidP="00F322E8">
      <w:pPr>
        <w:keepNext/>
        <w:spacing w:before="240" w:after="240" w:line="360" w:lineRule="auto"/>
        <w:jc w:val="both"/>
        <w:rPr>
          <w:sz w:val="24"/>
          <w:szCs w:val="24"/>
        </w:rPr>
      </w:pPr>
      <w:r w:rsidRPr="00610384">
        <w:rPr>
          <w:noProof/>
          <w:sz w:val="24"/>
          <w:szCs w:val="24"/>
        </w:rPr>
        <w:drawing>
          <wp:inline distT="0" distB="0" distL="0" distR="0" wp14:anchorId="6BFE5B27" wp14:editId="0B148F3D">
            <wp:extent cx="5220970" cy="148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0970" cy="1485900"/>
                    </a:xfrm>
                    <a:prstGeom prst="rect">
                      <a:avLst/>
                    </a:prstGeom>
                  </pic:spPr>
                </pic:pic>
              </a:graphicData>
            </a:graphic>
          </wp:inline>
        </w:drawing>
      </w:r>
    </w:p>
    <w:p w14:paraId="266FC874" w14:textId="37064BF9" w:rsidR="00D56504" w:rsidRPr="00942329" w:rsidRDefault="00BD0B04" w:rsidP="00F322E8">
      <w:pPr>
        <w:pStyle w:val="Caption"/>
        <w:jc w:val="center"/>
        <w:rPr>
          <w:rFonts w:eastAsia="Arial"/>
          <w:b/>
          <w:i w:val="0"/>
          <w:color w:val="auto"/>
          <w:sz w:val="20"/>
          <w:szCs w:val="24"/>
        </w:rPr>
      </w:pPr>
      <w:bookmarkStart w:id="439" w:name="_Ref521593034"/>
      <w:bookmarkStart w:id="440" w:name="_Toc522079703"/>
      <w:r w:rsidRPr="00942329">
        <w:rPr>
          <w:b/>
          <w:i w:val="0"/>
          <w:color w:val="auto"/>
          <w:sz w:val="20"/>
          <w:szCs w:val="24"/>
        </w:rPr>
        <w:t xml:space="preserve">Gambar </w:t>
      </w:r>
      <w:r w:rsidR="00517711" w:rsidRPr="00942329">
        <w:rPr>
          <w:b/>
          <w:i w:val="0"/>
          <w:color w:val="auto"/>
          <w:sz w:val="20"/>
          <w:szCs w:val="24"/>
        </w:rPr>
        <w:fldChar w:fldCharType="begin"/>
      </w:r>
      <w:r w:rsidR="00517711" w:rsidRPr="00942329">
        <w:rPr>
          <w:b/>
          <w:i w:val="0"/>
          <w:color w:val="auto"/>
          <w:sz w:val="20"/>
          <w:szCs w:val="24"/>
        </w:rPr>
        <w:instrText xml:space="preserve"> STYLEREF 1 \s </w:instrText>
      </w:r>
      <w:r w:rsidR="00517711" w:rsidRPr="00942329">
        <w:rPr>
          <w:b/>
          <w:i w:val="0"/>
          <w:color w:val="auto"/>
          <w:sz w:val="20"/>
          <w:szCs w:val="24"/>
        </w:rPr>
        <w:fldChar w:fldCharType="separate"/>
      </w:r>
      <w:r w:rsidR="00EC7493">
        <w:rPr>
          <w:b/>
          <w:i w:val="0"/>
          <w:noProof/>
          <w:color w:val="auto"/>
          <w:sz w:val="20"/>
          <w:szCs w:val="24"/>
        </w:rPr>
        <w:t>3</w:t>
      </w:r>
      <w:r w:rsidR="00517711" w:rsidRPr="00942329">
        <w:rPr>
          <w:b/>
          <w:i w:val="0"/>
          <w:color w:val="auto"/>
          <w:sz w:val="20"/>
          <w:szCs w:val="24"/>
        </w:rPr>
        <w:fldChar w:fldCharType="end"/>
      </w:r>
      <w:r w:rsidR="00517711" w:rsidRPr="00942329">
        <w:rPr>
          <w:b/>
          <w:i w:val="0"/>
          <w:color w:val="auto"/>
          <w:sz w:val="20"/>
          <w:szCs w:val="24"/>
        </w:rPr>
        <w:t>.</w:t>
      </w:r>
      <w:r w:rsidR="00517711" w:rsidRPr="00942329">
        <w:rPr>
          <w:b/>
          <w:i w:val="0"/>
          <w:color w:val="auto"/>
          <w:sz w:val="20"/>
          <w:szCs w:val="24"/>
        </w:rPr>
        <w:fldChar w:fldCharType="begin"/>
      </w:r>
      <w:r w:rsidR="00517711" w:rsidRPr="00942329">
        <w:rPr>
          <w:b/>
          <w:i w:val="0"/>
          <w:color w:val="auto"/>
          <w:sz w:val="20"/>
          <w:szCs w:val="24"/>
        </w:rPr>
        <w:instrText xml:space="preserve"> SEQ Gambar \* ARABIC \s 1 </w:instrText>
      </w:r>
      <w:r w:rsidR="00517711" w:rsidRPr="00942329">
        <w:rPr>
          <w:b/>
          <w:i w:val="0"/>
          <w:color w:val="auto"/>
          <w:sz w:val="20"/>
          <w:szCs w:val="24"/>
        </w:rPr>
        <w:fldChar w:fldCharType="separate"/>
      </w:r>
      <w:r w:rsidR="00EC7493">
        <w:rPr>
          <w:b/>
          <w:i w:val="0"/>
          <w:noProof/>
          <w:color w:val="auto"/>
          <w:sz w:val="20"/>
          <w:szCs w:val="24"/>
        </w:rPr>
        <w:t>7</w:t>
      </w:r>
      <w:r w:rsidR="00517711" w:rsidRPr="00942329">
        <w:rPr>
          <w:b/>
          <w:i w:val="0"/>
          <w:color w:val="auto"/>
          <w:sz w:val="20"/>
          <w:szCs w:val="24"/>
        </w:rPr>
        <w:fldChar w:fldCharType="end"/>
      </w:r>
      <w:bookmarkEnd w:id="439"/>
      <w:r w:rsidRPr="00942329">
        <w:rPr>
          <w:b/>
          <w:i w:val="0"/>
          <w:color w:val="auto"/>
          <w:sz w:val="20"/>
          <w:szCs w:val="24"/>
        </w:rPr>
        <w:t xml:space="preserve"> Contoh </w:t>
      </w:r>
      <w:r w:rsidRPr="00942329">
        <w:rPr>
          <w:b/>
          <w:color w:val="auto"/>
          <w:sz w:val="20"/>
          <w:szCs w:val="24"/>
        </w:rPr>
        <w:t>Bad Character</w:t>
      </w:r>
      <w:bookmarkEnd w:id="440"/>
    </w:p>
    <w:p w14:paraId="05DC8611" w14:textId="7A5CB3C2" w:rsidR="0008465F" w:rsidRPr="00610384" w:rsidRDefault="00CE193E" w:rsidP="00F322E8">
      <w:pPr>
        <w:spacing w:before="240" w:line="360" w:lineRule="auto"/>
        <w:jc w:val="both"/>
        <w:rPr>
          <w:rFonts w:eastAsia="Arial"/>
          <w:sz w:val="24"/>
          <w:szCs w:val="24"/>
        </w:rPr>
      </w:pPr>
      <w:r w:rsidRPr="00610384">
        <w:rPr>
          <w:rFonts w:eastAsia="Arial"/>
          <w:sz w:val="24"/>
          <w:szCs w:val="24"/>
        </w:rPr>
        <w:t xml:space="preserve">Pada </w:t>
      </w:r>
      <w:r w:rsidR="007074E7">
        <w:rPr>
          <w:rFonts w:eastAsia="Arial"/>
          <w:sz w:val="24"/>
          <w:szCs w:val="24"/>
        </w:rPr>
        <w:t xml:space="preserve">gambar diatas </w:t>
      </w:r>
      <w:r w:rsidRPr="00610384">
        <w:rPr>
          <w:rFonts w:eastAsia="Arial"/>
          <w:sz w:val="24"/>
          <w:szCs w:val="24"/>
        </w:rPr>
        <w:t xml:space="preserve">dapat dilihat P adalah </w:t>
      </w:r>
      <w:r w:rsidRPr="00610384">
        <w:rPr>
          <w:rFonts w:eastAsia="Arial"/>
          <w:i/>
          <w:sz w:val="24"/>
          <w:szCs w:val="24"/>
        </w:rPr>
        <w:t>pattern</w:t>
      </w:r>
      <w:r w:rsidRPr="00610384">
        <w:rPr>
          <w:rFonts w:eastAsia="Arial"/>
          <w:sz w:val="24"/>
          <w:szCs w:val="24"/>
        </w:rPr>
        <w:t xml:space="preserve"> yang akan dicari pada teks dan T adalah </w:t>
      </w:r>
      <w:r w:rsidRPr="00610384">
        <w:rPr>
          <w:rFonts w:eastAsia="Arial"/>
          <w:i/>
          <w:sz w:val="24"/>
          <w:szCs w:val="24"/>
        </w:rPr>
        <w:t>Text</w:t>
      </w:r>
      <w:r w:rsidRPr="00610384">
        <w:rPr>
          <w:rFonts w:eastAsia="Arial"/>
          <w:sz w:val="24"/>
          <w:szCs w:val="24"/>
        </w:rPr>
        <w:t xml:space="preserve">. Tahap pertama, dicek kecocokan </w:t>
      </w:r>
      <w:r w:rsidR="00300AC8" w:rsidRPr="00610384">
        <w:rPr>
          <w:rFonts w:eastAsia="Arial"/>
          <w:sz w:val="24"/>
          <w:szCs w:val="24"/>
        </w:rPr>
        <w:t xml:space="preserve">karakter </w:t>
      </w:r>
      <w:r w:rsidRPr="00610384">
        <w:rPr>
          <w:rFonts w:eastAsia="Arial"/>
          <w:sz w:val="24"/>
          <w:szCs w:val="24"/>
        </w:rPr>
        <w:t xml:space="preserve">antar T dan P. Dicek dari </w:t>
      </w:r>
      <w:proofErr w:type="gramStart"/>
      <w:r w:rsidRPr="00610384">
        <w:rPr>
          <w:rFonts w:eastAsia="Arial"/>
          <w:sz w:val="24"/>
          <w:szCs w:val="24"/>
        </w:rPr>
        <w:lastRenderedPageBreak/>
        <w:t>P(</w:t>
      </w:r>
      <w:proofErr w:type="gramEnd"/>
      <w:r w:rsidR="00BD0B04" w:rsidRPr="00610384">
        <w:rPr>
          <w:rFonts w:eastAsia="Arial"/>
          <w:sz w:val="24"/>
          <w:szCs w:val="24"/>
        </w:rPr>
        <w:t>5</w:t>
      </w:r>
      <w:r w:rsidRPr="00610384">
        <w:rPr>
          <w:rFonts w:eastAsia="Arial"/>
          <w:sz w:val="24"/>
          <w:szCs w:val="24"/>
        </w:rPr>
        <w:t>) dan T(</w:t>
      </w:r>
      <w:r w:rsidR="00BD0B04" w:rsidRPr="00610384">
        <w:rPr>
          <w:rFonts w:eastAsia="Arial"/>
          <w:sz w:val="24"/>
          <w:szCs w:val="24"/>
        </w:rPr>
        <w:t>5</w:t>
      </w:r>
      <w:r w:rsidRPr="00610384">
        <w:rPr>
          <w:rFonts w:eastAsia="Arial"/>
          <w:sz w:val="24"/>
          <w:szCs w:val="24"/>
        </w:rPr>
        <w:t>) dan hasilnya cocok, dilanjut lagi ke P(</w:t>
      </w:r>
      <w:r w:rsidR="00BD0B04" w:rsidRPr="00610384">
        <w:rPr>
          <w:rFonts w:eastAsia="Arial"/>
          <w:sz w:val="24"/>
          <w:szCs w:val="24"/>
        </w:rPr>
        <w:t>4</w:t>
      </w:r>
      <w:r w:rsidRPr="00610384">
        <w:rPr>
          <w:rFonts w:eastAsia="Arial"/>
          <w:sz w:val="24"/>
          <w:szCs w:val="24"/>
        </w:rPr>
        <w:t>) dan T(</w:t>
      </w:r>
      <w:r w:rsidR="00BD0B04" w:rsidRPr="00610384">
        <w:rPr>
          <w:rFonts w:eastAsia="Arial"/>
          <w:sz w:val="24"/>
          <w:szCs w:val="24"/>
        </w:rPr>
        <w:t>4</w:t>
      </w:r>
      <w:r w:rsidRPr="00610384">
        <w:rPr>
          <w:rFonts w:eastAsia="Arial"/>
          <w:sz w:val="24"/>
          <w:szCs w:val="24"/>
        </w:rPr>
        <w:t xml:space="preserve">) dan hasilnya cocok. Kemudian pada </w:t>
      </w:r>
      <w:proofErr w:type="gramStart"/>
      <w:r w:rsidRPr="00610384">
        <w:rPr>
          <w:rFonts w:eastAsia="Arial"/>
          <w:sz w:val="24"/>
          <w:szCs w:val="24"/>
        </w:rPr>
        <w:t>P(</w:t>
      </w:r>
      <w:proofErr w:type="gramEnd"/>
      <w:r w:rsidR="00BD0B04" w:rsidRPr="00610384">
        <w:rPr>
          <w:rFonts w:eastAsia="Arial"/>
          <w:sz w:val="24"/>
          <w:szCs w:val="24"/>
        </w:rPr>
        <w:t>3</w:t>
      </w:r>
      <w:r w:rsidRPr="00610384">
        <w:rPr>
          <w:rFonts w:eastAsia="Arial"/>
          <w:sz w:val="24"/>
          <w:szCs w:val="24"/>
        </w:rPr>
        <w:t>) dan T(</w:t>
      </w:r>
      <w:r w:rsidR="00BD0B04" w:rsidRPr="00610384">
        <w:rPr>
          <w:rFonts w:eastAsia="Arial"/>
          <w:sz w:val="24"/>
          <w:szCs w:val="24"/>
        </w:rPr>
        <w:t>3</w:t>
      </w:r>
      <w:r w:rsidRPr="00610384">
        <w:rPr>
          <w:rFonts w:eastAsia="Arial"/>
          <w:sz w:val="24"/>
          <w:szCs w:val="24"/>
        </w:rPr>
        <w:t xml:space="preserve">) tidak cocok dan dicari kecocokan pada P yang </w:t>
      </w:r>
      <w:r w:rsidR="0008465F" w:rsidRPr="00610384">
        <w:rPr>
          <w:rFonts w:eastAsia="Arial"/>
          <w:sz w:val="24"/>
          <w:szCs w:val="24"/>
        </w:rPr>
        <w:t xml:space="preserve">karakternya </w:t>
      </w:r>
      <w:r w:rsidRPr="00610384">
        <w:rPr>
          <w:rFonts w:eastAsia="Arial"/>
          <w:sz w:val="24"/>
          <w:szCs w:val="24"/>
        </w:rPr>
        <w:t>sama dengan</w:t>
      </w:r>
      <w:r w:rsidR="0008465F" w:rsidRPr="00610384">
        <w:rPr>
          <w:rFonts w:eastAsia="Arial"/>
          <w:sz w:val="24"/>
          <w:szCs w:val="24"/>
        </w:rPr>
        <w:t xml:space="preserve"> karakter</w:t>
      </w:r>
      <w:r w:rsidRPr="00610384">
        <w:rPr>
          <w:rFonts w:eastAsia="Arial"/>
          <w:sz w:val="24"/>
          <w:szCs w:val="24"/>
        </w:rPr>
        <w:t xml:space="preserve"> T(</w:t>
      </w:r>
      <w:r w:rsidR="00BD0B04" w:rsidRPr="00610384">
        <w:rPr>
          <w:rFonts w:eastAsia="Arial"/>
          <w:sz w:val="24"/>
          <w:szCs w:val="24"/>
        </w:rPr>
        <w:t>3</w:t>
      </w:r>
      <w:r w:rsidRPr="00610384">
        <w:rPr>
          <w:rFonts w:eastAsia="Arial"/>
          <w:sz w:val="24"/>
          <w:szCs w:val="24"/>
        </w:rPr>
        <w:t>). Dari hasil pencarian, didapati</w:t>
      </w:r>
      <w:r w:rsidR="0008465F" w:rsidRPr="00610384">
        <w:rPr>
          <w:rFonts w:eastAsia="Arial"/>
          <w:sz w:val="24"/>
          <w:szCs w:val="24"/>
        </w:rPr>
        <w:t xml:space="preserve"> karakter pada</w:t>
      </w:r>
      <w:r w:rsidRPr="00610384">
        <w:rPr>
          <w:rFonts w:eastAsia="Arial"/>
          <w:sz w:val="24"/>
          <w:szCs w:val="24"/>
        </w:rPr>
        <w:t xml:space="preserve"> </w:t>
      </w:r>
      <w:proofErr w:type="gramStart"/>
      <w:r w:rsidRPr="00610384">
        <w:rPr>
          <w:rFonts w:eastAsia="Arial"/>
          <w:sz w:val="24"/>
          <w:szCs w:val="24"/>
        </w:rPr>
        <w:t>T(</w:t>
      </w:r>
      <w:proofErr w:type="gramEnd"/>
      <w:r w:rsidR="00BD0B04" w:rsidRPr="00610384">
        <w:rPr>
          <w:rFonts w:eastAsia="Arial"/>
          <w:sz w:val="24"/>
          <w:szCs w:val="24"/>
        </w:rPr>
        <w:t>3</w:t>
      </w:r>
      <w:r w:rsidRPr="00610384">
        <w:rPr>
          <w:rFonts w:eastAsia="Arial"/>
          <w:sz w:val="24"/>
          <w:szCs w:val="24"/>
        </w:rPr>
        <w:t>) sama dengan</w:t>
      </w:r>
      <w:r w:rsidR="0008465F" w:rsidRPr="00610384">
        <w:rPr>
          <w:rFonts w:eastAsia="Arial"/>
          <w:sz w:val="24"/>
          <w:szCs w:val="24"/>
        </w:rPr>
        <w:t xml:space="preserve"> karakter</w:t>
      </w:r>
      <w:r w:rsidRPr="00610384">
        <w:rPr>
          <w:rFonts w:eastAsia="Arial"/>
          <w:sz w:val="24"/>
          <w:szCs w:val="24"/>
        </w:rPr>
        <w:t xml:space="preserve"> P(</w:t>
      </w:r>
      <w:r w:rsidR="00BD0B04" w:rsidRPr="00610384">
        <w:rPr>
          <w:rFonts w:eastAsia="Arial"/>
          <w:sz w:val="24"/>
          <w:szCs w:val="24"/>
        </w:rPr>
        <w:t>2</w:t>
      </w:r>
      <w:r w:rsidRPr="00610384">
        <w:rPr>
          <w:rFonts w:eastAsia="Arial"/>
          <w:sz w:val="24"/>
          <w:szCs w:val="24"/>
        </w:rPr>
        <w:t>)</w:t>
      </w:r>
      <w:r w:rsidR="0008465F" w:rsidRPr="00610384">
        <w:rPr>
          <w:rFonts w:eastAsia="Arial"/>
          <w:sz w:val="24"/>
          <w:szCs w:val="24"/>
        </w:rPr>
        <w:t>.</w:t>
      </w:r>
      <w:r w:rsidRPr="00610384">
        <w:rPr>
          <w:rFonts w:eastAsia="Arial"/>
          <w:sz w:val="24"/>
          <w:szCs w:val="24"/>
        </w:rPr>
        <w:t xml:space="preserve"> </w:t>
      </w:r>
      <w:r w:rsidR="0008465F" w:rsidRPr="00610384">
        <w:rPr>
          <w:rFonts w:eastAsia="Arial"/>
          <w:sz w:val="24"/>
          <w:szCs w:val="24"/>
        </w:rPr>
        <w:t>Maka</w:t>
      </w:r>
      <w:r w:rsidRPr="00610384">
        <w:rPr>
          <w:rFonts w:eastAsia="Arial"/>
          <w:sz w:val="24"/>
          <w:szCs w:val="24"/>
        </w:rPr>
        <w:t xml:space="preserve"> </w:t>
      </w:r>
      <w:r w:rsidR="0008465F" w:rsidRPr="00610384">
        <w:rPr>
          <w:rFonts w:eastAsia="Arial"/>
          <w:sz w:val="24"/>
          <w:szCs w:val="24"/>
        </w:rPr>
        <w:t xml:space="preserve">letak pola akan berubah posisi dimana akan ditandai karakter </w:t>
      </w:r>
      <w:proofErr w:type="gramStart"/>
      <w:r w:rsidRPr="00610384">
        <w:rPr>
          <w:rFonts w:eastAsia="Arial"/>
          <w:sz w:val="24"/>
          <w:szCs w:val="24"/>
        </w:rPr>
        <w:t>P(</w:t>
      </w:r>
      <w:proofErr w:type="gramEnd"/>
      <w:r w:rsidRPr="00610384">
        <w:rPr>
          <w:rFonts w:eastAsia="Arial"/>
          <w:sz w:val="24"/>
          <w:szCs w:val="24"/>
        </w:rPr>
        <w:t xml:space="preserve">2) </w:t>
      </w:r>
      <w:r w:rsidR="0008465F" w:rsidRPr="00610384">
        <w:rPr>
          <w:rFonts w:eastAsia="Arial"/>
          <w:sz w:val="24"/>
          <w:szCs w:val="24"/>
        </w:rPr>
        <w:t>akan diletakkan tepat dibawah posisi</w:t>
      </w:r>
      <w:r w:rsidRPr="00610384">
        <w:rPr>
          <w:rFonts w:eastAsia="Arial"/>
          <w:sz w:val="24"/>
          <w:szCs w:val="24"/>
        </w:rPr>
        <w:t xml:space="preserve"> </w:t>
      </w:r>
      <w:r w:rsidR="00BD0B04" w:rsidRPr="00610384">
        <w:rPr>
          <w:rFonts w:eastAsia="Arial"/>
          <w:sz w:val="24"/>
          <w:szCs w:val="24"/>
        </w:rPr>
        <w:t>T</w:t>
      </w:r>
      <w:r w:rsidRPr="00610384">
        <w:rPr>
          <w:rFonts w:eastAsia="Arial"/>
          <w:sz w:val="24"/>
          <w:szCs w:val="24"/>
        </w:rPr>
        <w:t>(</w:t>
      </w:r>
      <w:r w:rsidR="00BD0B04" w:rsidRPr="00610384">
        <w:rPr>
          <w:rFonts w:eastAsia="Arial"/>
          <w:sz w:val="24"/>
          <w:szCs w:val="24"/>
        </w:rPr>
        <w:t>3</w:t>
      </w:r>
      <w:r w:rsidRPr="00610384">
        <w:rPr>
          <w:rFonts w:eastAsia="Arial"/>
          <w:sz w:val="24"/>
          <w:szCs w:val="24"/>
        </w:rPr>
        <w:t xml:space="preserve">). </w:t>
      </w:r>
    </w:p>
    <w:p w14:paraId="7F1BB35B" w14:textId="249C91C0" w:rsidR="00CE193E" w:rsidRPr="00610384" w:rsidRDefault="00CE193E" w:rsidP="00F322E8">
      <w:pPr>
        <w:spacing w:before="240" w:line="360" w:lineRule="auto"/>
        <w:jc w:val="both"/>
        <w:rPr>
          <w:rFonts w:eastAsia="Arial"/>
          <w:sz w:val="24"/>
          <w:szCs w:val="24"/>
        </w:rPr>
      </w:pPr>
      <w:r w:rsidRPr="00610384">
        <w:rPr>
          <w:rFonts w:eastAsia="Arial"/>
          <w:sz w:val="24"/>
          <w:szCs w:val="24"/>
        </w:rPr>
        <w:t xml:space="preserve">Selanjutnya pada tahap kedua, </w:t>
      </w:r>
      <w:r w:rsidR="0008465F" w:rsidRPr="00610384">
        <w:rPr>
          <w:rFonts w:eastAsia="Arial"/>
          <w:sz w:val="24"/>
          <w:szCs w:val="24"/>
        </w:rPr>
        <w:t>lakukan</w:t>
      </w:r>
      <w:r w:rsidRPr="00610384">
        <w:rPr>
          <w:rFonts w:eastAsia="Arial"/>
          <w:sz w:val="24"/>
          <w:szCs w:val="24"/>
        </w:rPr>
        <w:t xml:space="preserve"> pengecekan </w:t>
      </w:r>
      <w:r w:rsidR="0008465F" w:rsidRPr="00610384">
        <w:rPr>
          <w:rFonts w:eastAsia="Arial"/>
          <w:sz w:val="24"/>
          <w:szCs w:val="24"/>
        </w:rPr>
        <w:t>kembali dimulai dari karakter terakhir pola yang akan dicari. Jika dari ilustrasi</w:t>
      </w:r>
      <w:r w:rsidR="007074E7">
        <w:rPr>
          <w:rFonts w:eastAsia="Arial"/>
          <w:sz w:val="24"/>
          <w:szCs w:val="24"/>
        </w:rPr>
        <w:t xml:space="preserve"> gambar diatas</w:t>
      </w:r>
      <w:r w:rsidR="0008465F" w:rsidRPr="00610384">
        <w:rPr>
          <w:rFonts w:eastAsia="Arial"/>
          <w:sz w:val="24"/>
          <w:szCs w:val="24"/>
        </w:rPr>
        <w:t xml:space="preserve">, pencocokan dimulai dari indeks </w:t>
      </w:r>
      <w:proofErr w:type="gramStart"/>
      <w:r w:rsidRPr="00610384">
        <w:rPr>
          <w:rFonts w:eastAsia="Arial"/>
          <w:sz w:val="24"/>
          <w:szCs w:val="24"/>
        </w:rPr>
        <w:t>T(</w:t>
      </w:r>
      <w:proofErr w:type="gramEnd"/>
      <w:r w:rsidR="003E3B3A" w:rsidRPr="00610384">
        <w:rPr>
          <w:rFonts w:eastAsia="Arial"/>
          <w:sz w:val="24"/>
          <w:szCs w:val="24"/>
        </w:rPr>
        <w:t>6</w:t>
      </w:r>
      <w:r w:rsidRPr="00610384">
        <w:rPr>
          <w:rFonts w:eastAsia="Arial"/>
          <w:sz w:val="24"/>
          <w:szCs w:val="24"/>
        </w:rPr>
        <w:t>) dan P(</w:t>
      </w:r>
      <w:r w:rsidR="003E3B3A" w:rsidRPr="00610384">
        <w:rPr>
          <w:rFonts w:eastAsia="Arial"/>
          <w:sz w:val="24"/>
          <w:szCs w:val="24"/>
        </w:rPr>
        <w:t>6</w:t>
      </w:r>
      <w:r w:rsidRPr="00610384">
        <w:rPr>
          <w:rFonts w:eastAsia="Arial"/>
          <w:sz w:val="24"/>
          <w:szCs w:val="24"/>
        </w:rPr>
        <w:t xml:space="preserve">) dan hasilnya </w:t>
      </w:r>
      <w:r w:rsidR="003E3B3A" w:rsidRPr="00610384">
        <w:rPr>
          <w:rFonts w:eastAsia="Arial"/>
          <w:sz w:val="24"/>
          <w:szCs w:val="24"/>
        </w:rPr>
        <w:t xml:space="preserve">tidak </w:t>
      </w:r>
      <w:r w:rsidRPr="00610384">
        <w:rPr>
          <w:rFonts w:eastAsia="Arial"/>
          <w:sz w:val="24"/>
          <w:szCs w:val="24"/>
        </w:rPr>
        <w:t>cocok. Kemudian dicari pada P</w:t>
      </w:r>
      <w:r w:rsidR="0008465F" w:rsidRPr="00610384">
        <w:rPr>
          <w:rFonts w:eastAsia="Arial"/>
          <w:sz w:val="24"/>
          <w:szCs w:val="24"/>
        </w:rPr>
        <w:t>, karakter</w:t>
      </w:r>
      <w:r w:rsidRPr="00610384">
        <w:rPr>
          <w:rFonts w:eastAsia="Arial"/>
          <w:sz w:val="24"/>
          <w:szCs w:val="24"/>
        </w:rPr>
        <w:t xml:space="preserve"> yang sama dengan </w:t>
      </w:r>
      <w:proofErr w:type="gramStart"/>
      <w:r w:rsidRPr="00610384">
        <w:rPr>
          <w:rFonts w:eastAsia="Arial"/>
          <w:sz w:val="24"/>
          <w:szCs w:val="24"/>
        </w:rPr>
        <w:t>T(</w:t>
      </w:r>
      <w:proofErr w:type="gramEnd"/>
      <w:r w:rsidR="003E3B3A" w:rsidRPr="00610384">
        <w:rPr>
          <w:rFonts w:eastAsia="Arial"/>
          <w:sz w:val="24"/>
          <w:szCs w:val="24"/>
        </w:rPr>
        <w:t>6</w:t>
      </w:r>
      <w:r w:rsidRPr="00610384">
        <w:rPr>
          <w:rFonts w:eastAsia="Arial"/>
          <w:sz w:val="24"/>
          <w:szCs w:val="24"/>
        </w:rPr>
        <w:t xml:space="preserve">) </w:t>
      </w:r>
      <w:r w:rsidR="003E3B3A" w:rsidRPr="00610384">
        <w:rPr>
          <w:rFonts w:eastAsia="Arial"/>
          <w:sz w:val="24"/>
          <w:szCs w:val="24"/>
        </w:rPr>
        <w:t>dan ditemukan pada P(5)</w:t>
      </w:r>
      <w:r w:rsidRPr="00610384">
        <w:rPr>
          <w:rFonts w:eastAsia="Arial"/>
          <w:sz w:val="24"/>
          <w:szCs w:val="24"/>
        </w:rPr>
        <w:t>.</w:t>
      </w:r>
      <w:r w:rsidR="003E3B3A" w:rsidRPr="00610384">
        <w:rPr>
          <w:rFonts w:eastAsia="Arial"/>
          <w:sz w:val="24"/>
          <w:szCs w:val="24"/>
        </w:rPr>
        <w:t xml:space="preserve"> Kemudian </w:t>
      </w:r>
      <w:proofErr w:type="gramStart"/>
      <w:r w:rsidR="003E3B3A" w:rsidRPr="00610384">
        <w:rPr>
          <w:rFonts w:eastAsia="Arial"/>
          <w:sz w:val="24"/>
          <w:szCs w:val="24"/>
        </w:rPr>
        <w:t>P(</w:t>
      </w:r>
      <w:proofErr w:type="gramEnd"/>
      <w:r w:rsidR="003E3B3A" w:rsidRPr="00610384">
        <w:rPr>
          <w:rFonts w:eastAsia="Arial"/>
          <w:sz w:val="24"/>
          <w:szCs w:val="24"/>
        </w:rPr>
        <w:t xml:space="preserve">5) diletakkan tepat dibawah T(6). Kemudian dilakukan pengecekan pada </w:t>
      </w:r>
      <w:proofErr w:type="gramStart"/>
      <w:r w:rsidR="003E3B3A" w:rsidRPr="00610384">
        <w:rPr>
          <w:rFonts w:eastAsia="Arial"/>
          <w:sz w:val="24"/>
          <w:szCs w:val="24"/>
        </w:rPr>
        <w:t>P(</w:t>
      </w:r>
      <w:proofErr w:type="gramEnd"/>
      <w:r w:rsidR="003E3B3A" w:rsidRPr="00610384">
        <w:rPr>
          <w:rFonts w:eastAsia="Arial"/>
          <w:sz w:val="24"/>
          <w:szCs w:val="24"/>
        </w:rPr>
        <w:t xml:space="preserve">7) dan T(7) dan hasilnya cocok. Demikianlah proses selanjutnya, sama dengan proses sebelumnya sehingga didapatkan hasil bahwa </w:t>
      </w:r>
      <w:r w:rsidR="003E3B3A" w:rsidRPr="00610384">
        <w:rPr>
          <w:rFonts w:eastAsia="Arial"/>
          <w:i/>
          <w:sz w:val="24"/>
          <w:szCs w:val="24"/>
        </w:rPr>
        <w:t>pattern</w:t>
      </w:r>
      <w:r w:rsidR="003E3B3A" w:rsidRPr="00610384">
        <w:rPr>
          <w:rFonts w:eastAsia="Arial"/>
          <w:sz w:val="24"/>
          <w:szCs w:val="24"/>
        </w:rPr>
        <w:t xml:space="preserve"> berada pada </w:t>
      </w:r>
      <w:r w:rsidR="003E3B3A" w:rsidRPr="00610384">
        <w:rPr>
          <w:rFonts w:eastAsia="Arial"/>
          <w:i/>
          <w:sz w:val="24"/>
          <w:szCs w:val="24"/>
        </w:rPr>
        <w:t>text</w:t>
      </w:r>
      <w:r w:rsidR="003E3B3A" w:rsidRPr="00610384">
        <w:rPr>
          <w:rFonts w:eastAsia="Arial"/>
          <w:sz w:val="24"/>
          <w:szCs w:val="24"/>
        </w:rPr>
        <w:t xml:space="preserve"> atau tidak.</w:t>
      </w:r>
    </w:p>
    <w:p w14:paraId="64BCB5A6" w14:textId="77777777" w:rsidR="00CE193E" w:rsidRPr="00C41634" w:rsidRDefault="00CE193E" w:rsidP="00F322E8">
      <w:pPr>
        <w:pStyle w:val="Heading4"/>
        <w:keepLines w:val="0"/>
        <w:numPr>
          <w:ilvl w:val="3"/>
          <w:numId w:val="9"/>
        </w:numPr>
        <w:spacing w:before="240" w:after="60"/>
        <w:ind w:left="0" w:firstLine="0"/>
        <w:rPr>
          <w:rFonts w:ascii="Times New Roman" w:eastAsia="Arial" w:hAnsi="Times New Roman" w:cs="Times New Roman"/>
          <w:b/>
          <w:color w:val="auto"/>
          <w:sz w:val="24"/>
          <w:szCs w:val="24"/>
        </w:rPr>
      </w:pPr>
      <w:r w:rsidRPr="00610384">
        <w:rPr>
          <w:rFonts w:ascii="Times New Roman" w:eastAsia="Arial" w:hAnsi="Times New Roman" w:cs="Times New Roman"/>
          <w:color w:val="auto"/>
          <w:sz w:val="24"/>
          <w:szCs w:val="24"/>
        </w:rPr>
        <w:t xml:space="preserve"> </w:t>
      </w:r>
      <w:bookmarkStart w:id="441" w:name="_Toc519843377"/>
      <w:bookmarkStart w:id="442" w:name="_Toc519867690"/>
      <w:bookmarkStart w:id="443" w:name="_Toc522192782"/>
      <w:r w:rsidRPr="00C41634">
        <w:rPr>
          <w:rFonts w:ascii="Times New Roman" w:eastAsia="Arial" w:hAnsi="Times New Roman" w:cs="Times New Roman"/>
          <w:b/>
          <w:i w:val="0"/>
          <w:color w:val="auto"/>
          <w:sz w:val="24"/>
          <w:szCs w:val="24"/>
        </w:rPr>
        <w:t>Aturan</w:t>
      </w:r>
      <w:r w:rsidRPr="00C41634">
        <w:rPr>
          <w:rFonts w:ascii="Times New Roman" w:eastAsia="Arial" w:hAnsi="Times New Roman" w:cs="Times New Roman"/>
          <w:b/>
          <w:color w:val="auto"/>
          <w:sz w:val="24"/>
          <w:szCs w:val="24"/>
        </w:rPr>
        <w:t xml:space="preserve"> Good Shift</w:t>
      </w:r>
      <w:bookmarkEnd w:id="441"/>
      <w:bookmarkEnd w:id="442"/>
      <w:bookmarkEnd w:id="443"/>
    </w:p>
    <w:p w14:paraId="36918A6E" w14:textId="77777777" w:rsidR="00CE193E" w:rsidRPr="00610384" w:rsidRDefault="00CE193E" w:rsidP="00F322E8">
      <w:pPr>
        <w:spacing w:before="240" w:line="360" w:lineRule="auto"/>
        <w:jc w:val="both"/>
        <w:rPr>
          <w:rFonts w:eastAsia="Arial"/>
          <w:sz w:val="24"/>
          <w:szCs w:val="24"/>
        </w:rPr>
      </w:pPr>
      <w:r w:rsidRPr="00610384">
        <w:rPr>
          <w:rFonts w:eastAsia="Arial"/>
          <w:sz w:val="24"/>
          <w:szCs w:val="24"/>
        </w:rPr>
        <w:t xml:space="preserve">Sementara untuk contoh kasus aturan </w:t>
      </w:r>
      <w:r w:rsidRPr="00610384">
        <w:rPr>
          <w:rFonts w:eastAsia="Arial"/>
          <w:i/>
          <w:sz w:val="24"/>
          <w:szCs w:val="24"/>
        </w:rPr>
        <w:t>good shift</w:t>
      </w:r>
      <w:r w:rsidRPr="00610384">
        <w:rPr>
          <w:sz w:val="24"/>
          <w:szCs w:val="24"/>
        </w:rPr>
        <w:t xml:space="preserve"> </w:t>
      </w:r>
      <w:r w:rsidRPr="00610384">
        <w:rPr>
          <w:rFonts w:eastAsia="Arial"/>
          <w:sz w:val="24"/>
          <w:szCs w:val="24"/>
        </w:rPr>
        <w:t>diilustrasikan dibawah ini.</w:t>
      </w:r>
    </w:p>
    <w:p w14:paraId="024E40F2" w14:textId="410A0694" w:rsidR="00593E72" w:rsidRPr="00E93B77" w:rsidRDefault="00CE193E" w:rsidP="00F322E8">
      <w:pPr>
        <w:spacing w:line="360" w:lineRule="auto"/>
        <w:jc w:val="both"/>
        <w:rPr>
          <w:rFonts w:eastAsia="Arial"/>
          <w:sz w:val="24"/>
          <w:szCs w:val="24"/>
        </w:rPr>
      </w:pPr>
      <w:r w:rsidRPr="00610384">
        <w:rPr>
          <w:rFonts w:eastAsia="Arial"/>
          <w:sz w:val="24"/>
          <w:szCs w:val="24"/>
        </w:rPr>
        <w:t>Kasus 1: kemunculan dari t pada P cocok dengan t pada T. Dimana pola P mengandung kemunculan t lain. Sehingga, akan dicoba penggeseran P ke deretan dimana munculnya t pada T.</w:t>
      </w:r>
    </w:p>
    <w:p w14:paraId="0FAFEFA0" w14:textId="5AEF8D98" w:rsidR="00CE193E" w:rsidRPr="00610384" w:rsidRDefault="00627984" w:rsidP="00F322E8">
      <w:pPr>
        <w:spacing w:before="240" w:line="360" w:lineRule="auto"/>
        <w:jc w:val="both"/>
        <w:rPr>
          <w:rFonts w:eastAsia="Arial"/>
          <w:sz w:val="24"/>
          <w:szCs w:val="24"/>
        </w:rPr>
      </w:pPr>
      <w:r w:rsidRPr="00610384">
        <w:rPr>
          <w:noProof/>
          <w:sz w:val="24"/>
          <w:szCs w:val="24"/>
        </w:rPr>
        <w:drawing>
          <wp:anchor distT="0" distB="0" distL="114300" distR="114300" simplePos="0" relativeHeight="251956736" behindDoc="0" locked="0" layoutInCell="1" allowOverlap="1" wp14:anchorId="35C747F3" wp14:editId="5F67214D">
            <wp:simplePos x="0" y="0"/>
            <wp:positionH relativeFrom="margin">
              <wp:align>right</wp:align>
            </wp:positionH>
            <wp:positionV relativeFrom="paragraph">
              <wp:posOffset>1160145</wp:posOffset>
            </wp:positionV>
            <wp:extent cx="5220970" cy="225298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32052" cy="2257863"/>
                    </a:xfrm>
                    <a:prstGeom prst="rect">
                      <a:avLst/>
                    </a:prstGeom>
                  </pic:spPr>
                </pic:pic>
              </a:graphicData>
            </a:graphic>
            <wp14:sizeRelV relativeFrom="margin">
              <wp14:pctHeight>0</wp14:pctHeight>
            </wp14:sizeRelV>
          </wp:anchor>
        </w:drawing>
      </w:r>
      <w:r w:rsidR="00E93B77">
        <w:rPr>
          <w:noProof/>
        </w:rPr>
        <mc:AlternateContent>
          <mc:Choice Requires="wps">
            <w:drawing>
              <wp:anchor distT="0" distB="0" distL="114300" distR="114300" simplePos="0" relativeHeight="251958784" behindDoc="0" locked="0" layoutInCell="1" allowOverlap="1" wp14:anchorId="34867427" wp14:editId="12AD9DDB">
                <wp:simplePos x="0" y="0"/>
                <wp:positionH relativeFrom="column">
                  <wp:posOffset>0</wp:posOffset>
                </wp:positionH>
                <wp:positionV relativeFrom="paragraph">
                  <wp:posOffset>3417570</wp:posOffset>
                </wp:positionV>
                <wp:extent cx="5220970" cy="635"/>
                <wp:effectExtent l="0" t="0" r="0" b="0"/>
                <wp:wrapTopAndBottom/>
                <wp:docPr id="1833221414" name="Text Box 1833221414"/>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4CD72304" w14:textId="58A04DD5" w:rsidR="00EC7493" w:rsidRPr="00E93B77" w:rsidRDefault="00EC7493" w:rsidP="00E93B77">
                            <w:pPr>
                              <w:pStyle w:val="Caption"/>
                              <w:jc w:val="center"/>
                              <w:rPr>
                                <w:b/>
                                <w:i w:val="0"/>
                                <w:noProof/>
                                <w:color w:val="auto"/>
                                <w:sz w:val="20"/>
                                <w:szCs w:val="20"/>
                              </w:rPr>
                            </w:pPr>
                            <w:bookmarkStart w:id="444" w:name="_Toc522079704"/>
                            <w:r w:rsidRPr="00E93B77">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3</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8</w:t>
                            </w:r>
                            <w:r>
                              <w:rPr>
                                <w:b/>
                                <w:i w:val="0"/>
                                <w:color w:val="auto"/>
                                <w:sz w:val="20"/>
                                <w:szCs w:val="20"/>
                              </w:rPr>
                              <w:fldChar w:fldCharType="end"/>
                            </w:r>
                            <w:r w:rsidRPr="00E93B77">
                              <w:rPr>
                                <w:b/>
                                <w:i w:val="0"/>
                                <w:color w:val="auto"/>
                                <w:sz w:val="20"/>
                                <w:szCs w:val="20"/>
                              </w:rPr>
                              <w:t xml:space="preserve"> Kasus 1 </w:t>
                            </w:r>
                            <w:r w:rsidRPr="00E93B77">
                              <w:rPr>
                                <w:b/>
                                <w:color w:val="auto"/>
                                <w:sz w:val="20"/>
                                <w:szCs w:val="20"/>
                              </w:rPr>
                              <w:t>Good Shift</w:t>
                            </w:r>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67427" id="_x0000_t202" coordsize="21600,21600" o:spt="202" path="m,l,21600r21600,l21600,xe">
                <v:stroke joinstyle="miter"/>
                <v:path gradientshapeok="t" o:connecttype="rect"/>
              </v:shapetype>
              <v:shape id="Text Box 1833221414" o:spid="_x0000_s1030" type="#_x0000_t202" style="position:absolute;left:0;text-align:left;margin-left:0;margin-top:269.1pt;width:411.1pt;height:.05pt;z-index:25195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" stroked="f">
                <v:textbox style="mso-fit-shape-to-text:t" inset="0,0,0,0">
                  <w:txbxContent>
                    <w:p w14:paraId="4CD72304" w14:textId="58A04DD5" w:rsidR="00EC7493" w:rsidRPr="00E93B77" w:rsidRDefault="00EC7493" w:rsidP="00E93B77">
                      <w:pPr>
                        <w:pStyle w:val="Caption"/>
                        <w:jc w:val="center"/>
                        <w:rPr>
                          <w:b/>
                          <w:i w:val="0"/>
                          <w:noProof/>
                          <w:color w:val="auto"/>
                          <w:sz w:val="20"/>
                          <w:szCs w:val="20"/>
                        </w:rPr>
                      </w:pPr>
                      <w:bookmarkStart w:id="445" w:name="_Toc522079704"/>
                      <w:r w:rsidRPr="00E93B77">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3</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8</w:t>
                      </w:r>
                      <w:r>
                        <w:rPr>
                          <w:b/>
                          <w:i w:val="0"/>
                          <w:color w:val="auto"/>
                          <w:sz w:val="20"/>
                          <w:szCs w:val="20"/>
                        </w:rPr>
                        <w:fldChar w:fldCharType="end"/>
                      </w:r>
                      <w:r w:rsidRPr="00E93B77">
                        <w:rPr>
                          <w:b/>
                          <w:i w:val="0"/>
                          <w:color w:val="auto"/>
                          <w:sz w:val="20"/>
                          <w:szCs w:val="20"/>
                        </w:rPr>
                        <w:t xml:space="preserve"> Kasus 1 </w:t>
                      </w:r>
                      <w:r w:rsidRPr="00E93B77">
                        <w:rPr>
                          <w:b/>
                          <w:color w:val="auto"/>
                          <w:sz w:val="20"/>
                          <w:szCs w:val="20"/>
                        </w:rPr>
                        <w:t>Good Shift</w:t>
                      </w:r>
                      <w:bookmarkEnd w:id="445"/>
                    </w:p>
                  </w:txbxContent>
                </v:textbox>
                <w10:wrap type="topAndBottom"/>
              </v:shape>
            </w:pict>
          </mc:Fallback>
        </mc:AlternateContent>
      </w:r>
      <w:r w:rsidR="00CE193E" w:rsidRPr="00610384">
        <w:rPr>
          <w:rFonts w:eastAsia="Arial"/>
          <w:sz w:val="24"/>
          <w:szCs w:val="24"/>
        </w:rPr>
        <w:t xml:space="preserve">Pada kasus 1, </w:t>
      </w:r>
      <w:r w:rsidR="00CE193E" w:rsidRPr="00610384">
        <w:rPr>
          <w:rFonts w:eastAsia="Arial"/>
          <w:i/>
          <w:sz w:val="24"/>
          <w:szCs w:val="24"/>
        </w:rPr>
        <w:t>Substring</w:t>
      </w:r>
      <w:r w:rsidR="00CE193E" w:rsidRPr="00610384">
        <w:rPr>
          <w:rFonts w:eastAsia="Arial"/>
          <w:sz w:val="24"/>
          <w:szCs w:val="24"/>
        </w:rPr>
        <w:t xml:space="preserve"> t pada </w:t>
      </w:r>
      <w:proofErr w:type="gramStart"/>
      <w:r w:rsidR="00CE193E" w:rsidRPr="00610384">
        <w:rPr>
          <w:rFonts w:eastAsia="Arial"/>
          <w:sz w:val="24"/>
          <w:szCs w:val="24"/>
        </w:rPr>
        <w:t>T</w:t>
      </w:r>
      <w:r w:rsidR="00593E72" w:rsidRPr="00610384">
        <w:rPr>
          <w:rFonts w:eastAsia="Arial"/>
          <w:sz w:val="24"/>
          <w:szCs w:val="24"/>
        </w:rPr>
        <w:t>(</w:t>
      </w:r>
      <w:proofErr w:type="gramEnd"/>
      <w:r w:rsidR="00593E72" w:rsidRPr="00610384">
        <w:rPr>
          <w:rFonts w:eastAsia="Arial"/>
          <w:sz w:val="24"/>
          <w:szCs w:val="24"/>
        </w:rPr>
        <w:t>4) dan T(5)</w:t>
      </w:r>
      <w:r w:rsidR="00CE193E" w:rsidRPr="00610384">
        <w:rPr>
          <w:rFonts w:eastAsia="Arial"/>
          <w:sz w:val="24"/>
          <w:szCs w:val="24"/>
        </w:rPr>
        <w:t xml:space="preserve"> cocok dengan P</w:t>
      </w:r>
      <w:r w:rsidR="00593E72" w:rsidRPr="00610384">
        <w:rPr>
          <w:rFonts w:eastAsia="Arial"/>
          <w:sz w:val="24"/>
          <w:szCs w:val="24"/>
        </w:rPr>
        <w:t>(4) dan P(5)</w:t>
      </w:r>
      <w:r w:rsidR="00CE193E" w:rsidRPr="00610384">
        <w:rPr>
          <w:rFonts w:eastAsia="Arial"/>
          <w:sz w:val="24"/>
          <w:szCs w:val="24"/>
        </w:rPr>
        <w:t xml:space="preserve"> sebelum ketidakcocokan pada indeks 3. Selanjutnya, cari kemunculan lain dari t pada P. Kita menemukan kemunculan pada posisi </w:t>
      </w:r>
      <w:proofErr w:type="gramStart"/>
      <w:r w:rsidR="001973FA" w:rsidRPr="00610384">
        <w:rPr>
          <w:rFonts w:eastAsia="Arial"/>
          <w:sz w:val="24"/>
          <w:szCs w:val="24"/>
        </w:rPr>
        <w:t>P(</w:t>
      </w:r>
      <w:proofErr w:type="gramEnd"/>
      <w:r w:rsidR="001973FA" w:rsidRPr="00610384">
        <w:rPr>
          <w:rFonts w:eastAsia="Arial"/>
          <w:sz w:val="24"/>
          <w:szCs w:val="24"/>
        </w:rPr>
        <w:t>2) dan P(3)</w:t>
      </w:r>
      <w:r w:rsidR="00CE193E" w:rsidRPr="00610384">
        <w:rPr>
          <w:rFonts w:eastAsia="Arial"/>
          <w:sz w:val="24"/>
          <w:szCs w:val="24"/>
        </w:rPr>
        <w:t xml:space="preserve"> maka geser ke kanan pola tersebut </w:t>
      </w:r>
      <w:r w:rsidR="001973FA" w:rsidRPr="00610384">
        <w:rPr>
          <w:rFonts w:eastAsia="Arial"/>
          <w:sz w:val="24"/>
          <w:szCs w:val="24"/>
        </w:rPr>
        <w:t>sehingga sederetan dengan T(4) dan T(5).</w:t>
      </w:r>
      <w:bookmarkStart w:id="446" w:name="_GoBack"/>
      <w:bookmarkEnd w:id="446"/>
    </w:p>
    <w:p w14:paraId="6D2B023C" w14:textId="34239240" w:rsidR="00CE193E" w:rsidRPr="00610384" w:rsidRDefault="00CE193E" w:rsidP="001973FA">
      <w:pPr>
        <w:spacing w:before="240" w:line="360" w:lineRule="auto"/>
        <w:jc w:val="both"/>
        <w:rPr>
          <w:rFonts w:eastAsia="Arial"/>
          <w:sz w:val="24"/>
          <w:szCs w:val="24"/>
        </w:rPr>
      </w:pPr>
      <w:r w:rsidRPr="00610384">
        <w:rPr>
          <w:rFonts w:eastAsia="Arial"/>
          <w:sz w:val="24"/>
          <w:szCs w:val="24"/>
        </w:rPr>
        <w:lastRenderedPageBreak/>
        <w:t xml:space="preserve">Kasus 2: prefiks dari P yang cocok dengan </w:t>
      </w:r>
      <w:r w:rsidRPr="00610384">
        <w:rPr>
          <w:rFonts w:eastAsia="Arial"/>
          <w:i/>
          <w:sz w:val="24"/>
          <w:szCs w:val="24"/>
        </w:rPr>
        <w:t>suffix</w:t>
      </w:r>
      <w:r w:rsidRPr="00610384">
        <w:rPr>
          <w:rFonts w:eastAsia="Arial"/>
          <w:sz w:val="24"/>
          <w:szCs w:val="24"/>
        </w:rPr>
        <w:t xml:space="preserve"> t pada T. Ada suatu pengecualian kondisi dimana </w:t>
      </w:r>
      <w:r w:rsidRPr="00610384">
        <w:rPr>
          <w:rFonts w:eastAsia="Arial"/>
          <w:i/>
          <w:sz w:val="24"/>
          <w:szCs w:val="24"/>
        </w:rPr>
        <w:t>substring</w:t>
      </w:r>
      <w:r w:rsidRPr="00610384">
        <w:rPr>
          <w:rFonts w:eastAsia="Arial"/>
          <w:sz w:val="24"/>
          <w:szCs w:val="24"/>
        </w:rPr>
        <w:t xml:space="preserve"> t tidak muncul pada P sehingga yang dilakukan adalah melakukan pencarian terhadap </w:t>
      </w:r>
      <w:r w:rsidRPr="00610384">
        <w:rPr>
          <w:rFonts w:eastAsia="Arial"/>
          <w:i/>
          <w:sz w:val="24"/>
          <w:szCs w:val="24"/>
        </w:rPr>
        <w:t>suffix</w:t>
      </w:r>
      <w:r w:rsidRPr="00610384">
        <w:rPr>
          <w:rFonts w:eastAsia="Arial"/>
          <w:sz w:val="24"/>
          <w:szCs w:val="24"/>
        </w:rPr>
        <w:t xml:space="preserve"> atau substring t lain yang bisa dicocokkan dengan </w:t>
      </w:r>
      <w:r w:rsidRPr="00610384">
        <w:rPr>
          <w:rFonts w:eastAsia="Arial"/>
          <w:i/>
          <w:sz w:val="24"/>
          <w:szCs w:val="24"/>
        </w:rPr>
        <w:t>substring</w:t>
      </w:r>
      <w:r w:rsidRPr="00610384">
        <w:rPr>
          <w:rFonts w:eastAsia="Arial"/>
          <w:sz w:val="24"/>
          <w:szCs w:val="24"/>
        </w:rPr>
        <w:t xml:space="preserve"> t pada T.</w:t>
      </w:r>
    </w:p>
    <w:p w14:paraId="2BB6BCAE" w14:textId="77777777" w:rsidR="001973FA" w:rsidRPr="00610384" w:rsidRDefault="001973FA" w:rsidP="001973FA">
      <w:pPr>
        <w:keepNext/>
        <w:spacing w:before="240" w:line="360" w:lineRule="auto"/>
        <w:jc w:val="both"/>
        <w:rPr>
          <w:sz w:val="24"/>
          <w:szCs w:val="24"/>
        </w:rPr>
      </w:pPr>
      <w:r w:rsidRPr="00610384">
        <w:rPr>
          <w:noProof/>
          <w:sz w:val="24"/>
          <w:szCs w:val="24"/>
        </w:rPr>
        <w:drawing>
          <wp:inline distT="0" distB="0" distL="0" distR="0" wp14:anchorId="50D7509C" wp14:editId="5063B6DF">
            <wp:extent cx="5220970" cy="2663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0970" cy="2663190"/>
                    </a:xfrm>
                    <a:prstGeom prst="rect">
                      <a:avLst/>
                    </a:prstGeom>
                  </pic:spPr>
                </pic:pic>
              </a:graphicData>
            </a:graphic>
          </wp:inline>
        </w:drawing>
      </w:r>
    </w:p>
    <w:p w14:paraId="4965023F" w14:textId="73DA46AB" w:rsidR="001973FA" w:rsidRPr="00942329" w:rsidRDefault="001973FA" w:rsidP="001973FA">
      <w:pPr>
        <w:pStyle w:val="Caption"/>
        <w:jc w:val="center"/>
        <w:rPr>
          <w:rFonts w:eastAsia="Arial"/>
          <w:b/>
          <w:i w:val="0"/>
          <w:color w:val="auto"/>
          <w:sz w:val="20"/>
          <w:szCs w:val="24"/>
        </w:rPr>
      </w:pPr>
      <w:bookmarkStart w:id="447" w:name="_Toc522079705"/>
      <w:r w:rsidRPr="00942329">
        <w:rPr>
          <w:b/>
          <w:i w:val="0"/>
          <w:color w:val="auto"/>
          <w:sz w:val="20"/>
          <w:szCs w:val="24"/>
        </w:rPr>
        <w:t xml:space="preserve">Gambar </w:t>
      </w:r>
      <w:r w:rsidR="00517711" w:rsidRPr="00942329">
        <w:rPr>
          <w:b/>
          <w:i w:val="0"/>
          <w:color w:val="auto"/>
          <w:sz w:val="20"/>
          <w:szCs w:val="24"/>
        </w:rPr>
        <w:fldChar w:fldCharType="begin"/>
      </w:r>
      <w:r w:rsidR="00517711" w:rsidRPr="00942329">
        <w:rPr>
          <w:b/>
          <w:i w:val="0"/>
          <w:color w:val="auto"/>
          <w:sz w:val="20"/>
          <w:szCs w:val="24"/>
        </w:rPr>
        <w:instrText xml:space="preserve"> STYLEREF 1 \s </w:instrText>
      </w:r>
      <w:r w:rsidR="00517711" w:rsidRPr="00942329">
        <w:rPr>
          <w:b/>
          <w:i w:val="0"/>
          <w:color w:val="auto"/>
          <w:sz w:val="20"/>
          <w:szCs w:val="24"/>
        </w:rPr>
        <w:fldChar w:fldCharType="separate"/>
      </w:r>
      <w:r w:rsidR="00EC7493">
        <w:rPr>
          <w:b/>
          <w:i w:val="0"/>
          <w:noProof/>
          <w:color w:val="auto"/>
          <w:sz w:val="20"/>
          <w:szCs w:val="24"/>
        </w:rPr>
        <w:t>3</w:t>
      </w:r>
      <w:r w:rsidR="00517711" w:rsidRPr="00942329">
        <w:rPr>
          <w:b/>
          <w:i w:val="0"/>
          <w:color w:val="auto"/>
          <w:sz w:val="20"/>
          <w:szCs w:val="24"/>
        </w:rPr>
        <w:fldChar w:fldCharType="end"/>
      </w:r>
      <w:r w:rsidR="00517711" w:rsidRPr="00942329">
        <w:rPr>
          <w:b/>
          <w:i w:val="0"/>
          <w:color w:val="auto"/>
          <w:sz w:val="20"/>
          <w:szCs w:val="24"/>
        </w:rPr>
        <w:t>.</w:t>
      </w:r>
      <w:r w:rsidR="00517711" w:rsidRPr="00942329">
        <w:rPr>
          <w:b/>
          <w:i w:val="0"/>
          <w:color w:val="auto"/>
          <w:sz w:val="20"/>
          <w:szCs w:val="24"/>
        </w:rPr>
        <w:fldChar w:fldCharType="begin"/>
      </w:r>
      <w:r w:rsidR="00517711" w:rsidRPr="00942329">
        <w:rPr>
          <w:b/>
          <w:i w:val="0"/>
          <w:color w:val="auto"/>
          <w:sz w:val="20"/>
          <w:szCs w:val="24"/>
        </w:rPr>
        <w:instrText xml:space="preserve"> SEQ Gambar \* ARABIC \s 1 </w:instrText>
      </w:r>
      <w:r w:rsidR="00517711" w:rsidRPr="00942329">
        <w:rPr>
          <w:b/>
          <w:i w:val="0"/>
          <w:color w:val="auto"/>
          <w:sz w:val="20"/>
          <w:szCs w:val="24"/>
        </w:rPr>
        <w:fldChar w:fldCharType="separate"/>
      </w:r>
      <w:r w:rsidR="00EC7493">
        <w:rPr>
          <w:b/>
          <w:i w:val="0"/>
          <w:noProof/>
          <w:color w:val="auto"/>
          <w:sz w:val="20"/>
          <w:szCs w:val="24"/>
        </w:rPr>
        <w:t>9</w:t>
      </w:r>
      <w:r w:rsidR="00517711" w:rsidRPr="00942329">
        <w:rPr>
          <w:b/>
          <w:i w:val="0"/>
          <w:color w:val="auto"/>
          <w:sz w:val="20"/>
          <w:szCs w:val="24"/>
        </w:rPr>
        <w:fldChar w:fldCharType="end"/>
      </w:r>
      <w:r w:rsidRPr="00942329">
        <w:rPr>
          <w:b/>
          <w:i w:val="0"/>
          <w:color w:val="auto"/>
          <w:sz w:val="20"/>
          <w:szCs w:val="24"/>
        </w:rPr>
        <w:t xml:space="preserve"> Kasus 2 </w:t>
      </w:r>
      <w:r w:rsidRPr="00942329">
        <w:rPr>
          <w:b/>
          <w:color w:val="auto"/>
          <w:sz w:val="20"/>
          <w:szCs w:val="24"/>
        </w:rPr>
        <w:t>Good Shift</w:t>
      </w:r>
      <w:bookmarkEnd w:id="447"/>
    </w:p>
    <w:p w14:paraId="414EE53B" w14:textId="77777777" w:rsidR="001973FA" w:rsidRPr="00610384" w:rsidRDefault="00CE193E" w:rsidP="00CE193E">
      <w:pPr>
        <w:spacing w:before="240" w:line="360" w:lineRule="auto"/>
        <w:jc w:val="both"/>
        <w:rPr>
          <w:rFonts w:eastAsia="Arial"/>
          <w:sz w:val="24"/>
          <w:szCs w:val="24"/>
        </w:rPr>
      </w:pPr>
      <w:r w:rsidRPr="00610384">
        <w:rPr>
          <w:rFonts w:eastAsia="Arial"/>
          <w:sz w:val="24"/>
          <w:szCs w:val="24"/>
        </w:rPr>
        <w:t xml:space="preserve">Pada kasus 2, </w:t>
      </w:r>
      <w:r w:rsidRPr="00610384">
        <w:rPr>
          <w:rFonts w:eastAsia="Arial"/>
          <w:i/>
          <w:sz w:val="24"/>
          <w:szCs w:val="24"/>
        </w:rPr>
        <w:t>substring</w:t>
      </w:r>
      <w:r w:rsidRPr="00610384">
        <w:rPr>
          <w:rFonts w:eastAsia="Arial"/>
          <w:sz w:val="24"/>
          <w:szCs w:val="24"/>
        </w:rPr>
        <w:t xml:space="preserve"> t (“AB”) cocok dengan P</w:t>
      </w:r>
      <w:r w:rsidR="001973FA" w:rsidRPr="00610384">
        <w:rPr>
          <w:rFonts w:eastAsia="Arial"/>
          <w:sz w:val="24"/>
          <w:szCs w:val="24"/>
        </w:rPr>
        <w:t xml:space="preserve"> </w:t>
      </w:r>
      <w:r w:rsidRPr="00610384">
        <w:rPr>
          <w:rFonts w:eastAsia="Arial"/>
          <w:sz w:val="24"/>
          <w:szCs w:val="24"/>
        </w:rPr>
        <w:t xml:space="preserve">pada indeks </w:t>
      </w:r>
      <w:r w:rsidR="001973FA" w:rsidRPr="00610384">
        <w:rPr>
          <w:rFonts w:eastAsia="Arial"/>
          <w:sz w:val="24"/>
          <w:szCs w:val="24"/>
        </w:rPr>
        <w:t>4</w:t>
      </w:r>
      <w:r w:rsidRPr="00610384">
        <w:rPr>
          <w:rFonts w:eastAsia="Arial"/>
          <w:sz w:val="24"/>
          <w:szCs w:val="24"/>
        </w:rPr>
        <w:t xml:space="preserve">-5 sebelum ketidakmunculan terjadi. Namun karena t tidak ada kemunculan lagi pada P maka cari prefiks lain dari P yang cocok dengan </w:t>
      </w:r>
      <w:r w:rsidRPr="00610384">
        <w:rPr>
          <w:rFonts w:eastAsia="Arial"/>
          <w:i/>
          <w:sz w:val="24"/>
          <w:szCs w:val="24"/>
        </w:rPr>
        <w:t>suffix</w:t>
      </w:r>
      <w:r w:rsidRPr="00610384">
        <w:rPr>
          <w:rFonts w:eastAsia="Arial"/>
          <w:sz w:val="24"/>
          <w:szCs w:val="24"/>
        </w:rPr>
        <w:t xml:space="preserve"> dari t pada T. </w:t>
      </w:r>
      <w:r w:rsidRPr="00610384">
        <w:rPr>
          <w:rFonts w:eastAsia="Arial"/>
          <w:i/>
          <w:sz w:val="24"/>
          <w:szCs w:val="24"/>
        </w:rPr>
        <w:t>Substring</w:t>
      </w:r>
      <w:r w:rsidRPr="00610384">
        <w:rPr>
          <w:rFonts w:eastAsia="Arial"/>
          <w:sz w:val="24"/>
          <w:szCs w:val="24"/>
        </w:rPr>
        <w:t xml:space="preserve"> yang mungkin dibandingkan ialah t “AB” (</w:t>
      </w:r>
      <w:r w:rsidRPr="00610384">
        <w:rPr>
          <w:rFonts w:eastAsia="Arial"/>
          <w:i/>
          <w:sz w:val="24"/>
          <w:szCs w:val="24"/>
        </w:rPr>
        <w:t>highlight</w:t>
      </w:r>
      <w:r w:rsidRPr="00610384">
        <w:rPr>
          <w:rFonts w:eastAsia="Arial"/>
          <w:sz w:val="24"/>
          <w:szCs w:val="24"/>
        </w:rPr>
        <w:t xml:space="preserve"> kuning) yang dimulai dari indeks 1. Sehingga P akan digeser </w:t>
      </w:r>
      <w:r w:rsidR="001973FA" w:rsidRPr="00610384">
        <w:rPr>
          <w:rFonts w:eastAsia="Arial"/>
          <w:sz w:val="24"/>
          <w:szCs w:val="24"/>
        </w:rPr>
        <w:t>sehingga</w:t>
      </w:r>
      <w:r w:rsidRPr="00610384">
        <w:rPr>
          <w:rFonts w:eastAsia="Arial"/>
          <w:sz w:val="24"/>
          <w:szCs w:val="24"/>
        </w:rPr>
        <w:t xml:space="preserve"> </w:t>
      </w:r>
      <w:r w:rsidR="001973FA" w:rsidRPr="00610384">
        <w:rPr>
          <w:rFonts w:eastAsia="Arial"/>
          <w:sz w:val="24"/>
          <w:szCs w:val="24"/>
        </w:rPr>
        <w:t>se</w:t>
      </w:r>
      <w:r w:rsidRPr="00610384">
        <w:rPr>
          <w:rFonts w:eastAsia="Arial"/>
          <w:sz w:val="24"/>
          <w:szCs w:val="24"/>
        </w:rPr>
        <w:t xml:space="preserve">deretan prefiks dengan </w:t>
      </w:r>
      <w:r w:rsidRPr="00610384">
        <w:rPr>
          <w:rFonts w:eastAsia="Arial"/>
          <w:i/>
          <w:sz w:val="24"/>
          <w:szCs w:val="24"/>
        </w:rPr>
        <w:t>suffix</w:t>
      </w:r>
      <w:r w:rsidRPr="00610384">
        <w:rPr>
          <w:rFonts w:eastAsia="Arial"/>
          <w:sz w:val="24"/>
          <w:szCs w:val="24"/>
        </w:rPr>
        <w:t>.</w:t>
      </w:r>
    </w:p>
    <w:p w14:paraId="3EDB1E50" w14:textId="5FF79EA5" w:rsidR="00CE193E" w:rsidRPr="00610384" w:rsidRDefault="00CE193E" w:rsidP="00CE193E">
      <w:pPr>
        <w:spacing w:before="240" w:line="360" w:lineRule="auto"/>
        <w:jc w:val="both"/>
        <w:rPr>
          <w:rFonts w:eastAsia="Arial"/>
          <w:sz w:val="24"/>
          <w:szCs w:val="24"/>
        </w:rPr>
      </w:pPr>
      <w:r w:rsidRPr="00610384">
        <w:rPr>
          <w:rFonts w:eastAsia="Arial"/>
          <w:sz w:val="24"/>
          <w:szCs w:val="24"/>
        </w:rPr>
        <w:t xml:space="preserve">Kasus 3: P digeser melewati t. Jika kondisi </w:t>
      </w:r>
      <w:r w:rsidR="000759F4" w:rsidRPr="00610384">
        <w:rPr>
          <w:rFonts w:eastAsia="Arial"/>
          <w:sz w:val="24"/>
          <w:szCs w:val="24"/>
        </w:rPr>
        <w:t>kasus 2</w:t>
      </w:r>
      <w:r w:rsidRPr="00610384">
        <w:rPr>
          <w:rFonts w:eastAsia="Arial"/>
          <w:sz w:val="24"/>
          <w:szCs w:val="24"/>
        </w:rPr>
        <w:t xml:space="preserve"> tidak terpenuhi, maka geser P hingga melewati t.</w:t>
      </w:r>
      <w:r w:rsidR="001973FA" w:rsidRPr="00610384">
        <w:rPr>
          <w:rFonts w:eastAsia="Arial"/>
          <w:sz w:val="24"/>
          <w:szCs w:val="24"/>
        </w:rPr>
        <w:t xml:space="preserve"> </w:t>
      </w:r>
      <w:r w:rsidRPr="00610384">
        <w:rPr>
          <w:rFonts w:eastAsia="Arial"/>
          <w:sz w:val="24"/>
          <w:szCs w:val="24"/>
        </w:rPr>
        <w:t xml:space="preserve">Pada kasus 3, tidak ada kemunculan dari t (“AB”) pada P dan tidak ada prefiks P yang cocok dengan </w:t>
      </w:r>
      <w:r w:rsidRPr="00610384">
        <w:rPr>
          <w:rFonts w:eastAsia="Arial"/>
          <w:i/>
          <w:sz w:val="24"/>
          <w:szCs w:val="24"/>
        </w:rPr>
        <w:t>suffix</w:t>
      </w:r>
      <w:r w:rsidRPr="00610384">
        <w:rPr>
          <w:rFonts w:eastAsia="Arial"/>
          <w:sz w:val="24"/>
          <w:szCs w:val="24"/>
        </w:rPr>
        <w:t xml:space="preserve"> t. Sehingga, kasus tersebut diatasi dengan menggeser P melewati t pada T dimana letaknya</w:t>
      </w:r>
      <w:r w:rsidR="001973FA" w:rsidRPr="00610384">
        <w:rPr>
          <w:rFonts w:eastAsia="Arial"/>
          <w:sz w:val="24"/>
          <w:szCs w:val="24"/>
        </w:rPr>
        <w:t xml:space="preserve"> diawali pada indeks ke 6</w:t>
      </w:r>
      <w:r w:rsidRPr="00610384">
        <w:rPr>
          <w:rFonts w:eastAsia="Arial"/>
          <w:sz w:val="24"/>
          <w:szCs w:val="24"/>
        </w:rPr>
        <w:t>.</w:t>
      </w:r>
      <w:r w:rsidR="001973FA" w:rsidRPr="00610384">
        <w:rPr>
          <w:rFonts w:eastAsia="Arial"/>
          <w:sz w:val="24"/>
          <w:szCs w:val="24"/>
        </w:rPr>
        <w:t xml:space="preserve"> Dapat dilihat gambarnya pada </w:t>
      </w:r>
      <w:r w:rsidR="001973FA" w:rsidRPr="00610384">
        <w:rPr>
          <w:rFonts w:eastAsia="Arial"/>
          <w:sz w:val="24"/>
          <w:szCs w:val="24"/>
        </w:rPr>
        <w:fldChar w:fldCharType="begin"/>
      </w:r>
      <w:r w:rsidR="001973FA" w:rsidRPr="00610384">
        <w:rPr>
          <w:rFonts w:eastAsia="Arial"/>
          <w:sz w:val="24"/>
          <w:szCs w:val="24"/>
        </w:rPr>
        <w:instrText xml:space="preserve"> REF _Ref521502362 \h  \* MERGEFORMAT </w:instrText>
      </w:r>
      <w:r w:rsidR="001973FA" w:rsidRPr="00610384">
        <w:rPr>
          <w:rFonts w:eastAsia="Arial"/>
          <w:sz w:val="24"/>
          <w:szCs w:val="24"/>
        </w:rPr>
      </w:r>
      <w:r w:rsidR="001973FA" w:rsidRPr="00610384">
        <w:rPr>
          <w:rFonts w:eastAsia="Arial"/>
          <w:sz w:val="24"/>
          <w:szCs w:val="24"/>
        </w:rPr>
        <w:fldChar w:fldCharType="separate"/>
      </w:r>
      <w:r w:rsidR="00EC7493" w:rsidRPr="00EC7493">
        <w:rPr>
          <w:sz w:val="24"/>
          <w:szCs w:val="24"/>
        </w:rPr>
        <w:t xml:space="preserve">Gambar </w:t>
      </w:r>
      <w:r w:rsidR="00EC7493" w:rsidRPr="00EC7493">
        <w:rPr>
          <w:noProof/>
          <w:sz w:val="24"/>
          <w:szCs w:val="24"/>
        </w:rPr>
        <w:t>3.10</w:t>
      </w:r>
      <w:r w:rsidR="001973FA" w:rsidRPr="00610384">
        <w:rPr>
          <w:rFonts w:eastAsia="Arial"/>
          <w:sz w:val="24"/>
          <w:szCs w:val="24"/>
        </w:rPr>
        <w:fldChar w:fldCharType="end"/>
      </w:r>
      <w:r w:rsidR="006C6737" w:rsidRPr="00610384">
        <w:rPr>
          <w:rFonts w:eastAsia="Arial"/>
          <w:sz w:val="24"/>
          <w:szCs w:val="24"/>
        </w:rPr>
        <w:t>.</w:t>
      </w:r>
    </w:p>
    <w:p w14:paraId="66F95BB2" w14:textId="77777777" w:rsidR="001973FA" w:rsidRPr="00610384" w:rsidRDefault="001973FA" w:rsidP="001973FA">
      <w:pPr>
        <w:keepNext/>
        <w:spacing w:before="240" w:line="360" w:lineRule="auto"/>
        <w:jc w:val="both"/>
        <w:rPr>
          <w:sz w:val="24"/>
          <w:szCs w:val="24"/>
        </w:rPr>
      </w:pPr>
      <w:r w:rsidRPr="00610384">
        <w:rPr>
          <w:noProof/>
          <w:sz w:val="24"/>
          <w:szCs w:val="24"/>
        </w:rPr>
        <w:lastRenderedPageBreak/>
        <w:drawing>
          <wp:inline distT="0" distB="0" distL="0" distR="0" wp14:anchorId="2123D002" wp14:editId="1C6B5A9C">
            <wp:extent cx="5220970" cy="181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970" cy="1816100"/>
                    </a:xfrm>
                    <a:prstGeom prst="rect">
                      <a:avLst/>
                    </a:prstGeom>
                  </pic:spPr>
                </pic:pic>
              </a:graphicData>
            </a:graphic>
          </wp:inline>
        </w:drawing>
      </w:r>
    </w:p>
    <w:p w14:paraId="33788962" w14:textId="4D36CF60" w:rsidR="001973FA" w:rsidRPr="00942329" w:rsidRDefault="001973FA" w:rsidP="001973FA">
      <w:pPr>
        <w:pStyle w:val="Caption"/>
        <w:jc w:val="center"/>
        <w:rPr>
          <w:rFonts w:eastAsia="Arial"/>
          <w:b/>
          <w:i w:val="0"/>
          <w:color w:val="auto"/>
          <w:sz w:val="20"/>
          <w:szCs w:val="24"/>
        </w:rPr>
      </w:pPr>
      <w:bookmarkStart w:id="448" w:name="_Ref521502362"/>
      <w:bookmarkStart w:id="449" w:name="_Toc522079706"/>
      <w:r w:rsidRPr="00942329">
        <w:rPr>
          <w:b/>
          <w:i w:val="0"/>
          <w:color w:val="auto"/>
          <w:sz w:val="20"/>
          <w:szCs w:val="24"/>
        </w:rPr>
        <w:t xml:space="preserve">Gambar </w:t>
      </w:r>
      <w:r w:rsidR="00517711" w:rsidRPr="00942329">
        <w:rPr>
          <w:b/>
          <w:i w:val="0"/>
          <w:color w:val="auto"/>
          <w:sz w:val="20"/>
          <w:szCs w:val="24"/>
        </w:rPr>
        <w:fldChar w:fldCharType="begin"/>
      </w:r>
      <w:r w:rsidR="00517711" w:rsidRPr="00942329">
        <w:rPr>
          <w:b/>
          <w:i w:val="0"/>
          <w:color w:val="auto"/>
          <w:sz w:val="20"/>
          <w:szCs w:val="24"/>
        </w:rPr>
        <w:instrText xml:space="preserve"> STYLEREF 1 \s </w:instrText>
      </w:r>
      <w:r w:rsidR="00517711" w:rsidRPr="00942329">
        <w:rPr>
          <w:b/>
          <w:i w:val="0"/>
          <w:color w:val="auto"/>
          <w:sz w:val="20"/>
          <w:szCs w:val="24"/>
        </w:rPr>
        <w:fldChar w:fldCharType="separate"/>
      </w:r>
      <w:r w:rsidR="00EC7493">
        <w:rPr>
          <w:b/>
          <w:i w:val="0"/>
          <w:noProof/>
          <w:color w:val="auto"/>
          <w:sz w:val="20"/>
          <w:szCs w:val="24"/>
        </w:rPr>
        <w:t>3</w:t>
      </w:r>
      <w:r w:rsidR="00517711" w:rsidRPr="00942329">
        <w:rPr>
          <w:b/>
          <w:i w:val="0"/>
          <w:color w:val="auto"/>
          <w:sz w:val="20"/>
          <w:szCs w:val="24"/>
        </w:rPr>
        <w:fldChar w:fldCharType="end"/>
      </w:r>
      <w:r w:rsidR="00517711" w:rsidRPr="00942329">
        <w:rPr>
          <w:b/>
          <w:i w:val="0"/>
          <w:color w:val="auto"/>
          <w:sz w:val="20"/>
          <w:szCs w:val="24"/>
        </w:rPr>
        <w:t>.</w:t>
      </w:r>
      <w:r w:rsidR="00517711" w:rsidRPr="00942329">
        <w:rPr>
          <w:b/>
          <w:i w:val="0"/>
          <w:color w:val="auto"/>
          <w:sz w:val="20"/>
          <w:szCs w:val="24"/>
        </w:rPr>
        <w:fldChar w:fldCharType="begin"/>
      </w:r>
      <w:r w:rsidR="00517711" w:rsidRPr="00942329">
        <w:rPr>
          <w:b/>
          <w:i w:val="0"/>
          <w:color w:val="auto"/>
          <w:sz w:val="20"/>
          <w:szCs w:val="24"/>
        </w:rPr>
        <w:instrText xml:space="preserve"> SEQ Gambar \* ARABIC \s 1 </w:instrText>
      </w:r>
      <w:r w:rsidR="00517711" w:rsidRPr="00942329">
        <w:rPr>
          <w:b/>
          <w:i w:val="0"/>
          <w:color w:val="auto"/>
          <w:sz w:val="20"/>
          <w:szCs w:val="24"/>
        </w:rPr>
        <w:fldChar w:fldCharType="separate"/>
      </w:r>
      <w:r w:rsidR="00EC7493">
        <w:rPr>
          <w:b/>
          <w:i w:val="0"/>
          <w:noProof/>
          <w:color w:val="auto"/>
          <w:sz w:val="20"/>
          <w:szCs w:val="24"/>
        </w:rPr>
        <w:t>10</w:t>
      </w:r>
      <w:r w:rsidR="00517711" w:rsidRPr="00942329">
        <w:rPr>
          <w:b/>
          <w:i w:val="0"/>
          <w:color w:val="auto"/>
          <w:sz w:val="20"/>
          <w:szCs w:val="24"/>
        </w:rPr>
        <w:fldChar w:fldCharType="end"/>
      </w:r>
      <w:bookmarkEnd w:id="448"/>
      <w:r w:rsidRPr="00942329">
        <w:rPr>
          <w:b/>
          <w:i w:val="0"/>
          <w:color w:val="auto"/>
          <w:sz w:val="20"/>
          <w:szCs w:val="24"/>
        </w:rPr>
        <w:t xml:space="preserve"> Kasus 3 </w:t>
      </w:r>
      <w:r w:rsidRPr="00942329">
        <w:rPr>
          <w:b/>
          <w:color w:val="auto"/>
          <w:sz w:val="20"/>
          <w:szCs w:val="24"/>
        </w:rPr>
        <w:t>Good Shift</w:t>
      </w:r>
      <w:bookmarkEnd w:id="449"/>
    </w:p>
    <w:p w14:paraId="5BF6B94D" w14:textId="1FE03484" w:rsidR="00EE579D" w:rsidRPr="00610384" w:rsidRDefault="002966D4" w:rsidP="00CE193E">
      <w:pPr>
        <w:spacing w:before="240" w:line="360" w:lineRule="auto"/>
        <w:jc w:val="both"/>
        <w:rPr>
          <w:rFonts w:eastAsia="Arial"/>
          <w:sz w:val="24"/>
          <w:szCs w:val="24"/>
        </w:rPr>
      </w:pPr>
      <w:r w:rsidRPr="00610384">
        <w:rPr>
          <w:rFonts w:eastAsia="Arial"/>
          <w:sz w:val="24"/>
          <w:szCs w:val="24"/>
        </w:rPr>
        <w:t xml:space="preserve">Algoritma Boyer-Moore ini efisien digunakan untuk pencarian </w:t>
      </w:r>
      <w:r w:rsidRPr="00610384">
        <w:rPr>
          <w:rFonts w:eastAsia="Arial"/>
          <w:i/>
          <w:sz w:val="24"/>
          <w:szCs w:val="24"/>
        </w:rPr>
        <w:t>string</w:t>
      </w:r>
      <w:r w:rsidRPr="00610384">
        <w:rPr>
          <w:rFonts w:eastAsia="Arial"/>
          <w:sz w:val="24"/>
          <w:szCs w:val="24"/>
        </w:rPr>
        <w:t xml:space="preserve"> karena algoritma ini bekerja sangat cepat ketika </w:t>
      </w:r>
      <w:r w:rsidRPr="00610384">
        <w:rPr>
          <w:rFonts w:eastAsia="Arial"/>
          <w:i/>
          <w:sz w:val="24"/>
          <w:szCs w:val="24"/>
        </w:rPr>
        <w:t>string</w:t>
      </w:r>
      <w:r w:rsidRPr="00610384">
        <w:rPr>
          <w:rFonts w:eastAsia="Arial"/>
          <w:sz w:val="24"/>
          <w:szCs w:val="24"/>
        </w:rPr>
        <w:t xml:space="preserve"> yang diberi panjang dan pola yang dicari juga panjang. Kecepatan algoritma ini berasal dari teknik pergeseran pola yang sangat banyak dari kanan ke kiri. Aturan </w:t>
      </w:r>
      <w:r w:rsidRPr="00610384">
        <w:rPr>
          <w:rFonts w:eastAsia="Arial"/>
          <w:i/>
          <w:sz w:val="24"/>
          <w:szCs w:val="24"/>
        </w:rPr>
        <w:t>bad character shift</w:t>
      </w:r>
      <w:r w:rsidRPr="00610384">
        <w:rPr>
          <w:rFonts w:eastAsia="Arial"/>
          <w:sz w:val="24"/>
          <w:szCs w:val="24"/>
        </w:rPr>
        <w:t xml:space="preserve"> merupakan teknik pergeseran yang menghindari perulangan ketidakcocokan karakter terhadap karakter target/teks. Sementara aturan </w:t>
      </w:r>
      <w:r w:rsidRPr="00610384">
        <w:rPr>
          <w:rFonts w:eastAsia="Arial"/>
          <w:i/>
          <w:sz w:val="24"/>
          <w:szCs w:val="24"/>
        </w:rPr>
        <w:t xml:space="preserve">good suffix shift </w:t>
      </w:r>
      <w:r w:rsidRPr="00610384">
        <w:rPr>
          <w:rFonts w:eastAsia="Arial"/>
          <w:sz w:val="24"/>
          <w:szCs w:val="24"/>
        </w:rPr>
        <w:t xml:space="preserve">merupakan teknik untuk menemukan karakter pola yang cocok terhadap target karakter yang sudah cocok. Pada sistem </w:t>
      </w:r>
      <w:r w:rsidRPr="00610384">
        <w:rPr>
          <w:rFonts w:eastAsia="Arial"/>
          <w:i/>
          <w:sz w:val="24"/>
          <w:szCs w:val="24"/>
        </w:rPr>
        <w:t>string matching</w:t>
      </w:r>
      <w:r w:rsidRPr="00610384">
        <w:rPr>
          <w:rFonts w:eastAsia="Arial"/>
          <w:sz w:val="24"/>
          <w:szCs w:val="24"/>
        </w:rPr>
        <w:t xml:space="preserve"> yang peneliti terapkan </w:t>
      </w:r>
      <w:r w:rsidR="00BB3758" w:rsidRPr="00610384">
        <w:rPr>
          <w:rFonts w:eastAsia="Arial"/>
          <w:sz w:val="24"/>
          <w:szCs w:val="24"/>
        </w:rPr>
        <w:t>adalah</w:t>
      </w:r>
      <w:r w:rsidRPr="00610384">
        <w:rPr>
          <w:rFonts w:eastAsia="Arial"/>
          <w:sz w:val="24"/>
          <w:szCs w:val="24"/>
        </w:rPr>
        <w:t xml:space="preserve"> aturan </w:t>
      </w:r>
      <w:r w:rsidRPr="00610384">
        <w:rPr>
          <w:rFonts w:eastAsia="Arial"/>
          <w:i/>
          <w:sz w:val="24"/>
          <w:szCs w:val="24"/>
        </w:rPr>
        <w:t xml:space="preserve">bad character shift </w:t>
      </w:r>
      <w:r w:rsidRPr="00610384">
        <w:rPr>
          <w:rFonts w:eastAsia="Arial"/>
          <w:sz w:val="24"/>
          <w:szCs w:val="24"/>
        </w:rPr>
        <w:t>karena</w:t>
      </w:r>
      <w:r w:rsidR="00BB3758" w:rsidRPr="00610384">
        <w:rPr>
          <w:rFonts w:eastAsia="Arial"/>
          <w:sz w:val="24"/>
          <w:szCs w:val="24"/>
        </w:rPr>
        <w:t xml:space="preserve"> seperti diketahui bahwa </w:t>
      </w:r>
      <w:r w:rsidRPr="00610384">
        <w:rPr>
          <w:rFonts w:eastAsia="Arial"/>
          <w:i/>
          <w:sz w:val="24"/>
          <w:szCs w:val="24"/>
        </w:rPr>
        <w:t>signature</w:t>
      </w:r>
      <w:r w:rsidRPr="00610384">
        <w:rPr>
          <w:rFonts w:eastAsia="Arial"/>
          <w:sz w:val="24"/>
          <w:szCs w:val="24"/>
        </w:rPr>
        <w:t xml:space="preserve"> </w:t>
      </w:r>
      <w:r w:rsidR="00BB3758" w:rsidRPr="00610384">
        <w:rPr>
          <w:rFonts w:eastAsia="Arial"/>
          <w:sz w:val="24"/>
          <w:szCs w:val="24"/>
        </w:rPr>
        <w:t xml:space="preserve">berisi kumpulan karakter yang tidak beraturan baik huruf maupun angka sehingga yang tipe data-nya dibuat sebagai </w:t>
      </w:r>
      <w:r w:rsidR="00BB3758" w:rsidRPr="00610384">
        <w:rPr>
          <w:rFonts w:eastAsia="Arial"/>
          <w:i/>
          <w:sz w:val="24"/>
          <w:szCs w:val="24"/>
        </w:rPr>
        <w:t>string</w:t>
      </w:r>
      <w:r w:rsidRPr="00610384">
        <w:rPr>
          <w:rFonts w:eastAsia="Arial"/>
          <w:sz w:val="24"/>
          <w:szCs w:val="24"/>
        </w:rPr>
        <w:t xml:space="preserve"> sehingga </w:t>
      </w:r>
      <w:r w:rsidR="00BB3758" w:rsidRPr="00610384">
        <w:rPr>
          <w:rFonts w:eastAsia="Arial"/>
          <w:sz w:val="24"/>
          <w:szCs w:val="24"/>
        </w:rPr>
        <w:t xml:space="preserve">sulit menggunakan aturan </w:t>
      </w:r>
      <w:r w:rsidR="00BB3758" w:rsidRPr="00610384">
        <w:rPr>
          <w:rFonts w:eastAsia="Arial"/>
          <w:i/>
          <w:sz w:val="24"/>
          <w:szCs w:val="24"/>
        </w:rPr>
        <w:t>good suffix shift</w:t>
      </w:r>
      <w:r w:rsidR="00BB3758" w:rsidRPr="00610384">
        <w:rPr>
          <w:rFonts w:eastAsia="Arial"/>
          <w:sz w:val="24"/>
          <w:szCs w:val="24"/>
        </w:rPr>
        <w:t xml:space="preserve"> pada karakter yang beraturan tersebut.</w:t>
      </w:r>
    </w:p>
    <w:p w14:paraId="7726C884" w14:textId="77777777" w:rsidR="00CE193E" w:rsidRPr="007D1FF5" w:rsidRDefault="00CE193E" w:rsidP="008F3623">
      <w:pPr>
        <w:pStyle w:val="Heading3"/>
        <w:keepLines w:val="0"/>
        <w:numPr>
          <w:ilvl w:val="2"/>
          <w:numId w:val="9"/>
        </w:numPr>
        <w:spacing w:before="240" w:after="60" w:line="360" w:lineRule="auto"/>
        <w:ind w:left="709"/>
        <w:rPr>
          <w:rFonts w:ascii="Times New Roman" w:hAnsi="Times New Roman" w:cs="Times New Roman"/>
          <w:b/>
        </w:rPr>
      </w:pPr>
      <w:r w:rsidRPr="007D1FF5">
        <w:rPr>
          <w:rFonts w:ascii="Times New Roman" w:hAnsi="Times New Roman" w:cs="Times New Roman"/>
          <w:color w:val="auto"/>
        </w:rPr>
        <w:t xml:space="preserve"> </w:t>
      </w:r>
      <w:bookmarkStart w:id="450" w:name="_Toc519843378"/>
      <w:bookmarkStart w:id="451" w:name="_Toc519867691"/>
      <w:bookmarkStart w:id="452" w:name="_Toc522192783"/>
      <w:r w:rsidRPr="007D1FF5">
        <w:rPr>
          <w:rFonts w:ascii="Times New Roman" w:hAnsi="Times New Roman" w:cs="Times New Roman"/>
          <w:b/>
          <w:color w:val="auto"/>
        </w:rPr>
        <w:t>Algoritma Rabin-Karp</w:t>
      </w:r>
      <w:bookmarkEnd w:id="450"/>
      <w:bookmarkEnd w:id="451"/>
      <w:bookmarkEnd w:id="452"/>
    </w:p>
    <w:p w14:paraId="25E75E8D" w14:textId="0C8403F2" w:rsidR="00CE193E" w:rsidRPr="00610384" w:rsidRDefault="005C4818" w:rsidP="00CE193E">
      <w:pPr>
        <w:spacing w:line="360" w:lineRule="auto"/>
        <w:jc w:val="both"/>
        <w:rPr>
          <w:sz w:val="24"/>
          <w:szCs w:val="24"/>
        </w:rPr>
      </w:pPr>
      <w:r w:rsidRPr="00610384">
        <w:rPr>
          <w:sz w:val="24"/>
          <w:szCs w:val="24"/>
        </w:rPr>
        <w:t xml:space="preserve">Algoritma ini membandingkan nilai </w:t>
      </w:r>
      <w:r w:rsidRPr="0014245A">
        <w:rPr>
          <w:i/>
          <w:sz w:val="24"/>
          <w:szCs w:val="24"/>
        </w:rPr>
        <w:t>hash</w:t>
      </w:r>
      <w:r w:rsidRPr="00610384">
        <w:rPr>
          <w:sz w:val="24"/>
          <w:szCs w:val="24"/>
        </w:rPr>
        <w:t xml:space="preserve"> dari </w:t>
      </w:r>
      <w:r w:rsidRPr="0014245A">
        <w:rPr>
          <w:i/>
          <w:sz w:val="24"/>
          <w:szCs w:val="24"/>
        </w:rPr>
        <w:t>pattern</w:t>
      </w:r>
      <w:r w:rsidR="0014245A">
        <w:rPr>
          <w:sz w:val="24"/>
          <w:szCs w:val="24"/>
        </w:rPr>
        <w:t xml:space="preserve"> </w:t>
      </w:r>
      <w:r w:rsidRPr="00610384">
        <w:rPr>
          <w:sz w:val="24"/>
          <w:szCs w:val="24"/>
        </w:rPr>
        <w:t>(</w:t>
      </w:r>
      <w:r w:rsidRPr="0014245A">
        <w:rPr>
          <w:i/>
          <w:sz w:val="24"/>
          <w:szCs w:val="24"/>
        </w:rPr>
        <w:t>substring</w:t>
      </w:r>
      <w:r w:rsidRPr="00610384">
        <w:rPr>
          <w:sz w:val="24"/>
          <w:szCs w:val="24"/>
        </w:rPr>
        <w:t xml:space="preserve"> yang akan dicari) dan nilai </w:t>
      </w:r>
      <w:r w:rsidRPr="00E108DD">
        <w:rPr>
          <w:i/>
          <w:sz w:val="24"/>
          <w:szCs w:val="24"/>
        </w:rPr>
        <w:t>hash</w:t>
      </w:r>
      <w:r w:rsidRPr="00610384">
        <w:rPr>
          <w:sz w:val="24"/>
          <w:szCs w:val="24"/>
        </w:rPr>
        <w:t xml:space="preserve"> dari te</w:t>
      </w:r>
      <w:r w:rsidR="00E108DD">
        <w:rPr>
          <w:sz w:val="24"/>
          <w:szCs w:val="24"/>
        </w:rPr>
        <w:t>ks</w:t>
      </w:r>
      <w:r w:rsidRPr="00610384">
        <w:rPr>
          <w:sz w:val="24"/>
          <w:szCs w:val="24"/>
        </w:rPr>
        <w:t xml:space="preserve"> yang akan diperiksa. fungsi hash ini digunakan untuk mengkonversi </w:t>
      </w:r>
      <w:r w:rsidRPr="00610384">
        <w:rPr>
          <w:i/>
          <w:sz w:val="24"/>
          <w:szCs w:val="24"/>
        </w:rPr>
        <w:t>string</w:t>
      </w:r>
      <w:r w:rsidRPr="00610384">
        <w:rPr>
          <w:sz w:val="24"/>
          <w:szCs w:val="24"/>
        </w:rPr>
        <w:t xml:space="preserve"> menjadi bilangan yang disebut </w:t>
      </w:r>
      <w:r w:rsidRPr="00610384">
        <w:rPr>
          <w:i/>
          <w:sz w:val="24"/>
          <w:szCs w:val="24"/>
        </w:rPr>
        <w:t>hash value</w:t>
      </w:r>
      <w:r w:rsidR="00DE64D4" w:rsidRPr="00610384">
        <w:rPr>
          <w:i/>
          <w:sz w:val="24"/>
          <w:szCs w:val="24"/>
        </w:rPr>
        <w:t xml:space="preserve">. </w:t>
      </w:r>
      <w:r w:rsidR="00CE193E" w:rsidRPr="00610384">
        <w:rPr>
          <w:sz w:val="24"/>
          <w:szCs w:val="24"/>
        </w:rPr>
        <w:t xml:space="preserve">Pada tahap pertama dilakukan pemenggalan karakter </w:t>
      </w:r>
      <w:r w:rsidR="00CE193E" w:rsidRPr="00FE1246">
        <w:rPr>
          <w:i/>
          <w:sz w:val="24"/>
          <w:szCs w:val="24"/>
        </w:rPr>
        <w:t>string</w:t>
      </w:r>
      <w:r w:rsidR="00CE193E" w:rsidRPr="00610384">
        <w:rPr>
          <w:sz w:val="24"/>
          <w:szCs w:val="24"/>
        </w:rPr>
        <w:t xml:space="preserve"> sebanyak panjang pola </w:t>
      </w:r>
      <w:r w:rsidR="00CE193E" w:rsidRPr="00610384">
        <w:rPr>
          <w:i/>
          <w:sz w:val="24"/>
          <w:szCs w:val="24"/>
        </w:rPr>
        <w:t>string</w:t>
      </w:r>
      <w:r w:rsidR="00CE193E" w:rsidRPr="00610384">
        <w:rPr>
          <w:sz w:val="24"/>
          <w:szCs w:val="24"/>
        </w:rPr>
        <w:t xml:space="preserve"> yang dicari, kemudian kalkulasi nilai hash </w:t>
      </w:r>
      <w:r w:rsidR="00CE193E" w:rsidRPr="00610384">
        <w:rPr>
          <w:i/>
          <w:sz w:val="24"/>
          <w:szCs w:val="24"/>
        </w:rPr>
        <w:t>substring</w:t>
      </w:r>
      <w:r w:rsidR="00CE193E" w:rsidRPr="00610384">
        <w:rPr>
          <w:sz w:val="24"/>
          <w:szCs w:val="24"/>
        </w:rPr>
        <w:t xml:space="preserve"> yang dicari dan nilai </w:t>
      </w:r>
      <w:r w:rsidR="00CE193E" w:rsidRPr="00610384">
        <w:rPr>
          <w:i/>
          <w:sz w:val="24"/>
          <w:szCs w:val="24"/>
        </w:rPr>
        <w:t>hash</w:t>
      </w:r>
      <w:r w:rsidR="00CE193E" w:rsidRPr="00610384">
        <w:rPr>
          <w:sz w:val="24"/>
          <w:szCs w:val="24"/>
        </w:rPr>
        <w:t xml:space="preserve"> dari string yang disediakan </w:t>
      </w:r>
      <w:r w:rsidR="00CE193E" w:rsidRPr="00610384">
        <w:rPr>
          <w:i/>
          <w:sz w:val="24"/>
          <w:szCs w:val="24"/>
        </w:rPr>
        <w:t>file</w:t>
      </w:r>
      <w:r w:rsidR="00CE193E" w:rsidRPr="00610384">
        <w:rPr>
          <w:sz w:val="24"/>
          <w:szCs w:val="24"/>
        </w:rPr>
        <w:t xml:space="preserve"> sampel. Bandingkan kedua hasil perolehan </w:t>
      </w:r>
      <w:r w:rsidR="00CE193E" w:rsidRPr="00610384">
        <w:rPr>
          <w:i/>
          <w:sz w:val="24"/>
          <w:szCs w:val="24"/>
        </w:rPr>
        <w:t>hash</w:t>
      </w:r>
      <w:r w:rsidR="00CE193E" w:rsidRPr="00610384">
        <w:rPr>
          <w:sz w:val="24"/>
          <w:szCs w:val="24"/>
        </w:rPr>
        <w:t xml:space="preserve">. Jika sama, bandingkan </w:t>
      </w:r>
      <w:r w:rsidR="00CE193E" w:rsidRPr="00E108DD">
        <w:rPr>
          <w:i/>
          <w:sz w:val="24"/>
          <w:szCs w:val="24"/>
        </w:rPr>
        <w:t>substring</w:t>
      </w:r>
      <w:r w:rsidR="00CE193E" w:rsidRPr="00610384">
        <w:rPr>
          <w:sz w:val="24"/>
          <w:szCs w:val="24"/>
        </w:rPr>
        <w:t xml:space="preserve"> dan pola yang dicari. Jika tidak sama, geser satu karakter ke karakter selanjutnya dan ambil panjang </w:t>
      </w:r>
      <w:r w:rsidR="00CE193E" w:rsidRPr="00610384">
        <w:rPr>
          <w:i/>
          <w:sz w:val="24"/>
          <w:szCs w:val="24"/>
        </w:rPr>
        <w:t>string</w:t>
      </w:r>
      <w:r w:rsidR="00CE193E" w:rsidRPr="00610384">
        <w:rPr>
          <w:sz w:val="24"/>
          <w:szCs w:val="24"/>
        </w:rPr>
        <w:t xml:space="preserve"> yang sama dengan panjang pola yang dicari. Kembali lakukan kalkulasi nilai </w:t>
      </w:r>
      <w:r w:rsidR="00CE193E" w:rsidRPr="00610384">
        <w:rPr>
          <w:i/>
          <w:sz w:val="24"/>
          <w:szCs w:val="24"/>
        </w:rPr>
        <w:t>hash</w:t>
      </w:r>
      <w:r w:rsidR="00CE193E" w:rsidRPr="00610384">
        <w:rPr>
          <w:sz w:val="24"/>
          <w:szCs w:val="24"/>
        </w:rPr>
        <w:t xml:space="preserve"> antar keduanya. Lakukan iterasi hingga diperoleh </w:t>
      </w:r>
      <w:r w:rsidR="00CE193E" w:rsidRPr="00610384">
        <w:rPr>
          <w:i/>
          <w:sz w:val="24"/>
          <w:szCs w:val="24"/>
        </w:rPr>
        <w:t>string signature</w:t>
      </w:r>
      <w:r w:rsidR="00CE193E" w:rsidRPr="00610384">
        <w:rPr>
          <w:sz w:val="24"/>
          <w:szCs w:val="24"/>
        </w:rPr>
        <w:t xml:space="preserve"> dan </w:t>
      </w:r>
      <w:r w:rsidR="00CE193E" w:rsidRPr="00610384">
        <w:rPr>
          <w:i/>
          <w:sz w:val="24"/>
          <w:szCs w:val="24"/>
        </w:rPr>
        <w:t>string</w:t>
      </w:r>
      <w:r w:rsidR="00CE193E" w:rsidRPr="00610384">
        <w:rPr>
          <w:sz w:val="24"/>
          <w:szCs w:val="24"/>
        </w:rPr>
        <w:t xml:space="preserve"> </w:t>
      </w:r>
      <w:r w:rsidR="00CE193E" w:rsidRPr="00610384">
        <w:rPr>
          <w:i/>
          <w:sz w:val="24"/>
          <w:szCs w:val="24"/>
        </w:rPr>
        <w:t>library</w:t>
      </w:r>
      <w:r w:rsidR="00CE193E" w:rsidRPr="00610384">
        <w:rPr>
          <w:sz w:val="24"/>
          <w:szCs w:val="24"/>
        </w:rPr>
        <w:t xml:space="preserve"> cocok. </w:t>
      </w:r>
    </w:p>
    <w:p w14:paraId="3822FE98" w14:textId="77777777" w:rsidR="00CE193E" w:rsidRPr="00610384" w:rsidRDefault="00CE193E" w:rsidP="00B7431C">
      <w:pPr>
        <w:spacing w:line="360" w:lineRule="auto"/>
        <w:jc w:val="both"/>
        <w:rPr>
          <w:sz w:val="24"/>
          <w:szCs w:val="24"/>
          <w:lang w:val="en-GB"/>
        </w:rPr>
      </w:pPr>
      <w:r w:rsidRPr="00610384">
        <w:rPr>
          <w:sz w:val="24"/>
          <w:szCs w:val="24"/>
          <w:lang w:val="en-GB"/>
        </w:rPr>
        <w:lastRenderedPageBreak/>
        <w:t xml:space="preserve">Contoh paling sederhana adalah dengan menjumlahkan bilangan ASCII nya. Misalnya, terdapat </w:t>
      </w:r>
      <w:r w:rsidRPr="00610384">
        <w:rPr>
          <w:i/>
          <w:sz w:val="24"/>
          <w:szCs w:val="24"/>
          <w:lang w:val="en-GB"/>
        </w:rPr>
        <w:t>string</w:t>
      </w:r>
      <w:r w:rsidRPr="00610384">
        <w:rPr>
          <w:sz w:val="24"/>
          <w:szCs w:val="24"/>
          <w:lang w:val="en-GB"/>
        </w:rPr>
        <w:t xml:space="preserve"> “Strategi”, dan kita ingin mencari kata “rat” pada </w:t>
      </w:r>
      <w:r w:rsidRPr="00610384">
        <w:rPr>
          <w:i/>
          <w:sz w:val="24"/>
          <w:szCs w:val="24"/>
          <w:lang w:val="en-GB"/>
        </w:rPr>
        <w:t>string</w:t>
      </w:r>
      <w:r w:rsidRPr="00610384">
        <w:rPr>
          <w:sz w:val="24"/>
          <w:szCs w:val="24"/>
          <w:lang w:val="en-GB"/>
        </w:rPr>
        <w:t xml:space="preserve"> tersebut. </w:t>
      </w:r>
    </w:p>
    <w:p w14:paraId="318DEFFA" w14:textId="77777777" w:rsidR="00CE193E" w:rsidRPr="00610384" w:rsidRDefault="00CE193E" w:rsidP="008F3623">
      <w:pPr>
        <w:pStyle w:val="ListParagraph"/>
        <w:numPr>
          <w:ilvl w:val="0"/>
          <w:numId w:val="15"/>
        </w:numPr>
        <w:spacing w:line="360" w:lineRule="auto"/>
        <w:ind w:left="426" w:hanging="426"/>
        <w:jc w:val="both"/>
        <w:rPr>
          <w:b w:val="0"/>
          <w:szCs w:val="24"/>
        </w:rPr>
      </w:pPr>
      <w:r w:rsidRPr="00610384">
        <w:rPr>
          <w:b w:val="0"/>
          <w:szCs w:val="24"/>
        </w:rPr>
        <w:t xml:space="preserve">Langkah pertama adalah menentukan panjang </w:t>
      </w:r>
      <w:r w:rsidRPr="00610384">
        <w:rPr>
          <w:b w:val="0"/>
          <w:i/>
          <w:szCs w:val="24"/>
        </w:rPr>
        <w:t>string</w:t>
      </w:r>
      <w:r w:rsidRPr="00610384">
        <w:rPr>
          <w:b w:val="0"/>
          <w:szCs w:val="24"/>
        </w:rPr>
        <w:t xml:space="preserve"> sumber dan </w:t>
      </w:r>
      <w:r w:rsidRPr="00610384">
        <w:rPr>
          <w:b w:val="0"/>
          <w:i/>
          <w:szCs w:val="24"/>
        </w:rPr>
        <w:t>string</w:t>
      </w:r>
      <w:r w:rsidRPr="00610384">
        <w:rPr>
          <w:b w:val="0"/>
          <w:szCs w:val="24"/>
        </w:rPr>
        <w:t xml:space="preserve"> yang ingin dicari. Dalam kasus ini, panjang </w:t>
      </w:r>
      <w:r w:rsidRPr="00610384">
        <w:rPr>
          <w:b w:val="0"/>
          <w:i/>
          <w:szCs w:val="24"/>
        </w:rPr>
        <w:t>string</w:t>
      </w:r>
      <w:r w:rsidRPr="00610384">
        <w:rPr>
          <w:b w:val="0"/>
          <w:szCs w:val="24"/>
        </w:rPr>
        <w:t xml:space="preserve"> sumber n = 8. Sedangkan </w:t>
      </w:r>
      <w:r w:rsidRPr="00610384">
        <w:rPr>
          <w:b w:val="0"/>
          <w:i/>
          <w:szCs w:val="24"/>
        </w:rPr>
        <w:t>string</w:t>
      </w:r>
      <w:r w:rsidRPr="00610384">
        <w:rPr>
          <w:b w:val="0"/>
          <w:szCs w:val="24"/>
        </w:rPr>
        <w:t xml:space="preserve"> yang ingin dicari panjangnya m = 3. </w:t>
      </w:r>
    </w:p>
    <w:p w14:paraId="2D3C0CBC" w14:textId="77777777" w:rsidR="00CE193E" w:rsidRPr="00610384" w:rsidRDefault="00CE193E" w:rsidP="008F3623">
      <w:pPr>
        <w:pStyle w:val="ListParagraph"/>
        <w:numPr>
          <w:ilvl w:val="0"/>
          <w:numId w:val="15"/>
        </w:numPr>
        <w:spacing w:before="240" w:line="360" w:lineRule="auto"/>
        <w:ind w:left="426" w:hanging="426"/>
        <w:jc w:val="both"/>
        <w:rPr>
          <w:b w:val="0"/>
          <w:szCs w:val="24"/>
        </w:rPr>
      </w:pPr>
      <w:r w:rsidRPr="00610384">
        <w:rPr>
          <w:b w:val="0"/>
          <w:szCs w:val="24"/>
        </w:rPr>
        <w:t xml:space="preserve">Langkah kedua adalah dengan mengubah kata yang ingin dicari dengan menggunakaan fungsi </w:t>
      </w:r>
      <w:r w:rsidRPr="00610384">
        <w:rPr>
          <w:b w:val="0"/>
          <w:i/>
          <w:szCs w:val="24"/>
        </w:rPr>
        <w:t>hash</w:t>
      </w:r>
      <w:r w:rsidRPr="00610384">
        <w:rPr>
          <w:b w:val="0"/>
          <w:szCs w:val="24"/>
        </w:rPr>
        <w:t xml:space="preserve">. Jadi nilai </w:t>
      </w:r>
      <w:r w:rsidRPr="00610384">
        <w:rPr>
          <w:b w:val="0"/>
          <w:i/>
          <w:szCs w:val="24"/>
        </w:rPr>
        <w:t>hash</w:t>
      </w:r>
      <w:r w:rsidRPr="00610384">
        <w:rPr>
          <w:b w:val="0"/>
          <w:szCs w:val="24"/>
        </w:rPr>
        <w:t> dari “rat” adalah 327 (nilai ASCII r =114, a=97, dan t=116).</w:t>
      </w:r>
    </w:p>
    <w:p w14:paraId="73C143A3" w14:textId="77777777" w:rsidR="00CE193E" w:rsidRPr="00610384" w:rsidRDefault="00CE193E" w:rsidP="008F3623">
      <w:pPr>
        <w:pStyle w:val="ListParagraph"/>
        <w:numPr>
          <w:ilvl w:val="0"/>
          <w:numId w:val="15"/>
        </w:numPr>
        <w:spacing w:before="240" w:line="360" w:lineRule="auto"/>
        <w:ind w:left="426" w:hanging="426"/>
        <w:jc w:val="both"/>
        <w:rPr>
          <w:b w:val="0"/>
          <w:szCs w:val="24"/>
          <w:lang w:eastAsia="en-GB"/>
        </w:rPr>
      </w:pPr>
      <w:r w:rsidRPr="00610384">
        <w:rPr>
          <w:b w:val="0"/>
          <w:szCs w:val="24"/>
        </w:rPr>
        <w:t xml:space="preserve">Kemudian melakukan iterasi dari indeks i = 0 sampai i = n-m+1. Pada saat iterasi, dilakukan perbandingan nilai </w:t>
      </w:r>
      <w:r w:rsidRPr="00610384">
        <w:rPr>
          <w:b w:val="0"/>
          <w:i/>
          <w:szCs w:val="24"/>
        </w:rPr>
        <w:t>hash</w:t>
      </w:r>
      <w:r w:rsidRPr="00610384">
        <w:rPr>
          <w:b w:val="0"/>
          <w:szCs w:val="24"/>
        </w:rPr>
        <w:t xml:space="preserve"> dari nilai </w:t>
      </w:r>
      <w:r w:rsidRPr="00610384">
        <w:rPr>
          <w:b w:val="0"/>
          <w:i/>
          <w:szCs w:val="24"/>
        </w:rPr>
        <w:t>hash</w:t>
      </w:r>
      <w:r w:rsidRPr="00610384">
        <w:rPr>
          <w:b w:val="0"/>
          <w:szCs w:val="24"/>
        </w:rPr>
        <w:t xml:space="preserve"> kata yang ingi dicari dengan nilai </w:t>
      </w:r>
      <w:r w:rsidRPr="00610384">
        <w:rPr>
          <w:b w:val="0"/>
          <w:i/>
          <w:szCs w:val="24"/>
        </w:rPr>
        <w:t>hash</w:t>
      </w:r>
      <w:r w:rsidRPr="00610384">
        <w:rPr>
          <w:b w:val="0"/>
          <w:szCs w:val="24"/>
        </w:rPr>
        <w:t xml:space="preserve"> dari </w:t>
      </w:r>
      <w:r w:rsidRPr="00610384">
        <w:rPr>
          <w:b w:val="0"/>
          <w:i/>
          <w:szCs w:val="24"/>
        </w:rPr>
        <w:t>string</w:t>
      </w:r>
      <w:r w:rsidRPr="00610384">
        <w:rPr>
          <w:b w:val="0"/>
          <w:szCs w:val="24"/>
        </w:rPr>
        <w:t xml:space="preserve"> sumber pada indeks ke i sampai i+m-1. Bila sama, maka akan mengembalikan nilai </w:t>
      </w:r>
      <w:r w:rsidRPr="00610384">
        <w:rPr>
          <w:b w:val="0"/>
          <w:i/>
          <w:szCs w:val="24"/>
        </w:rPr>
        <w:t>true</w:t>
      </w:r>
      <w:r w:rsidRPr="00610384">
        <w:rPr>
          <w:b w:val="0"/>
          <w:szCs w:val="24"/>
        </w:rPr>
        <w:t xml:space="preserve">, tapi jika tidak, maka perbandingan akan dilakukan dengan indeks berikutnya. Dalam hal ini, kita membandingkan 327 dengan nilai </w:t>
      </w:r>
      <w:r w:rsidRPr="00610384">
        <w:rPr>
          <w:b w:val="0"/>
          <w:i/>
          <w:szCs w:val="24"/>
        </w:rPr>
        <w:t>hash</w:t>
      </w:r>
      <w:r w:rsidRPr="00610384">
        <w:rPr>
          <w:b w:val="0"/>
          <w:szCs w:val="24"/>
        </w:rPr>
        <w:t xml:space="preserve"> dari </w:t>
      </w:r>
      <w:r w:rsidRPr="00610384">
        <w:rPr>
          <w:b w:val="0"/>
          <w:i/>
          <w:szCs w:val="24"/>
        </w:rPr>
        <w:t>string</w:t>
      </w:r>
      <w:r w:rsidRPr="00610384">
        <w:rPr>
          <w:b w:val="0"/>
          <w:szCs w:val="24"/>
        </w:rPr>
        <w:t xml:space="preserve"> “Str” (nilai </w:t>
      </w:r>
      <w:r w:rsidRPr="00610384">
        <w:rPr>
          <w:b w:val="0"/>
          <w:i/>
          <w:szCs w:val="24"/>
        </w:rPr>
        <w:t>hash</w:t>
      </w:r>
      <w:r w:rsidRPr="00610384">
        <w:rPr>
          <w:b w:val="0"/>
          <w:szCs w:val="24"/>
        </w:rPr>
        <w:t xml:space="preserve"> = 313). Karena tidak sama, maka dilakukan perbandingan dengan nilai </w:t>
      </w:r>
      <w:r w:rsidRPr="00610384">
        <w:rPr>
          <w:b w:val="0"/>
          <w:i/>
          <w:szCs w:val="24"/>
        </w:rPr>
        <w:t>hash</w:t>
      </w:r>
      <w:r w:rsidRPr="00610384">
        <w:rPr>
          <w:b w:val="0"/>
          <w:szCs w:val="24"/>
        </w:rPr>
        <w:t xml:space="preserve"> dari indeks selanjutnya. Pada kasus ini indeks ke dua sampai ke 4(i+m-1). Pencocokan akan dilakukan terus sampai mendapatkan nilai </w:t>
      </w:r>
      <w:r w:rsidRPr="00610384">
        <w:rPr>
          <w:b w:val="0"/>
          <w:i/>
          <w:szCs w:val="24"/>
        </w:rPr>
        <w:t>hash</w:t>
      </w:r>
      <w:r w:rsidRPr="00610384">
        <w:rPr>
          <w:b w:val="0"/>
          <w:szCs w:val="24"/>
        </w:rPr>
        <w:t xml:space="preserve"> yang sama seterusnya.</w:t>
      </w:r>
    </w:p>
    <w:p w14:paraId="584CBF05" w14:textId="77777777" w:rsidR="00CE193E" w:rsidRPr="007D1FF5" w:rsidRDefault="00CE193E" w:rsidP="008F3623">
      <w:pPr>
        <w:pStyle w:val="Heading3"/>
        <w:keepLines w:val="0"/>
        <w:numPr>
          <w:ilvl w:val="2"/>
          <w:numId w:val="9"/>
        </w:numPr>
        <w:spacing w:before="240" w:after="60" w:line="360" w:lineRule="auto"/>
        <w:ind w:left="709"/>
        <w:rPr>
          <w:rFonts w:ascii="Times New Roman" w:hAnsi="Times New Roman" w:cs="Times New Roman"/>
          <w:b/>
          <w:color w:val="auto"/>
        </w:rPr>
      </w:pPr>
      <w:r w:rsidRPr="007D1FF5">
        <w:rPr>
          <w:rFonts w:ascii="Times New Roman" w:hAnsi="Times New Roman" w:cs="Times New Roman"/>
          <w:color w:val="auto"/>
        </w:rPr>
        <w:t xml:space="preserve"> </w:t>
      </w:r>
      <w:bookmarkStart w:id="453" w:name="_Toc519843379"/>
      <w:bookmarkStart w:id="454" w:name="_Toc519867692"/>
      <w:bookmarkStart w:id="455" w:name="_Toc522192784"/>
      <w:r w:rsidRPr="007D1FF5">
        <w:rPr>
          <w:rFonts w:ascii="Times New Roman" w:hAnsi="Times New Roman" w:cs="Times New Roman"/>
          <w:b/>
          <w:bCs/>
          <w:color w:val="auto"/>
        </w:rPr>
        <w:t xml:space="preserve">Struktur </w:t>
      </w:r>
      <w:r w:rsidRPr="007D1FF5">
        <w:rPr>
          <w:rFonts w:ascii="Times New Roman" w:hAnsi="Times New Roman" w:cs="Times New Roman"/>
          <w:b/>
          <w:color w:val="auto"/>
        </w:rPr>
        <w:t>D</w:t>
      </w:r>
      <w:r w:rsidRPr="007D1FF5">
        <w:rPr>
          <w:rFonts w:ascii="Times New Roman" w:hAnsi="Times New Roman" w:cs="Times New Roman"/>
          <w:b/>
          <w:bCs/>
          <w:color w:val="auto"/>
        </w:rPr>
        <w:t xml:space="preserve">ata </w:t>
      </w:r>
      <w:r w:rsidRPr="007D1FF5">
        <w:rPr>
          <w:rFonts w:ascii="Times New Roman" w:hAnsi="Times New Roman" w:cs="Times New Roman"/>
          <w:b/>
          <w:i/>
          <w:color w:val="auto"/>
        </w:rPr>
        <w:t>S</w:t>
      </w:r>
      <w:r w:rsidRPr="007D1FF5">
        <w:rPr>
          <w:rFonts w:ascii="Times New Roman" w:hAnsi="Times New Roman" w:cs="Times New Roman"/>
          <w:b/>
          <w:bCs/>
          <w:i/>
          <w:color w:val="auto"/>
        </w:rPr>
        <w:t xml:space="preserve">uffix </w:t>
      </w:r>
      <w:r w:rsidRPr="007D1FF5">
        <w:rPr>
          <w:rFonts w:ascii="Times New Roman" w:hAnsi="Times New Roman" w:cs="Times New Roman"/>
          <w:b/>
          <w:i/>
          <w:color w:val="auto"/>
        </w:rPr>
        <w:t>T</w:t>
      </w:r>
      <w:r w:rsidRPr="007D1FF5">
        <w:rPr>
          <w:rFonts w:ascii="Times New Roman" w:hAnsi="Times New Roman" w:cs="Times New Roman"/>
          <w:b/>
          <w:bCs/>
          <w:i/>
          <w:color w:val="auto"/>
        </w:rPr>
        <w:t>ree</w:t>
      </w:r>
      <w:bookmarkEnd w:id="453"/>
      <w:bookmarkEnd w:id="454"/>
      <w:bookmarkEnd w:id="455"/>
    </w:p>
    <w:p w14:paraId="134917EF" w14:textId="46C06BC2" w:rsidR="00CE193E" w:rsidRPr="00610384" w:rsidRDefault="00CE193E" w:rsidP="00CE193E">
      <w:pPr>
        <w:spacing w:after="240" w:line="360" w:lineRule="auto"/>
        <w:jc w:val="both"/>
        <w:rPr>
          <w:sz w:val="24"/>
          <w:szCs w:val="24"/>
          <w:lang w:val="en-GB" w:eastAsia="en-GB"/>
        </w:rPr>
      </w:pPr>
      <w:r w:rsidRPr="00610384">
        <w:rPr>
          <w:sz w:val="24"/>
          <w:szCs w:val="24"/>
        </w:rPr>
        <w:t xml:space="preserve">Proses </w:t>
      </w:r>
      <w:r w:rsidRPr="00610384">
        <w:rPr>
          <w:i/>
          <w:sz w:val="24"/>
          <w:szCs w:val="24"/>
        </w:rPr>
        <w:t>substring matching</w:t>
      </w:r>
      <w:r w:rsidRPr="00610384">
        <w:rPr>
          <w:sz w:val="24"/>
          <w:szCs w:val="24"/>
        </w:rPr>
        <w:t xml:space="preserve"> dilakukan dengan menerapkan algoritma </w:t>
      </w:r>
      <w:r w:rsidRPr="00610384">
        <w:rPr>
          <w:i/>
          <w:sz w:val="24"/>
          <w:szCs w:val="24"/>
        </w:rPr>
        <w:t>suffix tree</w:t>
      </w:r>
      <w:r w:rsidRPr="00610384">
        <w:rPr>
          <w:sz w:val="24"/>
          <w:szCs w:val="24"/>
        </w:rPr>
        <w:t xml:space="preserve"> dimana signature </w:t>
      </w:r>
      <w:r w:rsidRPr="00610384">
        <w:rPr>
          <w:i/>
          <w:sz w:val="24"/>
          <w:szCs w:val="24"/>
        </w:rPr>
        <w:t>malware</w:t>
      </w:r>
      <w:r w:rsidRPr="00610384">
        <w:rPr>
          <w:sz w:val="24"/>
          <w:szCs w:val="24"/>
        </w:rPr>
        <w:t xml:space="preserve"> dari </w:t>
      </w:r>
      <w:r w:rsidRPr="00610384">
        <w:rPr>
          <w:i/>
          <w:sz w:val="24"/>
          <w:szCs w:val="24"/>
        </w:rPr>
        <w:t>library</w:t>
      </w:r>
      <w:r w:rsidRPr="00610384">
        <w:rPr>
          <w:sz w:val="24"/>
          <w:szCs w:val="24"/>
        </w:rPr>
        <w:t xml:space="preserve"> ClamAV akan direpresentasikan sebagai </w:t>
      </w:r>
      <w:r w:rsidRPr="00610384">
        <w:rPr>
          <w:i/>
          <w:sz w:val="24"/>
          <w:szCs w:val="24"/>
        </w:rPr>
        <w:t>suffix</w:t>
      </w:r>
      <w:r w:rsidRPr="00610384">
        <w:rPr>
          <w:sz w:val="24"/>
          <w:szCs w:val="24"/>
        </w:rPr>
        <w:t xml:space="preserve">. </w:t>
      </w:r>
      <w:r w:rsidRPr="00610384">
        <w:rPr>
          <w:sz w:val="24"/>
          <w:szCs w:val="24"/>
          <w:lang w:val="en-GB" w:eastAsia="en-GB"/>
        </w:rPr>
        <w:t xml:space="preserve">Proses </w:t>
      </w:r>
      <w:r w:rsidRPr="00610384">
        <w:rPr>
          <w:i/>
          <w:sz w:val="24"/>
          <w:szCs w:val="24"/>
          <w:lang w:val="en-GB" w:eastAsia="en-GB"/>
        </w:rPr>
        <w:t>substring matching</w:t>
      </w:r>
      <w:r w:rsidRPr="00610384">
        <w:rPr>
          <w:sz w:val="24"/>
          <w:szCs w:val="24"/>
          <w:lang w:val="en-GB" w:eastAsia="en-GB"/>
        </w:rPr>
        <w:t xml:space="preserve"> dari algoritma ini terdiri dari beberapa langkah yaitu: proses pemenggalan </w:t>
      </w:r>
      <w:r w:rsidRPr="00610384">
        <w:rPr>
          <w:i/>
          <w:sz w:val="24"/>
          <w:szCs w:val="24"/>
          <w:lang w:val="en-GB" w:eastAsia="en-GB"/>
        </w:rPr>
        <w:t>string</w:t>
      </w:r>
      <w:r w:rsidRPr="00610384">
        <w:rPr>
          <w:sz w:val="24"/>
          <w:szCs w:val="24"/>
          <w:lang w:val="en-GB" w:eastAsia="en-GB"/>
        </w:rPr>
        <w:t xml:space="preserve"> untuk mendapatkan </w:t>
      </w:r>
      <w:r w:rsidRPr="00610384">
        <w:rPr>
          <w:i/>
          <w:sz w:val="24"/>
          <w:szCs w:val="24"/>
          <w:lang w:val="en-GB" w:eastAsia="en-GB"/>
        </w:rPr>
        <w:t>suffix</w:t>
      </w:r>
      <w:r w:rsidRPr="00610384">
        <w:rPr>
          <w:sz w:val="24"/>
          <w:szCs w:val="24"/>
          <w:lang w:val="en-GB" w:eastAsia="en-GB"/>
        </w:rPr>
        <w:t xml:space="preserve">, pembangunan </w:t>
      </w:r>
      <w:r w:rsidRPr="00610384">
        <w:rPr>
          <w:i/>
          <w:sz w:val="24"/>
          <w:szCs w:val="24"/>
          <w:lang w:val="en-GB" w:eastAsia="en-GB"/>
        </w:rPr>
        <w:t>suffix tree</w:t>
      </w:r>
      <w:r w:rsidRPr="00610384">
        <w:rPr>
          <w:sz w:val="24"/>
          <w:szCs w:val="24"/>
          <w:lang w:val="en-GB" w:eastAsia="en-GB"/>
        </w:rPr>
        <w:t xml:space="preserve">, serta proses </w:t>
      </w:r>
      <w:r w:rsidRPr="00610384">
        <w:rPr>
          <w:i/>
          <w:sz w:val="24"/>
          <w:szCs w:val="24"/>
          <w:lang w:val="en-GB" w:eastAsia="en-GB"/>
        </w:rPr>
        <w:t>substring matching</w:t>
      </w:r>
      <w:r w:rsidRPr="00610384">
        <w:rPr>
          <w:sz w:val="24"/>
          <w:szCs w:val="24"/>
          <w:lang w:val="en-GB" w:eastAsia="en-GB"/>
        </w:rPr>
        <w:t xml:space="preserve"> dari </w:t>
      </w:r>
      <w:r w:rsidRPr="00610384">
        <w:rPr>
          <w:i/>
          <w:sz w:val="24"/>
          <w:szCs w:val="24"/>
          <w:lang w:val="en-GB" w:eastAsia="en-GB"/>
        </w:rPr>
        <w:t>suffix tree</w:t>
      </w:r>
      <w:r w:rsidRPr="00610384">
        <w:rPr>
          <w:sz w:val="24"/>
          <w:szCs w:val="24"/>
          <w:lang w:val="en-GB" w:eastAsia="en-GB"/>
        </w:rPr>
        <w:t xml:space="preserve"> yang sudah dibangun sebelumnya. </w:t>
      </w:r>
    </w:p>
    <w:p w14:paraId="7627DBA0" w14:textId="77777777" w:rsidR="00CE193E" w:rsidRPr="00C41634" w:rsidRDefault="00CE193E" w:rsidP="008F3623">
      <w:pPr>
        <w:pStyle w:val="Heading4"/>
        <w:keepLines w:val="0"/>
        <w:numPr>
          <w:ilvl w:val="3"/>
          <w:numId w:val="9"/>
        </w:numPr>
        <w:spacing w:before="240" w:after="60" w:line="360" w:lineRule="auto"/>
        <w:ind w:left="993" w:hanging="993"/>
        <w:rPr>
          <w:rFonts w:ascii="Times New Roman" w:hAnsi="Times New Roman" w:cs="Times New Roman"/>
          <w:b/>
          <w:i w:val="0"/>
          <w:color w:val="auto"/>
          <w:sz w:val="24"/>
          <w:szCs w:val="24"/>
        </w:rPr>
      </w:pPr>
      <w:bookmarkStart w:id="456" w:name="_Toc519843380"/>
      <w:bookmarkStart w:id="457" w:name="_Toc519867693"/>
      <w:bookmarkStart w:id="458" w:name="_Toc522192785"/>
      <w:r w:rsidRPr="00C41634">
        <w:rPr>
          <w:rFonts w:ascii="Times New Roman" w:hAnsi="Times New Roman" w:cs="Times New Roman"/>
          <w:b/>
          <w:i w:val="0"/>
          <w:color w:val="auto"/>
          <w:sz w:val="24"/>
          <w:szCs w:val="24"/>
        </w:rPr>
        <w:t xml:space="preserve">Proses Pemenggalan </w:t>
      </w:r>
      <w:r w:rsidRPr="00C41634">
        <w:rPr>
          <w:rFonts w:ascii="Times New Roman" w:hAnsi="Times New Roman" w:cs="Times New Roman"/>
          <w:b/>
          <w:bCs/>
          <w:color w:val="auto"/>
          <w:sz w:val="24"/>
          <w:szCs w:val="24"/>
        </w:rPr>
        <w:t>String</w:t>
      </w:r>
      <w:bookmarkEnd w:id="456"/>
      <w:bookmarkEnd w:id="457"/>
      <w:bookmarkEnd w:id="458"/>
    </w:p>
    <w:p w14:paraId="722184FB" w14:textId="77777777" w:rsidR="00CE193E" w:rsidRPr="00610384" w:rsidRDefault="00CE193E" w:rsidP="00CE193E">
      <w:pPr>
        <w:spacing w:after="240" w:line="360" w:lineRule="auto"/>
        <w:jc w:val="both"/>
        <w:rPr>
          <w:sz w:val="24"/>
          <w:szCs w:val="24"/>
          <w:lang w:val="en-GB" w:eastAsia="en-GB"/>
        </w:rPr>
      </w:pPr>
      <w:r w:rsidRPr="00610384">
        <w:rPr>
          <w:sz w:val="24"/>
          <w:szCs w:val="24"/>
          <w:lang w:val="en-GB" w:eastAsia="en-GB"/>
        </w:rPr>
        <w:t xml:space="preserve">Proses menemukan </w:t>
      </w:r>
      <w:r w:rsidRPr="00610384">
        <w:rPr>
          <w:i/>
          <w:sz w:val="24"/>
          <w:szCs w:val="24"/>
          <w:lang w:val="en-GB" w:eastAsia="en-GB"/>
        </w:rPr>
        <w:t>suffix</w:t>
      </w:r>
      <w:r w:rsidRPr="00610384">
        <w:rPr>
          <w:sz w:val="24"/>
          <w:szCs w:val="24"/>
          <w:lang w:val="en-GB" w:eastAsia="en-GB"/>
        </w:rPr>
        <w:t xml:space="preserve"> ini didahului dengan pembacaan tiap </w:t>
      </w:r>
      <w:r w:rsidRPr="00610384">
        <w:rPr>
          <w:i/>
          <w:sz w:val="24"/>
          <w:szCs w:val="24"/>
          <w:lang w:val="en-GB" w:eastAsia="en-GB"/>
        </w:rPr>
        <w:t>signature malware</w:t>
      </w:r>
      <w:r w:rsidRPr="00610384">
        <w:rPr>
          <w:sz w:val="24"/>
          <w:szCs w:val="24"/>
          <w:lang w:val="en-GB" w:eastAsia="en-GB"/>
        </w:rPr>
        <w:t xml:space="preserve"> dari </w:t>
      </w:r>
      <w:r w:rsidRPr="00610384">
        <w:rPr>
          <w:i/>
          <w:sz w:val="24"/>
          <w:szCs w:val="24"/>
          <w:lang w:val="en-GB" w:eastAsia="en-GB"/>
        </w:rPr>
        <w:t>file</w:t>
      </w:r>
      <w:r w:rsidRPr="00610384">
        <w:rPr>
          <w:sz w:val="24"/>
          <w:szCs w:val="24"/>
          <w:lang w:val="en-GB" w:eastAsia="en-GB"/>
        </w:rPr>
        <w:t xml:space="preserve"> sampel. Sehingga input dari algoritma ini adalah sebuah </w:t>
      </w:r>
      <w:r w:rsidRPr="00610384">
        <w:rPr>
          <w:i/>
          <w:sz w:val="24"/>
          <w:szCs w:val="24"/>
          <w:lang w:val="en-GB" w:eastAsia="en-GB"/>
        </w:rPr>
        <w:t>string</w:t>
      </w:r>
      <w:r w:rsidRPr="00610384">
        <w:rPr>
          <w:sz w:val="24"/>
          <w:szCs w:val="24"/>
          <w:lang w:val="en-GB" w:eastAsia="en-GB"/>
        </w:rPr>
        <w:t xml:space="preserve">, kemudian dilakukan pemeriksaan semua kemungkinan bentuk kata dengan cara melakukan pemenggalan </w:t>
      </w:r>
      <w:r w:rsidRPr="00610384">
        <w:rPr>
          <w:i/>
          <w:sz w:val="24"/>
          <w:szCs w:val="24"/>
          <w:lang w:val="en-GB" w:eastAsia="en-GB"/>
        </w:rPr>
        <w:t>string</w:t>
      </w:r>
      <w:r w:rsidRPr="00610384">
        <w:rPr>
          <w:rFonts w:ascii="Arial" w:hAnsi="Arial" w:cs="Arial"/>
          <w:sz w:val="24"/>
          <w:szCs w:val="24"/>
          <w:lang w:val="en-GB" w:eastAsia="en-GB"/>
        </w:rPr>
        <w:t xml:space="preserve"> </w:t>
      </w:r>
      <w:r w:rsidRPr="00610384">
        <w:rPr>
          <w:sz w:val="24"/>
          <w:szCs w:val="24"/>
          <w:lang w:val="en-GB" w:eastAsia="en-GB"/>
        </w:rPr>
        <w:t xml:space="preserve">yang membuat </w:t>
      </w:r>
      <w:r w:rsidRPr="00610384">
        <w:rPr>
          <w:i/>
          <w:sz w:val="24"/>
          <w:szCs w:val="24"/>
          <w:lang w:val="en-GB" w:eastAsia="en-GB"/>
        </w:rPr>
        <w:t>suffix</w:t>
      </w:r>
      <w:r w:rsidRPr="00610384">
        <w:rPr>
          <w:sz w:val="24"/>
          <w:szCs w:val="24"/>
          <w:lang w:val="en-GB" w:eastAsia="en-GB"/>
        </w:rPr>
        <w:t xml:space="preserve"> baru dari </w:t>
      </w:r>
      <w:r w:rsidRPr="00610384">
        <w:rPr>
          <w:i/>
          <w:sz w:val="24"/>
          <w:szCs w:val="24"/>
          <w:lang w:val="en-GB" w:eastAsia="en-GB"/>
        </w:rPr>
        <w:t>string</w:t>
      </w:r>
      <w:r w:rsidRPr="00610384">
        <w:rPr>
          <w:sz w:val="24"/>
          <w:szCs w:val="24"/>
          <w:lang w:val="en-GB" w:eastAsia="en-GB"/>
        </w:rPr>
        <w:t xml:space="preserve"> yang dianalisis. Proses pemenggalan </w:t>
      </w:r>
      <w:r w:rsidRPr="00610384">
        <w:rPr>
          <w:i/>
          <w:sz w:val="24"/>
          <w:szCs w:val="24"/>
          <w:lang w:val="en-GB" w:eastAsia="en-GB"/>
        </w:rPr>
        <w:t>string</w:t>
      </w:r>
      <w:r w:rsidRPr="00610384">
        <w:rPr>
          <w:sz w:val="24"/>
          <w:szCs w:val="24"/>
          <w:lang w:val="en-GB" w:eastAsia="en-GB"/>
        </w:rPr>
        <w:t xml:space="preserve"> dilakukan dengan cara memotong karakter dari bagian </w:t>
      </w:r>
      <w:r w:rsidRPr="00610384">
        <w:rPr>
          <w:i/>
          <w:sz w:val="24"/>
          <w:szCs w:val="24"/>
          <w:lang w:val="en-GB" w:eastAsia="en-GB"/>
        </w:rPr>
        <w:t>string</w:t>
      </w:r>
      <w:r w:rsidRPr="00610384">
        <w:rPr>
          <w:sz w:val="24"/>
          <w:szCs w:val="24"/>
          <w:lang w:val="en-GB" w:eastAsia="en-GB"/>
        </w:rPr>
        <w:t xml:space="preserve"> </w:t>
      </w:r>
      <w:r w:rsidRPr="00610384">
        <w:rPr>
          <w:sz w:val="24"/>
          <w:szCs w:val="24"/>
          <w:lang w:val="en-GB" w:eastAsia="en-GB"/>
        </w:rPr>
        <w:lastRenderedPageBreak/>
        <w:t xml:space="preserve">tersebut, karakter disini akan disebut sebagai </w:t>
      </w:r>
      <w:r w:rsidRPr="00610384">
        <w:rPr>
          <w:i/>
          <w:sz w:val="24"/>
          <w:szCs w:val="24"/>
          <w:lang w:val="en-GB" w:eastAsia="en-GB"/>
        </w:rPr>
        <w:t>substring</w:t>
      </w:r>
      <w:r w:rsidRPr="00610384">
        <w:rPr>
          <w:sz w:val="24"/>
          <w:szCs w:val="24"/>
          <w:lang w:val="en-GB" w:eastAsia="en-GB"/>
        </w:rPr>
        <w:t xml:space="preserve">. Illustrasi dari proses ini akan dijelaskan pada suatu contoh </w:t>
      </w:r>
      <w:r w:rsidRPr="00610384">
        <w:rPr>
          <w:i/>
          <w:sz w:val="24"/>
          <w:szCs w:val="24"/>
          <w:lang w:val="en-GB" w:eastAsia="en-GB"/>
        </w:rPr>
        <w:t>signature malware</w:t>
      </w:r>
      <w:r w:rsidRPr="00610384">
        <w:rPr>
          <w:sz w:val="24"/>
          <w:szCs w:val="24"/>
          <w:lang w:val="en-GB" w:eastAsia="en-GB"/>
        </w:rPr>
        <w:t xml:space="preserve">. </w:t>
      </w:r>
      <w:r w:rsidRPr="00610384">
        <w:rPr>
          <w:i/>
          <w:sz w:val="24"/>
          <w:szCs w:val="24"/>
          <w:lang w:val="en-GB" w:eastAsia="en-GB"/>
        </w:rPr>
        <w:t>Suffix tree</w:t>
      </w:r>
      <w:r w:rsidRPr="00610384">
        <w:rPr>
          <w:sz w:val="24"/>
          <w:szCs w:val="24"/>
          <w:lang w:val="en-GB" w:eastAsia="en-GB"/>
        </w:rPr>
        <w:t xml:space="preserve"> dari </w:t>
      </w:r>
      <w:r w:rsidRPr="00610384">
        <w:rPr>
          <w:i/>
          <w:sz w:val="24"/>
          <w:szCs w:val="24"/>
          <w:lang w:val="en-GB" w:eastAsia="en-GB"/>
        </w:rPr>
        <w:t>string</w:t>
      </w:r>
      <w:r w:rsidRPr="00610384">
        <w:rPr>
          <w:sz w:val="24"/>
          <w:szCs w:val="24"/>
          <w:lang w:val="en-GB" w:eastAsia="en-GB"/>
        </w:rPr>
        <w:t xml:space="preserve"> S = CAGTCAGG$. </w:t>
      </w:r>
      <w:r w:rsidRPr="00610384">
        <w:rPr>
          <w:i/>
          <w:sz w:val="24"/>
          <w:szCs w:val="24"/>
          <w:lang w:val="en-GB" w:eastAsia="en-GB"/>
        </w:rPr>
        <w:t>String</w:t>
      </w:r>
      <w:r w:rsidRPr="00610384">
        <w:rPr>
          <w:sz w:val="24"/>
          <w:szCs w:val="24"/>
          <w:lang w:val="en-GB" w:eastAsia="en-GB"/>
        </w:rPr>
        <w:t xml:space="preserve"> S memiliki tujuh </w:t>
      </w:r>
      <w:r w:rsidRPr="00610384">
        <w:rPr>
          <w:i/>
          <w:sz w:val="24"/>
          <w:szCs w:val="24"/>
          <w:lang w:val="en-GB" w:eastAsia="en-GB"/>
        </w:rPr>
        <w:t>suffix</w:t>
      </w:r>
      <w:r w:rsidRPr="00610384">
        <w:rPr>
          <w:sz w:val="24"/>
          <w:szCs w:val="24"/>
          <w:lang w:val="en-GB" w:eastAsia="en-GB"/>
        </w:rPr>
        <w:t xml:space="preserve">, yaitu CAGTCAGG$, AGTCAGG$, GTCAGG$, TCAGG$, CAGG$, AGG$, GG$ dan G$ dimana akan dinomori dari 1 hingga 8. Melalui </w:t>
      </w:r>
      <w:r w:rsidRPr="00610384">
        <w:rPr>
          <w:i/>
          <w:sz w:val="24"/>
          <w:szCs w:val="24"/>
          <w:lang w:val="en-GB" w:eastAsia="en-GB"/>
        </w:rPr>
        <w:t>suffix tree</w:t>
      </w:r>
      <w:r w:rsidRPr="00610384">
        <w:rPr>
          <w:sz w:val="24"/>
          <w:szCs w:val="24"/>
          <w:lang w:val="en-GB" w:eastAsia="en-GB"/>
        </w:rPr>
        <w:t xml:space="preserve">, kita dapat memeriksa apakah </w:t>
      </w:r>
      <w:r w:rsidRPr="00610384">
        <w:rPr>
          <w:i/>
          <w:sz w:val="24"/>
          <w:szCs w:val="24"/>
          <w:lang w:val="en-GB" w:eastAsia="en-GB"/>
        </w:rPr>
        <w:t>suffix string</w:t>
      </w:r>
      <w:r w:rsidRPr="00610384">
        <w:rPr>
          <w:sz w:val="24"/>
          <w:szCs w:val="24"/>
          <w:lang w:val="en-GB" w:eastAsia="en-GB"/>
        </w:rPr>
        <w:t xml:space="preserve"> tersebut merupakan </w:t>
      </w:r>
      <w:r w:rsidRPr="00610384">
        <w:rPr>
          <w:i/>
          <w:sz w:val="24"/>
          <w:szCs w:val="24"/>
          <w:lang w:val="en-GB" w:eastAsia="en-GB"/>
        </w:rPr>
        <w:t>substring</w:t>
      </w:r>
      <w:r w:rsidRPr="00610384">
        <w:rPr>
          <w:sz w:val="24"/>
          <w:szCs w:val="24"/>
          <w:lang w:val="en-GB" w:eastAsia="en-GB"/>
        </w:rPr>
        <w:t xml:space="preserve"> dari S.</w:t>
      </w:r>
    </w:p>
    <w:p w14:paraId="0AF774C4" w14:textId="27BD5E5F" w:rsidR="00CE193E" w:rsidRPr="00610384" w:rsidRDefault="00CE193E" w:rsidP="00CE193E">
      <w:pPr>
        <w:spacing w:line="360" w:lineRule="auto"/>
        <w:jc w:val="both"/>
        <w:rPr>
          <w:sz w:val="24"/>
          <w:szCs w:val="24"/>
          <w:lang w:val="en-GB" w:eastAsia="en-GB"/>
        </w:rPr>
      </w:pPr>
      <w:r w:rsidRPr="00610384">
        <w:rPr>
          <w:sz w:val="24"/>
          <w:szCs w:val="24"/>
          <w:lang w:val="en-GB" w:eastAsia="en-GB"/>
        </w:rPr>
        <w:t xml:space="preserve">Penggal </w:t>
      </w:r>
      <w:r w:rsidRPr="00610384">
        <w:rPr>
          <w:i/>
          <w:sz w:val="24"/>
          <w:szCs w:val="24"/>
          <w:lang w:val="en-GB" w:eastAsia="en-GB"/>
        </w:rPr>
        <w:t>string</w:t>
      </w:r>
      <w:r w:rsidRPr="00610384">
        <w:rPr>
          <w:sz w:val="24"/>
          <w:szCs w:val="24"/>
          <w:lang w:val="en-GB" w:eastAsia="en-GB"/>
        </w:rPr>
        <w:t xml:space="preserve"> per satu karakter prefiks untuk mendapatkan </w:t>
      </w:r>
      <w:r w:rsidRPr="00610384">
        <w:rPr>
          <w:i/>
          <w:sz w:val="24"/>
          <w:szCs w:val="24"/>
          <w:lang w:val="en-GB" w:eastAsia="en-GB"/>
        </w:rPr>
        <w:t>substring</w:t>
      </w:r>
      <w:r w:rsidRPr="00610384">
        <w:rPr>
          <w:sz w:val="24"/>
          <w:szCs w:val="24"/>
          <w:lang w:val="en-GB" w:eastAsia="en-GB"/>
        </w:rPr>
        <w:t xml:space="preserve">. Hasil </w:t>
      </w:r>
      <w:r w:rsidRPr="00610384">
        <w:rPr>
          <w:i/>
          <w:sz w:val="24"/>
          <w:szCs w:val="24"/>
          <w:lang w:val="en-GB" w:eastAsia="en-GB"/>
        </w:rPr>
        <w:t>substring</w:t>
      </w:r>
      <w:r w:rsidRPr="00610384">
        <w:rPr>
          <w:sz w:val="24"/>
          <w:szCs w:val="24"/>
          <w:lang w:val="en-GB" w:eastAsia="en-GB"/>
        </w:rPr>
        <w:t xml:space="preserve"> sebanyak n karakter dari </w:t>
      </w:r>
      <w:r w:rsidRPr="00610384">
        <w:rPr>
          <w:i/>
          <w:sz w:val="24"/>
          <w:szCs w:val="24"/>
          <w:lang w:val="en-GB" w:eastAsia="en-GB"/>
        </w:rPr>
        <w:t>string</w:t>
      </w:r>
      <w:r w:rsidRPr="00610384">
        <w:rPr>
          <w:sz w:val="24"/>
          <w:szCs w:val="24"/>
          <w:lang w:val="en-GB" w:eastAsia="en-GB"/>
        </w:rPr>
        <w:t xml:space="preserve">. Sebagai contoh untuk </w:t>
      </w:r>
      <w:r w:rsidRPr="00610384">
        <w:rPr>
          <w:i/>
          <w:sz w:val="24"/>
          <w:szCs w:val="24"/>
          <w:lang w:val="en-GB" w:eastAsia="en-GB"/>
        </w:rPr>
        <w:t>string</w:t>
      </w:r>
      <w:r w:rsidRPr="00610384">
        <w:rPr>
          <w:sz w:val="24"/>
          <w:szCs w:val="24"/>
          <w:lang w:val="en-GB" w:eastAsia="en-GB"/>
        </w:rPr>
        <w:t xml:space="preserve"> = CAGTCAGG$. Pemenggalan </w:t>
      </w:r>
      <w:r w:rsidRPr="00610384">
        <w:rPr>
          <w:i/>
          <w:sz w:val="24"/>
          <w:szCs w:val="24"/>
          <w:lang w:val="en-GB" w:eastAsia="en-GB"/>
        </w:rPr>
        <w:t>string</w:t>
      </w:r>
      <w:r w:rsidRPr="00610384">
        <w:rPr>
          <w:sz w:val="24"/>
          <w:szCs w:val="24"/>
          <w:lang w:val="en-GB" w:eastAsia="en-GB"/>
        </w:rPr>
        <w:t xml:space="preserve"> tersebut dapat dilihat pada </w:t>
      </w:r>
      <w:r w:rsidRPr="00610384">
        <w:rPr>
          <w:sz w:val="24"/>
          <w:szCs w:val="24"/>
          <w:lang w:val="en-GB" w:eastAsia="en-GB"/>
        </w:rPr>
        <w:fldChar w:fldCharType="begin"/>
      </w:r>
      <w:r w:rsidRPr="00610384">
        <w:rPr>
          <w:sz w:val="24"/>
          <w:szCs w:val="24"/>
          <w:lang w:val="en-GB" w:eastAsia="en-GB"/>
        </w:rPr>
        <w:instrText xml:space="preserve"> REF _Ref519872413 \h  \* MERGEFORMAT </w:instrText>
      </w:r>
      <w:r w:rsidRPr="00610384">
        <w:rPr>
          <w:sz w:val="24"/>
          <w:szCs w:val="24"/>
          <w:lang w:val="en-GB" w:eastAsia="en-GB"/>
        </w:rPr>
      </w:r>
      <w:r w:rsidRPr="00610384">
        <w:rPr>
          <w:sz w:val="24"/>
          <w:szCs w:val="24"/>
          <w:lang w:val="en-GB" w:eastAsia="en-GB"/>
        </w:rPr>
        <w:fldChar w:fldCharType="separate"/>
      </w:r>
      <w:r w:rsidR="00EC7493" w:rsidRPr="00EC7493">
        <w:rPr>
          <w:sz w:val="24"/>
          <w:szCs w:val="24"/>
        </w:rPr>
        <w:t xml:space="preserve">Tabel </w:t>
      </w:r>
      <w:r w:rsidR="00EC7493" w:rsidRPr="00EC7493">
        <w:rPr>
          <w:noProof/>
          <w:sz w:val="24"/>
          <w:szCs w:val="24"/>
        </w:rPr>
        <w:t>3.2</w:t>
      </w:r>
      <w:r w:rsidRPr="00610384">
        <w:rPr>
          <w:sz w:val="24"/>
          <w:szCs w:val="24"/>
          <w:lang w:val="en-GB" w:eastAsia="en-GB"/>
        </w:rPr>
        <w:fldChar w:fldCharType="end"/>
      </w:r>
      <w:r w:rsidRPr="00610384">
        <w:rPr>
          <w:sz w:val="24"/>
          <w:szCs w:val="24"/>
          <w:lang w:val="en-GB" w:eastAsia="en-GB"/>
        </w:rPr>
        <w:t>.</w:t>
      </w:r>
    </w:p>
    <w:p w14:paraId="5247461D" w14:textId="72E21A5F" w:rsidR="00CE193E" w:rsidRPr="003466CC" w:rsidRDefault="00CE193E" w:rsidP="00CE193E">
      <w:pPr>
        <w:pStyle w:val="Heading"/>
        <w:ind w:left="426" w:hanging="426"/>
        <w:jc w:val="center"/>
        <w:rPr>
          <w:b/>
          <w:sz w:val="20"/>
          <w:szCs w:val="24"/>
        </w:rPr>
      </w:pPr>
      <w:bookmarkStart w:id="459" w:name="_Ref519872413"/>
      <w:bookmarkStart w:id="460" w:name="_Toc519843496"/>
      <w:bookmarkStart w:id="461" w:name="_Toc519862681"/>
      <w:bookmarkStart w:id="462" w:name="_Ref519872409"/>
      <w:bookmarkStart w:id="463" w:name="_Toc522045353"/>
      <w:r w:rsidRPr="003466CC">
        <w:rPr>
          <w:rFonts w:ascii="Times New Roman" w:hAnsi="Times New Roman" w:cs="Times New Roman"/>
          <w:b/>
          <w:sz w:val="20"/>
          <w:szCs w:val="24"/>
        </w:rPr>
        <w:t xml:space="preserve">Tabel </w:t>
      </w:r>
      <w:r w:rsidR="00587391" w:rsidRPr="003466CC">
        <w:rPr>
          <w:rFonts w:ascii="Times New Roman" w:hAnsi="Times New Roman" w:cs="Times New Roman"/>
          <w:b/>
          <w:sz w:val="20"/>
          <w:szCs w:val="24"/>
        </w:rPr>
        <w:fldChar w:fldCharType="begin"/>
      </w:r>
      <w:r w:rsidR="00587391" w:rsidRPr="003466CC">
        <w:rPr>
          <w:rFonts w:ascii="Times New Roman" w:hAnsi="Times New Roman" w:cs="Times New Roman"/>
          <w:b/>
          <w:sz w:val="20"/>
          <w:szCs w:val="24"/>
        </w:rPr>
        <w:instrText xml:space="preserve"> STYLEREF 1 \s </w:instrText>
      </w:r>
      <w:r w:rsidR="00587391" w:rsidRPr="003466CC">
        <w:rPr>
          <w:rFonts w:ascii="Times New Roman" w:hAnsi="Times New Roman" w:cs="Times New Roman"/>
          <w:b/>
          <w:sz w:val="20"/>
          <w:szCs w:val="24"/>
        </w:rPr>
        <w:fldChar w:fldCharType="separate"/>
      </w:r>
      <w:r w:rsidR="00EC7493">
        <w:rPr>
          <w:rFonts w:ascii="Times New Roman" w:hAnsi="Times New Roman" w:cs="Times New Roman"/>
          <w:b/>
          <w:noProof/>
          <w:sz w:val="20"/>
          <w:szCs w:val="24"/>
        </w:rPr>
        <w:t>3</w:t>
      </w:r>
      <w:r w:rsidR="00587391" w:rsidRPr="003466CC">
        <w:rPr>
          <w:rFonts w:ascii="Times New Roman" w:hAnsi="Times New Roman" w:cs="Times New Roman"/>
          <w:b/>
          <w:sz w:val="20"/>
          <w:szCs w:val="24"/>
        </w:rPr>
        <w:fldChar w:fldCharType="end"/>
      </w:r>
      <w:r w:rsidR="00587391" w:rsidRPr="003466CC">
        <w:rPr>
          <w:rFonts w:ascii="Times New Roman" w:hAnsi="Times New Roman" w:cs="Times New Roman"/>
          <w:b/>
          <w:sz w:val="20"/>
          <w:szCs w:val="24"/>
        </w:rPr>
        <w:t>.</w:t>
      </w:r>
      <w:r w:rsidR="00587391" w:rsidRPr="003466CC">
        <w:rPr>
          <w:rFonts w:ascii="Times New Roman" w:hAnsi="Times New Roman" w:cs="Times New Roman"/>
          <w:b/>
          <w:sz w:val="20"/>
          <w:szCs w:val="24"/>
        </w:rPr>
        <w:fldChar w:fldCharType="begin"/>
      </w:r>
      <w:r w:rsidR="00587391" w:rsidRPr="003466CC">
        <w:rPr>
          <w:rFonts w:ascii="Times New Roman" w:hAnsi="Times New Roman" w:cs="Times New Roman"/>
          <w:b/>
          <w:sz w:val="20"/>
          <w:szCs w:val="24"/>
        </w:rPr>
        <w:instrText xml:space="preserve"> SEQ Tabel \* ARABIC \s 1 </w:instrText>
      </w:r>
      <w:r w:rsidR="00587391" w:rsidRPr="003466CC">
        <w:rPr>
          <w:rFonts w:ascii="Times New Roman" w:hAnsi="Times New Roman" w:cs="Times New Roman"/>
          <w:b/>
          <w:sz w:val="20"/>
          <w:szCs w:val="24"/>
        </w:rPr>
        <w:fldChar w:fldCharType="separate"/>
      </w:r>
      <w:r w:rsidR="00EC7493">
        <w:rPr>
          <w:rFonts w:ascii="Times New Roman" w:hAnsi="Times New Roman" w:cs="Times New Roman"/>
          <w:b/>
          <w:noProof/>
          <w:sz w:val="20"/>
          <w:szCs w:val="24"/>
        </w:rPr>
        <w:t>2</w:t>
      </w:r>
      <w:r w:rsidR="00587391" w:rsidRPr="003466CC">
        <w:rPr>
          <w:rFonts w:ascii="Times New Roman" w:hAnsi="Times New Roman" w:cs="Times New Roman"/>
          <w:b/>
          <w:sz w:val="20"/>
          <w:szCs w:val="24"/>
        </w:rPr>
        <w:fldChar w:fldCharType="end"/>
      </w:r>
      <w:bookmarkEnd w:id="459"/>
      <w:r w:rsidRPr="003466CC">
        <w:rPr>
          <w:rFonts w:ascii="Times New Roman" w:hAnsi="Times New Roman" w:cs="Times New Roman"/>
          <w:b/>
          <w:sz w:val="20"/>
          <w:szCs w:val="24"/>
        </w:rPr>
        <w:t xml:space="preserve"> Pemenggalan </w:t>
      </w:r>
      <w:r w:rsidRPr="003466CC">
        <w:rPr>
          <w:rFonts w:ascii="Times New Roman" w:hAnsi="Times New Roman" w:cs="Times New Roman"/>
          <w:b/>
          <w:i/>
          <w:sz w:val="20"/>
          <w:szCs w:val="24"/>
        </w:rPr>
        <w:t>String</w:t>
      </w:r>
      <w:bookmarkEnd w:id="460"/>
      <w:bookmarkEnd w:id="461"/>
      <w:bookmarkEnd w:id="462"/>
      <w:bookmarkEnd w:id="463"/>
    </w:p>
    <w:tbl>
      <w:tblPr>
        <w:tblW w:w="846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4"/>
        <w:gridCol w:w="1026"/>
        <w:gridCol w:w="1350"/>
        <w:gridCol w:w="1168"/>
        <w:gridCol w:w="992"/>
        <w:gridCol w:w="993"/>
        <w:gridCol w:w="708"/>
        <w:gridCol w:w="709"/>
        <w:gridCol w:w="560"/>
      </w:tblGrid>
      <w:tr w:rsidR="00B7431C" w:rsidRPr="00585568" w14:paraId="5E89E517" w14:textId="77777777" w:rsidTr="00E23067">
        <w:tc>
          <w:tcPr>
            <w:tcW w:w="954" w:type="dxa"/>
          </w:tcPr>
          <w:p w14:paraId="1359A83F" w14:textId="77777777" w:rsidR="00CE193E" w:rsidRPr="00E23067" w:rsidRDefault="00CE193E" w:rsidP="007A382B">
            <w:pPr>
              <w:pStyle w:val="ListParagraph"/>
              <w:spacing w:after="0" w:line="360" w:lineRule="auto"/>
              <w:ind w:left="426" w:hanging="426"/>
              <w:rPr>
                <w:sz w:val="20"/>
                <w:szCs w:val="20"/>
                <w:lang w:eastAsia="en-GB"/>
              </w:rPr>
            </w:pPr>
            <w:r w:rsidRPr="00E23067">
              <w:rPr>
                <w:sz w:val="20"/>
                <w:szCs w:val="20"/>
                <w:lang w:eastAsia="en-GB"/>
              </w:rPr>
              <w:t>Nomor</w:t>
            </w:r>
          </w:p>
        </w:tc>
        <w:tc>
          <w:tcPr>
            <w:tcW w:w="1026" w:type="dxa"/>
          </w:tcPr>
          <w:p w14:paraId="719826F7"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1</w:t>
            </w:r>
          </w:p>
        </w:tc>
        <w:tc>
          <w:tcPr>
            <w:tcW w:w="1350" w:type="dxa"/>
          </w:tcPr>
          <w:p w14:paraId="751BC6C4"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2</w:t>
            </w:r>
          </w:p>
        </w:tc>
        <w:tc>
          <w:tcPr>
            <w:tcW w:w="1168" w:type="dxa"/>
          </w:tcPr>
          <w:p w14:paraId="45A542EA"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3</w:t>
            </w:r>
          </w:p>
        </w:tc>
        <w:tc>
          <w:tcPr>
            <w:tcW w:w="992" w:type="dxa"/>
          </w:tcPr>
          <w:p w14:paraId="7004F2A2"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4</w:t>
            </w:r>
          </w:p>
        </w:tc>
        <w:tc>
          <w:tcPr>
            <w:tcW w:w="993" w:type="dxa"/>
          </w:tcPr>
          <w:p w14:paraId="08DD12B6"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5</w:t>
            </w:r>
          </w:p>
        </w:tc>
        <w:tc>
          <w:tcPr>
            <w:tcW w:w="708" w:type="dxa"/>
          </w:tcPr>
          <w:p w14:paraId="24238C49"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6</w:t>
            </w:r>
          </w:p>
        </w:tc>
        <w:tc>
          <w:tcPr>
            <w:tcW w:w="709" w:type="dxa"/>
          </w:tcPr>
          <w:p w14:paraId="02C9A0E5"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7</w:t>
            </w:r>
          </w:p>
        </w:tc>
        <w:tc>
          <w:tcPr>
            <w:tcW w:w="560" w:type="dxa"/>
          </w:tcPr>
          <w:p w14:paraId="0C2E128A"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8</w:t>
            </w:r>
          </w:p>
        </w:tc>
      </w:tr>
      <w:tr w:rsidR="00B7431C" w:rsidRPr="00585568" w14:paraId="04F09BB6" w14:textId="77777777" w:rsidTr="00E23067">
        <w:tc>
          <w:tcPr>
            <w:tcW w:w="954" w:type="dxa"/>
          </w:tcPr>
          <w:p w14:paraId="6B269396" w14:textId="77777777" w:rsidR="00CE193E" w:rsidRPr="00E23067" w:rsidRDefault="00CE193E" w:rsidP="007A382B">
            <w:pPr>
              <w:pStyle w:val="ListParagraph"/>
              <w:spacing w:after="0" w:line="360" w:lineRule="auto"/>
              <w:ind w:left="426" w:hanging="426"/>
              <w:rPr>
                <w:sz w:val="20"/>
                <w:szCs w:val="20"/>
                <w:lang w:eastAsia="en-GB"/>
              </w:rPr>
            </w:pPr>
            <w:r w:rsidRPr="00E23067">
              <w:rPr>
                <w:sz w:val="20"/>
                <w:szCs w:val="20"/>
                <w:lang w:eastAsia="en-GB"/>
              </w:rPr>
              <w:t>Suffix</w:t>
            </w:r>
          </w:p>
        </w:tc>
        <w:tc>
          <w:tcPr>
            <w:tcW w:w="1026" w:type="dxa"/>
          </w:tcPr>
          <w:p w14:paraId="41F8D628"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CAGTCAGG$</w:t>
            </w:r>
          </w:p>
        </w:tc>
        <w:tc>
          <w:tcPr>
            <w:tcW w:w="1350" w:type="dxa"/>
          </w:tcPr>
          <w:p w14:paraId="023C8F55"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AGTCAGG$</w:t>
            </w:r>
          </w:p>
        </w:tc>
        <w:tc>
          <w:tcPr>
            <w:tcW w:w="1168" w:type="dxa"/>
          </w:tcPr>
          <w:p w14:paraId="68535857"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GTCAGG$</w:t>
            </w:r>
          </w:p>
        </w:tc>
        <w:tc>
          <w:tcPr>
            <w:tcW w:w="992" w:type="dxa"/>
          </w:tcPr>
          <w:p w14:paraId="6070DEBE"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TCAGG$</w:t>
            </w:r>
          </w:p>
        </w:tc>
        <w:tc>
          <w:tcPr>
            <w:tcW w:w="993" w:type="dxa"/>
          </w:tcPr>
          <w:p w14:paraId="651E0766"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CAGG$</w:t>
            </w:r>
          </w:p>
        </w:tc>
        <w:tc>
          <w:tcPr>
            <w:tcW w:w="708" w:type="dxa"/>
          </w:tcPr>
          <w:p w14:paraId="4C0EAEDE"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AGG$</w:t>
            </w:r>
          </w:p>
        </w:tc>
        <w:tc>
          <w:tcPr>
            <w:tcW w:w="709" w:type="dxa"/>
          </w:tcPr>
          <w:p w14:paraId="6A575A2E"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GG$</w:t>
            </w:r>
          </w:p>
        </w:tc>
        <w:tc>
          <w:tcPr>
            <w:tcW w:w="560" w:type="dxa"/>
          </w:tcPr>
          <w:p w14:paraId="342B8741" w14:textId="77777777" w:rsidR="00CE193E" w:rsidRPr="00585568" w:rsidRDefault="00CE193E" w:rsidP="007A382B">
            <w:pPr>
              <w:pStyle w:val="ListParagraph"/>
              <w:spacing w:after="0" w:line="360" w:lineRule="auto"/>
              <w:ind w:left="426" w:hanging="426"/>
              <w:rPr>
                <w:b w:val="0"/>
                <w:sz w:val="20"/>
                <w:szCs w:val="20"/>
                <w:lang w:eastAsia="en-GB"/>
              </w:rPr>
            </w:pPr>
            <w:r w:rsidRPr="00585568">
              <w:rPr>
                <w:b w:val="0"/>
                <w:sz w:val="20"/>
                <w:szCs w:val="20"/>
                <w:lang w:eastAsia="en-GB"/>
              </w:rPr>
              <w:t>G$</w:t>
            </w:r>
          </w:p>
        </w:tc>
      </w:tr>
    </w:tbl>
    <w:p w14:paraId="426A530D" w14:textId="464BE90E" w:rsidR="00C41634" w:rsidRDefault="00C41634" w:rsidP="00C41634">
      <w:pPr>
        <w:rPr>
          <w:lang w:val="en-GB" w:eastAsia="en-GB"/>
        </w:rPr>
      </w:pPr>
      <w:bookmarkStart w:id="464" w:name="_Toc519843381"/>
      <w:bookmarkStart w:id="465" w:name="_Toc519867694"/>
    </w:p>
    <w:p w14:paraId="59C85EE0" w14:textId="5B74C4B9" w:rsidR="00C41634" w:rsidRPr="00C41634" w:rsidRDefault="00CE193E" w:rsidP="008F3623">
      <w:pPr>
        <w:pStyle w:val="Heading4"/>
        <w:keepLines w:val="0"/>
        <w:numPr>
          <w:ilvl w:val="3"/>
          <w:numId w:val="9"/>
        </w:numPr>
        <w:spacing w:before="240" w:after="60" w:line="360" w:lineRule="auto"/>
        <w:ind w:left="993" w:hanging="993"/>
        <w:rPr>
          <w:rFonts w:ascii="Times New Roman" w:hAnsi="Times New Roman" w:cs="Times New Roman"/>
          <w:b/>
          <w:i w:val="0"/>
          <w:color w:val="auto"/>
          <w:sz w:val="24"/>
          <w:szCs w:val="24"/>
          <w:lang w:val="en-GB" w:eastAsia="en-GB"/>
        </w:rPr>
      </w:pPr>
      <w:bookmarkStart w:id="466" w:name="_Toc522192786"/>
      <w:r w:rsidRPr="00C41634">
        <w:rPr>
          <w:rFonts w:ascii="Times New Roman" w:hAnsi="Times New Roman" w:cs="Times New Roman"/>
          <w:b/>
          <w:i w:val="0"/>
          <w:color w:val="auto"/>
          <w:sz w:val="24"/>
          <w:szCs w:val="24"/>
          <w:lang w:val="en-GB" w:eastAsia="en-GB"/>
        </w:rPr>
        <w:t xml:space="preserve">Proses Pembangunan </w:t>
      </w:r>
      <w:r w:rsidRPr="00942329">
        <w:rPr>
          <w:rFonts w:ascii="Times New Roman" w:hAnsi="Times New Roman" w:cs="Times New Roman"/>
          <w:b/>
          <w:color w:val="auto"/>
          <w:sz w:val="24"/>
          <w:szCs w:val="24"/>
          <w:lang w:val="en-GB" w:eastAsia="en-GB"/>
        </w:rPr>
        <w:t>Suffix Tree</w:t>
      </w:r>
      <w:bookmarkEnd w:id="464"/>
      <w:bookmarkEnd w:id="465"/>
      <w:bookmarkEnd w:id="466"/>
    </w:p>
    <w:p w14:paraId="0387D080" w14:textId="69A0585E" w:rsidR="00A10191" w:rsidRDefault="00CE193E" w:rsidP="00CE193E">
      <w:pPr>
        <w:spacing w:before="240" w:line="360" w:lineRule="auto"/>
        <w:jc w:val="both"/>
        <w:rPr>
          <w:sz w:val="24"/>
          <w:szCs w:val="24"/>
          <w:lang w:val="en-GB" w:eastAsia="en-GB"/>
        </w:rPr>
      </w:pPr>
      <w:r w:rsidRPr="00610384">
        <w:rPr>
          <w:sz w:val="24"/>
          <w:szCs w:val="24"/>
          <w:lang w:val="en-GB" w:eastAsia="en-GB"/>
        </w:rPr>
        <w:t xml:space="preserve">Suffix </w:t>
      </w:r>
      <w:r w:rsidRPr="00E23067">
        <w:rPr>
          <w:i/>
          <w:sz w:val="24"/>
          <w:szCs w:val="24"/>
          <w:lang w:val="en-GB" w:eastAsia="en-GB"/>
        </w:rPr>
        <w:t>tree</w:t>
      </w:r>
      <w:r w:rsidRPr="00610384">
        <w:rPr>
          <w:sz w:val="24"/>
          <w:szCs w:val="24"/>
          <w:lang w:val="en-GB" w:eastAsia="en-GB"/>
        </w:rPr>
        <w:t xml:space="preserve"> dari </w:t>
      </w:r>
      <w:r w:rsidRPr="00610384">
        <w:rPr>
          <w:i/>
          <w:sz w:val="24"/>
          <w:szCs w:val="24"/>
          <w:lang w:val="en-GB" w:eastAsia="en-GB"/>
        </w:rPr>
        <w:t>string</w:t>
      </w:r>
      <w:r w:rsidRPr="00610384">
        <w:rPr>
          <w:sz w:val="24"/>
          <w:szCs w:val="24"/>
          <w:lang w:val="en-GB" w:eastAsia="en-GB"/>
        </w:rPr>
        <w:t xml:space="preserve"> S adalah pohon yang sisi-sisinya diberi label </w:t>
      </w:r>
      <w:r w:rsidRPr="00610384">
        <w:rPr>
          <w:i/>
          <w:sz w:val="24"/>
          <w:szCs w:val="24"/>
          <w:lang w:val="en-GB" w:eastAsia="en-GB"/>
        </w:rPr>
        <w:t>string</w:t>
      </w:r>
      <w:r w:rsidRPr="00610384">
        <w:rPr>
          <w:sz w:val="24"/>
          <w:szCs w:val="24"/>
          <w:lang w:val="en-GB" w:eastAsia="en-GB"/>
        </w:rPr>
        <w:t xml:space="preserve"> yang merupakan sufiks dari S dan sesuai dengan tepat satu jalur dari akar ke daun. </w:t>
      </w:r>
      <w:r w:rsidRPr="00610384">
        <w:rPr>
          <w:bCs/>
          <w:sz w:val="24"/>
          <w:szCs w:val="24"/>
          <w:lang w:val="en-GB" w:eastAsia="en-GB"/>
        </w:rPr>
        <w:t xml:space="preserve">Berikut contoh proses pembangunan </w:t>
      </w:r>
      <w:r w:rsidRPr="00610384">
        <w:rPr>
          <w:bCs/>
          <w:i/>
          <w:sz w:val="24"/>
          <w:szCs w:val="24"/>
          <w:lang w:val="en-GB" w:eastAsia="en-GB"/>
        </w:rPr>
        <w:t>suffix tree</w:t>
      </w:r>
      <w:r w:rsidRPr="00610384">
        <w:rPr>
          <w:bCs/>
          <w:sz w:val="24"/>
          <w:szCs w:val="24"/>
          <w:lang w:val="en-GB" w:eastAsia="en-GB"/>
        </w:rPr>
        <w:t xml:space="preserve"> jika diberikan </w:t>
      </w:r>
      <w:r w:rsidRPr="00610384">
        <w:rPr>
          <w:bCs/>
          <w:i/>
          <w:sz w:val="24"/>
          <w:szCs w:val="24"/>
          <w:lang w:val="en-GB" w:eastAsia="en-GB"/>
        </w:rPr>
        <w:t>signature malware</w:t>
      </w:r>
      <w:r w:rsidRPr="00610384">
        <w:rPr>
          <w:bCs/>
          <w:sz w:val="24"/>
          <w:szCs w:val="24"/>
          <w:lang w:val="en-GB" w:eastAsia="en-GB"/>
        </w:rPr>
        <w:t xml:space="preserve"> yaitu </w:t>
      </w:r>
      <w:r w:rsidRPr="00610384">
        <w:rPr>
          <w:i/>
          <w:sz w:val="24"/>
          <w:szCs w:val="24"/>
          <w:lang w:val="en-GB" w:eastAsia="en-GB"/>
        </w:rPr>
        <w:t>text section</w:t>
      </w:r>
      <w:r w:rsidRPr="00610384">
        <w:rPr>
          <w:sz w:val="24"/>
          <w:szCs w:val="24"/>
          <w:lang w:val="en-GB" w:eastAsia="en-GB"/>
        </w:rPr>
        <w:t xml:space="preserve"> dari </w:t>
      </w:r>
      <w:r w:rsidRPr="00610384">
        <w:rPr>
          <w:i/>
          <w:sz w:val="24"/>
          <w:szCs w:val="24"/>
          <w:lang w:val="en-GB" w:eastAsia="en-GB"/>
        </w:rPr>
        <w:t>file executable</w:t>
      </w:r>
      <w:r w:rsidRPr="00610384">
        <w:rPr>
          <w:sz w:val="24"/>
          <w:szCs w:val="24"/>
          <w:lang w:val="en-GB" w:eastAsia="en-GB"/>
        </w:rPr>
        <w:t xml:space="preserve"> sebagai pola yang akan dicari pada </w:t>
      </w:r>
      <w:r w:rsidRPr="00610384">
        <w:rPr>
          <w:i/>
          <w:sz w:val="24"/>
          <w:szCs w:val="24"/>
          <w:lang w:val="en-GB" w:eastAsia="en-GB"/>
        </w:rPr>
        <w:t>signature</w:t>
      </w:r>
      <w:r w:rsidRPr="00610384">
        <w:rPr>
          <w:sz w:val="24"/>
          <w:szCs w:val="24"/>
          <w:lang w:val="en-GB" w:eastAsia="en-GB"/>
        </w:rPr>
        <w:t xml:space="preserve"> yang sudah disediakan sebelumnya. </w:t>
      </w:r>
      <w:r w:rsidRPr="00610384">
        <w:rPr>
          <w:i/>
          <w:sz w:val="24"/>
          <w:szCs w:val="24"/>
          <w:lang w:val="en-GB" w:eastAsia="en-GB"/>
        </w:rPr>
        <w:t>Signature malware</w:t>
      </w:r>
      <w:r w:rsidRPr="00610384">
        <w:rPr>
          <w:sz w:val="24"/>
          <w:szCs w:val="24"/>
          <w:lang w:val="en-GB" w:eastAsia="en-GB"/>
        </w:rPr>
        <w:t xml:space="preserve"> dari </w:t>
      </w:r>
      <w:r w:rsidRPr="00610384">
        <w:rPr>
          <w:i/>
          <w:sz w:val="24"/>
          <w:szCs w:val="24"/>
          <w:lang w:val="en-GB" w:eastAsia="en-GB"/>
        </w:rPr>
        <w:t>file</w:t>
      </w:r>
      <w:r w:rsidRPr="00610384">
        <w:rPr>
          <w:sz w:val="24"/>
          <w:szCs w:val="24"/>
          <w:lang w:val="en-GB" w:eastAsia="en-GB"/>
        </w:rPr>
        <w:t xml:space="preserve"> sample sebagai </w:t>
      </w:r>
      <w:r w:rsidRPr="00610384">
        <w:rPr>
          <w:i/>
          <w:sz w:val="24"/>
          <w:szCs w:val="24"/>
          <w:lang w:val="en-GB" w:eastAsia="en-GB"/>
        </w:rPr>
        <w:t>string</w:t>
      </w:r>
      <w:r w:rsidRPr="00610384">
        <w:rPr>
          <w:sz w:val="24"/>
          <w:szCs w:val="24"/>
          <w:lang w:val="en-GB" w:eastAsia="en-GB"/>
        </w:rPr>
        <w:t xml:space="preserve">. Jika diberikan </w:t>
      </w:r>
      <w:r w:rsidRPr="00610384">
        <w:rPr>
          <w:i/>
          <w:sz w:val="24"/>
          <w:szCs w:val="24"/>
          <w:lang w:val="en-GB" w:eastAsia="en-GB"/>
        </w:rPr>
        <w:t>string</w:t>
      </w:r>
      <w:r w:rsidRPr="00610384">
        <w:rPr>
          <w:sz w:val="24"/>
          <w:szCs w:val="24"/>
          <w:lang w:val="en-GB" w:eastAsia="en-GB"/>
        </w:rPr>
        <w:t xml:space="preserve"> S = CAGTCAGG$ dan pola yang akan dicari adalah CAG.</w:t>
      </w:r>
      <w:r w:rsidR="00585568">
        <w:rPr>
          <w:sz w:val="24"/>
          <w:szCs w:val="24"/>
          <w:lang w:val="en-GB" w:eastAsia="en-GB"/>
        </w:rPr>
        <w:t xml:space="preserve"> </w:t>
      </w:r>
      <w:r w:rsidR="00585568" w:rsidRPr="00610384">
        <w:rPr>
          <w:sz w:val="24"/>
          <w:szCs w:val="24"/>
          <w:lang w:val="en-GB" w:eastAsia="en-GB"/>
        </w:rPr>
        <w:t xml:space="preserve">Kontruksi </w:t>
      </w:r>
      <w:r w:rsidR="00585568" w:rsidRPr="00610384">
        <w:rPr>
          <w:i/>
          <w:sz w:val="24"/>
          <w:szCs w:val="24"/>
          <w:lang w:val="en-GB" w:eastAsia="en-GB"/>
        </w:rPr>
        <w:t>suffix tree</w:t>
      </w:r>
      <w:r w:rsidR="00585568" w:rsidRPr="00610384">
        <w:rPr>
          <w:sz w:val="24"/>
          <w:szCs w:val="24"/>
          <w:lang w:val="en-GB" w:eastAsia="en-GB"/>
        </w:rPr>
        <w:t xml:space="preserve"> dimulai dengan membentuk akar dan </w:t>
      </w:r>
      <w:r w:rsidR="00585568" w:rsidRPr="00610384">
        <w:rPr>
          <w:i/>
          <w:sz w:val="24"/>
          <w:szCs w:val="24"/>
          <w:lang w:val="en-GB" w:eastAsia="en-GB"/>
        </w:rPr>
        <w:t>leaf</w:t>
      </w:r>
      <w:r w:rsidR="00585568" w:rsidRPr="00610384">
        <w:rPr>
          <w:sz w:val="24"/>
          <w:szCs w:val="24"/>
          <w:lang w:val="en-GB" w:eastAsia="en-GB"/>
        </w:rPr>
        <w:t xml:space="preserve"> bernomor 1, dihubungkan dengan </w:t>
      </w:r>
      <w:r w:rsidR="00585568" w:rsidRPr="00610384">
        <w:rPr>
          <w:i/>
          <w:sz w:val="24"/>
          <w:szCs w:val="24"/>
          <w:lang w:val="en-GB" w:eastAsia="en-GB"/>
        </w:rPr>
        <w:t>edge</w:t>
      </w:r>
      <w:r w:rsidR="00585568" w:rsidRPr="00610384">
        <w:rPr>
          <w:sz w:val="24"/>
          <w:szCs w:val="24"/>
          <w:lang w:val="en-GB" w:eastAsia="en-GB"/>
        </w:rPr>
        <w:t xml:space="preserve"> bernama S$. Kemudian masukkan </w:t>
      </w:r>
      <w:r w:rsidR="00585568" w:rsidRPr="00610384">
        <w:rPr>
          <w:i/>
          <w:sz w:val="24"/>
          <w:szCs w:val="24"/>
          <w:lang w:val="en-GB" w:eastAsia="en-GB"/>
        </w:rPr>
        <w:t>suffix</w:t>
      </w:r>
      <w:r w:rsidR="00585568" w:rsidRPr="00610384">
        <w:rPr>
          <w:sz w:val="24"/>
          <w:szCs w:val="24"/>
          <w:lang w:val="en-GB" w:eastAsia="en-GB"/>
        </w:rPr>
        <w:t xml:space="preserve"> ke dalam </w:t>
      </w:r>
      <w:r w:rsidR="00585568" w:rsidRPr="00610384">
        <w:rPr>
          <w:i/>
          <w:sz w:val="24"/>
          <w:szCs w:val="24"/>
          <w:lang w:val="en-GB" w:eastAsia="en-GB"/>
        </w:rPr>
        <w:t>tree</w:t>
      </w:r>
      <w:r w:rsidR="00585568" w:rsidRPr="00610384">
        <w:rPr>
          <w:sz w:val="24"/>
          <w:szCs w:val="24"/>
          <w:lang w:val="en-GB" w:eastAsia="en-GB"/>
        </w:rPr>
        <w:t xml:space="preserve"> dengan ketentuan sebagai berikut: Periksa apakah sudah ada suatu </w:t>
      </w:r>
      <w:r w:rsidR="00585568" w:rsidRPr="00610384">
        <w:rPr>
          <w:i/>
          <w:sz w:val="24"/>
          <w:szCs w:val="24"/>
          <w:lang w:val="en-GB" w:eastAsia="en-GB"/>
        </w:rPr>
        <w:t>node</w:t>
      </w:r>
      <w:r w:rsidR="00585568" w:rsidRPr="00610384">
        <w:rPr>
          <w:sz w:val="24"/>
          <w:szCs w:val="24"/>
          <w:lang w:val="en-GB" w:eastAsia="en-GB"/>
        </w:rPr>
        <w:t xml:space="preserve"> dengan nilai </w:t>
      </w:r>
      <w:r w:rsidR="00585568" w:rsidRPr="00610384">
        <w:rPr>
          <w:i/>
          <w:sz w:val="24"/>
          <w:szCs w:val="24"/>
          <w:lang w:val="en-GB" w:eastAsia="en-GB"/>
        </w:rPr>
        <w:t>tree</w:t>
      </w:r>
      <w:r w:rsidR="00585568" w:rsidRPr="00610384">
        <w:rPr>
          <w:sz w:val="24"/>
          <w:szCs w:val="24"/>
          <w:lang w:val="en-GB" w:eastAsia="en-GB"/>
        </w:rPr>
        <w:t xml:space="preserve"> yang sama dengan karakter yang ingin dimasukkan. Caranya ikuti jalur dari akar ke karakter yang memiliki karakter serupa dengan </w:t>
      </w:r>
      <w:r w:rsidR="00585568" w:rsidRPr="00610384">
        <w:rPr>
          <w:i/>
          <w:sz w:val="24"/>
          <w:szCs w:val="24"/>
          <w:lang w:val="en-GB" w:eastAsia="en-GB"/>
        </w:rPr>
        <w:t>suffix</w:t>
      </w:r>
      <w:r w:rsidR="00585568" w:rsidRPr="00610384">
        <w:rPr>
          <w:sz w:val="24"/>
          <w:szCs w:val="24"/>
          <w:lang w:val="en-GB" w:eastAsia="en-GB"/>
        </w:rPr>
        <w:t xml:space="preserve"> yang akan dimasukkan. Jika </w:t>
      </w:r>
      <w:r w:rsidR="00585568" w:rsidRPr="00610384">
        <w:rPr>
          <w:i/>
          <w:sz w:val="24"/>
          <w:szCs w:val="24"/>
          <w:lang w:val="en-GB" w:eastAsia="en-GB"/>
        </w:rPr>
        <w:t>edge</w:t>
      </w:r>
      <w:r w:rsidR="00585568" w:rsidRPr="00610384">
        <w:rPr>
          <w:sz w:val="24"/>
          <w:szCs w:val="24"/>
          <w:lang w:val="en-GB" w:eastAsia="en-GB"/>
        </w:rPr>
        <w:t xml:space="preserve"> belum merepresentasikan </w:t>
      </w:r>
      <w:r w:rsidR="00585568" w:rsidRPr="00610384">
        <w:rPr>
          <w:i/>
          <w:sz w:val="24"/>
          <w:szCs w:val="24"/>
          <w:lang w:val="en-GB" w:eastAsia="en-GB"/>
        </w:rPr>
        <w:t>suffix</w:t>
      </w:r>
      <w:r w:rsidR="00585568" w:rsidRPr="00610384">
        <w:rPr>
          <w:sz w:val="24"/>
          <w:szCs w:val="24"/>
          <w:lang w:val="en-GB" w:eastAsia="en-GB"/>
        </w:rPr>
        <w:t xml:space="preserve"> tersebut, maka terjadi </w:t>
      </w:r>
      <w:r w:rsidR="00585568" w:rsidRPr="00610384">
        <w:rPr>
          <w:i/>
          <w:sz w:val="24"/>
          <w:szCs w:val="24"/>
          <w:lang w:val="en-GB" w:eastAsia="en-GB"/>
        </w:rPr>
        <w:t>split</w:t>
      </w:r>
      <w:r w:rsidR="00585568" w:rsidRPr="00610384">
        <w:rPr>
          <w:sz w:val="24"/>
          <w:szCs w:val="24"/>
          <w:lang w:val="en-GB" w:eastAsia="en-GB"/>
        </w:rPr>
        <w:t xml:space="preserve"> atau penambahan </w:t>
      </w:r>
      <w:r w:rsidR="00585568" w:rsidRPr="00610384">
        <w:rPr>
          <w:i/>
          <w:sz w:val="24"/>
          <w:szCs w:val="24"/>
          <w:lang w:val="en-GB" w:eastAsia="en-GB"/>
        </w:rPr>
        <w:t>node</w:t>
      </w:r>
      <w:r w:rsidR="00585568" w:rsidRPr="00610384">
        <w:rPr>
          <w:sz w:val="24"/>
          <w:szCs w:val="24"/>
          <w:lang w:val="en-GB" w:eastAsia="en-GB"/>
        </w:rPr>
        <w:t xml:space="preserve">. Dengan demikian, melalui ilustrasi penerapan </w:t>
      </w:r>
      <w:r w:rsidR="00585568" w:rsidRPr="00610384">
        <w:rPr>
          <w:i/>
          <w:sz w:val="24"/>
          <w:szCs w:val="24"/>
          <w:lang w:val="en-GB" w:eastAsia="en-GB"/>
        </w:rPr>
        <w:t>suffix tree</w:t>
      </w:r>
      <w:r w:rsidR="00585568" w:rsidRPr="00610384">
        <w:rPr>
          <w:sz w:val="24"/>
          <w:szCs w:val="24"/>
          <w:lang w:val="en-GB" w:eastAsia="en-GB"/>
        </w:rPr>
        <w:t xml:space="preserve"> sebelumnya hasil pencarian relatif cepat karena pencarian </w:t>
      </w:r>
      <w:r w:rsidR="00585568" w:rsidRPr="00610384">
        <w:rPr>
          <w:i/>
          <w:sz w:val="24"/>
          <w:szCs w:val="24"/>
          <w:lang w:val="en-GB" w:eastAsia="en-GB"/>
        </w:rPr>
        <w:t>substring</w:t>
      </w:r>
      <w:r w:rsidR="00585568" w:rsidRPr="00610384">
        <w:rPr>
          <w:sz w:val="24"/>
          <w:szCs w:val="24"/>
          <w:lang w:val="en-GB" w:eastAsia="en-GB"/>
        </w:rPr>
        <w:t xml:space="preserve"> dilakukan pada </w:t>
      </w:r>
      <w:r w:rsidR="00585568" w:rsidRPr="00610384">
        <w:rPr>
          <w:i/>
          <w:sz w:val="24"/>
          <w:szCs w:val="24"/>
          <w:lang w:val="en-GB" w:eastAsia="en-GB"/>
        </w:rPr>
        <w:t>tree</w:t>
      </w:r>
      <w:r w:rsidR="00585568" w:rsidRPr="00610384">
        <w:rPr>
          <w:sz w:val="24"/>
          <w:szCs w:val="24"/>
          <w:lang w:val="en-GB" w:eastAsia="en-GB"/>
        </w:rPr>
        <w:t xml:space="preserve">. Pencarian dengan teknik ini membutuhkan banyak </w:t>
      </w:r>
      <w:r w:rsidR="00585568" w:rsidRPr="00610384">
        <w:rPr>
          <w:i/>
          <w:sz w:val="24"/>
          <w:szCs w:val="24"/>
          <w:lang w:val="en-GB" w:eastAsia="en-GB"/>
        </w:rPr>
        <w:t>resource memory</w:t>
      </w:r>
      <w:r w:rsidR="00585568" w:rsidRPr="00610384">
        <w:rPr>
          <w:sz w:val="24"/>
          <w:szCs w:val="24"/>
          <w:lang w:val="en-GB" w:eastAsia="en-GB"/>
        </w:rPr>
        <w:t xml:space="preserve"> untuk </w:t>
      </w:r>
      <w:r w:rsidR="00585568" w:rsidRPr="00610384">
        <w:rPr>
          <w:sz w:val="24"/>
          <w:szCs w:val="24"/>
          <w:lang w:val="en-GB" w:eastAsia="en-GB"/>
        </w:rPr>
        <w:lastRenderedPageBreak/>
        <w:t xml:space="preserve">membangun </w:t>
      </w:r>
      <w:r w:rsidR="00585568" w:rsidRPr="00610384">
        <w:rPr>
          <w:i/>
          <w:sz w:val="24"/>
          <w:szCs w:val="24"/>
          <w:lang w:val="en-GB" w:eastAsia="en-GB"/>
        </w:rPr>
        <w:t>tree</w:t>
      </w:r>
      <w:r w:rsidR="00585568" w:rsidRPr="00610384">
        <w:rPr>
          <w:sz w:val="24"/>
          <w:szCs w:val="24"/>
          <w:lang w:val="en-GB" w:eastAsia="en-GB"/>
        </w:rPr>
        <w:t xml:space="preserve">. Namun pencarian ini mampu langsung mencari karakter pertama </w:t>
      </w:r>
      <w:r w:rsidR="00585568" w:rsidRPr="00610384">
        <w:rPr>
          <w:i/>
          <w:sz w:val="24"/>
          <w:szCs w:val="24"/>
          <w:lang w:val="en-GB" w:eastAsia="en-GB"/>
        </w:rPr>
        <w:t>suffix</w:t>
      </w:r>
      <w:r w:rsidR="00585568" w:rsidRPr="00610384">
        <w:rPr>
          <w:sz w:val="24"/>
          <w:szCs w:val="24"/>
          <w:lang w:val="en-GB" w:eastAsia="en-GB"/>
        </w:rPr>
        <w:t xml:space="preserve"> pada </w:t>
      </w:r>
      <w:r w:rsidR="00585568" w:rsidRPr="00610384">
        <w:rPr>
          <w:i/>
          <w:sz w:val="24"/>
          <w:szCs w:val="24"/>
          <w:lang w:val="en-GB" w:eastAsia="en-GB"/>
        </w:rPr>
        <w:t>tree</w:t>
      </w:r>
      <w:r w:rsidR="00585568">
        <w:rPr>
          <w:sz w:val="24"/>
          <w:szCs w:val="24"/>
          <w:lang w:val="en-GB" w:eastAsia="en-GB"/>
        </w:rPr>
        <w:t xml:space="preserve">. </w:t>
      </w:r>
      <w:r w:rsidRPr="00610384">
        <w:rPr>
          <w:sz w:val="24"/>
          <w:szCs w:val="24"/>
          <w:lang w:val="en-GB" w:eastAsia="en-GB"/>
        </w:rPr>
        <w:t>Melalui</w:t>
      </w:r>
      <w:r w:rsidR="00C41634">
        <w:rPr>
          <w:sz w:val="24"/>
          <w:szCs w:val="24"/>
          <w:lang w:val="en-GB" w:eastAsia="en-GB"/>
        </w:rPr>
        <w:t xml:space="preserve"> </w:t>
      </w:r>
      <w:r w:rsidRPr="00610384">
        <w:rPr>
          <w:i/>
          <w:sz w:val="24"/>
          <w:szCs w:val="24"/>
          <w:lang w:val="en-GB" w:eastAsia="en-GB"/>
        </w:rPr>
        <w:t>suffix</w:t>
      </w:r>
      <w:r w:rsidRPr="00610384">
        <w:rPr>
          <w:sz w:val="24"/>
          <w:szCs w:val="24"/>
          <w:lang w:val="en-GB" w:eastAsia="en-GB"/>
        </w:rPr>
        <w:t xml:space="preserve"> yang dipe</w:t>
      </w:r>
      <w:r w:rsidRPr="00C15771">
        <w:rPr>
          <w:sz w:val="24"/>
          <w:szCs w:val="24"/>
          <w:lang w:val="en-GB" w:eastAsia="en-GB"/>
        </w:rPr>
        <w:t xml:space="preserve">roleh sebelumnya akan digunakan pada pembentukan suffix tree seperti </w:t>
      </w:r>
      <w:r w:rsidR="00C15771" w:rsidRPr="00C15771">
        <w:rPr>
          <w:sz w:val="24"/>
          <w:szCs w:val="24"/>
          <w:lang w:val="en-GB" w:eastAsia="en-GB"/>
        </w:rPr>
        <w:fldChar w:fldCharType="begin"/>
      </w:r>
      <w:r w:rsidR="00C15771" w:rsidRPr="00C15771">
        <w:rPr>
          <w:sz w:val="24"/>
          <w:szCs w:val="24"/>
          <w:lang w:val="en-GB" w:eastAsia="en-GB"/>
        </w:rPr>
        <w:instrText xml:space="preserve"> REF _Ref522079675 \h  \* MERGEFORMAT </w:instrText>
      </w:r>
      <w:r w:rsidR="00C15771" w:rsidRPr="00C15771">
        <w:rPr>
          <w:sz w:val="24"/>
          <w:szCs w:val="24"/>
          <w:lang w:val="en-GB" w:eastAsia="en-GB"/>
        </w:rPr>
      </w:r>
      <w:r w:rsidR="00C15771" w:rsidRPr="00C15771">
        <w:rPr>
          <w:sz w:val="24"/>
          <w:szCs w:val="24"/>
          <w:lang w:val="en-GB" w:eastAsia="en-GB"/>
        </w:rPr>
        <w:fldChar w:fldCharType="separate"/>
      </w:r>
      <w:r w:rsidR="00EC7493" w:rsidRPr="00EC7493">
        <w:rPr>
          <w:sz w:val="24"/>
          <w:szCs w:val="24"/>
        </w:rPr>
        <w:t xml:space="preserve">Gambar </w:t>
      </w:r>
      <w:r w:rsidR="00EC7493" w:rsidRPr="00EC7493">
        <w:rPr>
          <w:noProof/>
          <w:sz w:val="24"/>
          <w:szCs w:val="24"/>
        </w:rPr>
        <w:t>3.11</w:t>
      </w:r>
      <w:r w:rsidR="00C15771" w:rsidRPr="00C15771">
        <w:rPr>
          <w:sz w:val="24"/>
          <w:szCs w:val="24"/>
          <w:lang w:val="en-GB" w:eastAsia="en-GB"/>
        </w:rPr>
        <w:fldChar w:fldCharType="end"/>
      </w:r>
      <w:r w:rsidR="00C15771" w:rsidRPr="00C15771">
        <w:rPr>
          <w:sz w:val="24"/>
          <w:szCs w:val="24"/>
          <w:lang w:val="en-GB" w:eastAsia="en-GB"/>
        </w:rPr>
        <w:t>.</w:t>
      </w:r>
    </w:p>
    <w:p w14:paraId="2CAC578E" w14:textId="77777777" w:rsidR="00A10191" w:rsidRDefault="00A10191" w:rsidP="00A10191">
      <w:pPr>
        <w:keepNext/>
        <w:spacing w:before="240" w:line="360" w:lineRule="auto"/>
        <w:jc w:val="center"/>
      </w:pPr>
      <w:r>
        <w:rPr>
          <w:noProof/>
        </w:rPr>
        <w:drawing>
          <wp:inline distT="0" distB="0" distL="0" distR="0" wp14:anchorId="5257B163" wp14:editId="573CDE0E">
            <wp:extent cx="5220970" cy="2169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0970" cy="2169160"/>
                    </a:xfrm>
                    <a:prstGeom prst="rect">
                      <a:avLst/>
                    </a:prstGeom>
                  </pic:spPr>
                </pic:pic>
              </a:graphicData>
            </a:graphic>
          </wp:inline>
        </w:drawing>
      </w:r>
    </w:p>
    <w:p w14:paraId="40950B49" w14:textId="5229A027" w:rsidR="00E93B77" w:rsidRPr="00A10191" w:rsidRDefault="00A10191" w:rsidP="00A10191">
      <w:pPr>
        <w:pStyle w:val="Caption"/>
        <w:jc w:val="center"/>
        <w:rPr>
          <w:b/>
          <w:i w:val="0"/>
          <w:color w:val="auto"/>
          <w:sz w:val="28"/>
          <w:szCs w:val="24"/>
          <w:lang w:val="en-GB" w:eastAsia="en-GB"/>
        </w:rPr>
      </w:pPr>
      <w:bookmarkStart w:id="467" w:name="_Ref522079675"/>
      <w:bookmarkStart w:id="468" w:name="_Toc522079707"/>
      <w:r w:rsidRPr="00A10191">
        <w:rPr>
          <w:b/>
          <w:i w:val="0"/>
          <w:color w:val="auto"/>
          <w:sz w:val="20"/>
        </w:rPr>
        <w:t xml:space="preserve">Gambar </w:t>
      </w:r>
      <w:r w:rsidR="00517711">
        <w:rPr>
          <w:b/>
          <w:i w:val="0"/>
          <w:color w:val="auto"/>
          <w:sz w:val="20"/>
        </w:rPr>
        <w:fldChar w:fldCharType="begin"/>
      </w:r>
      <w:r w:rsidR="00517711">
        <w:rPr>
          <w:b/>
          <w:i w:val="0"/>
          <w:color w:val="auto"/>
          <w:sz w:val="20"/>
        </w:rPr>
        <w:instrText xml:space="preserve"> STYLEREF 1 \s </w:instrText>
      </w:r>
      <w:r w:rsidR="00517711">
        <w:rPr>
          <w:b/>
          <w:i w:val="0"/>
          <w:color w:val="auto"/>
          <w:sz w:val="20"/>
        </w:rPr>
        <w:fldChar w:fldCharType="separate"/>
      </w:r>
      <w:r w:rsidR="00EC7493">
        <w:rPr>
          <w:b/>
          <w:i w:val="0"/>
          <w:noProof/>
          <w:color w:val="auto"/>
          <w:sz w:val="20"/>
        </w:rPr>
        <w:t>3</w:t>
      </w:r>
      <w:r w:rsidR="00517711">
        <w:rPr>
          <w:b/>
          <w:i w:val="0"/>
          <w:color w:val="auto"/>
          <w:sz w:val="20"/>
        </w:rPr>
        <w:fldChar w:fldCharType="end"/>
      </w:r>
      <w:r w:rsidR="00517711">
        <w:rPr>
          <w:b/>
          <w:i w:val="0"/>
          <w:color w:val="auto"/>
          <w:sz w:val="20"/>
        </w:rPr>
        <w:t>.</w:t>
      </w:r>
      <w:r w:rsidR="00517711">
        <w:rPr>
          <w:b/>
          <w:i w:val="0"/>
          <w:color w:val="auto"/>
          <w:sz w:val="20"/>
        </w:rPr>
        <w:fldChar w:fldCharType="begin"/>
      </w:r>
      <w:r w:rsidR="00517711">
        <w:rPr>
          <w:b/>
          <w:i w:val="0"/>
          <w:color w:val="auto"/>
          <w:sz w:val="20"/>
        </w:rPr>
        <w:instrText xml:space="preserve"> SEQ Gambar \* ARABIC \s 1 </w:instrText>
      </w:r>
      <w:r w:rsidR="00517711">
        <w:rPr>
          <w:b/>
          <w:i w:val="0"/>
          <w:color w:val="auto"/>
          <w:sz w:val="20"/>
        </w:rPr>
        <w:fldChar w:fldCharType="separate"/>
      </w:r>
      <w:r w:rsidR="00EC7493">
        <w:rPr>
          <w:b/>
          <w:i w:val="0"/>
          <w:noProof/>
          <w:color w:val="auto"/>
          <w:sz w:val="20"/>
        </w:rPr>
        <w:t>11</w:t>
      </w:r>
      <w:r w:rsidR="00517711">
        <w:rPr>
          <w:b/>
          <w:i w:val="0"/>
          <w:color w:val="auto"/>
          <w:sz w:val="20"/>
        </w:rPr>
        <w:fldChar w:fldCharType="end"/>
      </w:r>
      <w:bookmarkEnd w:id="467"/>
      <w:r w:rsidRPr="00A10191">
        <w:rPr>
          <w:b/>
          <w:i w:val="0"/>
          <w:color w:val="auto"/>
          <w:sz w:val="20"/>
        </w:rPr>
        <w:t xml:space="preserve"> </w:t>
      </w:r>
      <w:r w:rsidRPr="00474672">
        <w:rPr>
          <w:b/>
          <w:color w:val="auto"/>
          <w:sz w:val="20"/>
        </w:rPr>
        <w:t>Suffix Tree</w:t>
      </w:r>
      <w:bookmarkEnd w:id="468"/>
    </w:p>
    <w:p w14:paraId="125404D2" w14:textId="443614DC" w:rsidR="00CE193E" w:rsidRPr="00C41634" w:rsidRDefault="00CE193E" w:rsidP="008F3623">
      <w:pPr>
        <w:pStyle w:val="Heading4"/>
        <w:keepLines w:val="0"/>
        <w:numPr>
          <w:ilvl w:val="3"/>
          <w:numId w:val="9"/>
        </w:numPr>
        <w:tabs>
          <w:tab w:val="clear" w:pos="864"/>
        </w:tabs>
        <w:spacing w:before="240" w:after="60"/>
        <w:ind w:left="851" w:hanging="851"/>
        <w:rPr>
          <w:rFonts w:ascii="Times New Roman" w:hAnsi="Times New Roman" w:cs="Times New Roman"/>
          <w:b/>
          <w:sz w:val="24"/>
          <w:szCs w:val="24"/>
          <w:lang w:val="en-GB" w:eastAsia="en-GB"/>
        </w:rPr>
      </w:pPr>
      <w:bookmarkStart w:id="469" w:name="_Toc519843382"/>
      <w:bookmarkStart w:id="470" w:name="_Toc519867695"/>
      <w:bookmarkStart w:id="471" w:name="_Toc522192787"/>
      <w:r w:rsidRPr="00C41634">
        <w:rPr>
          <w:rFonts w:ascii="Times New Roman" w:hAnsi="Times New Roman" w:cs="Times New Roman"/>
          <w:b/>
          <w:i w:val="0"/>
          <w:color w:val="auto"/>
          <w:sz w:val="24"/>
          <w:szCs w:val="24"/>
          <w:lang w:val="en-GB" w:eastAsia="en-GB"/>
        </w:rPr>
        <w:t>Proses</w:t>
      </w:r>
      <w:r w:rsidRPr="00C41634">
        <w:rPr>
          <w:rFonts w:ascii="Times New Roman" w:hAnsi="Times New Roman" w:cs="Times New Roman"/>
          <w:b/>
          <w:color w:val="auto"/>
          <w:sz w:val="24"/>
          <w:szCs w:val="24"/>
          <w:lang w:val="en-GB" w:eastAsia="en-GB"/>
        </w:rPr>
        <w:t xml:space="preserve"> String</w:t>
      </w:r>
      <w:r w:rsidRPr="00C41634">
        <w:rPr>
          <w:rFonts w:ascii="Times New Roman" w:hAnsi="Times New Roman" w:cs="Times New Roman"/>
          <w:b/>
          <w:i w:val="0"/>
          <w:color w:val="auto"/>
          <w:sz w:val="24"/>
          <w:szCs w:val="24"/>
          <w:lang w:val="en-GB" w:eastAsia="en-GB"/>
        </w:rPr>
        <w:t xml:space="preserve"> </w:t>
      </w:r>
      <w:r w:rsidRPr="00C41634">
        <w:rPr>
          <w:rFonts w:ascii="Times New Roman" w:hAnsi="Times New Roman" w:cs="Times New Roman"/>
          <w:b/>
          <w:color w:val="auto"/>
          <w:sz w:val="24"/>
          <w:szCs w:val="24"/>
          <w:lang w:val="en-GB" w:eastAsia="en-GB"/>
        </w:rPr>
        <w:t>Matching</w:t>
      </w:r>
      <w:bookmarkEnd w:id="469"/>
      <w:bookmarkEnd w:id="470"/>
      <w:bookmarkEnd w:id="471"/>
    </w:p>
    <w:p w14:paraId="4670D44F" w14:textId="730FD78B" w:rsidR="00CE193E" w:rsidRPr="00610384" w:rsidRDefault="00CE193E" w:rsidP="00CE193E">
      <w:pPr>
        <w:spacing w:before="240" w:line="360" w:lineRule="auto"/>
        <w:jc w:val="both"/>
        <w:rPr>
          <w:sz w:val="24"/>
          <w:szCs w:val="24"/>
          <w:lang w:val="en-GB" w:eastAsia="en-GB"/>
        </w:rPr>
      </w:pPr>
      <w:r w:rsidRPr="00610384">
        <w:rPr>
          <w:sz w:val="24"/>
          <w:szCs w:val="24"/>
          <w:lang w:val="en-GB" w:eastAsia="en-GB"/>
        </w:rPr>
        <w:t xml:space="preserve">Setelah melakukan konstruksi </w:t>
      </w:r>
      <w:r w:rsidRPr="00610384">
        <w:rPr>
          <w:i/>
          <w:sz w:val="24"/>
          <w:szCs w:val="24"/>
          <w:lang w:val="en-GB" w:eastAsia="en-GB"/>
        </w:rPr>
        <w:t>suffix tree</w:t>
      </w:r>
      <w:r w:rsidRPr="00610384">
        <w:rPr>
          <w:sz w:val="24"/>
          <w:szCs w:val="24"/>
          <w:lang w:val="en-GB" w:eastAsia="en-GB"/>
        </w:rPr>
        <w:t xml:space="preserve"> untuk S. Peneliti akan mengambil </w:t>
      </w:r>
      <w:r w:rsidRPr="00610384">
        <w:rPr>
          <w:i/>
          <w:sz w:val="24"/>
          <w:szCs w:val="24"/>
          <w:lang w:val="en-GB" w:eastAsia="en-GB"/>
        </w:rPr>
        <w:t>text section file executable</w:t>
      </w:r>
      <w:r w:rsidRPr="00610384">
        <w:rPr>
          <w:sz w:val="24"/>
          <w:szCs w:val="24"/>
          <w:lang w:val="en-GB" w:eastAsia="en-GB"/>
        </w:rPr>
        <w:t xml:space="preserve"> sebagai pola yang digunakan pada pencarian </w:t>
      </w:r>
      <w:r w:rsidRPr="00610384">
        <w:rPr>
          <w:i/>
          <w:sz w:val="24"/>
          <w:szCs w:val="24"/>
          <w:lang w:val="en-GB" w:eastAsia="en-GB"/>
        </w:rPr>
        <w:t>string</w:t>
      </w:r>
      <w:r w:rsidRPr="00610384">
        <w:rPr>
          <w:sz w:val="24"/>
          <w:szCs w:val="24"/>
          <w:lang w:val="en-GB" w:eastAsia="en-GB"/>
        </w:rPr>
        <w:t xml:space="preserve"> dari </w:t>
      </w:r>
      <w:r w:rsidRPr="00610384">
        <w:rPr>
          <w:i/>
          <w:sz w:val="24"/>
          <w:szCs w:val="24"/>
          <w:lang w:val="en-GB" w:eastAsia="en-GB"/>
        </w:rPr>
        <w:t>suffix tree</w:t>
      </w:r>
      <w:r w:rsidRPr="00610384">
        <w:rPr>
          <w:sz w:val="24"/>
          <w:szCs w:val="24"/>
          <w:lang w:val="en-GB" w:eastAsia="en-GB"/>
        </w:rPr>
        <w:t xml:space="preserve">. Pola tersebut yang merupakan sebuah </w:t>
      </w:r>
      <w:r w:rsidRPr="00610384">
        <w:rPr>
          <w:i/>
          <w:sz w:val="24"/>
          <w:szCs w:val="24"/>
          <w:lang w:val="en-GB" w:eastAsia="en-GB"/>
        </w:rPr>
        <w:t>string</w:t>
      </w:r>
      <w:r w:rsidRPr="00610384">
        <w:rPr>
          <w:sz w:val="24"/>
          <w:szCs w:val="24"/>
          <w:lang w:val="en-GB" w:eastAsia="en-GB"/>
        </w:rPr>
        <w:t xml:space="preserve"> lalu akan dicocokkan dengan </w:t>
      </w:r>
      <w:r w:rsidRPr="00610384">
        <w:rPr>
          <w:i/>
          <w:sz w:val="24"/>
          <w:szCs w:val="24"/>
          <w:lang w:val="en-GB" w:eastAsia="en-GB"/>
        </w:rPr>
        <w:t>path</w:t>
      </w:r>
      <w:r w:rsidRPr="00610384">
        <w:rPr>
          <w:sz w:val="24"/>
          <w:szCs w:val="24"/>
          <w:lang w:val="en-GB" w:eastAsia="en-GB"/>
        </w:rPr>
        <w:t xml:space="preserve"> ke </w:t>
      </w:r>
      <w:r w:rsidRPr="00610384">
        <w:rPr>
          <w:i/>
          <w:sz w:val="24"/>
          <w:szCs w:val="24"/>
          <w:lang w:val="en-GB" w:eastAsia="en-GB"/>
        </w:rPr>
        <w:t>edge</w:t>
      </w:r>
      <w:r w:rsidRPr="00610384">
        <w:rPr>
          <w:sz w:val="24"/>
          <w:szCs w:val="24"/>
          <w:lang w:val="en-GB" w:eastAsia="en-GB"/>
        </w:rPr>
        <w:t xml:space="preserve"> pada </w:t>
      </w:r>
      <w:r w:rsidRPr="00610384">
        <w:rPr>
          <w:i/>
          <w:sz w:val="24"/>
          <w:szCs w:val="24"/>
          <w:lang w:val="en-GB" w:eastAsia="en-GB"/>
        </w:rPr>
        <w:t>tree</w:t>
      </w:r>
      <w:r w:rsidRPr="00610384">
        <w:rPr>
          <w:sz w:val="24"/>
          <w:szCs w:val="24"/>
          <w:lang w:val="en-GB" w:eastAsia="en-GB"/>
        </w:rPr>
        <w:t xml:space="preserve"> dimulai dari </w:t>
      </w:r>
      <w:r w:rsidRPr="00610384">
        <w:rPr>
          <w:i/>
          <w:sz w:val="24"/>
          <w:szCs w:val="24"/>
          <w:lang w:val="en-GB" w:eastAsia="en-GB"/>
        </w:rPr>
        <w:t>root</w:t>
      </w:r>
      <w:r w:rsidRPr="00610384">
        <w:rPr>
          <w:sz w:val="24"/>
          <w:szCs w:val="24"/>
          <w:lang w:val="en-GB" w:eastAsia="en-GB"/>
        </w:rPr>
        <w:t xml:space="preserve">-nya. Terdapat tiga kondisi yang terjadi pada saat substring matching. Kondisi pertama, apabila pola tidak cocok artinya pola tersebut tidak ada pada </w:t>
      </w:r>
      <w:r w:rsidRPr="00610384">
        <w:rPr>
          <w:i/>
          <w:sz w:val="24"/>
          <w:szCs w:val="24"/>
          <w:lang w:val="en-GB" w:eastAsia="en-GB"/>
        </w:rPr>
        <w:t>tree</w:t>
      </w:r>
      <w:r w:rsidRPr="00610384">
        <w:rPr>
          <w:sz w:val="24"/>
          <w:szCs w:val="24"/>
          <w:lang w:val="en-GB" w:eastAsia="en-GB"/>
        </w:rPr>
        <w:t xml:space="preserve">. Kondisi kedua, apabila kecocokannya cocok pada </w:t>
      </w:r>
      <w:r w:rsidRPr="00610384">
        <w:rPr>
          <w:i/>
          <w:sz w:val="24"/>
          <w:szCs w:val="24"/>
          <w:lang w:val="en-GB" w:eastAsia="en-GB"/>
        </w:rPr>
        <w:t>node</w:t>
      </w:r>
      <w:r w:rsidRPr="00610384">
        <w:rPr>
          <w:sz w:val="24"/>
          <w:szCs w:val="24"/>
          <w:lang w:val="en-GB" w:eastAsia="en-GB"/>
        </w:rPr>
        <w:t xml:space="preserve"> tertentu maka pola tersebut ada dan semua </w:t>
      </w:r>
      <w:r w:rsidRPr="00610384">
        <w:rPr>
          <w:i/>
          <w:sz w:val="24"/>
          <w:szCs w:val="24"/>
          <w:lang w:val="en-GB" w:eastAsia="en-GB"/>
        </w:rPr>
        <w:t>leaf</w:t>
      </w:r>
      <w:r w:rsidRPr="00610384">
        <w:rPr>
          <w:sz w:val="24"/>
          <w:szCs w:val="24"/>
          <w:lang w:val="en-GB" w:eastAsia="en-GB"/>
        </w:rPr>
        <w:t xml:space="preserve"> yang berbeda </w:t>
      </w:r>
      <w:r w:rsidRPr="00610384">
        <w:rPr>
          <w:i/>
          <w:sz w:val="24"/>
          <w:szCs w:val="24"/>
          <w:lang w:val="en-GB" w:eastAsia="en-GB"/>
        </w:rPr>
        <w:t>edge</w:t>
      </w:r>
      <w:r w:rsidRPr="00610384">
        <w:rPr>
          <w:sz w:val="24"/>
          <w:szCs w:val="24"/>
          <w:lang w:val="en-GB" w:eastAsia="en-GB"/>
        </w:rPr>
        <w:t xml:space="preserve"> merepresentasikan pola yang dicari. Kemudian kondisi terakhir, apabila kecocokannya cocok pada suatu </w:t>
      </w:r>
      <w:r w:rsidRPr="00610384">
        <w:rPr>
          <w:i/>
          <w:sz w:val="24"/>
          <w:szCs w:val="24"/>
          <w:lang w:val="en-GB" w:eastAsia="en-GB"/>
        </w:rPr>
        <w:t>edge</w:t>
      </w:r>
      <w:r w:rsidRPr="00610384">
        <w:rPr>
          <w:sz w:val="24"/>
          <w:szCs w:val="24"/>
          <w:lang w:val="en-GB" w:eastAsia="en-GB"/>
        </w:rPr>
        <w:t xml:space="preserve"> maka pola tersebut ada </w:t>
      </w:r>
      <w:r w:rsidRPr="00610384">
        <w:rPr>
          <w:i/>
          <w:sz w:val="24"/>
          <w:szCs w:val="24"/>
          <w:lang w:val="en-GB" w:eastAsia="en-GB"/>
        </w:rPr>
        <w:t>edge</w:t>
      </w:r>
      <w:r w:rsidRPr="00610384">
        <w:rPr>
          <w:sz w:val="24"/>
          <w:szCs w:val="24"/>
          <w:lang w:val="en-GB" w:eastAsia="en-GB"/>
        </w:rPr>
        <w:t xml:space="preserve"> yang telah ditemukan itu.</w:t>
      </w:r>
    </w:p>
    <w:p w14:paraId="47437A59" w14:textId="77777777" w:rsidR="00D1678F" w:rsidRDefault="007A382B">
      <w:pPr>
        <w:spacing w:after="160" w:line="259" w:lineRule="auto"/>
        <w:rPr>
          <w:i/>
          <w:sz w:val="24"/>
          <w:szCs w:val="24"/>
        </w:rPr>
        <w:sectPr w:rsidR="00D1678F" w:rsidSect="00F322E8">
          <w:headerReference w:type="first" r:id="rId62"/>
          <w:footerReference w:type="first" r:id="rId63"/>
          <w:type w:val="continuous"/>
          <w:pgSz w:w="11906" w:h="16838" w:code="9"/>
          <w:pgMar w:top="1701" w:right="1701" w:bottom="1701" w:left="2268" w:header="851" w:footer="1418" w:gutter="0"/>
          <w:cols w:space="708"/>
          <w:titlePg/>
          <w:docGrid w:linePitch="360"/>
        </w:sectPr>
      </w:pPr>
      <w:r w:rsidRPr="00610384">
        <w:rPr>
          <w:i/>
          <w:sz w:val="24"/>
          <w:szCs w:val="24"/>
        </w:rPr>
        <w:br w:type="page"/>
      </w:r>
    </w:p>
    <w:p w14:paraId="2014123A" w14:textId="24E79FC9" w:rsidR="007A382B" w:rsidRPr="00D54A55" w:rsidRDefault="00D54A55" w:rsidP="00FD414A">
      <w:pPr>
        <w:pStyle w:val="Heading1"/>
        <w:spacing w:line="360" w:lineRule="auto"/>
        <w:ind w:left="360" w:firstLine="180"/>
        <w:jc w:val="center"/>
        <w:rPr>
          <w:rFonts w:ascii="Times New Roman" w:hAnsi="Times New Roman"/>
          <w:b/>
          <w:color w:val="auto"/>
          <w:sz w:val="24"/>
          <w:szCs w:val="24"/>
        </w:rPr>
      </w:pPr>
      <w:bookmarkStart w:id="472" w:name="_Toc471761259"/>
      <w:bookmarkStart w:id="473" w:name="_Toc478758714"/>
      <w:bookmarkStart w:id="474" w:name="_Toc481435358"/>
      <w:bookmarkStart w:id="475" w:name="_Toc483228104"/>
      <w:bookmarkStart w:id="476" w:name="_Toc483306516"/>
      <w:bookmarkStart w:id="477" w:name="_Toc483318098"/>
      <w:bookmarkStart w:id="478" w:name="_Toc483842577"/>
      <w:bookmarkStart w:id="479" w:name="_Toc483985879"/>
      <w:bookmarkStart w:id="480" w:name="_Toc484016546"/>
      <w:bookmarkStart w:id="481" w:name="_Toc484780602"/>
      <w:r w:rsidRPr="00D54A55">
        <w:rPr>
          <w:rFonts w:ascii="Times New Roman" w:hAnsi="Times New Roman"/>
          <w:b/>
          <w:color w:val="auto"/>
          <w:sz w:val="24"/>
          <w:szCs w:val="24"/>
        </w:rPr>
        <w:lastRenderedPageBreak/>
        <w:br/>
      </w:r>
      <w:bookmarkStart w:id="482" w:name="_Toc522192788"/>
      <w:bookmarkEnd w:id="472"/>
      <w:r w:rsidRPr="00D54A55">
        <w:rPr>
          <w:rFonts w:ascii="Times New Roman" w:hAnsi="Times New Roman"/>
          <w:b/>
          <w:color w:val="auto"/>
          <w:sz w:val="24"/>
          <w:szCs w:val="24"/>
        </w:rPr>
        <w:t>RANCANGAN</w:t>
      </w:r>
      <w:bookmarkEnd w:id="473"/>
      <w:bookmarkEnd w:id="474"/>
      <w:bookmarkEnd w:id="475"/>
      <w:bookmarkEnd w:id="476"/>
      <w:bookmarkEnd w:id="477"/>
      <w:bookmarkEnd w:id="478"/>
      <w:bookmarkEnd w:id="479"/>
      <w:bookmarkEnd w:id="480"/>
      <w:bookmarkEnd w:id="481"/>
      <w:bookmarkEnd w:id="482"/>
    </w:p>
    <w:p w14:paraId="11012716" w14:textId="4B7CC049" w:rsidR="007A382B" w:rsidRPr="00610384" w:rsidRDefault="007A382B" w:rsidP="00C476B6">
      <w:pPr>
        <w:spacing w:before="240" w:after="240" w:line="360" w:lineRule="auto"/>
        <w:rPr>
          <w:sz w:val="24"/>
          <w:szCs w:val="24"/>
        </w:rPr>
      </w:pPr>
      <w:r w:rsidRPr="00610384">
        <w:rPr>
          <w:sz w:val="24"/>
          <w:szCs w:val="24"/>
        </w:rPr>
        <w:t xml:space="preserve">Pada bab ini dijelaskan proses perancangan yang dilakukan untuk pembangunan </w:t>
      </w:r>
      <w:r w:rsidRPr="00610384">
        <w:rPr>
          <w:i/>
          <w:iCs/>
          <w:sz w:val="24"/>
          <w:szCs w:val="24"/>
        </w:rPr>
        <w:t>debugger</w:t>
      </w:r>
      <w:r w:rsidRPr="00610384">
        <w:rPr>
          <w:sz w:val="24"/>
          <w:szCs w:val="24"/>
        </w:rPr>
        <w:t xml:space="preserve"> sebagai pendeteksi </w:t>
      </w:r>
      <w:r w:rsidRPr="00610384">
        <w:rPr>
          <w:i/>
          <w:iCs/>
          <w:sz w:val="24"/>
          <w:szCs w:val="24"/>
        </w:rPr>
        <w:t>malware</w:t>
      </w:r>
      <w:r w:rsidRPr="00610384">
        <w:rPr>
          <w:sz w:val="24"/>
          <w:szCs w:val="24"/>
        </w:rPr>
        <w:t xml:space="preserve"> menggunakan algoritma </w:t>
      </w:r>
      <w:r w:rsidRPr="00610384">
        <w:rPr>
          <w:i/>
          <w:iCs/>
          <w:sz w:val="24"/>
          <w:szCs w:val="24"/>
        </w:rPr>
        <w:t>memory scanning</w:t>
      </w:r>
      <w:r w:rsidRPr="00610384">
        <w:rPr>
          <w:sz w:val="24"/>
          <w:szCs w:val="24"/>
        </w:rPr>
        <w:t xml:space="preserve">. Adapun arsitektur </w:t>
      </w:r>
      <w:r w:rsidRPr="00610384">
        <w:rPr>
          <w:i/>
          <w:iCs/>
          <w:sz w:val="24"/>
          <w:szCs w:val="24"/>
        </w:rPr>
        <w:t>debugger</w:t>
      </w:r>
      <w:r w:rsidRPr="00610384">
        <w:rPr>
          <w:sz w:val="24"/>
          <w:szCs w:val="24"/>
        </w:rPr>
        <w:t xml:space="preserve"> yang akan dibangun dapat dilihat pada </w:t>
      </w:r>
      <w:r w:rsidRPr="00610384">
        <w:rPr>
          <w:sz w:val="24"/>
          <w:szCs w:val="24"/>
        </w:rPr>
        <w:fldChar w:fldCharType="begin"/>
      </w:r>
      <w:r w:rsidRPr="00610384">
        <w:rPr>
          <w:sz w:val="24"/>
          <w:szCs w:val="24"/>
        </w:rPr>
        <w:instrText xml:space="preserve"> REF _Ref519685189 \h  \* MERGEFORMAT </w:instrText>
      </w:r>
      <w:r w:rsidRPr="00610384">
        <w:rPr>
          <w:sz w:val="24"/>
          <w:szCs w:val="24"/>
        </w:rPr>
      </w:r>
      <w:r w:rsidRPr="00610384">
        <w:rPr>
          <w:sz w:val="24"/>
          <w:szCs w:val="24"/>
        </w:rPr>
        <w:fldChar w:fldCharType="separate"/>
      </w:r>
      <w:r w:rsidR="00EC7493" w:rsidRPr="00EC7493">
        <w:rPr>
          <w:sz w:val="24"/>
          <w:szCs w:val="24"/>
        </w:rPr>
        <w:t xml:space="preserve">Gambar </w:t>
      </w:r>
      <w:r w:rsidR="00EC7493" w:rsidRPr="00EC7493">
        <w:rPr>
          <w:noProof/>
          <w:sz w:val="24"/>
          <w:szCs w:val="24"/>
        </w:rPr>
        <w:t>4.1</w:t>
      </w:r>
      <w:r w:rsidRPr="00610384">
        <w:rPr>
          <w:sz w:val="24"/>
          <w:szCs w:val="24"/>
        </w:rPr>
        <w:fldChar w:fldCharType="end"/>
      </w:r>
      <w:r w:rsidRPr="00610384">
        <w:rPr>
          <w:sz w:val="24"/>
          <w:szCs w:val="24"/>
        </w:rPr>
        <w:t>.</w:t>
      </w:r>
    </w:p>
    <w:p w14:paraId="74453AB9" w14:textId="5A7EF9DA" w:rsidR="007A382B" w:rsidRPr="00610384" w:rsidRDefault="000128DA" w:rsidP="007A382B">
      <w:pPr>
        <w:keepNext/>
        <w:spacing w:line="360" w:lineRule="auto"/>
        <w:jc w:val="center"/>
        <w:rPr>
          <w:sz w:val="24"/>
          <w:szCs w:val="24"/>
        </w:rPr>
      </w:pPr>
      <w:r w:rsidRPr="00610384">
        <w:rPr>
          <w:noProof/>
          <w:sz w:val="24"/>
          <w:szCs w:val="24"/>
        </w:rPr>
        <w:drawing>
          <wp:inline distT="0" distB="0" distL="0" distR="0" wp14:anchorId="5443F6A9" wp14:editId="062EBAA1">
            <wp:extent cx="2062716" cy="2820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97081" cy="2867556"/>
                    </a:xfrm>
                    <a:prstGeom prst="rect">
                      <a:avLst/>
                    </a:prstGeom>
                  </pic:spPr>
                </pic:pic>
              </a:graphicData>
            </a:graphic>
          </wp:inline>
        </w:drawing>
      </w:r>
    </w:p>
    <w:p w14:paraId="1EEAD334" w14:textId="4F0A2482" w:rsidR="007A382B" w:rsidRPr="00E93B77" w:rsidRDefault="007A382B" w:rsidP="000759F4">
      <w:pPr>
        <w:pStyle w:val="Caption"/>
        <w:jc w:val="center"/>
        <w:rPr>
          <w:b/>
          <w:bCs/>
          <w:i w:val="0"/>
          <w:color w:val="auto"/>
          <w:sz w:val="20"/>
          <w:szCs w:val="20"/>
        </w:rPr>
      </w:pPr>
      <w:bookmarkStart w:id="483" w:name="_Ref519685189"/>
      <w:bookmarkStart w:id="484" w:name="_Toc519843451"/>
      <w:bookmarkStart w:id="485" w:name="_Toc519869756"/>
      <w:bookmarkStart w:id="486" w:name="_Toc522079708"/>
      <w:r w:rsidRPr="00E93B77">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4</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1</w:t>
      </w:r>
      <w:r w:rsidR="00517711">
        <w:rPr>
          <w:b/>
          <w:i w:val="0"/>
          <w:color w:val="auto"/>
          <w:sz w:val="20"/>
          <w:szCs w:val="20"/>
        </w:rPr>
        <w:fldChar w:fldCharType="end"/>
      </w:r>
      <w:bookmarkEnd w:id="483"/>
      <w:r w:rsidRPr="00E93B77">
        <w:rPr>
          <w:b/>
          <w:i w:val="0"/>
          <w:color w:val="auto"/>
          <w:sz w:val="20"/>
          <w:szCs w:val="20"/>
        </w:rPr>
        <w:t xml:space="preserve"> Arsitektur Sistem</w:t>
      </w:r>
      <w:bookmarkEnd w:id="484"/>
      <w:bookmarkEnd w:id="485"/>
      <w:bookmarkEnd w:id="486"/>
    </w:p>
    <w:p w14:paraId="31B53F71" w14:textId="42E7B1E5" w:rsidR="007A382B" w:rsidRPr="00610384" w:rsidRDefault="00152873" w:rsidP="007A382B">
      <w:pPr>
        <w:pStyle w:val="BodyText1"/>
        <w:spacing w:before="240" w:line="360" w:lineRule="auto"/>
        <w:jc w:val="both"/>
        <w:rPr>
          <w:rFonts w:ascii="Times New Roman" w:eastAsia="Times New Roman" w:hAnsi="Times New Roman" w:cs="Times New Roman"/>
          <w:szCs w:val="24"/>
        </w:rPr>
      </w:pPr>
      <w:r w:rsidRPr="00610384">
        <w:rPr>
          <w:rFonts w:ascii="Times New Roman" w:eastAsia="Times New Roman" w:hAnsi="Times New Roman" w:cs="Times New Roman"/>
          <w:szCs w:val="24"/>
        </w:rPr>
        <w:t>Arsitektur</w:t>
      </w:r>
      <w:r w:rsidR="007A382B" w:rsidRPr="00610384">
        <w:rPr>
          <w:rFonts w:ascii="Times New Roman" w:eastAsia="Times New Roman" w:hAnsi="Times New Roman" w:cs="Times New Roman"/>
          <w:szCs w:val="24"/>
        </w:rPr>
        <w:t xml:space="preserve"> sistem yang akan dibangun dalam </w:t>
      </w:r>
      <w:r w:rsidR="007A382B" w:rsidRPr="00610384">
        <w:rPr>
          <w:rFonts w:ascii="Times New Roman" w:eastAsia="Times New Roman" w:hAnsi="Times New Roman" w:cs="Times New Roman"/>
          <w:szCs w:val="24"/>
          <w:shd w:val="clear" w:color="auto" w:fill="FDFDFD"/>
        </w:rPr>
        <w:t xml:space="preserve">pengerjaan Tugas Akhir ini </w:t>
      </w:r>
      <w:r w:rsidR="007A382B" w:rsidRPr="00610384">
        <w:rPr>
          <w:rFonts w:ascii="Times New Roman" w:eastAsia="Times New Roman" w:hAnsi="Times New Roman" w:cs="Times New Roman"/>
          <w:szCs w:val="24"/>
        </w:rPr>
        <w:t xml:space="preserve">adalah </w:t>
      </w:r>
      <w:r w:rsidR="007A382B" w:rsidRPr="00610384">
        <w:rPr>
          <w:rFonts w:ascii="Times New Roman" w:eastAsia="Times New Roman" w:hAnsi="Times New Roman" w:cs="Times New Roman"/>
          <w:i/>
          <w:szCs w:val="24"/>
        </w:rPr>
        <w:t>custom debugger</w:t>
      </w:r>
      <w:r w:rsidR="007A382B" w:rsidRPr="00610384">
        <w:rPr>
          <w:rFonts w:ascii="Times New Roman" w:eastAsia="Times New Roman" w:hAnsi="Times New Roman" w:cs="Times New Roman"/>
          <w:szCs w:val="24"/>
        </w:rPr>
        <w:t xml:space="preserve"> yang mengimplementasikan algoritma </w:t>
      </w:r>
      <w:r w:rsidR="007A382B" w:rsidRPr="00610384">
        <w:rPr>
          <w:rFonts w:ascii="Times New Roman" w:eastAsia="Times New Roman" w:hAnsi="Times New Roman" w:cs="Times New Roman"/>
          <w:i/>
          <w:szCs w:val="24"/>
        </w:rPr>
        <w:t>memory scanning</w:t>
      </w:r>
      <w:r w:rsidR="007A382B" w:rsidRPr="00610384">
        <w:rPr>
          <w:rFonts w:ascii="Times New Roman" w:eastAsia="Times New Roman" w:hAnsi="Times New Roman" w:cs="Times New Roman"/>
          <w:szCs w:val="24"/>
        </w:rPr>
        <w:t xml:space="preserve">. Oleh karena itu, sistem membutuhkan alokasi </w:t>
      </w:r>
      <w:r w:rsidR="007A382B" w:rsidRPr="00610384">
        <w:rPr>
          <w:rFonts w:ascii="Times New Roman" w:eastAsia="Times New Roman" w:hAnsi="Times New Roman" w:cs="Times New Roman"/>
          <w:i/>
          <w:szCs w:val="24"/>
        </w:rPr>
        <w:t>resource</w:t>
      </w:r>
      <w:r w:rsidR="007A382B" w:rsidRPr="00610384">
        <w:rPr>
          <w:rFonts w:ascii="Times New Roman" w:eastAsia="Times New Roman" w:hAnsi="Times New Roman" w:cs="Times New Roman"/>
          <w:szCs w:val="24"/>
        </w:rPr>
        <w:t xml:space="preserve"> memori dari </w:t>
      </w:r>
      <w:r w:rsidR="007A382B" w:rsidRPr="00610384">
        <w:rPr>
          <w:rFonts w:ascii="Times New Roman" w:eastAsia="Times New Roman" w:hAnsi="Times New Roman" w:cs="Times New Roman"/>
          <w:i/>
          <w:szCs w:val="24"/>
        </w:rPr>
        <w:t>processor</w:t>
      </w:r>
      <w:r w:rsidR="007A382B" w:rsidRPr="00610384">
        <w:rPr>
          <w:rFonts w:ascii="Times New Roman" w:eastAsia="Times New Roman" w:hAnsi="Times New Roman" w:cs="Times New Roman"/>
          <w:szCs w:val="24"/>
        </w:rPr>
        <w:t xml:space="preserve"> dan memori Win32 API komputer yang digunakan pada proses </w:t>
      </w:r>
      <w:r w:rsidR="007A382B" w:rsidRPr="00610384">
        <w:rPr>
          <w:rFonts w:ascii="Times New Roman" w:eastAsia="Times New Roman" w:hAnsi="Times New Roman" w:cs="Times New Roman"/>
          <w:i/>
          <w:szCs w:val="24"/>
        </w:rPr>
        <w:t>memory scanning</w:t>
      </w:r>
      <w:r w:rsidR="007A382B" w:rsidRPr="00610384">
        <w:rPr>
          <w:rFonts w:ascii="Times New Roman" w:eastAsia="Times New Roman" w:hAnsi="Times New Roman" w:cs="Times New Roman"/>
          <w:szCs w:val="24"/>
        </w:rPr>
        <w:t xml:space="preserve">. </w:t>
      </w:r>
      <w:r w:rsidR="007A382B" w:rsidRPr="00610384">
        <w:rPr>
          <w:rFonts w:ascii="Times New Roman" w:eastAsia="Times New Roman" w:hAnsi="Times New Roman" w:cs="Times New Roman"/>
          <w:i/>
          <w:iCs/>
          <w:szCs w:val="24"/>
          <w:shd w:val="clear" w:color="auto" w:fill="FDFDFD"/>
        </w:rPr>
        <w:t>Custom debugger</w:t>
      </w:r>
      <w:r w:rsidR="007A382B" w:rsidRPr="00610384">
        <w:rPr>
          <w:rFonts w:ascii="Times New Roman" w:eastAsia="Times New Roman" w:hAnsi="Times New Roman" w:cs="Times New Roman"/>
          <w:szCs w:val="24"/>
          <w:shd w:val="clear" w:color="auto" w:fill="FDFDFD"/>
        </w:rPr>
        <w:t xml:space="preserve"> ini akan dijalankan diatas </w:t>
      </w:r>
      <w:r w:rsidR="007A382B" w:rsidRPr="00610384">
        <w:rPr>
          <w:rFonts w:ascii="Times New Roman" w:eastAsia="Times New Roman" w:hAnsi="Times New Roman" w:cs="Times New Roman"/>
          <w:i/>
          <w:iCs/>
          <w:szCs w:val="24"/>
          <w:shd w:val="clear" w:color="auto" w:fill="FDFDFD"/>
        </w:rPr>
        <w:t>virtual box.</w:t>
      </w:r>
      <w:r w:rsidR="000128DA" w:rsidRPr="00610384">
        <w:rPr>
          <w:rFonts w:ascii="Times New Roman" w:eastAsia="Times New Roman" w:hAnsi="Times New Roman" w:cs="Times New Roman"/>
          <w:i/>
          <w:iCs/>
          <w:szCs w:val="24"/>
          <w:shd w:val="clear" w:color="auto" w:fill="FDFDFD"/>
        </w:rPr>
        <w:t xml:space="preserve"> </w:t>
      </w:r>
      <w:r w:rsidR="000128DA" w:rsidRPr="00610384">
        <w:rPr>
          <w:rFonts w:ascii="Times New Roman" w:eastAsia="Times New Roman" w:hAnsi="Times New Roman" w:cs="Times New Roman"/>
          <w:iCs/>
          <w:szCs w:val="24"/>
          <w:shd w:val="clear" w:color="auto" w:fill="FDFDFD"/>
        </w:rPr>
        <w:t xml:space="preserve">Pada </w:t>
      </w:r>
      <w:r w:rsidR="000128DA" w:rsidRPr="00E96298">
        <w:rPr>
          <w:rFonts w:ascii="Times New Roman" w:eastAsia="Times New Roman" w:hAnsi="Times New Roman" w:cs="Times New Roman"/>
          <w:i/>
          <w:iCs/>
          <w:szCs w:val="24"/>
          <w:shd w:val="clear" w:color="auto" w:fill="FDFDFD"/>
        </w:rPr>
        <w:t>custom debugger</w:t>
      </w:r>
      <w:r w:rsidR="000128DA" w:rsidRPr="00610384">
        <w:rPr>
          <w:rFonts w:ascii="Times New Roman" w:eastAsia="Times New Roman" w:hAnsi="Times New Roman" w:cs="Times New Roman"/>
          <w:iCs/>
          <w:szCs w:val="24"/>
          <w:shd w:val="clear" w:color="auto" w:fill="FDFDFD"/>
        </w:rPr>
        <w:t xml:space="preserve"> ditambahkan algoritma yang digunakan untuk pengambilan memor</w:t>
      </w:r>
      <w:r w:rsidR="00E96298">
        <w:rPr>
          <w:rFonts w:ascii="Times New Roman" w:eastAsia="Times New Roman" w:hAnsi="Times New Roman" w:cs="Times New Roman"/>
          <w:iCs/>
          <w:szCs w:val="24"/>
          <w:shd w:val="clear" w:color="auto" w:fill="FDFDFD"/>
        </w:rPr>
        <w:t>i</w:t>
      </w:r>
      <w:r w:rsidR="000128DA" w:rsidRPr="00610384">
        <w:rPr>
          <w:rFonts w:ascii="Times New Roman" w:eastAsia="Times New Roman" w:hAnsi="Times New Roman" w:cs="Times New Roman"/>
          <w:iCs/>
          <w:szCs w:val="24"/>
          <w:shd w:val="clear" w:color="auto" w:fill="FDFDFD"/>
        </w:rPr>
        <w:t xml:space="preserve"> (</w:t>
      </w:r>
      <w:r w:rsidR="000128DA" w:rsidRPr="00610384">
        <w:rPr>
          <w:rFonts w:ascii="Times New Roman" w:eastAsia="Times New Roman" w:hAnsi="Times New Roman" w:cs="Times New Roman"/>
          <w:i/>
          <w:iCs/>
          <w:szCs w:val="24"/>
          <w:shd w:val="clear" w:color="auto" w:fill="FDFDFD"/>
        </w:rPr>
        <w:t>snapshot memory</w:t>
      </w:r>
      <w:r w:rsidR="000128DA" w:rsidRPr="00610384">
        <w:rPr>
          <w:rFonts w:ascii="Times New Roman" w:eastAsia="Times New Roman" w:hAnsi="Times New Roman" w:cs="Times New Roman"/>
          <w:iCs/>
          <w:szCs w:val="24"/>
          <w:shd w:val="clear" w:color="auto" w:fill="FDFDFD"/>
        </w:rPr>
        <w:t>).</w:t>
      </w:r>
      <w:r w:rsidR="007A382B" w:rsidRPr="00610384">
        <w:rPr>
          <w:rFonts w:ascii="Times New Roman" w:eastAsia="Times New Roman" w:hAnsi="Times New Roman" w:cs="Times New Roman"/>
          <w:i/>
          <w:iCs/>
          <w:szCs w:val="24"/>
          <w:shd w:val="clear" w:color="auto" w:fill="FDFDFD"/>
        </w:rPr>
        <w:t xml:space="preserve"> </w:t>
      </w:r>
      <w:r w:rsidR="000128DA" w:rsidRPr="00610384">
        <w:rPr>
          <w:rFonts w:ascii="Times New Roman" w:eastAsia="Times New Roman" w:hAnsi="Times New Roman" w:cs="Times New Roman"/>
          <w:iCs/>
          <w:szCs w:val="24"/>
          <w:shd w:val="clear" w:color="auto" w:fill="FDFDFD"/>
        </w:rPr>
        <w:t xml:space="preserve">Selanjutnya </w:t>
      </w:r>
      <w:r w:rsidR="000128DA" w:rsidRPr="00610384">
        <w:rPr>
          <w:rFonts w:ascii="Times New Roman" w:eastAsia="Times New Roman" w:hAnsi="Times New Roman" w:cs="Times New Roman"/>
          <w:szCs w:val="24"/>
          <w:shd w:val="clear" w:color="auto" w:fill="FDFDFD"/>
        </w:rPr>
        <w:t>a</w:t>
      </w:r>
      <w:r w:rsidR="007A382B" w:rsidRPr="00610384">
        <w:rPr>
          <w:rFonts w:ascii="Times New Roman" w:eastAsia="Times New Roman" w:hAnsi="Times New Roman" w:cs="Times New Roman"/>
          <w:szCs w:val="24"/>
          <w:shd w:val="clear" w:color="auto" w:fill="FDFDFD"/>
        </w:rPr>
        <w:t xml:space="preserve">lgoritma </w:t>
      </w:r>
      <w:r w:rsidR="007A382B" w:rsidRPr="00610384">
        <w:rPr>
          <w:rFonts w:ascii="Times New Roman" w:eastAsia="Times New Roman" w:hAnsi="Times New Roman" w:cs="Times New Roman"/>
          <w:i/>
          <w:szCs w:val="24"/>
          <w:shd w:val="clear" w:color="auto" w:fill="FDFDFD"/>
        </w:rPr>
        <w:t>memory scanning</w:t>
      </w:r>
      <w:r w:rsidR="007A382B" w:rsidRPr="00610384">
        <w:rPr>
          <w:rFonts w:ascii="Times New Roman" w:eastAsia="Times New Roman" w:hAnsi="Times New Roman" w:cs="Times New Roman"/>
          <w:szCs w:val="24"/>
          <w:shd w:val="clear" w:color="auto" w:fill="FDFDFD"/>
        </w:rPr>
        <w:t xml:space="preserve"> akan mendapatkan </w:t>
      </w:r>
      <w:r w:rsidR="007A382B" w:rsidRPr="00610384">
        <w:rPr>
          <w:rFonts w:ascii="Times New Roman" w:eastAsia="Times New Roman" w:hAnsi="Times New Roman" w:cs="Times New Roman"/>
          <w:i/>
          <w:iCs/>
          <w:szCs w:val="24"/>
          <w:shd w:val="clear" w:color="auto" w:fill="FDFDFD"/>
        </w:rPr>
        <w:t>text section</w:t>
      </w:r>
      <w:r w:rsidR="007A382B" w:rsidRPr="00610384">
        <w:rPr>
          <w:rFonts w:ascii="Times New Roman" w:eastAsia="Times New Roman" w:hAnsi="Times New Roman" w:cs="Times New Roman"/>
          <w:szCs w:val="24"/>
          <w:shd w:val="clear" w:color="auto" w:fill="FDFDFD"/>
        </w:rPr>
        <w:t xml:space="preserve"> dari </w:t>
      </w:r>
      <w:r w:rsidR="007A382B" w:rsidRPr="00610384">
        <w:rPr>
          <w:rFonts w:ascii="Times New Roman" w:eastAsia="Times New Roman" w:hAnsi="Times New Roman" w:cs="Times New Roman"/>
          <w:i/>
          <w:iCs/>
          <w:szCs w:val="24"/>
          <w:shd w:val="clear" w:color="auto" w:fill="FDFDFD"/>
        </w:rPr>
        <w:t>file executable</w:t>
      </w:r>
      <w:r w:rsidR="007A382B" w:rsidRPr="00610384">
        <w:rPr>
          <w:rFonts w:ascii="Times New Roman" w:eastAsia="Times New Roman" w:hAnsi="Times New Roman" w:cs="Times New Roman"/>
          <w:szCs w:val="24"/>
          <w:shd w:val="clear" w:color="auto" w:fill="FDFDFD"/>
        </w:rPr>
        <w:t xml:space="preserve"> yang diduga mengandung </w:t>
      </w:r>
      <w:r w:rsidR="007A382B" w:rsidRPr="00610384">
        <w:rPr>
          <w:rFonts w:ascii="Times New Roman" w:eastAsia="Times New Roman" w:hAnsi="Times New Roman" w:cs="Times New Roman"/>
          <w:i/>
          <w:iCs/>
          <w:szCs w:val="24"/>
          <w:shd w:val="clear" w:color="auto" w:fill="FDFDFD"/>
        </w:rPr>
        <w:t>malware</w:t>
      </w:r>
      <w:r w:rsidR="007A382B" w:rsidRPr="00610384">
        <w:rPr>
          <w:rFonts w:ascii="Times New Roman" w:eastAsia="Times New Roman" w:hAnsi="Times New Roman" w:cs="Times New Roman"/>
          <w:szCs w:val="24"/>
          <w:shd w:val="clear" w:color="auto" w:fill="FDFDFD"/>
        </w:rPr>
        <w:t xml:space="preserve">. </w:t>
      </w:r>
      <w:r w:rsidR="007A382B" w:rsidRPr="00610384">
        <w:rPr>
          <w:rFonts w:ascii="Times New Roman" w:eastAsia="Times New Roman" w:hAnsi="Times New Roman" w:cs="Times New Roman"/>
          <w:i/>
          <w:iCs/>
          <w:szCs w:val="24"/>
          <w:shd w:val="clear" w:color="auto" w:fill="FDFDFD"/>
        </w:rPr>
        <w:t>Detector</w:t>
      </w:r>
      <w:r w:rsidR="007A382B" w:rsidRPr="00610384">
        <w:rPr>
          <w:rFonts w:ascii="Times New Roman" w:eastAsia="Times New Roman" w:hAnsi="Times New Roman" w:cs="Times New Roman"/>
          <w:szCs w:val="24"/>
          <w:shd w:val="clear" w:color="auto" w:fill="FDFDFD"/>
        </w:rPr>
        <w:t xml:space="preserve"> digunakan untuk memeriksa </w:t>
      </w:r>
      <w:r w:rsidR="007A382B" w:rsidRPr="00610384">
        <w:rPr>
          <w:rFonts w:ascii="Times New Roman" w:eastAsia="Times New Roman" w:hAnsi="Times New Roman" w:cs="Times New Roman"/>
          <w:i/>
          <w:iCs/>
          <w:szCs w:val="24"/>
          <w:shd w:val="clear" w:color="auto" w:fill="FDFDFD"/>
        </w:rPr>
        <w:t>file executable</w:t>
      </w:r>
      <w:r w:rsidR="007A382B" w:rsidRPr="00610384">
        <w:rPr>
          <w:rFonts w:ascii="Times New Roman" w:eastAsia="Times New Roman" w:hAnsi="Times New Roman" w:cs="Times New Roman"/>
          <w:szCs w:val="24"/>
          <w:shd w:val="clear" w:color="auto" w:fill="FDFDFD"/>
        </w:rPr>
        <w:t xml:space="preserve"> merupakan </w:t>
      </w:r>
      <w:r w:rsidR="007A382B" w:rsidRPr="00610384">
        <w:rPr>
          <w:rFonts w:ascii="Times New Roman" w:eastAsia="Times New Roman" w:hAnsi="Times New Roman" w:cs="Times New Roman"/>
          <w:i/>
          <w:iCs/>
          <w:szCs w:val="24"/>
          <w:shd w:val="clear" w:color="auto" w:fill="FDFDFD"/>
        </w:rPr>
        <w:t>malware</w:t>
      </w:r>
      <w:r w:rsidR="007A382B" w:rsidRPr="00610384">
        <w:rPr>
          <w:rFonts w:ascii="Times New Roman" w:eastAsia="Times New Roman" w:hAnsi="Times New Roman" w:cs="Times New Roman"/>
          <w:szCs w:val="24"/>
          <w:shd w:val="clear" w:color="auto" w:fill="FDFDFD"/>
        </w:rPr>
        <w:t xml:space="preserve"> atau tidak dapat disimpulkan </w:t>
      </w:r>
      <w:r w:rsidR="007A382B" w:rsidRPr="00610384">
        <w:rPr>
          <w:rFonts w:ascii="Times New Roman" w:eastAsia="Times New Roman" w:hAnsi="Times New Roman" w:cs="Times New Roman"/>
          <w:i/>
          <w:iCs/>
          <w:szCs w:val="24"/>
          <w:shd w:val="clear" w:color="auto" w:fill="FDFDFD"/>
        </w:rPr>
        <w:t>malware</w:t>
      </w:r>
      <w:r w:rsidR="007A382B" w:rsidRPr="00610384">
        <w:rPr>
          <w:rFonts w:ascii="Times New Roman" w:eastAsia="Times New Roman" w:hAnsi="Times New Roman" w:cs="Times New Roman"/>
          <w:szCs w:val="24"/>
          <w:shd w:val="clear" w:color="auto" w:fill="FDFDFD"/>
        </w:rPr>
        <w:t xml:space="preserve">. </w:t>
      </w:r>
      <w:r w:rsidR="007A382B" w:rsidRPr="00610384">
        <w:rPr>
          <w:rFonts w:ascii="Times New Roman" w:eastAsia="Times New Roman" w:hAnsi="Times New Roman" w:cs="Times New Roman"/>
          <w:i/>
          <w:iCs/>
          <w:szCs w:val="24"/>
          <w:shd w:val="clear" w:color="auto" w:fill="FDFDFD"/>
        </w:rPr>
        <w:t>Detector</w:t>
      </w:r>
      <w:r w:rsidR="007A382B" w:rsidRPr="00610384">
        <w:rPr>
          <w:rFonts w:ascii="Times New Roman" w:eastAsia="Times New Roman" w:hAnsi="Times New Roman" w:cs="Times New Roman"/>
          <w:szCs w:val="24"/>
          <w:shd w:val="clear" w:color="auto" w:fill="FDFDFD"/>
        </w:rPr>
        <w:t xml:space="preserve"> pada sistem ini akan mengimplementasikan algoritma </w:t>
      </w:r>
      <w:r w:rsidR="007A382B" w:rsidRPr="00610384">
        <w:rPr>
          <w:rFonts w:ascii="Times New Roman" w:eastAsia="Times New Roman" w:hAnsi="Times New Roman" w:cs="Times New Roman"/>
          <w:i/>
          <w:iCs/>
          <w:szCs w:val="24"/>
          <w:shd w:val="clear" w:color="auto" w:fill="FDFDFD"/>
        </w:rPr>
        <w:t>string matching</w:t>
      </w:r>
      <w:r w:rsidR="007A382B" w:rsidRPr="00610384">
        <w:rPr>
          <w:rFonts w:ascii="Times New Roman" w:eastAsia="Times New Roman" w:hAnsi="Times New Roman" w:cs="Times New Roman"/>
          <w:szCs w:val="24"/>
          <w:shd w:val="clear" w:color="auto" w:fill="FDFDFD"/>
        </w:rPr>
        <w:t xml:space="preserve"> yang mampu membandingkan </w:t>
      </w:r>
      <w:r w:rsidR="007A382B" w:rsidRPr="00610384">
        <w:rPr>
          <w:rFonts w:ascii="Times New Roman" w:eastAsia="Times New Roman" w:hAnsi="Times New Roman" w:cs="Times New Roman"/>
          <w:i/>
          <w:iCs/>
          <w:szCs w:val="24"/>
          <w:shd w:val="clear" w:color="auto" w:fill="FDFDFD"/>
        </w:rPr>
        <w:t>signature malware</w:t>
      </w:r>
      <w:r w:rsidR="007A382B" w:rsidRPr="00610384">
        <w:rPr>
          <w:rFonts w:ascii="Times New Roman" w:eastAsia="Times New Roman" w:hAnsi="Times New Roman" w:cs="Times New Roman"/>
          <w:szCs w:val="24"/>
          <w:shd w:val="clear" w:color="auto" w:fill="FDFDFD"/>
        </w:rPr>
        <w:t xml:space="preserve"> yang berada di </w:t>
      </w:r>
      <w:r w:rsidR="007A382B" w:rsidRPr="00610384">
        <w:rPr>
          <w:rFonts w:ascii="Times New Roman" w:eastAsia="Times New Roman" w:hAnsi="Times New Roman" w:cs="Times New Roman"/>
          <w:i/>
          <w:iCs/>
          <w:szCs w:val="24"/>
          <w:shd w:val="clear" w:color="auto" w:fill="FDFDFD"/>
        </w:rPr>
        <w:t>text section</w:t>
      </w:r>
      <w:r w:rsidR="007A382B" w:rsidRPr="00610384">
        <w:rPr>
          <w:rFonts w:ascii="Times New Roman" w:eastAsia="Times New Roman" w:hAnsi="Times New Roman" w:cs="Times New Roman"/>
          <w:szCs w:val="24"/>
          <w:shd w:val="clear" w:color="auto" w:fill="FDFDFD"/>
        </w:rPr>
        <w:t xml:space="preserve"> dengan </w:t>
      </w:r>
      <w:r w:rsidR="007A382B" w:rsidRPr="00610384">
        <w:rPr>
          <w:rFonts w:ascii="Times New Roman" w:eastAsia="Times New Roman" w:hAnsi="Times New Roman" w:cs="Times New Roman"/>
          <w:i/>
          <w:iCs/>
          <w:szCs w:val="24"/>
          <w:shd w:val="clear" w:color="auto" w:fill="FDFDFD"/>
        </w:rPr>
        <w:t>signature</w:t>
      </w:r>
      <w:r w:rsidR="007A382B" w:rsidRPr="00610384">
        <w:rPr>
          <w:rFonts w:ascii="Times New Roman" w:eastAsia="Times New Roman" w:hAnsi="Times New Roman" w:cs="Times New Roman"/>
          <w:szCs w:val="24"/>
          <w:shd w:val="clear" w:color="auto" w:fill="FDFDFD"/>
        </w:rPr>
        <w:t xml:space="preserve"> </w:t>
      </w:r>
      <w:r w:rsidR="007A382B" w:rsidRPr="00610384">
        <w:rPr>
          <w:rFonts w:ascii="Times New Roman" w:eastAsia="Times New Roman" w:hAnsi="Times New Roman" w:cs="Times New Roman"/>
          <w:i/>
          <w:iCs/>
          <w:szCs w:val="24"/>
          <w:shd w:val="clear" w:color="auto" w:fill="FDFDFD"/>
        </w:rPr>
        <w:t>malware</w:t>
      </w:r>
      <w:r w:rsidR="007A382B" w:rsidRPr="00610384">
        <w:rPr>
          <w:rFonts w:ascii="Times New Roman" w:eastAsia="Times New Roman" w:hAnsi="Times New Roman" w:cs="Times New Roman"/>
          <w:szCs w:val="24"/>
          <w:shd w:val="clear" w:color="auto" w:fill="FDFDFD"/>
        </w:rPr>
        <w:t xml:space="preserve"> pada </w:t>
      </w:r>
      <w:r w:rsidR="007A382B" w:rsidRPr="00610384">
        <w:rPr>
          <w:rFonts w:ascii="Times New Roman" w:eastAsia="Times New Roman" w:hAnsi="Times New Roman" w:cs="Times New Roman"/>
          <w:i/>
          <w:iCs/>
          <w:szCs w:val="24"/>
          <w:shd w:val="clear" w:color="auto" w:fill="FDFDFD"/>
        </w:rPr>
        <w:t>library</w:t>
      </w:r>
      <w:r w:rsidR="007A382B" w:rsidRPr="00610384">
        <w:rPr>
          <w:rFonts w:ascii="Times New Roman" w:eastAsia="Times New Roman" w:hAnsi="Times New Roman" w:cs="Times New Roman"/>
          <w:szCs w:val="24"/>
          <w:shd w:val="clear" w:color="auto" w:fill="FDFDFD"/>
        </w:rPr>
        <w:t xml:space="preserve"> berisi </w:t>
      </w:r>
      <w:r w:rsidR="007A382B" w:rsidRPr="00610384">
        <w:rPr>
          <w:rFonts w:ascii="Times New Roman" w:eastAsia="Times New Roman" w:hAnsi="Times New Roman" w:cs="Times New Roman"/>
          <w:i/>
          <w:iCs/>
          <w:szCs w:val="24"/>
          <w:shd w:val="clear" w:color="auto" w:fill="FDFDFD"/>
        </w:rPr>
        <w:t>malware</w:t>
      </w:r>
      <w:r w:rsidR="007A382B" w:rsidRPr="00610384">
        <w:rPr>
          <w:rFonts w:ascii="Times New Roman" w:eastAsia="Times New Roman" w:hAnsi="Times New Roman" w:cs="Times New Roman"/>
          <w:szCs w:val="24"/>
          <w:shd w:val="clear" w:color="auto" w:fill="FDFDFD"/>
        </w:rPr>
        <w:t xml:space="preserve">. Jika </w:t>
      </w:r>
      <w:r w:rsidR="007A382B" w:rsidRPr="00610384">
        <w:rPr>
          <w:rFonts w:ascii="Times New Roman" w:eastAsia="Times New Roman" w:hAnsi="Times New Roman" w:cs="Times New Roman"/>
          <w:i/>
          <w:iCs/>
          <w:szCs w:val="24"/>
          <w:shd w:val="clear" w:color="auto" w:fill="FDFDFD"/>
        </w:rPr>
        <w:t>signature</w:t>
      </w:r>
      <w:r w:rsidR="007A382B" w:rsidRPr="00610384">
        <w:rPr>
          <w:rFonts w:ascii="Times New Roman" w:eastAsia="Times New Roman" w:hAnsi="Times New Roman" w:cs="Times New Roman"/>
          <w:szCs w:val="24"/>
          <w:shd w:val="clear" w:color="auto" w:fill="FDFDFD"/>
        </w:rPr>
        <w:t xml:space="preserve"> sama maka </w:t>
      </w:r>
      <w:r w:rsidR="007A382B" w:rsidRPr="00610384">
        <w:rPr>
          <w:rFonts w:ascii="Times New Roman" w:eastAsia="Times New Roman" w:hAnsi="Times New Roman" w:cs="Times New Roman"/>
          <w:i/>
          <w:iCs/>
          <w:szCs w:val="24"/>
          <w:shd w:val="clear" w:color="auto" w:fill="FDFDFD"/>
        </w:rPr>
        <w:t>file executable</w:t>
      </w:r>
      <w:r w:rsidR="007A382B" w:rsidRPr="00610384">
        <w:rPr>
          <w:rFonts w:ascii="Times New Roman" w:eastAsia="Times New Roman" w:hAnsi="Times New Roman" w:cs="Times New Roman"/>
          <w:szCs w:val="24"/>
          <w:shd w:val="clear" w:color="auto" w:fill="FDFDFD"/>
        </w:rPr>
        <w:t xml:space="preserve"> tersebut mengandung </w:t>
      </w:r>
      <w:r w:rsidR="007A382B" w:rsidRPr="00610384">
        <w:rPr>
          <w:rFonts w:ascii="Times New Roman" w:eastAsia="Times New Roman" w:hAnsi="Times New Roman" w:cs="Times New Roman"/>
          <w:i/>
          <w:iCs/>
          <w:szCs w:val="24"/>
          <w:shd w:val="clear" w:color="auto" w:fill="FDFDFD"/>
        </w:rPr>
        <w:t>malware</w:t>
      </w:r>
      <w:r w:rsidR="007A382B" w:rsidRPr="00610384">
        <w:rPr>
          <w:rFonts w:ascii="Times New Roman" w:eastAsia="Times New Roman" w:hAnsi="Times New Roman" w:cs="Times New Roman"/>
          <w:szCs w:val="24"/>
          <w:shd w:val="clear" w:color="auto" w:fill="FDFDFD"/>
        </w:rPr>
        <w:t xml:space="preserve">. Sebaliknya, jika tidak sama maka </w:t>
      </w:r>
      <w:r w:rsidR="007A382B" w:rsidRPr="00610384">
        <w:rPr>
          <w:rFonts w:ascii="Times New Roman" w:eastAsia="Times New Roman" w:hAnsi="Times New Roman" w:cs="Times New Roman"/>
          <w:i/>
          <w:iCs/>
          <w:szCs w:val="24"/>
          <w:shd w:val="clear" w:color="auto" w:fill="FDFDFD"/>
        </w:rPr>
        <w:t>file executable</w:t>
      </w:r>
      <w:r w:rsidR="007A382B" w:rsidRPr="00610384">
        <w:rPr>
          <w:rFonts w:ascii="Times New Roman" w:eastAsia="Times New Roman" w:hAnsi="Times New Roman" w:cs="Times New Roman"/>
          <w:szCs w:val="24"/>
          <w:shd w:val="clear" w:color="auto" w:fill="FDFDFD"/>
        </w:rPr>
        <w:t xml:space="preserve"> tidak </w:t>
      </w:r>
      <w:r w:rsidR="001F3B0F">
        <w:rPr>
          <w:rFonts w:ascii="Times New Roman" w:eastAsia="Times New Roman" w:hAnsi="Times New Roman" w:cs="Times New Roman"/>
          <w:szCs w:val="24"/>
          <w:shd w:val="clear" w:color="auto" w:fill="FDFDFD"/>
        </w:rPr>
        <w:t>D</w:t>
      </w:r>
      <w:r w:rsidR="007A382B" w:rsidRPr="00610384">
        <w:rPr>
          <w:rFonts w:ascii="Times New Roman" w:eastAsia="Times New Roman" w:hAnsi="Times New Roman" w:cs="Times New Roman"/>
          <w:szCs w:val="24"/>
          <w:shd w:val="clear" w:color="auto" w:fill="FDFDFD"/>
        </w:rPr>
        <w:t xml:space="preserve">apat disimpulkan mengandung </w:t>
      </w:r>
      <w:r w:rsidR="007A382B" w:rsidRPr="00610384">
        <w:rPr>
          <w:rFonts w:ascii="Times New Roman" w:eastAsia="Times New Roman" w:hAnsi="Times New Roman" w:cs="Times New Roman"/>
          <w:i/>
          <w:iCs/>
          <w:szCs w:val="24"/>
          <w:shd w:val="clear" w:color="auto" w:fill="FDFDFD"/>
        </w:rPr>
        <w:t>malware</w:t>
      </w:r>
      <w:r w:rsidR="007A382B" w:rsidRPr="00610384">
        <w:rPr>
          <w:rFonts w:ascii="Times New Roman" w:eastAsia="Times New Roman" w:hAnsi="Times New Roman" w:cs="Times New Roman"/>
          <w:szCs w:val="24"/>
          <w:shd w:val="clear" w:color="auto" w:fill="FDFDFD"/>
        </w:rPr>
        <w:t xml:space="preserve"> atau tidak.</w:t>
      </w:r>
    </w:p>
    <w:p w14:paraId="114FABD1" w14:textId="5D982F40" w:rsidR="007A382B" w:rsidRPr="007D1FF5" w:rsidRDefault="007A382B" w:rsidP="008F3623">
      <w:pPr>
        <w:pStyle w:val="Heading2"/>
        <w:keepLines w:val="0"/>
        <w:numPr>
          <w:ilvl w:val="1"/>
          <w:numId w:val="16"/>
        </w:numPr>
        <w:spacing w:before="240" w:after="60" w:line="360" w:lineRule="auto"/>
        <w:jc w:val="both"/>
        <w:rPr>
          <w:rFonts w:ascii="Times New Roman" w:hAnsi="Times New Roman" w:cs="Times New Roman"/>
          <w:b/>
          <w:color w:val="auto"/>
          <w:sz w:val="24"/>
          <w:szCs w:val="24"/>
        </w:rPr>
      </w:pPr>
      <w:bookmarkStart w:id="487" w:name="_Toc519843384"/>
      <w:bookmarkStart w:id="488" w:name="_Toc519867697"/>
      <w:bookmarkStart w:id="489" w:name="_Toc522192789"/>
      <w:r w:rsidRPr="007D1FF5">
        <w:rPr>
          <w:rFonts w:ascii="Times New Roman" w:hAnsi="Times New Roman" w:cs="Times New Roman"/>
          <w:b/>
          <w:color w:val="auto"/>
          <w:sz w:val="24"/>
          <w:szCs w:val="24"/>
        </w:rPr>
        <w:lastRenderedPageBreak/>
        <w:t>DFD Rancangan Sistem</w:t>
      </w:r>
      <w:bookmarkEnd w:id="487"/>
      <w:bookmarkEnd w:id="488"/>
      <w:bookmarkEnd w:id="489"/>
    </w:p>
    <w:p w14:paraId="387F3BA1" w14:textId="77777777" w:rsidR="007A382B" w:rsidRPr="00610384" w:rsidRDefault="007A382B" w:rsidP="00D1678F">
      <w:pPr>
        <w:spacing w:before="240" w:after="240" w:line="360" w:lineRule="auto"/>
        <w:jc w:val="both"/>
        <w:rPr>
          <w:sz w:val="24"/>
          <w:szCs w:val="24"/>
        </w:rPr>
      </w:pPr>
      <w:r w:rsidRPr="00610384">
        <w:rPr>
          <w:sz w:val="24"/>
          <w:szCs w:val="24"/>
        </w:rPr>
        <w:t xml:space="preserve">Pada bagian ini dijelaskan bagaimana gambaran dari aliran data pada sistem yang akan dibangun. Aliran data tersebut digambarkan secara granular dalam bentuk </w:t>
      </w:r>
      <w:r w:rsidRPr="00610384">
        <w:rPr>
          <w:i/>
          <w:iCs/>
          <w:sz w:val="24"/>
          <w:szCs w:val="24"/>
        </w:rPr>
        <w:t>data flow diagram</w:t>
      </w:r>
      <w:r w:rsidRPr="00610384">
        <w:rPr>
          <w:sz w:val="24"/>
          <w:szCs w:val="24"/>
        </w:rPr>
        <w:t xml:space="preserve"> (DFD).</w:t>
      </w:r>
    </w:p>
    <w:p w14:paraId="041F6D01" w14:textId="77777777" w:rsidR="007A382B" w:rsidRPr="007D1FF5" w:rsidRDefault="007A382B" w:rsidP="008F3623">
      <w:pPr>
        <w:pStyle w:val="Heading3"/>
        <w:keepLines w:val="0"/>
        <w:numPr>
          <w:ilvl w:val="2"/>
          <w:numId w:val="16"/>
        </w:numPr>
        <w:spacing w:before="240" w:after="60" w:line="360" w:lineRule="auto"/>
        <w:jc w:val="both"/>
        <w:rPr>
          <w:rFonts w:ascii="Times New Roman" w:hAnsi="Times New Roman" w:cs="Times New Roman"/>
          <w:b/>
          <w:color w:val="auto"/>
        </w:rPr>
      </w:pPr>
      <w:r w:rsidRPr="007D1FF5">
        <w:rPr>
          <w:rFonts w:ascii="Times New Roman" w:hAnsi="Times New Roman" w:cs="Times New Roman"/>
          <w:b/>
          <w:color w:val="auto"/>
        </w:rPr>
        <w:t xml:space="preserve"> </w:t>
      </w:r>
      <w:bookmarkStart w:id="490" w:name="_Toc519843385"/>
      <w:bookmarkStart w:id="491" w:name="_Toc519867698"/>
      <w:bookmarkStart w:id="492" w:name="_Toc522192790"/>
      <w:r w:rsidRPr="007D1FF5">
        <w:rPr>
          <w:rFonts w:ascii="Times New Roman" w:hAnsi="Times New Roman" w:cs="Times New Roman"/>
          <w:b/>
          <w:color w:val="auto"/>
        </w:rPr>
        <w:t>DFD Level 0</w:t>
      </w:r>
      <w:bookmarkEnd w:id="490"/>
      <w:bookmarkEnd w:id="491"/>
      <w:bookmarkEnd w:id="492"/>
    </w:p>
    <w:p w14:paraId="44A566DA" w14:textId="0131B029" w:rsidR="007A382B" w:rsidRPr="00610384" w:rsidRDefault="007A382B" w:rsidP="007A382B">
      <w:pPr>
        <w:spacing w:line="360" w:lineRule="auto"/>
        <w:jc w:val="both"/>
        <w:rPr>
          <w:sz w:val="24"/>
          <w:szCs w:val="24"/>
        </w:rPr>
      </w:pPr>
      <w:r w:rsidRPr="00610384">
        <w:rPr>
          <w:sz w:val="24"/>
          <w:szCs w:val="24"/>
        </w:rPr>
        <w:t xml:space="preserve">Berikut DFD level 0 untuk sistem yang akan dibangun dapat dilihat pada </w:t>
      </w:r>
      <w:r w:rsidRPr="00610384">
        <w:rPr>
          <w:sz w:val="24"/>
          <w:szCs w:val="24"/>
        </w:rPr>
        <w:fldChar w:fldCharType="begin"/>
      </w:r>
      <w:r w:rsidRPr="00610384">
        <w:rPr>
          <w:sz w:val="24"/>
          <w:szCs w:val="24"/>
        </w:rPr>
        <w:instrText xml:space="preserve"> REF _Ref519685262 \h  \* MERGEFORMAT </w:instrText>
      </w:r>
      <w:r w:rsidRPr="00610384">
        <w:rPr>
          <w:sz w:val="24"/>
          <w:szCs w:val="24"/>
        </w:rPr>
      </w:r>
      <w:r w:rsidRPr="00610384">
        <w:rPr>
          <w:sz w:val="24"/>
          <w:szCs w:val="24"/>
        </w:rPr>
        <w:fldChar w:fldCharType="separate"/>
      </w:r>
      <w:r w:rsidR="00EC7493" w:rsidRPr="00EC7493">
        <w:rPr>
          <w:sz w:val="24"/>
          <w:szCs w:val="24"/>
        </w:rPr>
        <w:t xml:space="preserve">Gambar </w:t>
      </w:r>
      <w:r w:rsidR="00EC7493" w:rsidRPr="00EC7493">
        <w:rPr>
          <w:noProof/>
          <w:sz w:val="24"/>
          <w:szCs w:val="24"/>
        </w:rPr>
        <w:t>4.2</w:t>
      </w:r>
      <w:r w:rsidRPr="00610384">
        <w:rPr>
          <w:sz w:val="24"/>
          <w:szCs w:val="24"/>
        </w:rPr>
        <w:fldChar w:fldCharType="end"/>
      </w:r>
      <w:r w:rsidRPr="00610384">
        <w:rPr>
          <w:sz w:val="24"/>
          <w:szCs w:val="24"/>
        </w:rPr>
        <w:t>.</w:t>
      </w:r>
    </w:p>
    <w:p w14:paraId="18678879" w14:textId="0980B439" w:rsidR="007A382B" w:rsidRPr="00610384" w:rsidRDefault="00152873" w:rsidP="007A382B">
      <w:pPr>
        <w:pStyle w:val="BodyText1"/>
        <w:keepNext/>
        <w:spacing w:line="360" w:lineRule="auto"/>
        <w:jc w:val="both"/>
        <w:rPr>
          <w:szCs w:val="24"/>
        </w:rPr>
      </w:pPr>
      <w:r w:rsidRPr="00610384">
        <w:rPr>
          <w:noProof/>
          <w:szCs w:val="24"/>
          <w:lang w:eastAsia="en-US" w:bidi="ar-SA"/>
        </w:rPr>
        <w:drawing>
          <wp:inline distT="0" distB="0" distL="0" distR="0" wp14:anchorId="298EAB07" wp14:editId="1064038F">
            <wp:extent cx="5220970" cy="2966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20970" cy="2966085"/>
                    </a:xfrm>
                    <a:prstGeom prst="rect">
                      <a:avLst/>
                    </a:prstGeom>
                  </pic:spPr>
                </pic:pic>
              </a:graphicData>
            </a:graphic>
          </wp:inline>
        </w:drawing>
      </w:r>
    </w:p>
    <w:p w14:paraId="56EB442D" w14:textId="70F24255" w:rsidR="007A382B" w:rsidRPr="00E93B77" w:rsidRDefault="007A382B" w:rsidP="007A382B">
      <w:pPr>
        <w:pStyle w:val="Heading"/>
        <w:jc w:val="center"/>
        <w:rPr>
          <w:b/>
          <w:sz w:val="20"/>
          <w:szCs w:val="20"/>
        </w:rPr>
      </w:pPr>
      <w:bookmarkStart w:id="493" w:name="_Ref519685262"/>
      <w:bookmarkStart w:id="494" w:name="_Toc519843452"/>
      <w:bookmarkStart w:id="495" w:name="_Toc519869757"/>
      <w:bookmarkStart w:id="496" w:name="_Toc522079709"/>
      <w:r w:rsidRPr="00E93B77">
        <w:rPr>
          <w:rFonts w:ascii="Times New Roman" w:hAnsi="Times New Roman" w:cs="Times New Roman"/>
          <w:b/>
          <w:sz w:val="20"/>
          <w:szCs w:val="20"/>
        </w:rPr>
        <w:t xml:space="preserve">Gambar </w:t>
      </w:r>
      <w:r w:rsidR="00517711">
        <w:rPr>
          <w:rFonts w:ascii="Times New Roman" w:hAnsi="Times New Roman" w:cs="Times New Roman"/>
          <w:b/>
          <w:sz w:val="20"/>
          <w:szCs w:val="20"/>
        </w:rPr>
        <w:fldChar w:fldCharType="begin"/>
      </w:r>
      <w:r w:rsidR="00517711">
        <w:rPr>
          <w:rFonts w:ascii="Times New Roman" w:hAnsi="Times New Roman" w:cs="Times New Roman"/>
          <w:b/>
          <w:sz w:val="20"/>
          <w:szCs w:val="20"/>
        </w:rPr>
        <w:instrText xml:space="preserve"> STYLEREF 1 \s </w:instrText>
      </w:r>
      <w:r w:rsidR="0051771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4</w:t>
      </w:r>
      <w:r w:rsidR="00517711">
        <w:rPr>
          <w:rFonts w:ascii="Times New Roman" w:hAnsi="Times New Roman" w:cs="Times New Roman"/>
          <w:b/>
          <w:sz w:val="20"/>
          <w:szCs w:val="20"/>
        </w:rPr>
        <w:fldChar w:fldCharType="end"/>
      </w:r>
      <w:r w:rsidR="00517711">
        <w:rPr>
          <w:rFonts w:ascii="Times New Roman" w:hAnsi="Times New Roman" w:cs="Times New Roman"/>
          <w:b/>
          <w:sz w:val="20"/>
          <w:szCs w:val="20"/>
        </w:rPr>
        <w:t>.</w:t>
      </w:r>
      <w:r w:rsidR="00517711">
        <w:rPr>
          <w:rFonts w:ascii="Times New Roman" w:hAnsi="Times New Roman" w:cs="Times New Roman"/>
          <w:b/>
          <w:sz w:val="20"/>
          <w:szCs w:val="20"/>
        </w:rPr>
        <w:fldChar w:fldCharType="begin"/>
      </w:r>
      <w:r w:rsidR="00517711">
        <w:rPr>
          <w:rFonts w:ascii="Times New Roman" w:hAnsi="Times New Roman" w:cs="Times New Roman"/>
          <w:b/>
          <w:sz w:val="20"/>
          <w:szCs w:val="20"/>
        </w:rPr>
        <w:instrText xml:space="preserve"> SEQ Gambar \* ARABIC \s 1 </w:instrText>
      </w:r>
      <w:r w:rsidR="0051771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2</w:t>
      </w:r>
      <w:r w:rsidR="00517711">
        <w:rPr>
          <w:rFonts w:ascii="Times New Roman" w:hAnsi="Times New Roman" w:cs="Times New Roman"/>
          <w:b/>
          <w:sz w:val="20"/>
          <w:szCs w:val="20"/>
        </w:rPr>
        <w:fldChar w:fldCharType="end"/>
      </w:r>
      <w:bookmarkEnd w:id="493"/>
      <w:r w:rsidRPr="00E93B77">
        <w:rPr>
          <w:rFonts w:ascii="Times New Roman" w:hAnsi="Times New Roman" w:cs="Times New Roman"/>
          <w:b/>
          <w:sz w:val="20"/>
          <w:szCs w:val="20"/>
        </w:rPr>
        <w:t xml:space="preserve"> DFD Level 0</w:t>
      </w:r>
      <w:bookmarkEnd w:id="494"/>
      <w:bookmarkEnd w:id="495"/>
      <w:bookmarkEnd w:id="496"/>
    </w:p>
    <w:p w14:paraId="1AA3515C" w14:textId="4CF831D0" w:rsidR="007A382B" w:rsidRPr="00610384" w:rsidRDefault="007A382B" w:rsidP="007A382B">
      <w:pPr>
        <w:pStyle w:val="BodyText1"/>
        <w:spacing w:before="240" w:line="360" w:lineRule="auto"/>
        <w:jc w:val="both"/>
        <w:rPr>
          <w:rFonts w:ascii="Times New Roman" w:eastAsia="Times New Roman" w:hAnsi="Times New Roman" w:cs="Times New Roman"/>
          <w:szCs w:val="24"/>
        </w:rPr>
      </w:pPr>
      <w:r w:rsidRPr="00610384">
        <w:rPr>
          <w:rFonts w:ascii="Times New Roman" w:eastAsia="Times New Roman" w:hAnsi="Times New Roman" w:cs="Times New Roman"/>
          <w:i/>
          <w:iCs/>
          <w:szCs w:val="24"/>
        </w:rPr>
        <w:t>Debugger</w:t>
      </w:r>
      <w:r w:rsidRPr="00610384">
        <w:rPr>
          <w:rFonts w:ascii="Times New Roman" w:eastAsia="Times New Roman" w:hAnsi="Times New Roman" w:cs="Times New Roman"/>
          <w:szCs w:val="24"/>
        </w:rPr>
        <w:t xml:space="preserve"> yang dibangun akan mengakses </w:t>
      </w:r>
      <w:r w:rsidRPr="00610384">
        <w:rPr>
          <w:rFonts w:ascii="Times New Roman" w:eastAsia="Times New Roman" w:hAnsi="Times New Roman" w:cs="Times New Roman"/>
          <w:i/>
          <w:iCs/>
          <w:szCs w:val="24"/>
        </w:rPr>
        <w:t>text section</w:t>
      </w:r>
      <w:r w:rsidRPr="00610384">
        <w:rPr>
          <w:rFonts w:ascii="Times New Roman" w:eastAsia="Times New Roman" w:hAnsi="Times New Roman" w:cs="Times New Roman"/>
          <w:szCs w:val="24"/>
        </w:rPr>
        <w:t xml:space="preserve"> dari </w:t>
      </w:r>
      <w:r w:rsidRPr="00610384">
        <w:rPr>
          <w:rFonts w:ascii="Times New Roman" w:eastAsia="Times New Roman" w:hAnsi="Times New Roman" w:cs="Times New Roman"/>
          <w:i/>
          <w:iCs/>
          <w:szCs w:val="24"/>
        </w:rPr>
        <w:t>file executable</w:t>
      </w:r>
      <w:r w:rsidRPr="00610384">
        <w:rPr>
          <w:rFonts w:ascii="Times New Roman" w:eastAsia="Times New Roman" w:hAnsi="Times New Roman" w:cs="Times New Roman"/>
          <w:szCs w:val="24"/>
        </w:rPr>
        <w:t xml:space="preserve"> dan dan </w:t>
      </w:r>
      <w:r w:rsidRPr="00610384">
        <w:rPr>
          <w:rFonts w:ascii="Times New Roman" w:eastAsia="Times New Roman" w:hAnsi="Times New Roman" w:cs="Times New Roman"/>
          <w:i/>
          <w:iCs/>
          <w:szCs w:val="24"/>
        </w:rPr>
        <w:t>signature malware</w:t>
      </w:r>
      <w:r w:rsidRPr="00610384">
        <w:rPr>
          <w:rFonts w:ascii="Times New Roman" w:eastAsia="Times New Roman" w:hAnsi="Times New Roman" w:cs="Times New Roman"/>
          <w:szCs w:val="24"/>
        </w:rPr>
        <w:t xml:space="preserve"> yang ada</w:t>
      </w:r>
      <w:r w:rsidR="00EF7E10" w:rsidRPr="00610384">
        <w:rPr>
          <w:rFonts w:ascii="Times New Roman" w:eastAsia="Times New Roman" w:hAnsi="Times New Roman" w:cs="Times New Roman"/>
          <w:szCs w:val="24"/>
        </w:rPr>
        <w:t xml:space="preserve">. Pada </w:t>
      </w:r>
      <w:r w:rsidR="00EF7E10" w:rsidRPr="006C31E2">
        <w:rPr>
          <w:rFonts w:ascii="Times New Roman" w:eastAsia="Times New Roman" w:hAnsi="Times New Roman" w:cs="Times New Roman"/>
          <w:i/>
          <w:szCs w:val="24"/>
        </w:rPr>
        <w:t>custom debugger</w:t>
      </w:r>
      <w:r w:rsidR="00EF7E10" w:rsidRPr="00610384">
        <w:rPr>
          <w:rFonts w:ascii="Times New Roman" w:eastAsia="Times New Roman" w:hAnsi="Times New Roman" w:cs="Times New Roman"/>
          <w:szCs w:val="24"/>
        </w:rPr>
        <w:t xml:space="preserve"> tersebut telah terdapat me</w:t>
      </w:r>
      <w:r w:rsidR="00EF7E10" w:rsidRPr="006C31E2">
        <w:rPr>
          <w:rFonts w:ascii="Times New Roman" w:eastAsia="Times New Roman" w:hAnsi="Times New Roman" w:cs="Times New Roman"/>
          <w:i/>
          <w:szCs w:val="24"/>
        </w:rPr>
        <w:t>mory scanner</w:t>
      </w:r>
      <w:r w:rsidR="00EF7E10" w:rsidRPr="00610384">
        <w:rPr>
          <w:rFonts w:ascii="Times New Roman" w:eastAsia="Times New Roman" w:hAnsi="Times New Roman" w:cs="Times New Roman"/>
          <w:szCs w:val="24"/>
        </w:rPr>
        <w:t xml:space="preserve"> yang digunakan untuk membandingkan </w:t>
      </w:r>
      <w:r w:rsidR="00EF7E10" w:rsidRPr="006C31E2">
        <w:rPr>
          <w:rFonts w:ascii="Times New Roman" w:eastAsia="Times New Roman" w:hAnsi="Times New Roman" w:cs="Times New Roman"/>
          <w:i/>
          <w:szCs w:val="24"/>
        </w:rPr>
        <w:t>text section</w:t>
      </w:r>
      <w:r w:rsidR="00EF7E10" w:rsidRPr="00610384">
        <w:rPr>
          <w:rFonts w:ascii="Times New Roman" w:eastAsia="Times New Roman" w:hAnsi="Times New Roman" w:cs="Times New Roman"/>
          <w:szCs w:val="24"/>
        </w:rPr>
        <w:t xml:space="preserve"> dan </w:t>
      </w:r>
      <w:r w:rsidR="00EF7E10" w:rsidRPr="006C31E2">
        <w:rPr>
          <w:rFonts w:ascii="Times New Roman" w:eastAsia="Times New Roman" w:hAnsi="Times New Roman" w:cs="Times New Roman"/>
          <w:i/>
          <w:szCs w:val="24"/>
        </w:rPr>
        <w:t>signature malware</w:t>
      </w:r>
      <w:r w:rsidR="00EF7E10" w:rsidRPr="00610384">
        <w:rPr>
          <w:rFonts w:ascii="Times New Roman" w:eastAsia="Times New Roman" w:hAnsi="Times New Roman" w:cs="Times New Roman"/>
          <w:szCs w:val="24"/>
        </w:rPr>
        <w:t xml:space="preserve"> </w:t>
      </w:r>
      <w:r w:rsidRPr="00610384">
        <w:rPr>
          <w:rFonts w:ascii="Times New Roman" w:eastAsia="Times New Roman" w:hAnsi="Times New Roman" w:cs="Times New Roman"/>
          <w:szCs w:val="24"/>
        </w:rPr>
        <w:t xml:space="preserve">kemudian hasilnya berupa status, apakah </w:t>
      </w:r>
      <w:r w:rsidRPr="00610384">
        <w:rPr>
          <w:rFonts w:ascii="Times New Roman" w:eastAsia="Times New Roman" w:hAnsi="Times New Roman" w:cs="Times New Roman"/>
          <w:i/>
          <w:iCs/>
          <w:szCs w:val="24"/>
        </w:rPr>
        <w:t>file executable</w:t>
      </w:r>
      <w:r w:rsidRPr="00610384">
        <w:rPr>
          <w:rFonts w:ascii="Times New Roman" w:eastAsia="Times New Roman" w:hAnsi="Times New Roman" w:cs="Times New Roman"/>
          <w:szCs w:val="24"/>
        </w:rPr>
        <w:t xml:space="preserve"> mengandung </w:t>
      </w:r>
      <w:r w:rsidRPr="00610384">
        <w:rPr>
          <w:rFonts w:ascii="Times New Roman" w:eastAsia="Times New Roman" w:hAnsi="Times New Roman" w:cs="Times New Roman"/>
          <w:i/>
          <w:iCs/>
          <w:szCs w:val="24"/>
        </w:rPr>
        <w:t>malware</w:t>
      </w:r>
      <w:r w:rsidRPr="00610384">
        <w:rPr>
          <w:rFonts w:ascii="Times New Roman" w:eastAsia="Times New Roman" w:hAnsi="Times New Roman" w:cs="Times New Roman"/>
          <w:szCs w:val="24"/>
        </w:rPr>
        <w:t xml:space="preserve"> atau tidak dapat disimpulkan.</w:t>
      </w:r>
    </w:p>
    <w:p w14:paraId="0674F631" w14:textId="77777777" w:rsidR="007A382B" w:rsidRPr="007D1FF5" w:rsidRDefault="007A382B" w:rsidP="008F3623">
      <w:pPr>
        <w:pStyle w:val="Heading3"/>
        <w:keepLines w:val="0"/>
        <w:numPr>
          <w:ilvl w:val="2"/>
          <w:numId w:val="16"/>
        </w:numPr>
        <w:spacing w:before="240" w:after="60" w:line="360" w:lineRule="auto"/>
        <w:jc w:val="both"/>
        <w:rPr>
          <w:rFonts w:ascii="Times New Roman" w:hAnsi="Times New Roman" w:cs="Times New Roman"/>
          <w:b/>
          <w:color w:val="auto"/>
        </w:rPr>
      </w:pPr>
      <w:r w:rsidRPr="007D1FF5">
        <w:rPr>
          <w:rFonts w:ascii="Times New Roman" w:hAnsi="Times New Roman" w:cs="Times New Roman"/>
          <w:b/>
          <w:color w:val="auto"/>
        </w:rPr>
        <w:t xml:space="preserve"> </w:t>
      </w:r>
      <w:bookmarkStart w:id="497" w:name="_Toc519843386"/>
      <w:bookmarkStart w:id="498" w:name="_Toc519867699"/>
      <w:bookmarkStart w:id="499" w:name="_Toc522192791"/>
      <w:r w:rsidRPr="007D1FF5">
        <w:rPr>
          <w:rFonts w:ascii="Times New Roman" w:hAnsi="Times New Roman" w:cs="Times New Roman"/>
          <w:b/>
          <w:color w:val="auto"/>
        </w:rPr>
        <w:t>DFD Level 1</w:t>
      </w:r>
      <w:bookmarkEnd w:id="497"/>
      <w:bookmarkEnd w:id="498"/>
      <w:bookmarkEnd w:id="499"/>
    </w:p>
    <w:p w14:paraId="50155904" w14:textId="3320D68F" w:rsidR="007A382B" w:rsidRPr="00610384" w:rsidRDefault="007A382B" w:rsidP="007A382B">
      <w:pPr>
        <w:spacing w:line="360" w:lineRule="auto"/>
        <w:jc w:val="both"/>
        <w:rPr>
          <w:sz w:val="24"/>
          <w:szCs w:val="24"/>
        </w:rPr>
      </w:pPr>
      <w:r w:rsidRPr="00610384">
        <w:rPr>
          <w:i/>
          <w:iCs/>
          <w:sz w:val="24"/>
          <w:szCs w:val="24"/>
        </w:rPr>
        <w:t>Data Flow Diagram</w:t>
      </w:r>
      <w:r w:rsidRPr="00610384">
        <w:rPr>
          <w:sz w:val="24"/>
          <w:szCs w:val="24"/>
        </w:rPr>
        <w:t xml:space="preserve"> level 1 untuk sistem yang akan dibangun dapat dilihat pada </w:t>
      </w:r>
      <w:r w:rsidRPr="00610384">
        <w:rPr>
          <w:sz w:val="24"/>
          <w:szCs w:val="24"/>
        </w:rPr>
        <w:fldChar w:fldCharType="begin"/>
      </w:r>
      <w:r w:rsidRPr="00610384">
        <w:rPr>
          <w:sz w:val="24"/>
          <w:szCs w:val="24"/>
        </w:rPr>
        <w:instrText xml:space="preserve"> REF _Ref519685300 \h  \* MERGEFORMAT </w:instrText>
      </w:r>
      <w:r w:rsidRPr="00610384">
        <w:rPr>
          <w:sz w:val="24"/>
          <w:szCs w:val="24"/>
        </w:rPr>
      </w:r>
      <w:r w:rsidRPr="00610384">
        <w:rPr>
          <w:sz w:val="24"/>
          <w:szCs w:val="24"/>
        </w:rPr>
        <w:fldChar w:fldCharType="separate"/>
      </w:r>
      <w:r w:rsidR="00EC7493" w:rsidRPr="00EC7493">
        <w:rPr>
          <w:sz w:val="24"/>
          <w:szCs w:val="24"/>
        </w:rPr>
        <w:t xml:space="preserve">Gambar </w:t>
      </w:r>
      <w:r w:rsidR="00EC7493" w:rsidRPr="00EC7493">
        <w:rPr>
          <w:noProof/>
          <w:sz w:val="24"/>
          <w:szCs w:val="24"/>
        </w:rPr>
        <w:t>4.3</w:t>
      </w:r>
      <w:r w:rsidRPr="00610384">
        <w:rPr>
          <w:sz w:val="24"/>
          <w:szCs w:val="24"/>
        </w:rPr>
        <w:fldChar w:fldCharType="end"/>
      </w:r>
      <w:r w:rsidR="00B7431C" w:rsidRPr="00610384">
        <w:rPr>
          <w:sz w:val="24"/>
          <w:szCs w:val="24"/>
        </w:rPr>
        <w:t xml:space="preserve"> dihalaman berikutnya.</w:t>
      </w:r>
    </w:p>
    <w:p w14:paraId="5E04D687" w14:textId="77777777" w:rsidR="007A382B" w:rsidRPr="00610384" w:rsidRDefault="007A382B" w:rsidP="007A382B">
      <w:pPr>
        <w:rPr>
          <w:sz w:val="24"/>
          <w:szCs w:val="24"/>
        </w:rPr>
      </w:pPr>
    </w:p>
    <w:p w14:paraId="7AA6DE58" w14:textId="77777777" w:rsidR="007A382B" w:rsidRPr="00610384" w:rsidRDefault="007A382B" w:rsidP="007A382B">
      <w:pPr>
        <w:rPr>
          <w:sz w:val="24"/>
          <w:szCs w:val="24"/>
        </w:rPr>
      </w:pPr>
    </w:p>
    <w:p w14:paraId="6EACC5FC" w14:textId="77777777" w:rsidR="007A382B" w:rsidRPr="00610384" w:rsidRDefault="007A382B" w:rsidP="007A382B">
      <w:pPr>
        <w:rPr>
          <w:sz w:val="24"/>
          <w:szCs w:val="24"/>
        </w:rPr>
      </w:pPr>
    </w:p>
    <w:p w14:paraId="753443AA" w14:textId="77777777" w:rsidR="007A382B" w:rsidRPr="00610384" w:rsidRDefault="007A382B" w:rsidP="007A382B">
      <w:pPr>
        <w:rPr>
          <w:sz w:val="24"/>
          <w:szCs w:val="24"/>
        </w:rPr>
      </w:pPr>
    </w:p>
    <w:p w14:paraId="7114B8FB" w14:textId="77777777" w:rsidR="007A382B" w:rsidRPr="00610384" w:rsidRDefault="007A382B" w:rsidP="007A382B">
      <w:pPr>
        <w:rPr>
          <w:sz w:val="24"/>
          <w:szCs w:val="24"/>
        </w:rPr>
      </w:pPr>
    </w:p>
    <w:p w14:paraId="43096880" w14:textId="77777777" w:rsidR="007A382B" w:rsidRPr="00610384" w:rsidRDefault="007A382B" w:rsidP="007A382B">
      <w:pPr>
        <w:rPr>
          <w:sz w:val="24"/>
          <w:szCs w:val="24"/>
        </w:rPr>
      </w:pPr>
    </w:p>
    <w:p w14:paraId="607C8947" w14:textId="0863EA16" w:rsidR="007A382B" w:rsidRPr="00610384" w:rsidRDefault="008404DC" w:rsidP="008404DC">
      <w:pPr>
        <w:pStyle w:val="BodyText1"/>
        <w:keepNext/>
        <w:spacing w:line="360" w:lineRule="auto"/>
        <w:ind w:left="-1260" w:right="-514"/>
        <w:jc w:val="center"/>
        <w:rPr>
          <w:szCs w:val="24"/>
        </w:rPr>
      </w:pPr>
      <w:r w:rsidRPr="00610384">
        <w:rPr>
          <w:noProof/>
          <w:szCs w:val="24"/>
          <w:lang w:eastAsia="en-US" w:bidi="ar-SA"/>
        </w:rPr>
        <w:drawing>
          <wp:inline distT="0" distB="0" distL="0" distR="0" wp14:anchorId="613809ED" wp14:editId="67E92E15">
            <wp:extent cx="6540500" cy="708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545295" cy="7091795"/>
                    </a:xfrm>
                    <a:prstGeom prst="rect">
                      <a:avLst/>
                    </a:prstGeom>
                    <a:noFill/>
                    <a:ln>
                      <a:noFill/>
                    </a:ln>
                  </pic:spPr>
                </pic:pic>
              </a:graphicData>
            </a:graphic>
          </wp:inline>
        </w:drawing>
      </w:r>
    </w:p>
    <w:p w14:paraId="24AB658D" w14:textId="55573E8E" w:rsidR="007A382B" w:rsidRPr="00E93B77" w:rsidRDefault="007A382B" w:rsidP="007A382B">
      <w:pPr>
        <w:pStyle w:val="Heading"/>
        <w:jc w:val="center"/>
        <w:rPr>
          <w:b/>
          <w:sz w:val="20"/>
          <w:szCs w:val="20"/>
        </w:rPr>
      </w:pPr>
      <w:bookmarkStart w:id="500" w:name="_Ref519685300"/>
      <w:bookmarkStart w:id="501" w:name="_Toc519843453"/>
      <w:bookmarkStart w:id="502" w:name="_Toc519869758"/>
      <w:bookmarkStart w:id="503" w:name="_Toc522079710"/>
      <w:r w:rsidRPr="00E93B77">
        <w:rPr>
          <w:rFonts w:ascii="Times New Roman" w:hAnsi="Times New Roman" w:cs="Times New Roman"/>
          <w:b/>
          <w:sz w:val="20"/>
          <w:szCs w:val="20"/>
        </w:rPr>
        <w:t xml:space="preserve">Gambar </w:t>
      </w:r>
      <w:r w:rsidR="00517711">
        <w:rPr>
          <w:rFonts w:ascii="Times New Roman" w:hAnsi="Times New Roman" w:cs="Times New Roman"/>
          <w:b/>
          <w:sz w:val="20"/>
          <w:szCs w:val="20"/>
        </w:rPr>
        <w:fldChar w:fldCharType="begin"/>
      </w:r>
      <w:r w:rsidR="00517711">
        <w:rPr>
          <w:rFonts w:ascii="Times New Roman" w:hAnsi="Times New Roman" w:cs="Times New Roman"/>
          <w:b/>
          <w:sz w:val="20"/>
          <w:szCs w:val="20"/>
        </w:rPr>
        <w:instrText xml:space="preserve"> STYLEREF 1 \s </w:instrText>
      </w:r>
      <w:r w:rsidR="0051771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4</w:t>
      </w:r>
      <w:r w:rsidR="00517711">
        <w:rPr>
          <w:rFonts w:ascii="Times New Roman" w:hAnsi="Times New Roman" w:cs="Times New Roman"/>
          <w:b/>
          <w:sz w:val="20"/>
          <w:szCs w:val="20"/>
        </w:rPr>
        <w:fldChar w:fldCharType="end"/>
      </w:r>
      <w:r w:rsidR="00517711">
        <w:rPr>
          <w:rFonts w:ascii="Times New Roman" w:hAnsi="Times New Roman" w:cs="Times New Roman"/>
          <w:b/>
          <w:sz w:val="20"/>
          <w:szCs w:val="20"/>
        </w:rPr>
        <w:t>.</w:t>
      </w:r>
      <w:r w:rsidR="00517711">
        <w:rPr>
          <w:rFonts w:ascii="Times New Roman" w:hAnsi="Times New Roman" w:cs="Times New Roman"/>
          <w:b/>
          <w:sz w:val="20"/>
          <w:szCs w:val="20"/>
        </w:rPr>
        <w:fldChar w:fldCharType="begin"/>
      </w:r>
      <w:r w:rsidR="00517711">
        <w:rPr>
          <w:rFonts w:ascii="Times New Roman" w:hAnsi="Times New Roman" w:cs="Times New Roman"/>
          <w:b/>
          <w:sz w:val="20"/>
          <w:szCs w:val="20"/>
        </w:rPr>
        <w:instrText xml:space="preserve"> SEQ Gambar \* ARABIC \s 1 </w:instrText>
      </w:r>
      <w:r w:rsidR="0051771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3</w:t>
      </w:r>
      <w:r w:rsidR="00517711">
        <w:rPr>
          <w:rFonts w:ascii="Times New Roman" w:hAnsi="Times New Roman" w:cs="Times New Roman"/>
          <w:b/>
          <w:sz w:val="20"/>
          <w:szCs w:val="20"/>
        </w:rPr>
        <w:fldChar w:fldCharType="end"/>
      </w:r>
      <w:bookmarkEnd w:id="500"/>
      <w:r w:rsidRPr="00E93B77">
        <w:rPr>
          <w:rFonts w:ascii="Times New Roman" w:hAnsi="Times New Roman" w:cs="Times New Roman"/>
          <w:b/>
          <w:sz w:val="20"/>
          <w:szCs w:val="20"/>
        </w:rPr>
        <w:t xml:space="preserve"> DFD Level 1</w:t>
      </w:r>
      <w:bookmarkEnd w:id="501"/>
      <w:bookmarkEnd w:id="502"/>
      <w:bookmarkEnd w:id="503"/>
    </w:p>
    <w:p w14:paraId="5E639642" w14:textId="77777777" w:rsidR="007A382B" w:rsidRPr="00610384" w:rsidRDefault="007A382B" w:rsidP="007A382B">
      <w:pPr>
        <w:rPr>
          <w:sz w:val="24"/>
          <w:szCs w:val="24"/>
        </w:rPr>
      </w:pPr>
    </w:p>
    <w:p w14:paraId="73DE4351" w14:textId="08A1B7B4" w:rsidR="007A382B" w:rsidRDefault="007A382B" w:rsidP="007A382B">
      <w:pPr>
        <w:spacing w:line="360" w:lineRule="auto"/>
        <w:rPr>
          <w:sz w:val="24"/>
          <w:szCs w:val="24"/>
        </w:rPr>
      </w:pPr>
      <w:r w:rsidRPr="00610384">
        <w:rPr>
          <w:sz w:val="24"/>
          <w:szCs w:val="24"/>
        </w:rPr>
        <w:lastRenderedPageBreak/>
        <w:t>Setiap proses pada DFD Level 1 akan dibahas secara rinci pada subbab dibawah ini.</w:t>
      </w:r>
    </w:p>
    <w:p w14:paraId="3F111B5B" w14:textId="77777777" w:rsidR="00D1678F" w:rsidRPr="00610384" w:rsidRDefault="00D1678F" w:rsidP="00D1678F">
      <w:pPr>
        <w:rPr>
          <w:sz w:val="24"/>
          <w:szCs w:val="24"/>
        </w:rPr>
      </w:pPr>
    </w:p>
    <w:p w14:paraId="30C96A25" w14:textId="6896FB69" w:rsidR="007A382B" w:rsidRPr="00207999" w:rsidRDefault="00C41634" w:rsidP="00D1678F">
      <w:pPr>
        <w:pStyle w:val="Heading4"/>
        <w:spacing w:after="240" w:line="360" w:lineRule="auto"/>
        <w:rPr>
          <w:rFonts w:ascii="Times New Roman" w:hAnsi="Times New Roman" w:cs="Times New Roman"/>
          <w:b/>
          <w:color w:val="auto"/>
          <w:sz w:val="24"/>
          <w:szCs w:val="24"/>
        </w:rPr>
      </w:pPr>
      <w:bookmarkStart w:id="504" w:name="_Toc519843387"/>
      <w:bookmarkStart w:id="505" w:name="_Toc519867700"/>
      <w:bookmarkStart w:id="506" w:name="_Toc522192792"/>
      <w:r w:rsidRPr="00207999">
        <w:rPr>
          <w:rFonts w:ascii="Times New Roman" w:hAnsi="Times New Roman" w:cs="Times New Roman"/>
          <w:b/>
          <w:i w:val="0"/>
          <w:color w:val="auto"/>
          <w:sz w:val="24"/>
          <w:szCs w:val="24"/>
        </w:rPr>
        <w:t xml:space="preserve">4.1.2.1 </w:t>
      </w:r>
      <w:r w:rsidR="007A382B" w:rsidRPr="00207999">
        <w:rPr>
          <w:rFonts w:ascii="Times New Roman" w:hAnsi="Times New Roman" w:cs="Times New Roman"/>
          <w:b/>
          <w:i w:val="0"/>
          <w:color w:val="auto"/>
          <w:sz w:val="24"/>
          <w:szCs w:val="24"/>
        </w:rPr>
        <w:t>Mengakses</w:t>
      </w:r>
      <w:r w:rsidR="007A382B" w:rsidRPr="00207999">
        <w:rPr>
          <w:rFonts w:ascii="Times New Roman" w:hAnsi="Times New Roman" w:cs="Times New Roman"/>
          <w:b/>
          <w:color w:val="auto"/>
          <w:sz w:val="24"/>
          <w:szCs w:val="24"/>
        </w:rPr>
        <w:t xml:space="preserve"> File Executable</w:t>
      </w:r>
      <w:bookmarkEnd w:id="504"/>
      <w:bookmarkEnd w:id="505"/>
      <w:bookmarkEnd w:id="506"/>
    </w:p>
    <w:p w14:paraId="39F9E0B0" w14:textId="7B1FC65B" w:rsidR="007A382B" w:rsidRPr="00610384" w:rsidRDefault="007A382B" w:rsidP="00C41634">
      <w:pPr>
        <w:spacing w:after="240" w:line="360" w:lineRule="auto"/>
        <w:jc w:val="both"/>
        <w:rPr>
          <w:sz w:val="24"/>
          <w:szCs w:val="24"/>
        </w:rPr>
      </w:pPr>
      <w:r w:rsidRPr="00610384">
        <w:rPr>
          <w:sz w:val="24"/>
          <w:szCs w:val="24"/>
        </w:rPr>
        <w:t xml:space="preserve">Berikut adalah proses mengakses </w:t>
      </w:r>
      <w:r w:rsidRPr="00610384">
        <w:rPr>
          <w:i/>
          <w:iCs/>
          <w:sz w:val="24"/>
          <w:szCs w:val="24"/>
        </w:rPr>
        <w:t>file executable</w:t>
      </w:r>
      <w:r w:rsidRPr="00610384">
        <w:rPr>
          <w:sz w:val="24"/>
          <w:szCs w:val="24"/>
        </w:rPr>
        <w:t xml:space="preserve"> yang akan diperiksa apakah mengandung </w:t>
      </w:r>
      <w:r w:rsidRPr="00610384">
        <w:rPr>
          <w:i/>
          <w:iCs/>
          <w:sz w:val="24"/>
          <w:szCs w:val="24"/>
        </w:rPr>
        <w:t>malware</w:t>
      </w:r>
      <w:r w:rsidRPr="00610384">
        <w:rPr>
          <w:sz w:val="24"/>
          <w:szCs w:val="24"/>
        </w:rPr>
        <w:t xml:space="preserve"> atau tidak. Cara yang digunakan dalam mengakses </w:t>
      </w:r>
      <w:r w:rsidRPr="00610384">
        <w:rPr>
          <w:i/>
          <w:iCs/>
          <w:sz w:val="24"/>
          <w:szCs w:val="24"/>
        </w:rPr>
        <w:t>file executable</w:t>
      </w:r>
      <w:r w:rsidRPr="00610384">
        <w:rPr>
          <w:sz w:val="24"/>
          <w:szCs w:val="24"/>
        </w:rPr>
        <w:t xml:space="preserve"> dengan </w:t>
      </w:r>
      <w:r w:rsidRPr="00610384">
        <w:rPr>
          <w:i/>
          <w:iCs/>
          <w:sz w:val="24"/>
          <w:szCs w:val="24"/>
        </w:rPr>
        <w:t>load process</w:t>
      </w:r>
      <w:r w:rsidRPr="00610384">
        <w:rPr>
          <w:sz w:val="24"/>
          <w:szCs w:val="24"/>
        </w:rPr>
        <w:t xml:space="preserve">. </w:t>
      </w:r>
      <w:r w:rsidRPr="00610384">
        <w:rPr>
          <w:i/>
          <w:iCs/>
          <w:sz w:val="24"/>
          <w:szCs w:val="24"/>
        </w:rPr>
        <w:t>Load process</w:t>
      </w:r>
      <w:r w:rsidRPr="00610384">
        <w:rPr>
          <w:sz w:val="24"/>
          <w:szCs w:val="24"/>
        </w:rPr>
        <w:t xml:space="preserve"> digunakan untuk membuat proses pada </w:t>
      </w:r>
      <w:r w:rsidRPr="00610384">
        <w:rPr>
          <w:i/>
          <w:iCs/>
          <w:sz w:val="24"/>
          <w:szCs w:val="24"/>
        </w:rPr>
        <w:t>file executable</w:t>
      </w:r>
      <w:r w:rsidRPr="00610384">
        <w:rPr>
          <w:sz w:val="24"/>
          <w:szCs w:val="24"/>
        </w:rPr>
        <w:t xml:space="preserve"> dengan menginput </w:t>
      </w:r>
      <w:r w:rsidRPr="00610384">
        <w:rPr>
          <w:i/>
          <w:iCs/>
          <w:sz w:val="24"/>
          <w:szCs w:val="24"/>
        </w:rPr>
        <w:t>path</w:t>
      </w:r>
      <w:r w:rsidRPr="00610384">
        <w:rPr>
          <w:sz w:val="24"/>
          <w:szCs w:val="24"/>
        </w:rPr>
        <w:t xml:space="preserve"> </w:t>
      </w:r>
      <w:r w:rsidRPr="00610384">
        <w:rPr>
          <w:i/>
          <w:iCs/>
          <w:sz w:val="24"/>
          <w:szCs w:val="24"/>
        </w:rPr>
        <w:t>file executable</w:t>
      </w:r>
      <w:r w:rsidRPr="00610384">
        <w:rPr>
          <w:sz w:val="24"/>
          <w:szCs w:val="24"/>
        </w:rPr>
        <w:t xml:space="preserve"> tersebut. Setelah di </w:t>
      </w:r>
      <w:r w:rsidRPr="00610384">
        <w:rPr>
          <w:i/>
          <w:iCs/>
          <w:sz w:val="24"/>
          <w:szCs w:val="24"/>
        </w:rPr>
        <w:t>input path file</w:t>
      </w:r>
      <w:r w:rsidRPr="00610384">
        <w:rPr>
          <w:sz w:val="24"/>
          <w:szCs w:val="24"/>
        </w:rPr>
        <w:t xml:space="preserve"> maka pada proses ini dapat mengakses </w:t>
      </w:r>
      <w:r w:rsidRPr="00610384">
        <w:rPr>
          <w:i/>
          <w:iCs/>
          <w:sz w:val="24"/>
          <w:szCs w:val="24"/>
        </w:rPr>
        <w:t>file executable</w:t>
      </w:r>
      <w:r w:rsidRPr="00610384">
        <w:rPr>
          <w:sz w:val="24"/>
          <w:szCs w:val="24"/>
        </w:rPr>
        <w:t xml:space="preserve"> dan dapat mengakses isi memori dari </w:t>
      </w:r>
      <w:r w:rsidRPr="00610384">
        <w:rPr>
          <w:i/>
          <w:iCs/>
          <w:sz w:val="24"/>
          <w:szCs w:val="24"/>
        </w:rPr>
        <w:t>file</w:t>
      </w:r>
      <w:r w:rsidRPr="00610384">
        <w:rPr>
          <w:sz w:val="24"/>
          <w:szCs w:val="24"/>
        </w:rPr>
        <w:t xml:space="preserve"> tersebut</w:t>
      </w:r>
      <w:r w:rsidR="005E697C" w:rsidRPr="00610384">
        <w:rPr>
          <w:sz w:val="24"/>
          <w:szCs w:val="24"/>
        </w:rPr>
        <w:t xml:space="preserve"> dengan</w:t>
      </w:r>
      <w:r w:rsidRPr="00610384">
        <w:rPr>
          <w:sz w:val="24"/>
          <w:szCs w:val="24"/>
        </w:rPr>
        <w:t xml:space="preserve"> menggunakan fungsi </w:t>
      </w:r>
      <w:proofErr w:type="gramStart"/>
      <w:r w:rsidRPr="00610384">
        <w:rPr>
          <w:rFonts w:ascii="Courier New" w:hAnsi="Courier New" w:cs="Courier New"/>
          <w:i/>
          <w:iCs/>
          <w:sz w:val="24"/>
          <w:szCs w:val="24"/>
        </w:rPr>
        <w:t>CreateProcess</w:t>
      </w:r>
      <w:r w:rsidRPr="00610384">
        <w:rPr>
          <w:rFonts w:ascii="Courier New" w:hAnsi="Courier New" w:cs="Courier New"/>
          <w:sz w:val="24"/>
          <w:szCs w:val="24"/>
        </w:rPr>
        <w:t>(</w:t>
      </w:r>
      <w:proofErr w:type="gramEnd"/>
      <w:r w:rsidRPr="00610384">
        <w:rPr>
          <w:rFonts w:ascii="Courier New" w:hAnsi="Courier New" w:cs="Courier New"/>
          <w:sz w:val="24"/>
          <w:szCs w:val="24"/>
        </w:rPr>
        <w:t>)</w:t>
      </w:r>
      <w:r w:rsidRPr="00610384">
        <w:rPr>
          <w:sz w:val="24"/>
          <w:szCs w:val="24"/>
        </w:rPr>
        <w:t xml:space="preserve">. Untuk </w:t>
      </w:r>
      <w:r w:rsidRPr="00610384">
        <w:rPr>
          <w:i/>
          <w:iCs/>
          <w:sz w:val="24"/>
          <w:szCs w:val="24"/>
        </w:rPr>
        <w:t>flowchart</w:t>
      </w:r>
      <w:r w:rsidRPr="00610384">
        <w:rPr>
          <w:sz w:val="24"/>
          <w:szCs w:val="24"/>
        </w:rPr>
        <w:t xml:space="preserve"> pada proses ini dapat dilihat pada</w:t>
      </w:r>
      <w:r w:rsidR="009814CA">
        <w:rPr>
          <w:sz w:val="24"/>
          <w:szCs w:val="24"/>
        </w:rPr>
        <w:t xml:space="preserve"> </w:t>
      </w:r>
      <w:r w:rsidR="009814CA" w:rsidRPr="00E93B77">
        <w:rPr>
          <w:sz w:val="24"/>
          <w:szCs w:val="24"/>
        </w:rPr>
        <w:fldChar w:fldCharType="begin"/>
      </w:r>
      <w:r w:rsidR="009814CA" w:rsidRPr="00E93B77">
        <w:rPr>
          <w:sz w:val="24"/>
          <w:szCs w:val="24"/>
        </w:rPr>
        <w:instrText xml:space="preserve"> REF _Ref521592655 \h </w:instrText>
      </w:r>
      <w:r w:rsidR="00E93B77" w:rsidRPr="00E93B77">
        <w:rPr>
          <w:sz w:val="24"/>
          <w:szCs w:val="24"/>
        </w:rPr>
        <w:instrText xml:space="preserve"> \* MERGEFORMAT </w:instrText>
      </w:r>
      <w:r w:rsidR="009814CA" w:rsidRPr="00E93B77">
        <w:rPr>
          <w:sz w:val="24"/>
          <w:szCs w:val="24"/>
        </w:rPr>
      </w:r>
      <w:r w:rsidR="009814CA" w:rsidRPr="00E93B77">
        <w:rPr>
          <w:sz w:val="24"/>
          <w:szCs w:val="24"/>
        </w:rPr>
        <w:fldChar w:fldCharType="separate"/>
      </w:r>
      <w:r w:rsidR="00EC7493" w:rsidRPr="00EC7493">
        <w:rPr>
          <w:sz w:val="24"/>
          <w:szCs w:val="24"/>
        </w:rPr>
        <w:t xml:space="preserve">Gambar </w:t>
      </w:r>
      <w:r w:rsidR="00EC7493" w:rsidRPr="00EC7493">
        <w:rPr>
          <w:noProof/>
          <w:sz w:val="24"/>
          <w:szCs w:val="24"/>
        </w:rPr>
        <w:t>4.4</w:t>
      </w:r>
      <w:r w:rsidR="009814CA" w:rsidRPr="00E93B77">
        <w:rPr>
          <w:sz w:val="24"/>
          <w:szCs w:val="24"/>
        </w:rPr>
        <w:fldChar w:fldCharType="end"/>
      </w:r>
      <w:r w:rsidRPr="00E93B77">
        <w:rPr>
          <w:sz w:val="24"/>
          <w:szCs w:val="24"/>
        </w:rPr>
        <w:t>.</w:t>
      </w:r>
    </w:p>
    <w:p w14:paraId="55E267A8" w14:textId="77777777" w:rsidR="005E697C" w:rsidRPr="00610384" w:rsidRDefault="005E697C" w:rsidP="005E697C">
      <w:pPr>
        <w:keepNext/>
        <w:spacing w:after="240" w:line="360" w:lineRule="auto"/>
        <w:jc w:val="both"/>
        <w:rPr>
          <w:sz w:val="24"/>
          <w:szCs w:val="24"/>
        </w:rPr>
      </w:pPr>
      <w:r w:rsidRPr="00610384">
        <w:rPr>
          <w:noProof/>
          <w:sz w:val="24"/>
          <w:szCs w:val="24"/>
        </w:rPr>
        <w:drawing>
          <wp:inline distT="0" distB="0" distL="0" distR="0" wp14:anchorId="2154134D" wp14:editId="7799D11D">
            <wp:extent cx="5220970" cy="750627"/>
            <wp:effectExtent l="0" t="0" r="0" b="0"/>
            <wp:docPr id="92040962" name="Picture 9204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5116" cy="751223"/>
                    </a:xfrm>
                    <a:prstGeom prst="rect">
                      <a:avLst/>
                    </a:prstGeom>
                  </pic:spPr>
                </pic:pic>
              </a:graphicData>
            </a:graphic>
          </wp:inline>
        </w:drawing>
      </w:r>
    </w:p>
    <w:p w14:paraId="48130A6E" w14:textId="1D830231" w:rsidR="005E697C" w:rsidRPr="00CF4FFD" w:rsidRDefault="005E697C" w:rsidP="005E697C">
      <w:pPr>
        <w:pStyle w:val="Caption"/>
        <w:jc w:val="center"/>
        <w:rPr>
          <w:b/>
          <w:i w:val="0"/>
          <w:color w:val="auto"/>
          <w:sz w:val="20"/>
          <w:szCs w:val="24"/>
        </w:rPr>
      </w:pPr>
      <w:bookmarkStart w:id="507" w:name="_Ref521592655"/>
      <w:bookmarkStart w:id="508" w:name="_Toc522079711"/>
      <w:r w:rsidRPr="00CF4FFD">
        <w:rPr>
          <w:b/>
          <w:i w:val="0"/>
          <w:color w:val="auto"/>
          <w:sz w:val="20"/>
          <w:szCs w:val="24"/>
        </w:rPr>
        <w:t xml:space="preserve">Gambar </w:t>
      </w:r>
      <w:r w:rsidR="00517711" w:rsidRPr="00CF4FFD">
        <w:rPr>
          <w:b/>
          <w:i w:val="0"/>
          <w:color w:val="auto"/>
          <w:sz w:val="20"/>
          <w:szCs w:val="24"/>
        </w:rPr>
        <w:fldChar w:fldCharType="begin"/>
      </w:r>
      <w:r w:rsidR="00517711" w:rsidRPr="00CF4FFD">
        <w:rPr>
          <w:b/>
          <w:i w:val="0"/>
          <w:color w:val="auto"/>
          <w:sz w:val="20"/>
          <w:szCs w:val="24"/>
        </w:rPr>
        <w:instrText xml:space="preserve"> STYLEREF 1 \s </w:instrText>
      </w:r>
      <w:r w:rsidR="00517711" w:rsidRPr="00CF4FFD">
        <w:rPr>
          <w:b/>
          <w:i w:val="0"/>
          <w:color w:val="auto"/>
          <w:sz w:val="20"/>
          <w:szCs w:val="24"/>
        </w:rPr>
        <w:fldChar w:fldCharType="separate"/>
      </w:r>
      <w:r w:rsidR="00EC7493">
        <w:rPr>
          <w:b/>
          <w:i w:val="0"/>
          <w:noProof/>
          <w:color w:val="auto"/>
          <w:sz w:val="20"/>
          <w:szCs w:val="24"/>
        </w:rPr>
        <w:t>4</w:t>
      </w:r>
      <w:r w:rsidR="00517711" w:rsidRPr="00CF4FFD">
        <w:rPr>
          <w:b/>
          <w:i w:val="0"/>
          <w:color w:val="auto"/>
          <w:sz w:val="20"/>
          <w:szCs w:val="24"/>
        </w:rPr>
        <w:fldChar w:fldCharType="end"/>
      </w:r>
      <w:r w:rsidR="00517711" w:rsidRPr="00CF4FFD">
        <w:rPr>
          <w:b/>
          <w:i w:val="0"/>
          <w:color w:val="auto"/>
          <w:sz w:val="20"/>
          <w:szCs w:val="24"/>
        </w:rPr>
        <w:t>.</w:t>
      </w:r>
      <w:r w:rsidR="00517711" w:rsidRPr="00CF4FFD">
        <w:rPr>
          <w:b/>
          <w:i w:val="0"/>
          <w:color w:val="auto"/>
          <w:sz w:val="20"/>
          <w:szCs w:val="24"/>
        </w:rPr>
        <w:fldChar w:fldCharType="begin"/>
      </w:r>
      <w:r w:rsidR="00517711" w:rsidRPr="00CF4FFD">
        <w:rPr>
          <w:b/>
          <w:i w:val="0"/>
          <w:color w:val="auto"/>
          <w:sz w:val="20"/>
          <w:szCs w:val="24"/>
        </w:rPr>
        <w:instrText xml:space="preserve"> SEQ Gambar \* ARABIC \s 1 </w:instrText>
      </w:r>
      <w:r w:rsidR="00517711" w:rsidRPr="00CF4FFD">
        <w:rPr>
          <w:b/>
          <w:i w:val="0"/>
          <w:color w:val="auto"/>
          <w:sz w:val="20"/>
          <w:szCs w:val="24"/>
        </w:rPr>
        <w:fldChar w:fldCharType="separate"/>
      </w:r>
      <w:r w:rsidR="00EC7493">
        <w:rPr>
          <w:b/>
          <w:i w:val="0"/>
          <w:noProof/>
          <w:color w:val="auto"/>
          <w:sz w:val="20"/>
          <w:szCs w:val="24"/>
        </w:rPr>
        <w:t>4</w:t>
      </w:r>
      <w:r w:rsidR="00517711" w:rsidRPr="00CF4FFD">
        <w:rPr>
          <w:b/>
          <w:i w:val="0"/>
          <w:color w:val="auto"/>
          <w:sz w:val="20"/>
          <w:szCs w:val="24"/>
        </w:rPr>
        <w:fldChar w:fldCharType="end"/>
      </w:r>
      <w:bookmarkEnd w:id="507"/>
      <w:r w:rsidRPr="00CF4FFD">
        <w:rPr>
          <w:b/>
          <w:i w:val="0"/>
          <w:color w:val="auto"/>
          <w:sz w:val="20"/>
          <w:szCs w:val="24"/>
        </w:rPr>
        <w:t xml:space="preserve"> </w:t>
      </w:r>
      <w:r w:rsidRPr="00CF4FFD">
        <w:rPr>
          <w:b/>
          <w:color w:val="auto"/>
          <w:sz w:val="20"/>
          <w:szCs w:val="24"/>
        </w:rPr>
        <w:t>Flowchart</w:t>
      </w:r>
      <w:r w:rsidRPr="00CF4FFD">
        <w:rPr>
          <w:b/>
          <w:i w:val="0"/>
          <w:color w:val="auto"/>
          <w:sz w:val="20"/>
          <w:szCs w:val="24"/>
        </w:rPr>
        <w:t xml:space="preserve"> Mengakses </w:t>
      </w:r>
      <w:r w:rsidRPr="00CF4FFD">
        <w:rPr>
          <w:b/>
          <w:color w:val="auto"/>
          <w:sz w:val="20"/>
          <w:szCs w:val="24"/>
        </w:rPr>
        <w:t>File Executable</w:t>
      </w:r>
      <w:bookmarkEnd w:id="508"/>
    </w:p>
    <w:p w14:paraId="1095B17A" w14:textId="59DECCA3" w:rsidR="005E697C" w:rsidRPr="00610384" w:rsidRDefault="00E93B77" w:rsidP="00CB5D6C">
      <w:pPr>
        <w:tabs>
          <w:tab w:val="left" w:pos="7380"/>
        </w:tabs>
        <w:spacing w:before="240" w:after="240" w:line="360" w:lineRule="auto"/>
        <w:jc w:val="both"/>
        <w:rPr>
          <w:sz w:val="24"/>
          <w:szCs w:val="24"/>
        </w:rPr>
      </w:pPr>
      <w:r>
        <w:rPr>
          <w:noProof/>
        </w:rPr>
        <mc:AlternateContent>
          <mc:Choice Requires="wps">
            <w:drawing>
              <wp:anchor distT="0" distB="0" distL="114300" distR="114300" simplePos="0" relativeHeight="251964928" behindDoc="0" locked="0" layoutInCell="1" allowOverlap="1" wp14:anchorId="3923FFBC" wp14:editId="62F83E8B">
                <wp:simplePos x="0" y="0"/>
                <wp:positionH relativeFrom="column">
                  <wp:posOffset>-124460</wp:posOffset>
                </wp:positionH>
                <wp:positionV relativeFrom="paragraph">
                  <wp:posOffset>3581400</wp:posOffset>
                </wp:positionV>
                <wp:extent cx="5925820" cy="635"/>
                <wp:effectExtent l="0" t="0" r="0" b="0"/>
                <wp:wrapTopAndBottom/>
                <wp:docPr id="1833221416" name="Text Box 1833221416"/>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2C80CF29" w14:textId="52AAA23B" w:rsidR="00EC7493" w:rsidRPr="00E93B77" w:rsidRDefault="00EC7493" w:rsidP="00E93B77">
                            <w:pPr>
                              <w:pStyle w:val="Caption"/>
                              <w:jc w:val="center"/>
                              <w:rPr>
                                <w:b/>
                                <w:i w:val="0"/>
                                <w:noProof/>
                                <w:color w:val="auto"/>
                                <w:sz w:val="20"/>
                                <w:szCs w:val="20"/>
                                <w:lang w:val="en-GB" w:eastAsia="en-GB"/>
                              </w:rPr>
                            </w:pPr>
                            <w:bookmarkStart w:id="509" w:name="_Ref521935369"/>
                            <w:bookmarkStart w:id="510" w:name="_Toc521959365"/>
                            <w:r w:rsidRPr="00E93B77">
                              <w:rPr>
                                <w:b/>
                                <w:color w:val="auto"/>
                                <w:sz w:val="20"/>
                                <w:szCs w:val="20"/>
                              </w:rPr>
                              <w:t>Pseudocode</w:t>
                            </w:r>
                            <w:r w:rsidRPr="00E93B77">
                              <w:rPr>
                                <w:b/>
                                <w:i w:val="0"/>
                                <w:color w:val="auto"/>
                                <w:sz w:val="20"/>
                                <w:szCs w:val="20"/>
                              </w:rPr>
                              <w:t xml:space="preserve"> </w:t>
                            </w:r>
                            <w:r w:rsidRPr="00E93B77">
                              <w:rPr>
                                <w:b/>
                                <w:i w:val="0"/>
                                <w:color w:val="auto"/>
                                <w:sz w:val="20"/>
                                <w:szCs w:val="20"/>
                              </w:rPr>
                              <w:fldChar w:fldCharType="begin"/>
                            </w:r>
                            <w:r w:rsidRPr="00E93B77">
                              <w:rPr>
                                <w:b/>
                                <w:i w:val="0"/>
                                <w:color w:val="auto"/>
                                <w:sz w:val="20"/>
                                <w:szCs w:val="20"/>
                              </w:rPr>
                              <w:instrText xml:space="preserve"> STYLEREF 1 \s </w:instrText>
                            </w:r>
                            <w:r w:rsidRPr="00E93B77">
                              <w:rPr>
                                <w:b/>
                                <w:i w:val="0"/>
                                <w:color w:val="auto"/>
                                <w:sz w:val="20"/>
                                <w:szCs w:val="20"/>
                              </w:rPr>
                              <w:fldChar w:fldCharType="separate"/>
                            </w:r>
                            <w:r>
                              <w:rPr>
                                <w:b/>
                                <w:i w:val="0"/>
                                <w:noProof/>
                                <w:color w:val="auto"/>
                                <w:sz w:val="20"/>
                                <w:szCs w:val="20"/>
                              </w:rPr>
                              <w:t>4</w:t>
                            </w:r>
                            <w:r w:rsidRPr="00E93B77">
                              <w:rPr>
                                <w:b/>
                                <w:i w:val="0"/>
                                <w:color w:val="auto"/>
                                <w:sz w:val="20"/>
                                <w:szCs w:val="20"/>
                              </w:rPr>
                              <w:fldChar w:fldCharType="end"/>
                            </w:r>
                            <w:r w:rsidRPr="00E93B77">
                              <w:rPr>
                                <w:b/>
                                <w:i w:val="0"/>
                                <w:color w:val="auto"/>
                                <w:sz w:val="20"/>
                                <w:szCs w:val="20"/>
                              </w:rPr>
                              <w:t>.</w:t>
                            </w:r>
                            <w:r w:rsidRPr="00E93B77">
                              <w:rPr>
                                <w:b/>
                                <w:i w:val="0"/>
                                <w:color w:val="auto"/>
                                <w:sz w:val="20"/>
                                <w:szCs w:val="20"/>
                              </w:rPr>
                              <w:fldChar w:fldCharType="begin"/>
                            </w:r>
                            <w:r w:rsidRPr="00E93B77">
                              <w:rPr>
                                <w:b/>
                                <w:i w:val="0"/>
                                <w:color w:val="auto"/>
                                <w:sz w:val="20"/>
                                <w:szCs w:val="20"/>
                              </w:rPr>
                              <w:instrText xml:space="preserve"> SEQ Pseudocode \* ARABIC \s 1 </w:instrText>
                            </w:r>
                            <w:r w:rsidRPr="00E93B77">
                              <w:rPr>
                                <w:b/>
                                <w:i w:val="0"/>
                                <w:color w:val="auto"/>
                                <w:sz w:val="20"/>
                                <w:szCs w:val="20"/>
                              </w:rPr>
                              <w:fldChar w:fldCharType="separate"/>
                            </w:r>
                            <w:r>
                              <w:rPr>
                                <w:b/>
                                <w:i w:val="0"/>
                                <w:noProof/>
                                <w:color w:val="auto"/>
                                <w:sz w:val="20"/>
                                <w:szCs w:val="20"/>
                              </w:rPr>
                              <w:t>1</w:t>
                            </w:r>
                            <w:r w:rsidRPr="00E93B77">
                              <w:rPr>
                                <w:b/>
                                <w:i w:val="0"/>
                                <w:color w:val="auto"/>
                                <w:sz w:val="20"/>
                                <w:szCs w:val="20"/>
                              </w:rPr>
                              <w:fldChar w:fldCharType="end"/>
                            </w:r>
                            <w:bookmarkEnd w:id="509"/>
                            <w:r>
                              <w:rPr>
                                <w:b/>
                                <w:i w:val="0"/>
                                <w:color w:val="auto"/>
                                <w:sz w:val="20"/>
                                <w:szCs w:val="20"/>
                              </w:rPr>
                              <w:t xml:space="preserve"> Create Process</w:t>
                            </w:r>
                            <w:bookmarkEnd w:id="5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3FFBC" id="Text Box 1833221416" o:spid="_x0000_s1031" type="#_x0000_t202" style="position:absolute;left:0;text-align:left;margin-left:-9.8pt;margin-top:282pt;width:466.6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" stroked="f">
                <v:textbox style="mso-fit-shape-to-text:t" inset="0,0,0,0">
                  <w:txbxContent>
                    <w:p w14:paraId="2C80CF29" w14:textId="52AAA23B" w:rsidR="00EC7493" w:rsidRPr="00E93B77" w:rsidRDefault="00EC7493" w:rsidP="00E93B77">
                      <w:pPr>
                        <w:pStyle w:val="Caption"/>
                        <w:jc w:val="center"/>
                        <w:rPr>
                          <w:b/>
                          <w:i w:val="0"/>
                          <w:noProof/>
                          <w:color w:val="auto"/>
                          <w:sz w:val="20"/>
                          <w:szCs w:val="20"/>
                          <w:lang w:val="en-GB" w:eastAsia="en-GB"/>
                        </w:rPr>
                      </w:pPr>
                      <w:bookmarkStart w:id="520" w:name="_Ref521935369"/>
                      <w:bookmarkStart w:id="521" w:name="_Toc521959365"/>
                      <w:r w:rsidRPr="00E93B77">
                        <w:rPr>
                          <w:b/>
                          <w:color w:val="auto"/>
                          <w:sz w:val="20"/>
                          <w:szCs w:val="20"/>
                        </w:rPr>
                        <w:t>Pseudocode</w:t>
                      </w:r>
                      <w:r w:rsidRPr="00E93B77">
                        <w:rPr>
                          <w:b/>
                          <w:i w:val="0"/>
                          <w:color w:val="auto"/>
                          <w:sz w:val="20"/>
                          <w:szCs w:val="20"/>
                        </w:rPr>
                        <w:t xml:space="preserve"> </w:t>
                      </w:r>
                      <w:r w:rsidRPr="00E93B77">
                        <w:rPr>
                          <w:b/>
                          <w:i w:val="0"/>
                          <w:color w:val="auto"/>
                          <w:sz w:val="20"/>
                          <w:szCs w:val="20"/>
                        </w:rPr>
                        <w:fldChar w:fldCharType="begin"/>
                      </w:r>
                      <w:r w:rsidRPr="00E93B77">
                        <w:rPr>
                          <w:b/>
                          <w:i w:val="0"/>
                          <w:color w:val="auto"/>
                          <w:sz w:val="20"/>
                          <w:szCs w:val="20"/>
                        </w:rPr>
                        <w:instrText xml:space="preserve"> STYLEREF 1 \s </w:instrText>
                      </w:r>
                      <w:r w:rsidRPr="00E93B77">
                        <w:rPr>
                          <w:b/>
                          <w:i w:val="0"/>
                          <w:color w:val="auto"/>
                          <w:sz w:val="20"/>
                          <w:szCs w:val="20"/>
                        </w:rPr>
                        <w:fldChar w:fldCharType="separate"/>
                      </w:r>
                      <w:r>
                        <w:rPr>
                          <w:b/>
                          <w:i w:val="0"/>
                          <w:noProof/>
                          <w:color w:val="auto"/>
                          <w:sz w:val="20"/>
                          <w:szCs w:val="20"/>
                        </w:rPr>
                        <w:t>4</w:t>
                      </w:r>
                      <w:r w:rsidRPr="00E93B77">
                        <w:rPr>
                          <w:b/>
                          <w:i w:val="0"/>
                          <w:color w:val="auto"/>
                          <w:sz w:val="20"/>
                          <w:szCs w:val="20"/>
                        </w:rPr>
                        <w:fldChar w:fldCharType="end"/>
                      </w:r>
                      <w:r w:rsidRPr="00E93B77">
                        <w:rPr>
                          <w:b/>
                          <w:i w:val="0"/>
                          <w:color w:val="auto"/>
                          <w:sz w:val="20"/>
                          <w:szCs w:val="20"/>
                        </w:rPr>
                        <w:t>.</w:t>
                      </w:r>
                      <w:r w:rsidRPr="00E93B77">
                        <w:rPr>
                          <w:b/>
                          <w:i w:val="0"/>
                          <w:color w:val="auto"/>
                          <w:sz w:val="20"/>
                          <w:szCs w:val="20"/>
                        </w:rPr>
                        <w:fldChar w:fldCharType="begin"/>
                      </w:r>
                      <w:r w:rsidRPr="00E93B77">
                        <w:rPr>
                          <w:b/>
                          <w:i w:val="0"/>
                          <w:color w:val="auto"/>
                          <w:sz w:val="20"/>
                          <w:szCs w:val="20"/>
                        </w:rPr>
                        <w:instrText xml:space="preserve"> SEQ Pseudocode \* ARABIC \s 1 </w:instrText>
                      </w:r>
                      <w:r w:rsidRPr="00E93B77">
                        <w:rPr>
                          <w:b/>
                          <w:i w:val="0"/>
                          <w:color w:val="auto"/>
                          <w:sz w:val="20"/>
                          <w:szCs w:val="20"/>
                        </w:rPr>
                        <w:fldChar w:fldCharType="separate"/>
                      </w:r>
                      <w:r>
                        <w:rPr>
                          <w:b/>
                          <w:i w:val="0"/>
                          <w:noProof/>
                          <w:color w:val="auto"/>
                          <w:sz w:val="20"/>
                          <w:szCs w:val="20"/>
                        </w:rPr>
                        <w:t>1</w:t>
                      </w:r>
                      <w:r w:rsidRPr="00E93B77">
                        <w:rPr>
                          <w:b/>
                          <w:i w:val="0"/>
                          <w:color w:val="auto"/>
                          <w:sz w:val="20"/>
                          <w:szCs w:val="20"/>
                        </w:rPr>
                        <w:fldChar w:fldCharType="end"/>
                      </w:r>
                      <w:bookmarkEnd w:id="520"/>
                      <w:r>
                        <w:rPr>
                          <w:b/>
                          <w:i w:val="0"/>
                          <w:color w:val="auto"/>
                          <w:sz w:val="20"/>
                          <w:szCs w:val="20"/>
                        </w:rPr>
                        <w:t xml:space="preserve"> Create Process</w:t>
                      </w:r>
                      <w:bookmarkEnd w:id="521"/>
                    </w:p>
                  </w:txbxContent>
                </v:textbox>
                <w10:wrap type="topAndBottom"/>
              </v:shape>
            </w:pict>
          </mc:Fallback>
        </mc:AlternateContent>
      </w:r>
      <w:r w:rsidR="00CB5D6C" w:rsidRPr="00610384">
        <w:rPr>
          <w:noProof/>
          <w:sz w:val="24"/>
          <w:szCs w:val="24"/>
        </w:rPr>
        <mc:AlternateContent>
          <mc:Choice Requires="wps">
            <w:drawing>
              <wp:anchor distT="45720" distB="45720" distL="114300" distR="114300" simplePos="0" relativeHeight="251660800" behindDoc="0" locked="0" layoutInCell="1" allowOverlap="1" wp14:anchorId="1A6CAD06" wp14:editId="688441D2">
                <wp:simplePos x="0" y="0"/>
                <wp:positionH relativeFrom="margin">
                  <wp:posOffset>-124460</wp:posOffset>
                </wp:positionH>
                <wp:positionV relativeFrom="paragraph">
                  <wp:posOffset>476250</wp:posOffset>
                </wp:positionV>
                <wp:extent cx="5925820" cy="3048000"/>
                <wp:effectExtent l="0" t="0" r="17780" b="19050"/>
                <wp:wrapTopAndBottom/>
                <wp:docPr id="1833221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3048000"/>
                        </a:xfrm>
                        <a:prstGeom prst="rect">
                          <a:avLst/>
                        </a:prstGeom>
                        <a:noFill/>
                        <a:ln w="9525">
                          <a:solidFill>
                            <a:srgbClr val="000000"/>
                          </a:solidFill>
                          <a:miter lim="800000"/>
                          <a:headEnd/>
                          <a:tailEnd/>
                        </a:ln>
                      </wps:spPr>
                      <wps:txbx>
                        <w:txbxContent>
                          <w:p w14:paraId="7FDEDB8D" w14:textId="77777777" w:rsidR="00EC7493" w:rsidRPr="00487256" w:rsidRDefault="00EC7493" w:rsidP="007A382B">
                            <w:pPr>
                              <w:rPr>
                                <w:rFonts w:ascii="Courier New" w:hAnsi="Courier New" w:cs="Courier New"/>
                                <w:b/>
                              </w:rPr>
                            </w:pPr>
                            <w:r w:rsidRPr="00487256">
                              <w:rPr>
                                <w:rFonts w:ascii="Courier New" w:hAnsi="Courier New" w:cs="Courier New"/>
                              </w:rPr>
                              <w:t xml:space="preserve">Function </w:t>
                            </w:r>
                            <w:r w:rsidRPr="00487256">
                              <w:rPr>
                                <w:rFonts w:ascii="Courier New" w:hAnsi="Courier New" w:cs="Courier New"/>
                                <w:lang w:val="id-ID"/>
                              </w:rPr>
                              <w:t>load</w:t>
                            </w:r>
                            <w:r w:rsidRPr="00487256">
                              <w:rPr>
                                <w:rFonts w:ascii="Courier New" w:hAnsi="Courier New" w:cs="Courier New"/>
                              </w:rPr>
                              <w:t>(</w:t>
                            </w:r>
                            <w:r w:rsidRPr="00487256">
                              <w:rPr>
                                <w:rFonts w:ascii="Courier New" w:hAnsi="Courier New" w:cs="Courier New"/>
                                <w:lang w:val="id-ID"/>
                              </w:rPr>
                              <w:t>self,</w:t>
                            </w:r>
                            <w:r w:rsidRPr="00487256">
                              <w:rPr>
                                <w:rFonts w:ascii="Courier New" w:hAnsi="Courier New" w:cs="Courier New"/>
                                <w:lang w:val="en-GB"/>
                              </w:rPr>
                              <w:t xml:space="preserve"> </w:t>
                            </w:r>
                            <w:r w:rsidRPr="00487256">
                              <w:rPr>
                                <w:rFonts w:ascii="Courier New" w:hAnsi="Courier New" w:cs="Courier New"/>
                                <w:lang w:val="id-ID"/>
                              </w:rPr>
                              <w:t>path_to_exe</w:t>
                            </w:r>
                            <w:r w:rsidRPr="00487256">
                              <w:rPr>
                                <w:rFonts w:ascii="Courier New" w:hAnsi="Courier New" w:cs="Courier New"/>
                              </w:rPr>
                              <w:t>):</w:t>
                            </w:r>
                          </w:p>
                          <w:p w14:paraId="2399A6C3" w14:textId="77777777" w:rsidR="00EC7493" w:rsidRPr="00487256" w:rsidRDefault="00EC7493" w:rsidP="007A382B">
                            <w:pPr>
                              <w:rPr>
                                <w:rFonts w:ascii="Courier New" w:hAnsi="Courier New" w:cs="Courier New"/>
                                <w:b/>
                                <w:lang w:val="id-ID"/>
                              </w:rPr>
                            </w:pPr>
                            <w:r w:rsidRPr="00487256">
                              <w:rPr>
                                <w:rFonts w:ascii="Courier New" w:hAnsi="Courier New" w:cs="Courier New"/>
                              </w:rPr>
                              <w:tab/>
                            </w: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creation_flags</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DEBUG_PROCESS</w:t>
                            </w:r>
                          </w:p>
                          <w:p w14:paraId="589F481A"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startupinfo</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STARTUPINFO()</w:t>
                            </w:r>
                          </w:p>
                          <w:p w14:paraId="719DEF4D"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process_information</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PROCESS_INFORMATION()</w:t>
                            </w:r>
                          </w:p>
                          <w:p w14:paraId="52F23F5A"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startupinfo.dwFlags</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0x1</w:t>
                            </w:r>
                          </w:p>
                          <w:p w14:paraId="32754C91"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startupinfo.wShowWindow</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0x1</w:t>
                            </w:r>
                          </w:p>
                          <w:p w14:paraId="59072D97"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startupinfo.cb</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sizeof(startupinfo)</w:t>
                            </w:r>
                          </w:p>
                          <w:p w14:paraId="036CEEAC" w14:textId="77777777" w:rsidR="00EC7493" w:rsidRPr="00487256" w:rsidRDefault="00EC7493" w:rsidP="007A382B">
                            <w:pPr>
                              <w:autoSpaceDE w:val="0"/>
                              <w:autoSpaceDN w:val="0"/>
                              <w:adjustRightInd w:val="0"/>
                              <w:ind w:firstLine="720"/>
                              <w:rPr>
                                <w:rFonts w:ascii="Courier New" w:hAnsi="Courier New" w:cs="Courier New"/>
                                <w:b/>
                              </w:rPr>
                            </w:pPr>
                            <w:r w:rsidRPr="00487256">
                              <w:rPr>
                                <w:rFonts w:ascii="Courier New" w:hAnsi="Courier New" w:cs="Courier New"/>
                              </w:rPr>
                              <w:t>If(</w:t>
                            </w:r>
                            <w:r w:rsidRPr="00487256">
                              <w:rPr>
                                <w:rFonts w:ascii="Courier New" w:hAnsi="Courier New" w:cs="Courier New"/>
                                <w:lang w:val="id-ID"/>
                              </w:rPr>
                              <w:t>kernel32.CreateProcessA(path_to_exe,None,None, None, None, creation_flags, None, None, byref(startupinfo),byref(process_information)))</w:t>
                            </w:r>
                            <w:r w:rsidRPr="00487256">
                              <w:rPr>
                                <w:rFonts w:ascii="Courier New" w:hAnsi="Courier New" w:cs="Courier New"/>
                              </w:rPr>
                              <w:t>:</w:t>
                            </w:r>
                          </w:p>
                          <w:p w14:paraId="050CF6C8" w14:textId="77777777" w:rsidR="00EC7493" w:rsidRPr="00487256" w:rsidRDefault="00EC7493" w:rsidP="007A382B">
                            <w:pPr>
                              <w:autoSpaceDE w:val="0"/>
                              <w:autoSpaceDN w:val="0"/>
                              <w:adjustRightInd w:val="0"/>
                              <w:ind w:firstLine="720"/>
                              <w:rPr>
                                <w:rFonts w:ascii="Courier New" w:hAnsi="Courier New" w:cs="Courier New"/>
                                <w:b/>
                                <w:lang w:val="id-ID"/>
                              </w:rPr>
                            </w:pPr>
                            <w:r w:rsidRPr="00487256">
                              <w:rPr>
                                <w:rFonts w:ascii="Courier New" w:hAnsi="Courier New" w:cs="Courier New"/>
                              </w:rPr>
                              <w:tab/>
                              <w:t xml:space="preserve">Print “[*] </w:t>
                            </w:r>
                            <w:r w:rsidRPr="00487256">
                              <w:rPr>
                                <w:rFonts w:ascii="Courier New" w:hAnsi="Courier New" w:cs="Courier New"/>
                                <w:lang w:val="id-ID"/>
                              </w:rPr>
                              <w:t>We have successfully launched the process ! “</w:t>
                            </w:r>
                          </w:p>
                          <w:p w14:paraId="5D641645" w14:textId="77777777" w:rsidR="00EC7493" w:rsidRPr="00487256" w:rsidRDefault="00EC7493" w:rsidP="007A382B">
                            <w:pPr>
                              <w:autoSpaceDE w:val="0"/>
                              <w:autoSpaceDN w:val="0"/>
                              <w:adjustRightInd w:val="0"/>
                              <w:ind w:firstLine="720"/>
                              <w:rPr>
                                <w:rFonts w:ascii="Courier New" w:hAnsi="Courier New" w:cs="Courier New"/>
                                <w:b/>
                                <w:lang w:val="id-ID"/>
                              </w:rPr>
                            </w:pPr>
                            <w:r w:rsidRPr="00487256">
                              <w:rPr>
                                <w:rFonts w:ascii="Courier New" w:hAnsi="Courier New" w:cs="Courier New"/>
                              </w:rPr>
                              <w:tab/>
                              <w:t xml:space="preserve">Print “[*] </w:t>
                            </w:r>
                            <w:r w:rsidRPr="00487256">
                              <w:rPr>
                                <w:rFonts w:ascii="Courier New" w:hAnsi="Courier New" w:cs="Courier New"/>
                                <w:lang w:val="id-ID"/>
                              </w:rPr>
                              <w:t>The Process ID I have is: %d “ % process_information.dwProcessId</w:t>
                            </w:r>
                          </w:p>
                          <w:p w14:paraId="63B73712"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rPr>
                              <w:t xml:space="preserve"> </w:t>
                            </w:r>
                            <w:r w:rsidRPr="00487256">
                              <w:rPr>
                                <w:rFonts w:ascii="Courier New" w:hAnsi="Courier New" w:cs="Courier New"/>
                              </w:rPr>
                              <w:tab/>
                            </w:r>
                            <w:r w:rsidRPr="00487256">
                              <w:rPr>
                                <w:rFonts w:ascii="Courier New" w:hAnsi="Courier New" w:cs="Courier New"/>
                                <w:lang w:val="id-ID"/>
                              </w:rPr>
                              <w:t>self.pid</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process_information.dwProcessId</w:t>
                            </w:r>
                          </w:p>
                          <w:p w14:paraId="06C89DDC" w14:textId="77777777" w:rsidR="00EC7493" w:rsidRPr="00487256" w:rsidRDefault="00EC7493" w:rsidP="007A382B">
                            <w:pPr>
                              <w:ind w:left="720" w:firstLine="720"/>
                              <w:rPr>
                                <w:rFonts w:ascii="Courier New" w:hAnsi="Courier New" w:cs="Courier New"/>
                                <w:b/>
                                <w:lang w:val="id-ID"/>
                              </w:rPr>
                            </w:pPr>
                            <w:r w:rsidRPr="00487256">
                              <w:rPr>
                                <w:rFonts w:ascii="Courier New" w:hAnsi="Courier New" w:cs="Courier New"/>
                                <w:lang w:val="id-ID"/>
                              </w:rPr>
                              <w:t>self.h_process</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self.open_process(process_information.dwProcessId)</w:t>
                            </w:r>
                          </w:p>
                          <w:p w14:paraId="595CBF1C" w14:textId="77777777" w:rsidR="00EC7493" w:rsidRPr="00487256" w:rsidRDefault="00EC7493" w:rsidP="007A382B">
                            <w:pPr>
                              <w:ind w:left="720" w:firstLine="720"/>
                              <w:rPr>
                                <w:rFonts w:ascii="Courier New" w:hAnsi="Courier New" w:cs="Courier New"/>
                                <w:b/>
                                <w:lang w:val="id-ID"/>
                              </w:rPr>
                            </w:pPr>
                            <w:r w:rsidRPr="00487256">
                              <w:rPr>
                                <w:rFonts w:ascii="Courier New" w:hAnsi="Courier New" w:cs="Courier New"/>
                                <w:lang w:val="id-ID"/>
                              </w:rPr>
                              <w:t>self.debugger_active</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TRUE</w:t>
                            </w:r>
                          </w:p>
                          <w:p w14:paraId="561C8C3B"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E</w:t>
                            </w:r>
                            <w:r w:rsidRPr="00487256">
                              <w:rPr>
                                <w:rFonts w:ascii="Courier New" w:hAnsi="Courier New" w:cs="Courier New"/>
                                <w:lang w:val="en-GB"/>
                              </w:rPr>
                              <w:t>lse</w:t>
                            </w:r>
                            <w:r w:rsidRPr="00487256">
                              <w:rPr>
                                <w:rFonts w:ascii="Courier New" w:hAnsi="Courier New" w:cs="Courier New"/>
                                <w:lang w:val="id-ID"/>
                              </w:rPr>
                              <w:t>:</w:t>
                            </w:r>
                          </w:p>
                          <w:p w14:paraId="203CA554"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rPr>
                              <w:tab/>
                              <w:t>Print “[*]</w:t>
                            </w:r>
                            <w:r w:rsidRPr="00487256">
                              <w:rPr>
                                <w:rFonts w:ascii="Courier New" w:hAnsi="Courier New" w:cs="Courier New"/>
                                <w:lang w:val="id-ID"/>
                              </w:rPr>
                              <w:t>Error with error code %d“ %</w:t>
                            </w:r>
                            <w:r w:rsidRPr="00487256">
                              <w:rPr>
                                <w:rFonts w:ascii="Courier New" w:hAnsi="Courier New" w:cs="Courier New"/>
                              </w:rPr>
                              <w:t xml:space="preserve"> </w:t>
                            </w:r>
                            <w:r w:rsidRPr="00487256">
                              <w:rPr>
                                <w:rFonts w:ascii="Courier New" w:hAnsi="Courier New" w:cs="Courier New"/>
                                <w:lang w:val="id-ID"/>
                              </w:rPr>
                              <w:t>kernel32.GetLastError()</w:t>
                            </w:r>
                            <w:r w:rsidRPr="00487256">
                              <w:rPr>
                                <w:rFonts w:ascii="Courier New" w:hAnsi="Courier New" w:cs="Courier New"/>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CAD06" id="Text Box 2" o:spid="_x0000_s1032" type="#_x0000_t202" style="position:absolute;left:0;text-align:left;margin-left:-9.8pt;margin-top:37.5pt;width:466.6pt;height:240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" filled="f">
                <v:textbox>
                  <w:txbxContent>
                    <w:p w14:paraId="7FDEDB8D" w14:textId="77777777" w:rsidR="00EC7493" w:rsidRPr="00487256" w:rsidRDefault="00EC7493" w:rsidP="007A382B">
                      <w:pPr>
                        <w:rPr>
                          <w:rFonts w:ascii="Courier New" w:hAnsi="Courier New" w:cs="Courier New"/>
                          <w:b/>
                        </w:rPr>
                      </w:pPr>
                      <w:r w:rsidRPr="00487256">
                        <w:rPr>
                          <w:rFonts w:ascii="Courier New" w:hAnsi="Courier New" w:cs="Courier New"/>
                        </w:rPr>
                        <w:t xml:space="preserve">Function </w:t>
                      </w:r>
                      <w:r w:rsidRPr="00487256">
                        <w:rPr>
                          <w:rFonts w:ascii="Courier New" w:hAnsi="Courier New" w:cs="Courier New"/>
                          <w:lang w:val="id-ID"/>
                        </w:rPr>
                        <w:t>load</w:t>
                      </w:r>
                      <w:r w:rsidRPr="00487256">
                        <w:rPr>
                          <w:rFonts w:ascii="Courier New" w:hAnsi="Courier New" w:cs="Courier New"/>
                        </w:rPr>
                        <w:t>(</w:t>
                      </w:r>
                      <w:r w:rsidRPr="00487256">
                        <w:rPr>
                          <w:rFonts w:ascii="Courier New" w:hAnsi="Courier New" w:cs="Courier New"/>
                          <w:lang w:val="id-ID"/>
                        </w:rPr>
                        <w:t>self,</w:t>
                      </w:r>
                      <w:r w:rsidRPr="00487256">
                        <w:rPr>
                          <w:rFonts w:ascii="Courier New" w:hAnsi="Courier New" w:cs="Courier New"/>
                          <w:lang w:val="en-GB"/>
                        </w:rPr>
                        <w:t xml:space="preserve"> </w:t>
                      </w:r>
                      <w:r w:rsidRPr="00487256">
                        <w:rPr>
                          <w:rFonts w:ascii="Courier New" w:hAnsi="Courier New" w:cs="Courier New"/>
                          <w:lang w:val="id-ID"/>
                        </w:rPr>
                        <w:t>path_to_exe</w:t>
                      </w:r>
                      <w:r w:rsidRPr="00487256">
                        <w:rPr>
                          <w:rFonts w:ascii="Courier New" w:hAnsi="Courier New" w:cs="Courier New"/>
                        </w:rPr>
                        <w:t>):</w:t>
                      </w:r>
                    </w:p>
                    <w:p w14:paraId="2399A6C3" w14:textId="77777777" w:rsidR="00EC7493" w:rsidRPr="00487256" w:rsidRDefault="00EC7493" w:rsidP="007A382B">
                      <w:pPr>
                        <w:rPr>
                          <w:rFonts w:ascii="Courier New" w:hAnsi="Courier New" w:cs="Courier New"/>
                          <w:b/>
                          <w:lang w:val="id-ID"/>
                        </w:rPr>
                      </w:pPr>
                      <w:r w:rsidRPr="00487256">
                        <w:rPr>
                          <w:rFonts w:ascii="Courier New" w:hAnsi="Courier New" w:cs="Courier New"/>
                        </w:rPr>
                        <w:tab/>
                      </w: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creation_flags</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DEBUG_PROCESS</w:t>
                      </w:r>
                    </w:p>
                    <w:p w14:paraId="589F481A"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startupinfo</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STARTUPINFO()</w:t>
                      </w:r>
                    </w:p>
                    <w:p w14:paraId="719DEF4D"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process_information</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PROCESS_INFORMATION()</w:t>
                      </w:r>
                    </w:p>
                    <w:p w14:paraId="52F23F5A"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startupinfo.dwFlags</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0x1</w:t>
                      </w:r>
                    </w:p>
                    <w:p w14:paraId="32754C91"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startupinfo.wShowWindow</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0x1</w:t>
                      </w:r>
                    </w:p>
                    <w:p w14:paraId="59072D97"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I</w:t>
                      </w:r>
                      <w:r w:rsidRPr="00487256">
                        <w:rPr>
                          <w:rFonts w:ascii="Courier New" w:hAnsi="Courier New" w:cs="Courier New"/>
                        </w:rPr>
                        <w:t xml:space="preserve">nisialisasi </w:t>
                      </w:r>
                      <w:r w:rsidRPr="00487256">
                        <w:rPr>
                          <w:rFonts w:ascii="Courier New" w:hAnsi="Courier New" w:cs="Courier New"/>
                          <w:lang w:val="id-ID"/>
                        </w:rPr>
                        <w:t>startupinfo.cb</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sizeof(startupinfo)</w:t>
                      </w:r>
                    </w:p>
                    <w:p w14:paraId="036CEEAC" w14:textId="77777777" w:rsidR="00EC7493" w:rsidRPr="00487256" w:rsidRDefault="00EC7493" w:rsidP="007A382B">
                      <w:pPr>
                        <w:autoSpaceDE w:val="0"/>
                        <w:autoSpaceDN w:val="0"/>
                        <w:adjustRightInd w:val="0"/>
                        <w:ind w:firstLine="720"/>
                        <w:rPr>
                          <w:rFonts w:ascii="Courier New" w:hAnsi="Courier New" w:cs="Courier New"/>
                          <w:b/>
                        </w:rPr>
                      </w:pPr>
                      <w:r w:rsidRPr="00487256">
                        <w:rPr>
                          <w:rFonts w:ascii="Courier New" w:hAnsi="Courier New" w:cs="Courier New"/>
                        </w:rPr>
                        <w:t>If(</w:t>
                      </w:r>
                      <w:r w:rsidRPr="00487256">
                        <w:rPr>
                          <w:rFonts w:ascii="Courier New" w:hAnsi="Courier New" w:cs="Courier New"/>
                          <w:lang w:val="id-ID"/>
                        </w:rPr>
                        <w:t>kernel32.CreateProcessA(path_to_exe,None,None, None, None, creation_flags, None, None, byref(startupinfo),byref(process_information)))</w:t>
                      </w:r>
                      <w:r w:rsidRPr="00487256">
                        <w:rPr>
                          <w:rFonts w:ascii="Courier New" w:hAnsi="Courier New" w:cs="Courier New"/>
                        </w:rPr>
                        <w:t>:</w:t>
                      </w:r>
                    </w:p>
                    <w:p w14:paraId="050CF6C8" w14:textId="77777777" w:rsidR="00EC7493" w:rsidRPr="00487256" w:rsidRDefault="00EC7493" w:rsidP="007A382B">
                      <w:pPr>
                        <w:autoSpaceDE w:val="0"/>
                        <w:autoSpaceDN w:val="0"/>
                        <w:adjustRightInd w:val="0"/>
                        <w:ind w:firstLine="720"/>
                        <w:rPr>
                          <w:rFonts w:ascii="Courier New" w:hAnsi="Courier New" w:cs="Courier New"/>
                          <w:b/>
                          <w:lang w:val="id-ID"/>
                        </w:rPr>
                      </w:pPr>
                      <w:r w:rsidRPr="00487256">
                        <w:rPr>
                          <w:rFonts w:ascii="Courier New" w:hAnsi="Courier New" w:cs="Courier New"/>
                        </w:rPr>
                        <w:tab/>
                        <w:t xml:space="preserve">Print “[*] </w:t>
                      </w:r>
                      <w:r w:rsidRPr="00487256">
                        <w:rPr>
                          <w:rFonts w:ascii="Courier New" w:hAnsi="Courier New" w:cs="Courier New"/>
                          <w:lang w:val="id-ID"/>
                        </w:rPr>
                        <w:t>We have successfully launched the process ! “</w:t>
                      </w:r>
                    </w:p>
                    <w:p w14:paraId="5D641645" w14:textId="77777777" w:rsidR="00EC7493" w:rsidRPr="00487256" w:rsidRDefault="00EC7493" w:rsidP="007A382B">
                      <w:pPr>
                        <w:autoSpaceDE w:val="0"/>
                        <w:autoSpaceDN w:val="0"/>
                        <w:adjustRightInd w:val="0"/>
                        <w:ind w:firstLine="720"/>
                        <w:rPr>
                          <w:rFonts w:ascii="Courier New" w:hAnsi="Courier New" w:cs="Courier New"/>
                          <w:b/>
                          <w:lang w:val="id-ID"/>
                        </w:rPr>
                      </w:pPr>
                      <w:r w:rsidRPr="00487256">
                        <w:rPr>
                          <w:rFonts w:ascii="Courier New" w:hAnsi="Courier New" w:cs="Courier New"/>
                        </w:rPr>
                        <w:tab/>
                        <w:t xml:space="preserve">Print “[*] </w:t>
                      </w:r>
                      <w:r w:rsidRPr="00487256">
                        <w:rPr>
                          <w:rFonts w:ascii="Courier New" w:hAnsi="Courier New" w:cs="Courier New"/>
                          <w:lang w:val="id-ID"/>
                        </w:rPr>
                        <w:t>The Process ID I have is: %d “ % process_information.dwProcessId</w:t>
                      </w:r>
                    </w:p>
                    <w:p w14:paraId="63B73712"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rPr>
                        <w:t xml:space="preserve"> </w:t>
                      </w:r>
                      <w:r w:rsidRPr="00487256">
                        <w:rPr>
                          <w:rFonts w:ascii="Courier New" w:hAnsi="Courier New" w:cs="Courier New"/>
                        </w:rPr>
                        <w:tab/>
                      </w:r>
                      <w:r w:rsidRPr="00487256">
                        <w:rPr>
                          <w:rFonts w:ascii="Courier New" w:hAnsi="Courier New" w:cs="Courier New"/>
                          <w:lang w:val="id-ID"/>
                        </w:rPr>
                        <w:t>self.pid</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process_information.dwProcessId</w:t>
                      </w:r>
                    </w:p>
                    <w:p w14:paraId="06C89DDC" w14:textId="77777777" w:rsidR="00EC7493" w:rsidRPr="00487256" w:rsidRDefault="00EC7493" w:rsidP="007A382B">
                      <w:pPr>
                        <w:ind w:left="720" w:firstLine="720"/>
                        <w:rPr>
                          <w:rFonts w:ascii="Courier New" w:hAnsi="Courier New" w:cs="Courier New"/>
                          <w:b/>
                          <w:lang w:val="id-ID"/>
                        </w:rPr>
                      </w:pPr>
                      <w:r w:rsidRPr="00487256">
                        <w:rPr>
                          <w:rFonts w:ascii="Courier New" w:hAnsi="Courier New" w:cs="Courier New"/>
                          <w:lang w:val="id-ID"/>
                        </w:rPr>
                        <w:t>self.h_process</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self.open_process(process_information.dwProcessId)</w:t>
                      </w:r>
                    </w:p>
                    <w:p w14:paraId="595CBF1C" w14:textId="77777777" w:rsidR="00EC7493" w:rsidRPr="00487256" w:rsidRDefault="00EC7493" w:rsidP="007A382B">
                      <w:pPr>
                        <w:ind w:left="720" w:firstLine="720"/>
                        <w:rPr>
                          <w:rFonts w:ascii="Courier New" w:hAnsi="Courier New" w:cs="Courier New"/>
                          <w:b/>
                          <w:lang w:val="id-ID"/>
                        </w:rPr>
                      </w:pPr>
                      <w:r w:rsidRPr="00487256">
                        <w:rPr>
                          <w:rFonts w:ascii="Courier New" w:hAnsi="Courier New" w:cs="Courier New"/>
                          <w:lang w:val="id-ID"/>
                        </w:rPr>
                        <w:t>self.debugger_active</w:t>
                      </w:r>
                      <w:r w:rsidRPr="00487256">
                        <w:rPr>
                          <w:rFonts w:ascii="Courier New" w:hAnsi="Courier New" w:cs="Courier New"/>
                        </w:rPr>
                        <w:t xml:space="preserve"> </w:t>
                      </w:r>
                      <w:r w:rsidRPr="00487256">
                        <w:rPr>
                          <w:rFonts w:ascii="Courier New" w:hAnsi="Courier New" w:cs="Courier New"/>
                        </w:rPr>
                        <w:sym w:font="Wingdings" w:char="F0DF"/>
                      </w:r>
                      <w:r w:rsidRPr="00487256">
                        <w:rPr>
                          <w:rFonts w:ascii="Courier New" w:hAnsi="Courier New" w:cs="Courier New"/>
                          <w:lang w:val="id-ID"/>
                        </w:rPr>
                        <w:t xml:space="preserve"> TRUE</w:t>
                      </w:r>
                    </w:p>
                    <w:p w14:paraId="561C8C3B"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lang w:val="id-ID"/>
                        </w:rPr>
                        <w:t>E</w:t>
                      </w:r>
                      <w:r w:rsidRPr="00487256">
                        <w:rPr>
                          <w:rFonts w:ascii="Courier New" w:hAnsi="Courier New" w:cs="Courier New"/>
                          <w:lang w:val="en-GB"/>
                        </w:rPr>
                        <w:t>lse</w:t>
                      </w:r>
                      <w:r w:rsidRPr="00487256">
                        <w:rPr>
                          <w:rFonts w:ascii="Courier New" w:hAnsi="Courier New" w:cs="Courier New"/>
                          <w:lang w:val="id-ID"/>
                        </w:rPr>
                        <w:t>:</w:t>
                      </w:r>
                    </w:p>
                    <w:p w14:paraId="203CA554" w14:textId="77777777" w:rsidR="00EC7493" w:rsidRPr="00487256" w:rsidRDefault="00EC7493" w:rsidP="007A382B">
                      <w:pPr>
                        <w:ind w:firstLine="720"/>
                        <w:rPr>
                          <w:rFonts w:ascii="Courier New" w:hAnsi="Courier New" w:cs="Courier New"/>
                          <w:b/>
                          <w:lang w:val="id-ID"/>
                        </w:rPr>
                      </w:pPr>
                      <w:r w:rsidRPr="00487256">
                        <w:rPr>
                          <w:rFonts w:ascii="Courier New" w:hAnsi="Courier New" w:cs="Courier New"/>
                        </w:rPr>
                        <w:tab/>
                        <w:t>Print “[*]</w:t>
                      </w:r>
                      <w:r w:rsidRPr="00487256">
                        <w:rPr>
                          <w:rFonts w:ascii="Courier New" w:hAnsi="Courier New" w:cs="Courier New"/>
                          <w:lang w:val="id-ID"/>
                        </w:rPr>
                        <w:t>Error with error code %d“ %</w:t>
                      </w:r>
                      <w:r w:rsidRPr="00487256">
                        <w:rPr>
                          <w:rFonts w:ascii="Courier New" w:hAnsi="Courier New" w:cs="Courier New"/>
                        </w:rPr>
                        <w:t xml:space="preserve"> </w:t>
                      </w:r>
                      <w:r w:rsidRPr="00487256">
                        <w:rPr>
                          <w:rFonts w:ascii="Courier New" w:hAnsi="Courier New" w:cs="Courier New"/>
                          <w:lang w:val="id-ID"/>
                        </w:rPr>
                        <w:t>kernel32.GetLastError()</w:t>
                      </w:r>
                      <w:r w:rsidRPr="00487256">
                        <w:rPr>
                          <w:rFonts w:ascii="Courier New" w:hAnsi="Courier New" w:cs="Courier New"/>
                        </w:rPr>
                        <w:tab/>
                      </w:r>
                    </w:p>
                  </w:txbxContent>
                </v:textbox>
                <w10:wrap type="topAndBottom" anchorx="margin"/>
              </v:shape>
            </w:pict>
          </mc:Fallback>
        </mc:AlternateContent>
      </w:r>
      <w:r w:rsidR="007A382B" w:rsidRPr="00610384">
        <w:rPr>
          <w:sz w:val="24"/>
          <w:szCs w:val="24"/>
        </w:rPr>
        <w:t xml:space="preserve">Untuk </w:t>
      </w:r>
      <w:r w:rsidR="007A382B" w:rsidRPr="00610384">
        <w:rPr>
          <w:i/>
          <w:sz w:val="24"/>
          <w:szCs w:val="24"/>
        </w:rPr>
        <w:t>pseudocode</w:t>
      </w:r>
      <w:r w:rsidR="007A382B" w:rsidRPr="00610384">
        <w:rPr>
          <w:sz w:val="24"/>
          <w:szCs w:val="24"/>
        </w:rPr>
        <w:t xml:space="preserve"> pada </w:t>
      </w:r>
      <w:r w:rsidR="00CF4FFD">
        <w:rPr>
          <w:i/>
          <w:sz w:val="24"/>
          <w:szCs w:val="24"/>
        </w:rPr>
        <w:t>c</w:t>
      </w:r>
      <w:r w:rsidR="005E697C" w:rsidRPr="00610384">
        <w:rPr>
          <w:i/>
          <w:sz w:val="24"/>
          <w:szCs w:val="24"/>
        </w:rPr>
        <w:t>reate</w:t>
      </w:r>
      <w:r w:rsidR="007A382B" w:rsidRPr="00610384">
        <w:rPr>
          <w:i/>
          <w:sz w:val="24"/>
          <w:szCs w:val="24"/>
        </w:rPr>
        <w:t xml:space="preserve"> process</w:t>
      </w:r>
      <w:r w:rsidR="007A382B" w:rsidRPr="00610384">
        <w:rPr>
          <w:sz w:val="24"/>
          <w:szCs w:val="24"/>
        </w:rPr>
        <w:t xml:space="preserve"> ini dapat dilihat pada</w:t>
      </w:r>
      <w:bookmarkStart w:id="511" w:name="_Toc519843388"/>
      <w:bookmarkStart w:id="512" w:name="_Toc519867701"/>
      <w:r>
        <w:rPr>
          <w:sz w:val="24"/>
          <w:szCs w:val="24"/>
        </w:rPr>
        <w:t xml:space="preserve"> </w:t>
      </w:r>
      <w:r w:rsidR="002F5E4B" w:rsidRPr="002F5E4B">
        <w:rPr>
          <w:i/>
          <w:sz w:val="24"/>
          <w:szCs w:val="24"/>
        </w:rPr>
        <w:fldChar w:fldCharType="begin"/>
      </w:r>
      <w:r w:rsidR="002F5E4B" w:rsidRPr="0084580C">
        <w:rPr>
          <w:i/>
          <w:sz w:val="24"/>
          <w:szCs w:val="24"/>
        </w:rPr>
        <w:instrText xml:space="preserve"> REF _Ref521935369 \h  \* MERGEFORMAT </w:instrText>
      </w:r>
      <w:r w:rsidR="002F5E4B" w:rsidRPr="002F5E4B">
        <w:rPr>
          <w:i/>
          <w:sz w:val="24"/>
          <w:szCs w:val="24"/>
        </w:rPr>
      </w:r>
      <w:r w:rsidR="002F5E4B" w:rsidRPr="002F5E4B">
        <w:rPr>
          <w:i/>
          <w:sz w:val="24"/>
          <w:szCs w:val="24"/>
        </w:rPr>
        <w:fldChar w:fldCharType="separate"/>
      </w:r>
      <w:r w:rsidR="00EC7493" w:rsidRPr="00EC7493">
        <w:rPr>
          <w:i/>
          <w:sz w:val="24"/>
          <w:szCs w:val="24"/>
        </w:rPr>
        <w:t xml:space="preserve">Pseudocode </w:t>
      </w:r>
      <w:r w:rsidR="00EC7493" w:rsidRPr="00EC7493">
        <w:rPr>
          <w:noProof/>
          <w:sz w:val="24"/>
          <w:szCs w:val="24"/>
        </w:rPr>
        <w:t>4.1</w:t>
      </w:r>
      <w:r w:rsidR="002F5E4B" w:rsidRPr="002F5E4B">
        <w:rPr>
          <w:sz w:val="24"/>
          <w:szCs w:val="24"/>
        </w:rPr>
        <w:fldChar w:fldCharType="end"/>
      </w:r>
      <w:r w:rsidR="002F5E4B">
        <w:rPr>
          <w:sz w:val="24"/>
          <w:szCs w:val="24"/>
        </w:rPr>
        <w:t>.</w:t>
      </w:r>
    </w:p>
    <w:p w14:paraId="1A6B10B0" w14:textId="67E11BEC" w:rsidR="007A382B" w:rsidRPr="00C41634" w:rsidRDefault="00C41634" w:rsidP="00D1678F">
      <w:pPr>
        <w:pStyle w:val="Heading4"/>
        <w:spacing w:after="240" w:line="360" w:lineRule="auto"/>
        <w:rPr>
          <w:rFonts w:ascii="Times New Roman" w:hAnsi="Times New Roman" w:cs="Times New Roman"/>
          <w:b/>
          <w:color w:val="auto"/>
          <w:sz w:val="24"/>
          <w:szCs w:val="24"/>
        </w:rPr>
      </w:pPr>
      <w:bookmarkStart w:id="513" w:name="_Toc522192793"/>
      <w:r w:rsidRPr="00D1678F">
        <w:rPr>
          <w:rFonts w:ascii="Times New Roman" w:hAnsi="Times New Roman" w:cs="Times New Roman"/>
          <w:b/>
          <w:i w:val="0"/>
          <w:color w:val="auto"/>
          <w:sz w:val="24"/>
          <w:szCs w:val="24"/>
        </w:rPr>
        <w:lastRenderedPageBreak/>
        <w:t>4.1.2.2</w:t>
      </w:r>
      <w:r w:rsidRPr="00C41634">
        <w:rPr>
          <w:rFonts w:ascii="Times New Roman" w:hAnsi="Times New Roman" w:cs="Times New Roman"/>
          <w:b/>
          <w:color w:val="auto"/>
          <w:sz w:val="24"/>
          <w:szCs w:val="24"/>
        </w:rPr>
        <w:t xml:space="preserve"> </w:t>
      </w:r>
      <w:r w:rsidR="007A382B" w:rsidRPr="00C41634">
        <w:rPr>
          <w:rFonts w:ascii="Times New Roman" w:hAnsi="Times New Roman" w:cs="Times New Roman"/>
          <w:b/>
          <w:color w:val="auto"/>
          <w:sz w:val="24"/>
          <w:szCs w:val="24"/>
        </w:rPr>
        <w:t>Get Address Text Section</w:t>
      </w:r>
      <w:bookmarkEnd w:id="511"/>
      <w:bookmarkEnd w:id="512"/>
      <w:bookmarkEnd w:id="513"/>
    </w:p>
    <w:p w14:paraId="186BED15" w14:textId="63E21A7B" w:rsidR="007A382B" w:rsidRDefault="005E697C" w:rsidP="007A382B">
      <w:pPr>
        <w:pStyle w:val="BodyText1"/>
        <w:tabs>
          <w:tab w:val="left" w:pos="1276"/>
        </w:tabs>
        <w:spacing w:line="360" w:lineRule="auto"/>
        <w:jc w:val="both"/>
        <w:rPr>
          <w:szCs w:val="24"/>
        </w:rPr>
      </w:pPr>
      <w:r w:rsidRPr="00610384">
        <w:rPr>
          <w:noProof/>
          <w:szCs w:val="24"/>
          <w:lang w:eastAsia="en-US" w:bidi="ar-SA"/>
        </w:rPr>
        <mc:AlternateContent>
          <mc:Choice Requires="wps">
            <w:drawing>
              <wp:anchor distT="0" distB="0" distL="114300" distR="114300" simplePos="0" relativeHeight="251687424" behindDoc="0" locked="0" layoutInCell="1" allowOverlap="1" wp14:anchorId="30738C5E" wp14:editId="34DE01A3">
                <wp:simplePos x="0" y="0"/>
                <wp:positionH relativeFrom="margin">
                  <wp:align>left</wp:align>
                </wp:positionH>
                <wp:positionV relativeFrom="paragraph">
                  <wp:posOffset>4008120</wp:posOffset>
                </wp:positionV>
                <wp:extent cx="5688330" cy="635"/>
                <wp:effectExtent l="0" t="0" r="7620" b="12700"/>
                <wp:wrapSquare wrapText="bothSides"/>
                <wp:docPr id="1833221427" name="Text Box 1833221427"/>
                <wp:cNvGraphicFramePr/>
                <a:graphic xmlns:a="http://schemas.openxmlformats.org/drawingml/2006/main">
                  <a:graphicData uri="http://schemas.microsoft.com/office/word/2010/wordprocessingShape">
                    <wps:wsp>
                      <wps:cNvSpPr txBox="1"/>
                      <wps:spPr>
                        <a:xfrm>
                          <a:off x="0" y="0"/>
                          <a:ext cx="5688330" cy="635"/>
                        </a:xfrm>
                        <a:prstGeom prst="rect">
                          <a:avLst/>
                        </a:prstGeom>
                        <a:noFill/>
                        <a:ln>
                          <a:noFill/>
                        </a:ln>
                      </wps:spPr>
                      <wps:txbx>
                        <w:txbxContent>
                          <w:p w14:paraId="75FA94A9" w14:textId="66D4ECAF" w:rsidR="00EC7493" w:rsidRPr="009E6CBF" w:rsidRDefault="00EC7493" w:rsidP="00D1678F">
                            <w:pPr>
                              <w:pStyle w:val="Caption"/>
                              <w:spacing w:line="360" w:lineRule="auto"/>
                              <w:jc w:val="center"/>
                              <w:rPr>
                                <w:rFonts w:ascii="Liberation Serif" w:eastAsia="Droid Sans Fallback" w:hAnsi="Liberation Serif" w:cs="FreeSans"/>
                                <w:b/>
                                <w:i w:val="0"/>
                                <w:noProof/>
                                <w:color w:val="auto"/>
                                <w:sz w:val="26"/>
                                <w:lang w:eastAsia="zh-CN" w:bidi="hi-IN"/>
                              </w:rPr>
                            </w:pPr>
                            <w:bookmarkStart w:id="514" w:name="_Ref519597028"/>
                            <w:bookmarkStart w:id="515" w:name="_Toc519843503"/>
                            <w:bookmarkStart w:id="516" w:name="_Toc519862688"/>
                            <w:bookmarkStart w:id="517" w:name="_Toc521959366"/>
                            <w:r w:rsidRPr="003B4184">
                              <w:rPr>
                                <w:b/>
                                <w:color w:val="auto"/>
                                <w:sz w:val="20"/>
                              </w:rPr>
                              <w:t>Pseudocode</w:t>
                            </w:r>
                            <w:r w:rsidRPr="009E6CBF">
                              <w:rPr>
                                <w:b/>
                                <w:i w:val="0"/>
                                <w:color w:val="auto"/>
                                <w:sz w:val="20"/>
                              </w:rPr>
                              <w:t xml:space="preserve"> </w:t>
                            </w:r>
                            <w:r>
                              <w:rPr>
                                <w:b/>
                                <w:i w:val="0"/>
                                <w:color w:val="auto"/>
                                <w:sz w:val="20"/>
                              </w:rPr>
                              <w:fldChar w:fldCharType="begin"/>
                            </w:r>
                            <w:r>
                              <w:rPr>
                                <w:b/>
                                <w:i w:val="0"/>
                                <w:color w:val="auto"/>
                                <w:sz w:val="20"/>
                              </w:rPr>
                              <w:instrText xml:space="preserve"> STYLEREF 1 \s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w:t>
                            </w:r>
                            <w:r>
                              <w:rPr>
                                <w:b/>
                                <w:i w:val="0"/>
                                <w:color w:val="auto"/>
                                <w:sz w:val="20"/>
                              </w:rPr>
                              <w:fldChar w:fldCharType="begin"/>
                            </w:r>
                            <w:r>
                              <w:rPr>
                                <w:b/>
                                <w:i w:val="0"/>
                                <w:color w:val="auto"/>
                                <w:sz w:val="20"/>
                              </w:rPr>
                              <w:instrText xml:space="preserve"> SEQ Pseudocode \* ARABIC \s 1 </w:instrText>
                            </w:r>
                            <w:r>
                              <w:rPr>
                                <w:b/>
                                <w:i w:val="0"/>
                                <w:color w:val="auto"/>
                                <w:sz w:val="20"/>
                              </w:rPr>
                              <w:fldChar w:fldCharType="separate"/>
                            </w:r>
                            <w:r>
                              <w:rPr>
                                <w:b/>
                                <w:i w:val="0"/>
                                <w:noProof/>
                                <w:color w:val="auto"/>
                                <w:sz w:val="20"/>
                              </w:rPr>
                              <w:t>2</w:t>
                            </w:r>
                            <w:r>
                              <w:rPr>
                                <w:b/>
                                <w:i w:val="0"/>
                                <w:color w:val="auto"/>
                                <w:sz w:val="20"/>
                              </w:rPr>
                              <w:fldChar w:fldCharType="end"/>
                            </w:r>
                            <w:bookmarkEnd w:id="514"/>
                            <w:r w:rsidRPr="009E6CBF">
                              <w:rPr>
                                <w:b/>
                                <w:i w:val="0"/>
                                <w:color w:val="auto"/>
                                <w:sz w:val="20"/>
                              </w:rPr>
                              <w:t xml:space="preserve"> </w:t>
                            </w:r>
                            <w:r w:rsidRPr="009E6CBF">
                              <w:rPr>
                                <w:b/>
                                <w:color w:val="auto"/>
                                <w:sz w:val="20"/>
                              </w:rPr>
                              <w:t>Get Address Text Section</w:t>
                            </w:r>
                            <w:bookmarkEnd w:id="515"/>
                            <w:bookmarkEnd w:id="516"/>
                            <w:bookmarkEnd w:id="5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38C5E" id="Text Box 1833221427" o:spid="_x0000_s1033" type="#_x0000_t202" style="position:absolute;left:0;text-align:left;margin-left:0;margin-top:315.6pt;width:447.9pt;height:.05pt;z-index:251687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" filled="f" stroked="f">
                <v:textbox style="mso-fit-shape-to-text:t" inset="0,0,0,0">
                  <w:txbxContent>
                    <w:p w14:paraId="75FA94A9" w14:textId="66D4ECAF" w:rsidR="00EC7493" w:rsidRPr="009E6CBF" w:rsidRDefault="00EC7493" w:rsidP="00D1678F">
                      <w:pPr>
                        <w:pStyle w:val="Caption"/>
                        <w:spacing w:line="360" w:lineRule="auto"/>
                        <w:jc w:val="center"/>
                        <w:rPr>
                          <w:rFonts w:ascii="Liberation Serif" w:eastAsia="Droid Sans Fallback" w:hAnsi="Liberation Serif" w:cs="FreeSans"/>
                          <w:b/>
                          <w:i w:val="0"/>
                          <w:noProof/>
                          <w:color w:val="auto"/>
                          <w:sz w:val="26"/>
                          <w:lang w:eastAsia="zh-CN" w:bidi="hi-IN"/>
                        </w:rPr>
                      </w:pPr>
                      <w:bookmarkStart w:id="529" w:name="_Ref519597028"/>
                      <w:bookmarkStart w:id="530" w:name="_Toc519843503"/>
                      <w:bookmarkStart w:id="531" w:name="_Toc519862688"/>
                      <w:bookmarkStart w:id="532" w:name="_Toc521959366"/>
                      <w:r w:rsidRPr="003B4184">
                        <w:rPr>
                          <w:b/>
                          <w:color w:val="auto"/>
                          <w:sz w:val="20"/>
                        </w:rPr>
                        <w:t>Pseudocode</w:t>
                      </w:r>
                      <w:r w:rsidRPr="009E6CBF">
                        <w:rPr>
                          <w:b/>
                          <w:i w:val="0"/>
                          <w:color w:val="auto"/>
                          <w:sz w:val="20"/>
                        </w:rPr>
                        <w:t xml:space="preserve"> </w:t>
                      </w:r>
                      <w:r>
                        <w:rPr>
                          <w:b/>
                          <w:i w:val="0"/>
                          <w:color w:val="auto"/>
                          <w:sz w:val="20"/>
                        </w:rPr>
                        <w:fldChar w:fldCharType="begin"/>
                      </w:r>
                      <w:r>
                        <w:rPr>
                          <w:b/>
                          <w:i w:val="0"/>
                          <w:color w:val="auto"/>
                          <w:sz w:val="20"/>
                        </w:rPr>
                        <w:instrText xml:space="preserve"> STYLEREF 1 \s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w:t>
                      </w:r>
                      <w:r>
                        <w:rPr>
                          <w:b/>
                          <w:i w:val="0"/>
                          <w:color w:val="auto"/>
                          <w:sz w:val="20"/>
                        </w:rPr>
                        <w:fldChar w:fldCharType="begin"/>
                      </w:r>
                      <w:r>
                        <w:rPr>
                          <w:b/>
                          <w:i w:val="0"/>
                          <w:color w:val="auto"/>
                          <w:sz w:val="20"/>
                        </w:rPr>
                        <w:instrText xml:space="preserve"> SEQ Pseudocode \* ARABIC \s 1 </w:instrText>
                      </w:r>
                      <w:r>
                        <w:rPr>
                          <w:b/>
                          <w:i w:val="0"/>
                          <w:color w:val="auto"/>
                          <w:sz w:val="20"/>
                        </w:rPr>
                        <w:fldChar w:fldCharType="separate"/>
                      </w:r>
                      <w:r>
                        <w:rPr>
                          <w:b/>
                          <w:i w:val="0"/>
                          <w:noProof/>
                          <w:color w:val="auto"/>
                          <w:sz w:val="20"/>
                        </w:rPr>
                        <w:t>2</w:t>
                      </w:r>
                      <w:r>
                        <w:rPr>
                          <w:b/>
                          <w:i w:val="0"/>
                          <w:color w:val="auto"/>
                          <w:sz w:val="20"/>
                        </w:rPr>
                        <w:fldChar w:fldCharType="end"/>
                      </w:r>
                      <w:bookmarkEnd w:id="529"/>
                      <w:r w:rsidRPr="009E6CBF">
                        <w:rPr>
                          <w:b/>
                          <w:i w:val="0"/>
                          <w:color w:val="auto"/>
                          <w:sz w:val="20"/>
                        </w:rPr>
                        <w:t xml:space="preserve"> </w:t>
                      </w:r>
                      <w:r w:rsidRPr="009E6CBF">
                        <w:rPr>
                          <w:b/>
                          <w:color w:val="auto"/>
                          <w:sz w:val="20"/>
                        </w:rPr>
                        <w:t>Get Address Text Section</w:t>
                      </w:r>
                      <w:bookmarkEnd w:id="530"/>
                      <w:bookmarkEnd w:id="531"/>
                      <w:bookmarkEnd w:id="532"/>
                    </w:p>
                  </w:txbxContent>
                </v:textbox>
                <w10:wrap type="square" anchorx="margin"/>
              </v:shape>
            </w:pict>
          </mc:Fallback>
        </mc:AlternateContent>
      </w:r>
      <w:r w:rsidR="007A382B" w:rsidRPr="00610384">
        <w:rPr>
          <w:noProof/>
          <w:szCs w:val="24"/>
          <w:lang w:eastAsia="en-US" w:bidi="ar-SA"/>
        </w:rPr>
        <mc:AlternateContent>
          <mc:Choice Requires="wps">
            <w:drawing>
              <wp:anchor distT="45720" distB="45720" distL="114300" distR="114300" simplePos="0" relativeHeight="251679232" behindDoc="0" locked="0" layoutInCell="1" allowOverlap="1" wp14:anchorId="03D07213" wp14:editId="43F196B7">
                <wp:simplePos x="0" y="0"/>
                <wp:positionH relativeFrom="margin">
                  <wp:align>left</wp:align>
                </wp:positionH>
                <wp:positionV relativeFrom="paragraph">
                  <wp:posOffset>2395220</wp:posOffset>
                </wp:positionV>
                <wp:extent cx="5688330" cy="1552575"/>
                <wp:effectExtent l="0" t="0" r="26670" b="28575"/>
                <wp:wrapSquare wrapText="bothSides"/>
                <wp:docPr id="1833221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330" cy="1552575"/>
                        </a:xfrm>
                        <a:prstGeom prst="rect">
                          <a:avLst/>
                        </a:prstGeom>
                        <a:noFill/>
                        <a:ln w="9525">
                          <a:solidFill>
                            <a:srgbClr val="000000"/>
                          </a:solidFill>
                          <a:miter lim="800000"/>
                          <a:headEnd/>
                          <a:tailEnd/>
                        </a:ln>
                      </wps:spPr>
                      <wps:txbx>
                        <w:txbxContent>
                          <w:p w14:paraId="6530EDBC" w14:textId="77777777" w:rsidR="00EC7493" w:rsidRPr="0085746F" w:rsidRDefault="00EC7493" w:rsidP="007A382B">
                            <w:pPr>
                              <w:spacing w:line="360" w:lineRule="auto"/>
                              <w:rPr>
                                <w:rFonts w:ascii="Courier New" w:hAnsi="Courier New" w:cs="Courier New"/>
                                <w:b/>
                              </w:rPr>
                            </w:pPr>
                            <w:r w:rsidRPr="0085746F">
                              <w:rPr>
                                <w:rFonts w:ascii="Courier New" w:hAnsi="Courier New" w:cs="Courier New"/>
                              </w:rPr>
                              <w:t>F</w:t>
                            </w:r>
                            <w:r>
                              <w:rPr>
                                <w:rFonts w:ascii="Courier New" w:hAnsi="Courier New" w:cs="Courier New"/>
                              </w:rPr>
                              <w:t>unction</w:t>
                            </w:r>
                            <w:r w:rsidRPr="0085746F">
                              <w:rPr>
                                <w:rFonts w:ascii="Courier New" w:hAnsi="Courier New" w:cs="Courier New"/>
                              </w:rPr>
                              <w:t xml:space="preserve"> </w:t>
                            </w:r>
                            <w:r>
                              <w:rPr>
                                <w:rFonts w:ascii="Courier New" w:hAnsi="Courier New" w:cs="Courier New"/>
                                <w:lang w:val="id-ID"/>
                              </w:rPr>
                              <w:t>getAddress</w:t>
                            </w:r>
                            <w:r w:rsidRPr="0085746F">
                              <w:rPr>
                                <w:rFonts w:ascii="Courier New" w:hAnsi="Courier New" w:cs="Courier New"/>
                              </w:rPr>
                              <w:t>(</w:t>
                            </w:r>
                            <w:r>
                              <w:rPr>
                                <w:rFonts w:ascii="Courier New" w:hAnsi="Courier New" w:cs="Courier New"/>
                                <w:lang w:val="id-ID"/>
                              </w:rPr>
                              <w:t>path</w:t>
                            </w:r>
                            <w:r w:rsidRPr="0085746F">
                              <w:rPr>
                                <w:rFonts w:ascii="Courier New" w:hAnsi="Courier New" w:cs="Courier New"/>
                              </w:rPr>
                              <w:t>):</w:t>
                            </w:r>
                          </w:p>
                          <w:p w14:paraId="211D3F0F" w14:textId="77777777" w:rsidR="00EC7493" w:rsidRDefault="00EC7493" w:rsidP="007A382B">
                            <w:pPr>
                              <w:spacing w:line="360" w:lineRule="auto"/>
                              <w:rPr>
                                <w:rFonts w:ascii="Courier New" w:hAnsi="Courier New" w:cs="Courier New"/>
                                <w:b/>
                                <w:lang w:val="id-ID"/>
                              </w:rPr>
                            </w:pPr>
                            <w:r w:rsidRPr="0085746F">
                              <w:rPr>
                                <w:rFonts w:ascii="Courier New" w:hAnsi="Courier New" w:cs="Courier New"/>
                              </w:rPr>
                              <w:tab/>
                            </w:r>
                            <w:r>
                              <w:rPr>
                                <w:rFonts w:ascii="Courier New" w:hAnsi="Courier New" w:cs="Courier New"/>
                                <w:lang w:val="id-ID"/>
                              </w:rPr>
                              <w:t>I</w:t>
                            </w:r>
                            <w:r w:rsidRPr="0085746F">
                              <w:rPr>
                                <w:rFonts w:ascii="Courier New" w:hAnsi="Courier New" w:cs="Courier New"/>
                              </w:rPr>
                              <w:t xml:space="preserve">nisialisasi </w:t>
                            </w:r>
                            <w:r>
                              <w:rPr>
                                <w:rFonts w:ascii="Courier New" w:hAnsi="Courier New" w:cs="Courier New"/>
                                <w:lang w:val="id-ID"/>
                              </w:rPr>
                              <w:t>pe</w:t>
                            </w:r>
                            <w:r w:rsidRPr="0085746F">
                              <w:rPr>
                                <w:rFonts w:ascii="Courier New" w:hAnsi="Courier New" w:cs="Courier New"/>
                              </w:rPr>
                              <w:t xml:space="preserve"> </w:t>
                            </w:r>
                            <w:r w:rsidRPr="0085746F">
                              <w:rPr>
                                <w:rFonts w:ascii="Courier New" w:hAnsi="Courier New" w:cs="Courier New"/>
                              </w:rPr>
                              <w:sym w:font="Wingdings" w:char="F0DF"/>
                            </w:r>
                            <w:r w:rsidRPr="0085746F">
                              <w:rPr>
                                <w:rFonts w:ascii="Courier New" w:hAnsi="Courier New" w:cs="Courier New"/>
                              </w:rPr>
                              <w:t xml:space="preserve"> </w:t>
                            </w:r>
                            <w:r>
                              <w:rPr>
                                <w:rFonts w:ascii="Courier New" w:hAnsi="Courier New" w:cs="Courier New"/>
                                <w:lang w:val="id-ID"/>
                              </w:rPr>
                              <w:t>objek pefile.PE(path)</w:t>
                            </w:r>
                          </w:p>
                          <w:p w14:paraId="7A08DC4A" w14:textId="77777777" w:rsidR="00EC7493" w:rsidRDefault="00EC7493" w:rsidP="007A382B">
                            <w:pPr>
                              <w:spacing w:line="360" w:lineRule="auto"/>
                              <w:rPr>
                                <w:rFonts w:ascii="Courier New" w:hAnsi="Courier New" w:cs="Courier New"/>
                                <w:b/>
                                <w:lang w:val="id-ID"/>
                              </w:rPr>
                            </w:pPr>
                            <w:r>
                              <w:rPr>
                                <w:rFonts w:ascii="Courier New" w:hAnsi="Courier New" w:cs="Courier New"/>
                                <w:lang w:val="id-ID"/>
                              </w:rPr>
                              <w:tab/>
                              <w:t>I</w:t>
                            </w:r>
                            <w:r w:rsidRPr="0085746F">
                              <w:rPr>
                                <w:rFonts w:ascii="Courier New" w:hAnsi="Courier New" w:cs="Courier New"/>
                              </w:rPr>
                              <w:t xml:space="preserve">nisialisasi </w:t>
                            </w:r>
                            <w:r>
                              <w:rPr>
                                <w:rFonts w:ascii="Courier New" w:hAnsi="Courier New" w:cs="Courier New"/>
                                <w:lang w:val="id-ID"/>
                              </w:rPr>
                              <w:t>size_of_section</w:t>
                            </w:r>
                            <w:r w:rsidRPr="0085746F">
                              <w:rPr>
                                <w:rFonts w:ascii="Courier New" w:hAnsi="Courier New" w:cs="Courier New"/>
                              </w:rPr>
                              <w:t xml:space="preserve"> </w:t>
                            </w:r>
                            <w:r w:rsidRPr="0085746F">
                              <w:rPr>
                                <w:rFonts w:ascii="Courier New" w:hAnsi="Courier New" w:cs="Courier New"/>
                              </w:rPr>
                              <w:sym w:font="Wingdings" w:char="F0DF"/>
                            </w:r>
                            <w:r w:rsidRPr="0085746F">
                              <w:rPr>
                                <w:rFonts w:ascii="Courier New" w:hAnsi="Courier New" w:cs="Courier New"/>
                              </w:rPr>
                              <w:t xml:space="preserve"> </w:t>
                            </w:r>
                            <w:r>
                              <w:rPr>
                                <w:rFonts w:ascii="Courier New" w:hAnsi="Courier New" w:cs="Courier New"/>
                                <w:lang w:val="id-ID"/>
                              </w:rPr>
                              <w:t>pe.sections[0].Misc_VirtualSize</w:t>
                            </w:r>
                          </w:p>
                          <w:p w14:paraId="40F80BC7" w14:textId="77777777" w:rsidR="00EC7493" w:rsidRDefault="00EC7493" w:rsidP="007A382B">
                            <w:pPr>
                              <w:spacing w:line="360" w:lineRule="auto"/>
                              <w:rPr>
                                <w:rFonts w:ascii="Courier New" w:hAnsi="Courier New" w:cs="Courier New"/>
                                <w:b/>
                                <w:lang w:val="id-ID"/>
                              </w:rPr>
                            </w:pPr>
                            <w:r>
                              <w:rPr>
                                <w:rFonts w:ascii="Courier New" w:hAnsi="Courier New" w:cs="Courier New"/>
                                <w:lang w:val="id-ID"/>
                              </w:rPr>
                              <w:tab/>
                              <w:t>I</w:t>
                            </w:r>
                            <w:r w:rsidRPr="0085746F">
                              <w:rPr>
                                <w:rFonts w:ascii="Courier New" w:hAnsi="Courier New" w:cs="Courier New"/>
                              </w:rPr>
                              <w:t xml:space="preserve">nisialisasi </w:t>
                            </w:r>
                            <w:r>
                              <w:rPr>
                                <w:rFonts w:ascii="Courier New" w:hAnsi="Courier New" w:cs="Courier New"/>
                                <w:lang w:val="id-ID"/>
                              </w:rPr>
                              <w:t>base_relocation</w:t>
                            </w:r>
                            <w:r w:rsidRPr="0085746F">
                              <w:rPr>
                                <w:rFonts w:ascii="Courier New" w:hAnsi="Courier New" w:cs="Courier New"/>
                              </w:rPr>
                              <w:t xml:space="preserve"> </w:t>
                            </w:r>
                            <w:r w:rsidRPr="0085746F">
                              <w:rPr>
                                <w:rFonts w:ascii="Courier New" w:hAnsi="Courier New" w:cs="Courier New"/>
                              </w:rPr>
                              <w:sym w:font="Wingdings" w:char="F0DF"/>
                            </w:r>
                            <w:r w:rsidRPr="0085746F">
                              <w:rPr>
                                <w:rFonts w:ascii="Courier New" w:hAnsi="Courier New" w:cs="Courier New"/>
                              </w:rPr>
                              <w:t xml:space="preserve"> </w:t>
                            </w:r>
                            <w:r>
                              <w:rPr>
                                <w:rFonts w:ascii="Courier New" w:hAnsi="Courier New" w:cs="Courier New"/>
                                <w:lang w:val="id-ID"/>
                              </w:rPr>
                              <w:t>pe.OPTIONAL_HEADER.ImageBase</w:t>
                            </w:r>
                          </w:p>
                          <w:p w14:paraId="06E8A5BE" w14:textId="77777777" w:rsidR="00EC7493" w:rsidRPr="0089341E" w:rsidRDefault="00EC7493" w:rsidP="007A382B">
                            <w:pPr>
                              <w:spacing w:line="360" w:lineRule="auto"/>
                              <w:rPr>
                                <w:rFonts w:ascii="Courier New" w:hAnsi="Courier New" w:cs="Courier New"/>
                                <w:b/>
                                <w:lang w:val="id-ID"/>
                              </w:rPr>
                            </w:pPr>
                            <w:r>
                              <w:rPr>
                                <w:rFonts w:ascii="Courier New" w:hAnsi="Courier New" w:cs="Courier New"/>
                                <w:lang w:val="id-ID"/>
                              </w:rPr>
                              <w:tab/>
                              <w:t>I</w:t>
                            </w:r>
                            <w:r w:rsidRPr="0085746F">
                              <w:rPr>
                                <w:rFonts w:ascii="Courier New" w:hAnsi="Courier New" w:cs="Courier New"/>
                              </w:rPr>
                              <w:t xml:space="preserve">nisialisasi </w:t>
                            </w:r>
                            <w:r>
                              <w:rPr>
                                <w:rFonts w:ascii="Courier New" w:hAnsi="Courier New" w:cs="Courier New"/>
                                <w:lang w:val="id-ID"/>
                              </w:rPr>
                              <w:t>temp</w:t>
                            </w:r>
                            <w:r w:rsidRPr="0085746F">
                              <w:rPr>
                                <w:rFonts w:ascii="Courier New" w:hAnsi="Courier New" w:cs="Courier New"/>
                              </w:rPr>
                              <w:t xml:space="preserve"> </w:t>
                            </w:r>
                            <w:r w:rsidRPr="0085746F">
                              <w:rPr>
                                <w:rFonts w:ascii="Courier New" w:hAnsi="Courier New" w:cs="Courier New"/>
                              </w:rPr>
                              <w:sym w:font="Wingdings" w:char="F0DF"/>
                            </w:r>
                            <w:r w:rsidRPr="0085746F">
                              <w:rPr>
                                <w:rFonts w:ascii="Courier New" w:hAnsi="Courier New" w:cs="Courier New"/>
                              </w:rPr>
                              <w:t xml:space="preserve"> </w:t>
                            </w:r>
                            <w:r>
                              <w:rPr>
                                <w:rFonts w:ascii="Courier New" w:hAnsi="Courier New" w:cs="Courier New"/>
                                <w:lang w:val="id-ID"/>
                              </w:rPr>
                              <w:t>array dengan isi pe.sections[0].VirtualAddress + base_relocation dan size_of_relocation</w:t>
                            </w:r>
                          </w:p>
                          <w:p w14:paraId="262B1256" w14:textId="77777777" w:rsidR="00EC7493" w:rsidRPr="000E69B0" w:rsidRDefault="00EC7493" w:rsidP="007A382B">
                            <w:pPr>
                              <w:spacing w:line="360" w:lineRule="auto"/>
                              <w:rPr>
                                <w:rFonts w:ascii="Courier New" w:hAnsi="Courier New" w:cs="Courier New"/>
                                <w:b/>
                                <w:lang w:val="id-ID"/>
                              </w:rPr>
                            </w:pPr>
                            <w:r>
                              <w:rPr>
                                <w:rFonts w:ascii="Courier New" w:hAnsi="Courier New" w:cs="Courier New"/>
                              </w:rPr>
                              <w:tab/>
                              <w:t xml:space="preserve">Return </w:t>
                            </w:r>
                            <w:r>
                              <w:rPr>
                                <w:rFonts w:ascii="Courier New" w:hAnsi="Courier New" w:cs="Courier New"/>
                                <w:lang w:val="id-ID"/>
                              </w:rPr>
                              <w:t>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07213" id="_x0000_s1034" type="#_x0000_t202" style="position:absolute;left:0;text-align:left;margin-left:0;margin-top:188.6pt;width:447.9pt;height:122.25pt;z-index:251679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" filled="f">
                <v:textbox>
                  <w:txbxContent>
                    <w:p w14:paraId="6530EDBC" w14:textId="77777777" w:rsidR="00EC7493" w:rsidRPr="0085746F" w:rsidRDefault="00EC7493" w:rsidP="007A382B">
                      <w:pPr>
                        <w:spacing w:line="360" w:lineRule="auto"/>
                        <w:rPr>
                          <w:rFonts w:ascii="Courier New" w:hAnsi="Courier New" w:cs="Courier New"/>
                          <w:b/>
                        </w:rPr>
                      </w:pPr>
                      <w:r w:rsidRPr="0085746F">
                        <w:rPr>
                          <w:rFonts w:ascii="Courier New" w:hAnsi="Courier New" w:cs="Courier New"/>
                        </w:rPr>
                        <w:t>F</w:t>
                      </w:r>
                      <w:r>
                        <w:rPr>
                          <w:rFonts w:ascii="Courier New" w:hAnsi="Courier New" w:cs="Courier New"/>
                        </w:rPr>
                        <w:t>unction</w:t>
                      </w:r>
                      <w:r w:rsidRPr="0085746F">
                        <w:rPr>
                          <w:rFonts w:ascii="Courier New" w:hAnsi="Courier New" w:cs="Courier New"/>
                        </w:rPr>
                        <w:t xml:space="preserve"> </w:t>
                      </w:r>
                      <w:r>
                        <w:rPr>
                          <w:rFonts w:ascii="Courier New" w:hAnsi="Courier New" w:cs="Courier New"/>
                          <w:lang w:val="id-ID"/>
                        </w:rPr>
                        <w:t>getAddress</w:t>
                      </w:r>
                      <w:r w:rsidRPr="0085746F">
                        <w:rPr>
                          <w:rFonts w:ascii="Courier New" w:hAnsi="Courier New" w:cs="Courier New"/>
                        </w:rPr>
                        <w:t>(</w:t>
                      </w:r>
                      <w:r>
                        <w:rPr>
                          <w:rFonts w:ascii="Courier New" w:hAnsi="Courier New" w:cs="Courier New"/>
                          <w:lang w:val="id-ID"/>
                        </w:rPr>
                        <w:t>path</w:t>
                      </w:r>
                      <w:r w:rsidRPr="0085746F">
                        <w:rPr>
                          <w:rFonts w:ascii="Courier New" w:hAnsi="Courier New" w:cs="Courier New"/>
                        </w:rPr>
                        <w:t>):</w:t>
                      </w:r>
                    </w:p>
                    <w:p w14:paraId="211D3F0F" w14:textId="77777777" w:rsidR="00EC7493" w:rsidRDefault="00EC7493" w:rsidP="007A382B">
                      <w:pPr>
                        <w:spacing w:line="360" w:lineRule="auto"/>
                        <w:rPr>
                          <w:rFonts w:ascii="Courier New" w:hAnsi="Courier New" w:cs="Courier New"/>
                          <w:b/>
                          <w:lang w:val="id-ID"/>
                        </w:rPr>
                      </w:pPr>
                      <w:r w:rsidRPr="0085746F">
                        <w:rPr>
                          <w:rFonts w:ascii="Courier New" w:hAnsi="Courier New" w:cs="Courier New"/>
                        </w:rPr>
                        <w:tab/>
                      </w:r>
                      <w:r>
                        <w:rPr>
                          <w:rFonts w:ascii="Courier New" w:hAnsi="Courier New" w:cs="Courier New"/>
                          <w:lang w:val="id-ID"/>
                        </w:rPr>
                        <w:t>I</w:t>
                      </w:r>
                      <w:r w:rsidRPr="0085746F">
                        <w:rPr>
                          <w:rFonts w:ascii="Courier New" w:hAnsi="Courier New" w:cs="Courier New"/>
                        </w:rPr>
                        <w:t xml:space="preserve">nisialisasi </w:t>
                      </w:r>
                      <w:r>
                        <w:rPr>
                          <w:rFonts w:ascii="Courier New" w:hAnsi="Courier New" w:cs="Courier New"/>
                          <w:lang w:val="id-ID"/>
                        </w:rPr>
                        <w:t>pe</w:t>
                      </w:r>
                      <w:r w:rsidRPr="0085746F">
                        <w:rPr>
                          <w:rFonts w:ascii="Courier New" w:hAnsi="Courier New" w:cs="Courier New"/>
                        </w:rPr>
                        <w:t xml:space="preserve"> </w:t>
                      </w:r>
                      <w:r w:rsidRPr="0085746F">
                        <w:rPr>
                          <w:rFonts w:ascii="Courier New" w:hAnsi="Courier New" w:cs="Courier New"/>
                        </w:rPr>
                        <w:sym w:font="Wingdings" w:char="F0DF"/>
                      </w:r>
                      <w:r w:rsidRPr="0085746F">
                        <w:rPr>
                          <w:rFonts w:ascii="Courier New" w:hAnsi="Courier New" w:cs="Courier New"/>
                        </w:rPr>
                        <w:t xml:space="preserve"> </w:t>
                      </w:r>
                      <w:r>
                        <w:rPr>
                          <w:rFonts w:ascii="Courier New" w:hAnsi="Courier New" w:cs="Courier New"/>
                          <w:lang w:val="id-ID"/>
                        </w:rPr>
                        <w:t>objek pefile.PE(path)</w:t>
                      </w:r>
                    </w:p>
                    <w:p w14:paraId="7A08DC4A" w14:textId="77777777" w:rsidR="00EC7493" w:rsidRDefault="00EC7493" w:rsidP="007A382B">
                      <w:pPr>
                        <w:spacing w:line="360" w:lineRule="auto"/>
                        <w:rPr>
                          <w:rFonts w:ascii="Courier New" w:hAnsi="Courier New" w:cs="Courier New"/>
                          <w:b/>
                          <w:lang w:val="id-ID"/>
                        </w:rPr>
                      </w:pPr>
                      <w:r>
                        <w:rPr>
                          <w:rFonts w:ascii="Courier New" w:hAnsi="Courier New" w:cs="Courier New"/>
                          <w:lang w:val="id-ID"/>
                        </w:rPr>
                        <w:tab/>
                        <w:t>I</w:t>
                      </w:r>
                      <w:r w:rsidRPr="0085746F">
                        <w:rPr>
                          <w:rFonts w:ascii="Courier New" w:hAnsi="Courier New" w:cs="Courier New"/>
                        </w:rPr>
                        <w:t xml:space="preserve">nisialisasi </w:t>
                      </w:r>
                      <w:r>
                        <w:rPr>
                          <w:rFonts w:ascii="Courier New" w:hAnsi="Courier New" w:cs="Courier New"/>
                          <w:lang w:val="id-ID"/>
                        </w:rPr>
                        <w:t>size_of_section</w:t>
                      </w:r>
                      <w:r w:rsidRPr="0085746F">
                        <w:rPr>
                          <w:rFonts w:ascii="Courier New" w:hAnsi="Courier New" w:cs="Courier New"/>
                        </w:rPr>
                        <w:t xml:space="preserve"> </w:t>
                      </w:r>
                      <w:r w:rsidRPr="0085746F">
                        <w:rPr>
                          <w:rFonts w:ascii="Courier New" w:hAnsi="Courier New" w:cs="Courier New"/>
                        </w:rPr>
                        <w:sym w:font="Wingdings" w:char="F0DF"/>
                      </w:r>
                      <w:r w:rsidRPr="0085746F">
                        <w:rPr>
                          <w:rFonts w:ascii="Courier New" w:hAnsi="Courier New" w:cs="Courier New"/>
                        </w:rPr>
                        <w:t xml:space="preserve"> </w:t>
                      </w:r>
                      <w:r>
                        <w:rPr>
                          <w:rFonts w:ascii="Courier New" w:hAnsi="Courier New" w:cs="Courier New"/>
                          <w:lang w:val="id-ID"/>
                        </w:rPr>
                        <w:t>pe.sections[0].Misc_VirtualSize</w:t>
                      </w:r>
                    </w:p>
                    <w:p w14:paraId="40F80BC7" w14:textId="77777777" w:rsidR="00EC7493" w:rsidRDefault="00EC7493" w:rsidP="007A382B">
                      <w:pPr>
                        <w:spacing w:line="360" w:lineRule="auto"/>
                        <w:rPr>
                          <w:rFonts w:ascii="Courier New" w:hAnsi="Courier New" w:cs="Courier New"/>
                          <w:b/>
                          <w:lang w:val="id-ID"/>
                        </w:rPr>
                      </w:pPr>
                      <w:r>
                        <w:rPr>
                          <w:rFonts w:ascii="Courier New" w:hAnsi="Courier New" w:cs="Courier New"/>
                          <w:lang w:val="id-ID"/>
                        </w:rPr>
                        <w:tab/>
                        <w:t>I</w:t>
                      </w:r>
                      <w:r w:rsidRPr="0085746F">
                        <w:rPr>
                          <w:rFonts w:ascii="Courier New" w:hAnsi="Courier New" w:cs="Courier New"/>
                        </w:rPr>
                        <w:t xml:space="preserve">nisialisasi </w:t>
                      </w:r>
                      <w:r>
                        <w:rPr>
                          <w:rFonts w:ascii="Courier New" w:hAnsi="Courier New" w:cs="Courier New"/>
                          <w:lang w:val="id-ID"/>
                        </w:rPr>
                        <w:t>base_relocation</w:t>
                      </w:r>
                      <w:r w:rsidRPr="0085746F">
                        <w:rPr>
                          <w:rFonts w:ascii="Courier New" w:hAnsi="Courier New" w:cs="Courier New"/>
                        </w:rPr>
                        <w:t xml:space="preserve"> </w:t>
                      </w:r>
                      <w:r w:rsidRPr="0085746F">
                        <w:rPr>
                          <w:rFonts w:ascii="Courier New" w:hAnsi="Courier New" w:cs="Courier New"/>
                        </w:rPr>
                        <w:sym w:font="Wingdings" w:char="F0DF"/>
                      </w:r>
                      <w:r w:rsidRPr="0085746F">
                        <w:rPr>
                          <w:rFonts w:ascii="Courier New" w:hAnsi="Courier New" w:cs="Courier New"/>
                        </w:rPr>
                        <w:t xml:space="preserve"> </w:t>
                      </w:r>
                      <w:r>
                        <w:rPr>
                          <w:rFonts w:ascii="Courier New" w:hAnsi="Courier New" w:cs="Courier New"/>
                          <w:lang w:val="id-ID"/>
                        </w:rPr>
                        <w:t>pe.OPTIONAL_HEADER.ImageBase</w:t>
                      </w:r>
                    </w:p>
                    <w:p w14:paraId="06E8A5BE" w14:textId="77777777" w:rsidR="00EC7493" w:rsidRPr="0089341E" w:rsidRDefault="00EC7493" w:rsidP="007A382B">
                      <w:pPr>
                        <w:spacing w:line="360" w:lineRule="auto"/>
                        <w:rPr>
                          <w:rFonts w:ascii="Courier New" w:hAnsi="Courier New" w:cs="Courier New"/>
                          <w:b/>
                          <w:lang w:val="id-ID"/>
                        </w:rPr>
                      </w:pPr>
                      <w:r>
                        <w:rPr>
                          <w:rFonts w:ascii="Courier New" w:hAnsi="Courier New" w:cs="Courier New"/>
                          <w:lang w:val="id-ID"/>
                        </w:rPr>
                        <w:tab/>
                        <w:t>I</w:t>
                      </w:r>
                      <w:r w:rsidRPr="0085746F">
                        <w:rPr>
                          <w:rFonts w:ascii="Courier New" w:hAnsi="Courier New" w:cs="Courier New"/>
                        </w:rPr>
                        <w:t xml:space="preserve">nisialisasi </w:t>
                      </w:r>
                      <w:r>
                        <w:rPr>
                          <w:rFonts w:ascii="Courier New" w:hAnsi="Courier New" w:cs="Courier New"/>
                          <w:lang w:val="id-ID"/>
                        </w:rPr>
                        <w:t>temp</w:t>
                      </w:r>
                      <w:r w:rsidRPr="0085746F">
                        <w:rPr>
                          <w:rFonts w:ascii="Courier New" w:hAnsi="Courier New" w:cs="Courier New"/>
                        </w:rPr>
                        <w:t xml:space="preserve"> </w:t>
                      </w:r>
                      <w:r w:rsidRPr="0085746F">
                        <w:rPr>
                          <w:rFonts w:ascii="Courier New" w:hAnsi="Courier New" w:cs="Courier New"/>
                        </w:rPr>
                        <w:sym w:font="Wingdings" w:char="F0DF"/>
                      </w:r>
                      <w:r w:rsidRPr="0085746F">
                        <w:rPr>
                          <w:rFonts w:ascii="Courier New" w:hAnsi="Courier New" w:cs="Courier New"/>
                        </w:rPr>
                        <w:t xml:space="preserve"> </w:t>
                      </w:r>
                      <w:r>
                        <w:rPr>
                          <w:rFonts w:ascii="Courier New" w:hAnsi="Courier New" w:cs="Courier New"/>
                          <w:lang w:val="id-ID"/>
                        </w:rPr>
                        <w:t>array dengan isi pe.sections[0].VirtualAddress + base_relocation dan size_of_relocation</w:t>
                      </w:r>
                    </w:p>
                    <w:p w14:paraId="262B1256" w14:textId="77777777" w:rsidR="00EC7493" w:rsidRPr="000E69B0" w:rsidRDefault="00EC7493" w:rsidP="007A382B">
                      <w:pPr>
                        <w:spacing w:line="360" w:lineRule="auto"/>
                        <w:rPr>
                          <w:rFonts w:ascii="Courier New" w:hAnsi="Courier New" w:cs="Courier New"/>
                          <w:b/>
                          <w:lang w:val="id-ID"/>
                        </w:rPr>
                      </w:pPr>
                      <w:r>
                        <w:rPr>
                          <w:rFonts w:ascii="Courier New" w:hAnsi="Courier New" w:cs="Courier New"/>
                        </w:rPr>
                        <w:tab/>
                        <w:t xml:space="preserve">Return </w:t>
                      </w:r>
                      <w:r>
                        <w:rPr>
                          <w:rFonts w:ascii="Courier New" w:hAnsi="Courier New" w:cs="Courier New"/>
                          <w:lang w:val="id-ID"/>
                        </w:rPr>
                        <w:t>temp</w:t>
                      </w:r>
                    </w:p>
                  </w:txbxContent>
                </v:textbox>
                <w10:wrap type="square" anchorx="margin"/>
              </v:shape>
            </w:pict>
          </mc:Fallback>
        </mc:AlternateContent>
      </w:r>
      <w:r w:rsidR="007A382B" w:rsidRPr="00610384">
        <w:rPr>
          <w:szCs w:val="24"/>
        </w:rPr>
        <w:t xml:space="preserve">Pada proses ini, menggunakan fungsi dari </w:t>
      </w:r>
      <w:r w:rsidR="007A382B" w:rsidRPr="00610384">
        <w:rPr>
          <w:i/>
          <w:iCs/>
          <w:szCs w:val="24"/>
        </w:rPr>
        <w:t>library</w:t>
      </w:r>
      <w:r w:rsidR="007A382B" w:rsidRPr="00610384">
        <w:rPr>
          <w:szCs w:val="24"/>
        </w:rPr>
        <w:t xml:space="preserve"> PE </w:t>
      </w:r>
      <w:r w:rsidR="007A382B" w:rsidRPr="00610384">
        <w:rPr>
          <w:i/>
          <w:iCs/>
          <w:szCs w:val="24"/>
        </w:rPr>
        <w:t>File</w:t>
      </w:r>
      <w:r w:rsidR="007A382B" w:rsidRPr="00610384">
        <w:rPr>
          <w:szCs w:val="24"/>
        </w:rPr>
        <w:t xml:space="preserve"> untuk mendapatkan alamat dari </w:t>
      </w:r>
      <w:r w:rsidR="007A382B" w:rsidRPr="00610384">
        <w:rPr>
          <w:i/>
          <w:iCs/>
          <w:szCs w:val="24"/>
        </w:rPr>
        <w:t>text section</w:t>
      </w:r>
      <w:r w:rsidR="007A382B" w:rsidRPr="00610384">
        <w:rPr>
          <w:szCs w:val="24"/>
        </w:rPr>
        <w:t xml:space="preserve">. </w:t>
      </w:r>
      <w:r w:rsidR="007A382B" w:rsidRPr="00610384">
        <w:rPr>
          <w:i/>
          <w:iCs/>
          <w:szCs w:val="24"/>
        </w:rPr>
        <w:t>Input</w:t>
      </w:r>
      <w:r w:rsidR="007A382B" w:rsidRPr="00610384">
        <w:rPr>
          <w:szCs w:val="24"/>
        </w:rPr>
        <w:t xml:space="preserve"> pada proses ini adalah memori dari </w:t>
      </w:r>
      <w:r w:rsidR="007A382B" w:rsidRPr="00610384">
        <w:rPr>
          <w:i/>
          <w:iCs/>
          <w:szCs w:val="24"/>
        </w:rPr>
        <w:t>file</w:t>
      </w:r>
      <w:r w:rsidR="007A382B" w:rsidRPr="00610384">
        <w:rPr>
          <w:szCs w:val="24"/>
        </w:rPr>
        <w:t xml:space="preserve"> dan akan dicari </w:t>
      </w:r>
      <w:r w:rsidR="007A382B" w:rsidRPr="00610384">
        <w:rPr>
          <w:i/>
          <w:iCs/>
          <w:szCs w:val="24"/>
        </w:rPr>
        <w:t>address</w:t>
      </w:r>
      <w:r w:rsidR="007A382B" w:rsidRPr="00610384">
        <w:rPr>
          <w:szCs w:val="24"/>
        </w:rPr>
        <w:t xml:space="preserve"> dari </w:t>
      </w:r>
      <w:r w:rsidR="007A382B" w:rsidRPr="00610384">
        <w:rPr>
          <w:i/>
          <w:iCs/>
          <w:szCs w:val="24"/>
        </w:rPr>
        <w:t>text section</w:t>
      </w:r>
      <w:r w:rsidR="007A382B" w:rsidRPr="00610384">
        <w:rPr>
          <w:szCs w:val="24"/>
        </w:rPr>
        <w:t xml:space="preserve">. Dalam fungsi PE </w:t>
      </w:r>
      <w:r w:rsidR="007A382B" w:rsidRPr="00610384">
        <w:rPr>
          <w:i/>
          <w:iCs/>
          <w:szCs w:val="24"/>
        </w:rPr>
        <w:t>File</w:t>
      </w:r>
      <w:r w:rsidR="007A382B" w:rsidRPr="00610384">
        <w:rPr>
          <w:szCs w:val="24"/>
        </w:rPr>
        <w:t xml:space="preserve">, akan ditentukan </w:t>
      </w:r>
      <w:r w:rsidR="007A382B" w:rsidRPr="00610384">
        <w:rPr>
          <w:i/>
          <w:iCs/>
          <w:szCs w:val="24"/>
        </w:rPr>
        <w:t>size</w:t>
      </w:r>
      <w:r w:rsidR="007A382B" w:rsidRPr="00610384">
        <w:rPr>
          <w:szCs w:val="24"/>
        </w:rPr>
        <w:t xml:space="preserve"> dari </w:t>
      </w:r>
      <w:r w:rsidR="007A382B" w:rsidRPr="00610384">
        <w:rPr>
          <w:i/>
          <w:iCs/>
          <w:szCs w:val="24"/>
        </w:rPr>
        <w:t>text section</w:t>
      </w:r>
      <w:r w:rsidR="007A382B" w:rsidRPr="00610384">
        <w:rPr>
          <w:szCs w:val="24"/>
        </w:rPr>
        <w:t xml:space="preserve"> (</w:t>
      </w:r>
      <w:r w:rsidR="007A382B" w:rsidRPr="00610384">
        <w:rPr>
          <w:rFonts w:ascii="Courier New" w:hAnsi="Courier New" w:cs="Courier New"/>
          <w:szCs w:val="24"/>
        </w:rPr>
        <w:t>size_of_section</w:t>
      </w:r>
      <w:r w:rsidR="007A382B" w:rsidRPr="00610384">
        <w:rPr>
          <w:szCs w:val="24"/>
        </w:rPr>
        <w:t xml:space="preserve">), </w:t>
      </w:r>
      <w:r w:rsidR="007A382B" w:rsidRPr="00610384">
        <w:rPr>
          <w:i/>
          <w:iCs/>
          <w:szCs w:val="24"/>
        </w:rPr>
        <w:t>base relocation</w:t>
      </w:r>
      <w:r w:rsidR="007A382B" w:rsidRPr="00610384">
        <w:rPr>
          <w:szCs w:val="24"/>
        </w:rPr>
        <w:t xml:space="preserve">, dan alamat virtual </w:t>
      </w:r>
      <w:r w:rsidR="007A382B" w:rsidRPr="00610384">
        <w:rPr>
          <w:i/>
          <w:iCs/>
          <w:szCs w:val="24"/>
        </w:rPr>
        <w:t>text section</w:t>
      </w:r>
      <w:r w:rsidR="007A382B" w:rsidRPr="00610384">
        <w:rPr>
          <w:szCs w:val="24"/>
        </w:rPr>
        <w:t xml:space="preserve">. </w:t>
      </w:r>
      <w:r w:rsidR="007A382B" w:rsidRPr="00610384">
        <w:rPr>
          <w:i/>
          <w:iCs/>
          <w:szCs w:val="24"/>
        </w:rPr>
        <w:t>Size of section</w:t>
      </w:r>
      <w:r w:rsidR="007A382B" w:rsidRPr="00610384">
        <w:rPr>
          <w:szCs w:val="24"/>
        </w:rPr>
        <w:t xml:space="preserve"> digunakan untuk menentukan </w:t>
      </w:r>
      <w:r w:rsidR="007A382B" w:rsidRPr="00610384">
        <w:rPr>
          <w:i/>
          <w:iCs/>
          <w:szCs w:val="24"/>
        </w:rPr>
        <w:t>size</w:t>
      </w:r>
      <w:r w:rsidR="007A382B" w:rsidRPr="00610384">
        <w:rPr>
          <w:szCs w:val="24"/>
        </w:rPr>
        <w:t xml:space="preserve"> dari alamat </w:t>
      </w:r>
      <w:r w:rsidR="007A382B" w:rsidRPr="00610384">
        <w:rPr>
          <w:i/>
          <w:iCs/>
          <w:szCs w:val="24"/>
        </w:rPr>
        <w:t>text section</w:t>
      </w:r>
      <w:r w:rsidR="007A382B" w:rsidRPr="00610384">
        <w:rPr>
          <w:szCs w:val="24"/>
        </w:rPr>
        <w:t xml:space="preserve">, </w:t>
      </w:r>
      <w:r w:rsidR="007A382B" w:rsidRPr="00610384">
        <w:rPr>
          <w:i/>
          <w:iCs/>
          <w:szCs w:val="24"/>
        </w:rPr>
        <w:t>base relocation</w:t>
      </w:r>
      <w:r w:rsidR="007A382B" w:rsidRPr="00610384">
        <w:rPr>
          <w:szCs w:val="24"/>
        </w:rPr>
        <w:t xml:space="preserve"> merupakan alamat awal pada </w:t>
      </w:r>
      <w:r w:rsidR="007A382B" w:rsidRPr="00610384">
        <w:rPr>
          <w:i/>
          <w:iCs/>
          <w:szCs w:val="24"/>
        </w:rPr>
        <w:t>text section</w:t>
      </w:r>
      <w:r w:rsidR="007A382B" w:rsidRPr="00610384">
        <w:rPr>
          <w:szCs w:val="24"/>
        </w:rPr>
        <w:t xml:space="preserve"> setelah dialokasikan dan alamat virtual dari </w:t>
      </w:r>
      <w:r w:rsidR="007A382B" w:rsidRPr="00610384">
        <w:rPr>
          <w:i/>
          <w:iCs/>
          <w:szCs w:val="24"/>
        </w:rPr>
        <w:t>text section</w:t>
      </w:r>
      <w:r w:rsidR="007A382B" w:rsidRPr="00610384">
        <w:rPr>
          <w:szCs w:val="24"/>
        </w:rPr>
        <w:t xml:space="preserve">. </w:t>
      </w:r>
      <w:r w:rsidR="007A382B" w:rsidRPr="00610384">
        <w:rPr>
          <w:i/>
          <w:szCs w:val="24"/>
        </w:rPr>
        <w:t>Output</w:t>
      </w:r>
      <w:r w:rsidR="007A382B" w:rsidRPr="00610384">
        <w:rPr>
          <w:szCs w:val="24"/>
        </w:rPr>
        <w:t xml:space="preserve"> pada fungsi </w:t>
      </w:r>
      <w:proofErr w:type="gramStart"/>
      <w:r w:rsidR="007A382B" w:rsidRPr="00610384">
        <w:rPr>
          <w:rFonts w:ascii="Courier New" w:hAnsi="Courier New" w:cs="Courier New"/>
          <w:szCs w:val="24"/>
        </w:rPr>
        <w:t>PeFile(</w:t>
      </w:r>
      <w:proofErr w:type="gramEnd"/>
      <w:r w:rsidR="007A382B" w:rsidRPr="00610384">
        <w:rPr>
          <w:rFonts w:ascii="Courier New" w:hAnsi="Courier New" w:cs="Courier New"/>
          <w:szCs w:val="24"/>
        </w:rPr>
        <w:t>)</w:t>
      </w:r>
      <w:r w:rsidR="007A382B" w:rsidRPr="00610384">
        <w:rPr>
          <w:szCs w:val="24"/>
        </w:rPr>
        <w:t xml:space="preserve"> ini adalah alamat </w:t>
      </w:r>
      <w:r w:rsidR="007A382B" w:rsidRPr="00610384">
        <w:rPr>
          <w:i/>
          <w:iCs/>
          <w:szCs w:val="24"/>
        </w:rPr>
        <w:t xml:space="preserve">text section </w:t>
      </w:r>
      <w:r w:rsidR="007A382B" w:rsidRPr="00610384">
        <w:rPr>
          <w:szCs w:val="24"/>
        </w:rPr>
        <w:t xml:space="preserve">dan </w:t>
      </w:r>
      <w:r w:rsidR="007A382B" w:rsidRPr="00610384">
        <w:rPr>
          <w:i/>
          <w:iCs/>
          <w:szCs w:val="24"/>
        </w:rPr>
        <w:t>size</w:t>
      </w:r>
      <w:r w:rsidR="007A382B" w:rsidRPr="00610384">
        <w:rPr>
          <w:szCs w:val="24"/>
        </w:rPr>
        <w:t xml:space="preserve"> dari </w:t>
      </w:r>
      <w:r w:rsidR="007A382B" w:rsidRPr="00610384">
        <w:rPr>
          <w:i/>
          <w:iCs/>
          <w:szCs w:val="24"/>
        </w:rPr>
        <w:t>text</w:t>
      </w:r>
      <w:r w:rsidR="007A382B" w:rsidRPr="00610384">
        <w:rPr>
          <w:szCs w:val="24"/>
        </w:rPr>
        <w:t xml:space="preserve"> </w:t>
      </w:r>
      <w:r w:rsidR="007A382B" w:rsidRPr="00610384">
        <w:rPr>
          <w:i/>
          <w:iCs/>
          <w:szCs w:val="24"/>
        </w:rPr>
        <w:t>section</w:t>
      </w:r>
      <w:r w:rsidR="007A382B" w:rsidRPr="00610384">
        <w:rPr>
          <w:szCs w:val="24"/>
        </w:rPr>
        <w:t xml:space="preserve">. Untuk </w:t>
      </w:r>
      <w:r w:rsidR="007A382B" w:rsidRPr="00610384">
        <w:rPr>
          <w:i/>
          <w:iCs/>
          <w:szCs w:val="24"/>
        </w:rPr>
        <w:t>pseudocode</w:t>
      </w:r>
      <w:r w:rsidR="007A382B" w:rsidRPr="00610384">
        <w:rPr>
          <w:szCs w:val="24"/>
        </w:rPr>
        <w:t xml:space="preserve"> pada proses mendapatkan alamat </w:t>
      </w:r>
      <w:r w:rsidR="007A382B" w:rsidRPr="00610384">
        <w:rPr>
          <w:i/>
          <w:iCs/>
          <w:szCs w:val="24"/>
        </w:rPr>
        <w:t>text</w:t>
      </w:r>
      <w:r w:rsidR="007A382B" w:rsidRPr="00610384">
        <w:rPr>
          <w:szCs w:val="24"/>
        </w:rPr>
        <w:t xml:space="preserve"> </w:t>
      </w:r>
      <w:r w:rsidR="007A382B" w:rsidRPr="00610384">
        <w:rPr>
          <w:i/>
          <w:iCs/>
          <w:szCs w:val="24"/>
        </w:rPr>
        <w:t>section</w:t>
      </w:r>
      <w:r w:rsidR="007A382B" w:rsidRPr="00610384">
        <w:rPr>
          <w:szCs w:val="24"/>
        </w:rPr>
        <w:t xml:space="preserve"> dapat dilihat pada </w:t>
      </w:r>
      <w:r w:rsidR="001A1F2A" w:rsidRPr="00610384">
        <w:rPr>
          <w:i/>
          <w:szCs w:val="24"/>
        </w:rPr>
        <w:fldChar w:fldCharType="begin"/>
      </w:r>
      <w:r w:rsidR="001A1F2A" w:rsidRPr="003B4184">
        <w:rPr>
          <w:i/>
          <w:szCs w:val="24"/>
        </w:rPr>
        <w:instrText xml:space="preserve"> REF _Ref519597028 \h  \* MERGEFORMAT </w:instrText>
      </w:r>
      <w:r w:rsidR="001A1F2A" w:rsidRPr="00610384">
        <w:rPr>
          <w:i/>
          <w:szCs w:val="24"/>
        </w:rPr>
      </w:r>
      <w:r w:rsidR="001A1F2A" w:rsidRPr="00610384">
        <w:rPr>
          <w:i/>
          <w:szCs w:val="24"/>
        </w:rPr>
        <w:fldChar w:fldCharType="separate"/>
      </w:r>
      <w:r w:rsidR="00EC7493" w:rsidRPr="00EC7493">
        <w:rPr>
          <w:i/>
          <w:szCs w:val="24"/>
        </w:rPr>
        <w:t>Pseudocode</w:t>
      </w:r>
      <w:r w:rsidR="00EC7493" w:rsidRPr="00EC7493">
        <w:rPr>
          <w:szCs w:val="24"/>
        </w:rPr>
        <w:t xml:space="preserve"> </w:t>
      </w:r>
      <w:r w:rsidR="00EC7493" w:rsidRPr="00EC7493">
        <w:rPr>
          <w:noProof/>
          <w:szCs w:val="24"/>
        </w:rPr>
        <w:t>4.2</w:t>
      </w:r>
      <w:r w:rsidR="001A1F2A" w:rsidRPr="00610384">
        <w:rPr>
          <w:szCs w:val="24"/>
        </w:rPr>
        <w:fldChar w:fldCharType="end"/>
      </w:r>
      <w:r w:rsidR="001A1F2A" w:rsidRPr="00610384">
        <w:rPr>
          <w:szCs w:val="24"/>
        </w:rPr>
        <w:t>.</w:t>
      </w:r>
    </w:p>
    <w:p w14:paraId="7F72FA7E" w14:textId="664E4A53" w:rsidR="007A382B" w:rsidRPr="00C41634" w:rsidRDefault="00C41634" w:rsidP="00D1678F">
      <w:pPr>
        <w:pStyle w:val="Heading4"/>
        <w:spacing w:after="240" w:line="360" w:lineRule="auto"/>
        <w:rPr>
          <w:rFonts w:ascii="Times New Roman" w:hAnsi="Times New Roman" w:cs="Times New Roman"/>
          <w:b/>
          <w:i w:val="0"/>
          <w:color w:val="auto"/>
          <w:sz w:val="24"/>
          <w:szCs w:val="24"/>
        </w:rPr>
      </w:pPr>
      <w:bookmarkStart w:id="518" w:name="_Toc519843389"/>
      <w:bookmarkStart w:id="519" w:name="_Toc519867702"/>
      <w:bookmarkStart w:id="520" w:name="_Toc522192794"/>
      <w:r w:rsidRPr="00C41634">
        <w:rPr>
          <w:rFonts w:ascii="Times New Roman" w:hAnsi="Times New Roman" w:cs="Times New Roman"/>
          <w:b/>
          <w:i w:val="0"/>
          <w:color w:val="auto"/>
          <w:sz w:val="24"/>
          <w:szCs w:val="24"/>
        </w:rPr>
        <w:t xml:space="preserve">4.1.2.3 </w:t>
      </w:r>
      <w:r w:rsidR="007A382B" w:rsidRPr="00C41634">
        <w:rPr>
          <w:rFonts w:ascii="Times New Roman" w:hAnsi="Times New Roman" w:cs="Times New Roman"/>
          <w:b/>
          <w:i w:val="0"/>
          <w:color w:val="auto"/>
          <w:sz w:val="24"/>
          <w:szCs w:val="24"/>
        </w:rPr>
        <w:t xml:space="preserve">Mendapatkan </w:t>
      </w:r>
      <w:r w:rsidR="007A382B" w:rsidRPr="00C41634">
        <w:rPr>
          <w:rFonts w:ascii="Times New Roman" w:hAnsi="Times New Roman" w:cs="Times New Roman"/>
          <w:b/>
          <w:color w:val="auto"/>
          <w:sz w:val="24"/>
          <w:szCs w:val="24"/>
        </w:rPr>
        <w:t>Snapshot Text Section</w:t>
      </w:r>
      <w:bookmarkEnd w:id="518"/>
      <w:bookmarkEnd w:id="519"/>
      <w:bookmarkEnd w:id="520"/>
    </w:p>
    <w:p w14:paraId="4F883BD1" w14:textId="10A517EE" w:rsidR="007A382B" w:rsidRPr="00610384" w:rsidRDefault="007A382B" w:rsidP="00C41634">
      <w:pPr>
        <w:pStyle w:val="BodyText1"/>
        <w:spacing w:line="360" w:lineRule="auto"/>
        <w:jc w:val="both"/>
        <w:rPr>
          <w:rFonts w:ascii="Times New Roman" w:hAnsi="Times New Roman" w:cs="Times New Roman"/>
          <w:szCs w:val="24"/>
        </w:rPr>
      </w:pPr>
      <w:r w:rsidRPr="00610384">
        <w:rPr>
          <w:rFonts w:ascii="Times New Roman" w:hAnsi="Times New Roman" w:cs="Times New Roman"/>
          <w:szCs w:val="24"/>
          <w:lang w:eastAsia="en-US" w:bidi="ar-SA"/>
        </w:rPr>
        <w:t xml:space="preserve">Pada proses ini, pertama sekali di </w:t>
      </w:r>
      <w:r w:rsidRPr="00610384">
        <w:rPr>
          <w:rFonts w:ascii="Times New Roman" w:hAnsi="Times New Roman" w:cs="Times New Roman"/>
          <w:i/>
          <w:szCs w:val="24"/>
          <w:lang w:eastAsia="en-US" w:bidi="ar-SA"/>
        </w:rPr>
        <w:t>set breakpoint</w:t>
      </w:r>
      <w:r w:rsidRPr="00610384">
        <w:rPr>
          <w:rFonts w:ascii="Times New Roman" w:hAnsi="Times New Roman" w:cs="Times New Roman"/>
          <w:szCs w:val="24"/>
          <w:lang w:eastAsia="en-US" w:bidi="ar-SA"/>
        </w:rPr>
        <w:t xml:space="preserve"> pada awal dari </w:t>
      </w:r>
      <w:r w:rsidRPr="00610384">
        <w:rPr>
          <w:rFonts w:ascii="Times New Roman" w:hAnsi="Times New Roman" w:cs="Times New Roman"/>
          <w:i/>
          <w:szCs w:val="24"/>
          <w:lang w:eastAsia="en-US" w:bidi="ar-SA"/>
        </w:rPr>
        <w:t>address text section</w:t>
      </w:r>
      <w:r w:rsidRPr="00610384">
        <w:rPr>
          <w:rFonts w:ascii="Times New Roman" w:hAnsi="Times New Roman" w:cs="Times New Roman"/>
          <w:szCs w:val="24"/>
          <w:lang w:eastAsia="en-US" w:bidi="ar-SA"/>
        </w:rPr>
        <w:t xml:space="preserve"> sebagai penanda </w:t>
      </w:r>
      <w:r w:rsidRPr="00610384">
        <w:rPr>
          <w:rFonts w:ascii="Times New Roman" w:hAnsi="Times New Roman" w:cs="Times New Roman"/>
          <w:i/>
          <w:szCs w:val="24"/>
          <w:lang w:eastAsia="en-US" w:bidi="ar-SA"/>
        </w:rPr>
        <w:t>address of entry point</w:t>
      </w:r>
      <w:r w:rsidRPr="00610384">
        <w:rPr>
          <w:rFonts w:ascii="Times New Roman" w:hAnsi="Times New Roman" w:cs="Times New Roman"/>
          <w:szCs w:val="24"/>
          <w:lang w:eastAsia="en-US" w:bidi="ar-SA"/>
        </w:rPr>
        <w:t xml:space="preserve"> dari </w:t>
      </w:r>
      <w:r w:rsidRPr="00610384">
        <w:rPr>
          <w:rFonts w:ascii="Times New Roman" w:hAnsi="Times New Roman" w:cs="Times New Roman"/>
          <w:i/>
          <w:szCs w:val="24"/>
          <w:lang w:eastAsia="en-US" w:bidi="ar-SA"/>
        </w:rPr>
        <w:t>text section</w:t>
      </w:r>
      <w:r w:rsidRPr="00610384">
        <w:rPr>
          <w:rFonts w:ascii="Times New Roman" w:hAnsi="Times New Roman" w:cs="Times New Roman"/>
          <w:szCs w:val="24"/>
          <w:lang w:eastAsia="en-US" w:bidi="ar-SA"/>
        </w:rPr>
        <w:t xml:space="preserve"> tersebut. Pada </w:t>
      </w:r>
      <w:r w:rsidRPr="00610384">
        <w:rPr>
          <w:rFonts w:ascii="Times New Roman" w:hAnsi="Times New Roman" w:cs="Times New Roman"/>
          <w:i/>
          <w:szCs w:val="24"/>
          <w:lang w:eastAsia="en-US" w:bidi="ar-SA"/>
        </w:rPr>
        <w:t>set breakpoint</w:t>
      </w:r>
      <w:r w:rsidRPr="00610384">
        <w:rPr>
          <w:rFonts w:ascii="Times New Roman" w:hAnsi="Times New Roman" w:cs="Times New Roman"/>
          <w:szCs w:val="24"/>
          <w:lang w:eastAsia="en-US" w:bidi="ar-SA"/>
        </w:rPr>
        <w:t xml:space="preserve"> ini, menggunakan konsep </w:t>
      </w:r>
      <w:r w:rsidRPr="00610384">
        <w:rPr>
          <w:rFonts w:ascii="Times New Roman" w:hAnsi="Times New Roman" w:cs="Times New Roman"/>
          <w:i/>
          <w:szCs w:val="24"/>
          <w:lang w:eastAsia="en-US" w:bidi="ar-SA"/>
        </w:rPr>
        <w:t>soft breakpoint</w:t>
      </w:r>
      <w:r w:rsidRPr="00610384">
        <w:rPr>
          <w:rFonts w:ascii="Times New Roman" w:hAnsi="Times New Roman" w:cs="Times New Roman"/>
          <w:szCs w:val="24"/>
          <w:lang w:eastAsia="en-US" w:bidi="ar-SA"/>
        </w:rPr>
        <w:t xml:space="preserve">, </w:t>
      </w:r>
      <w:r w:rsidRPr="00610384">
        <w:rPr>
          <w:rFonts w:ascii="Times New Roman" w:hAnsi="Times New Roman" w:cs="Times New Roman"/>
          <w:szCs w:val="24"/>
        </w:rPr>
        <w:t xml:space="preserve">dimana instruksi dari alamat awal </w:t>
      </w:r>
      <w:r w:rsidRPr="00610384">
        <w:rPr>
          <w:rFonts w:ascii="Times New Roman" w:hAnsi="Times New Roman" w:cs="Times New Roman"/>
          <w:i/>
          <w:iCs/>
          <w:szCs w:val="24"/>
        </w:rPr>
        <w:t>text</w:t>
      </w:r>
      <w:r w:rsidRPr="00610384">
        <w:rPr>
          <w:rFonts w:ascii="Times New Roman" w:hAnsi="Times New Roman" w:cs="Times New Roman"/>
          <w:szCs w:val="24"/>
        </w:rPr>
        <w:t xml:space="preserve"> </w:t>
      </w:r>
      <w:r w:rsidRPr="00610384">
        <w:rPr>
          <w:rFonts w:ascii="Times New Roman" w:hAnsi="Times New Roman" w:cs="Times New Roman"/>
          <w:i/>
          <w:iCs/>
          <w:szCs w:val="24"/>
        </w:rPr>
        <w:t>section</w:t>
      </w:r>
      <w:r w:rsidRPr="00610384">
        <w:rPr>
          <w:rFonts w:ascii="Times New Roman" w:hAnsi="Times New Roman" w:cs="Times New Roman"/>
          <w:szCs w:val="24"/>
        </w:rPr>
        <w:t xml:space="preserve"> diganti dengan </w:t>
      </w:r>
      <w:r w:rsidRPr="00610384">
        <w:rPr>
          <w:rFonts w:ascii="Courier New" w:hAnsi="Courier New" w:cs="Courier New"/>
          <w:szCs w:val="24"/>
        </w:rPr>
        <w:t>INT3</w:t>
      </w:r>
      <w:r w:rsidRPr="00610384">
        <w:rPr>
          <w:rFonts w:ascii="Times New Roman" w:hAnsi="Times New Roman" w:cs="Times New Roman"/>
          <w:szCs w:val="24"/>
        </w:rPr>
        <w:t xml:space="preserve"> atau </w:t>
      </w:r>
      <w:r w:rsidRPr="00610384">
        <w:rPr>
          <w:rFonts w:ascii="Courier New" w:hAnsi="Courier New" w:cs="Courier New"/>
          <w:szCs w:val="24"/>
        </w:rPr>
        <w:t>0xCC</w:t>
      </w:r>
      <w:r w:rsidRPr="00610384">
        <w:rPr>
          <w:rFonts w:ascii="Times New Roman" w:hAnsi="Times New Roman" w:cs="Times New Roman"/>
          <w:szCs w:val="24"/>
        </w:rPr>
        <w:t xml:space="preserve">. Instruksi alamat yang sudah diganti tersebut akan disimpan pada </w:t>
      </w:r>
      <w:r w:rsidRPr="00610384">
        <w:rPr>
          <w:rFonts w:ascii="Times New Roman" w:hAnsi="Times New Roman" w:cs="Times New Roman"/>
          <w:i/>
          <w:iCs/>
          <w:szCs w:val="24"/>
        </w:rPr>
        <w:t>breakpoint dictionary</w:t>
      </w:r>
      <w:r w:rsidRPr="00610384">
        <w:rPr>
          <w:rFonts w:ascii="Times New Roman" w:hAnsi="Times New Roman" w:cs="Times New Roman"/>
          <w:szCs w:val="24"/>
        </w:rPr>
        <w:t xml:space="preserve"> sebagai penyimpanan instruksi sementara. Instruksi akan dikembalikan ke alamat sebelumnya ketika terjadi kondisi </w:t>
      </w:r>
      <w:r w:rsidRPr="00610384">
        <w:rPr>
          <w:rFonts w:ascii="Times New Roman" w:hAnsi="Times New Roman" w:cs="Times New Roman"/>
          <w:i/>
          <w:iCs/>
          <w:szCs w:val="24"/>
        </w:rPr>
        <w:t>exception</w:t>
      </w:r>
      <w:r w:rsidRPr="00610384">
        <w:rPr>
          <w:rFonts w:ascii="Times New Roman" w:hAnsi="Times New Roman" w:cs="Times New Roman"/>
          <w:szCs w:val="24"/>
        </w:rPr>
        <w:t xml:space="preserve">. </w:t>
      </w:r>
      <w:r w:rsidR="000A71F5" w:rsidRPr="00610384">
        <w:rPr>
          <w:szCs w:val="24"/>
        </w:rPr>
        <w:t xml:space="preserve">Setelah menentukan </w:t>
      </w:r>
      <w:r w:rsidR="000A71F5" w:rsidRPr="00610384">
        <w:rPr>
          <w:i/>
          <w:szCs w:val="24"/>
        </w:rPr>
        <w:t>breakpoint</w:t>
      </w:r>
      <w:r w:rsidR="000A71F5" w:rsidRPr="00610384">
        <w:rPr>
          <w:szCs w:val="24"/>
        </w:rPr>
        <w:t xml:space="preserve"> pada awal dari </w:t>
      </w:r>
      <w:r w:rsidR="000A71F5" w:rsidRPr="00610384">
        <w:rPr>
          <w:i/>
          <w:szCs w:val="24"/>
        </w:rPr>
        <w:t>address text section</w:t>
      </w:r>
      <w:r w:rsidR="000A71F5" w:rsidRPr="00610384">
        <w:rPr>
          <w:szCs w:val="24"/>
        </w:rPr>
        <w:t xml:space="preserve">, selanjutnya ke proses untuk mengambil </w:t>
      </w:r>
      <w:r w:rsidR="000A71F5" w:rsidRPr="00610384">
        <w:rPr>
          <w:i/>
          <w:szCs w:val="24"/>
        </w:rPr>
        <w:t>snapshot</w:t>
      </w:r>
      <w:r w:rsidR="000A71F5" w:rsidRPr="00610384">
        <w:rPr>
          <w:szCs w:val="24"/>
        </w:rPr>
        <w:t xml:space="preserve"> dari </w:t>
      </w:r>
      <w:r w:rsidR="000A71F5" w:rsidRPr="00610384">
        <w:rPr>
          <w:i/>
          <w:szCs w:val="24"/>
        </w:rPr>
        <w:t>text section</w:t>
      </w:r>
      <w:r w:rsidR="000A71F5" w:rsidRPr="00610384">
        <w:rPr>
          <w:szCs w:val="24"/>
        </w:rPr>
        <w:t xml:space="preserve">. Ada 2 cara yang dilakukan untuk mendapatkan </w:t>
      </w:r>
      <w:r w:rsidR="000A71F5" w:rsidRPr="00610384">
        <w:rPr>
          <w:i/>
          <w:szCs w:val="24"/>
        </w:rPr>
        <w:t>snapshot</w:t>
      </w:r>
      <w:r w:rsidR="000A71F5" w:rsidRPr="00610384">
        <w:rPr>
          <w:szCs w:val="24"/>
        </w:rPr>
        <w:t xml:space="preserve"> dari </w:t>
      </w:r>
      <w:r w:rsidR="000A71F5" w:rsidRPr="00610384">
        <w:rPr>
          <w:i/>
          <w:szCs w:val="24"/>
        </w:rPr>
        <w:t>text section</w:t>
      </w:r>
      <w:r w:rsidR="000A71F5" w:rsidRPr="00610384">
        <w:rPr>
          <w:szCs w:val="24"/>
        </w:rPr>
        <w:t xml:space="preserve">, satu dengan menggunakan </w:t>
      </w:r>
      <w:r w:rsidR="000A71F5" w:rsidRPr="00610384">
        <w:rPr>
          <w:i/>
          <w:szCs w:val="24"/>
        </w:rPr>
        <w:t>timer</w:t>
      </w:r>
      <w:r w:rsidR="000A71F5" w:rsidRPr="00610384">
        <w:rPr>
          <w:szCs w:val="24"/>
        </w:rPr>
        <w:t xml:space="preserve"> dan satu lagi dengan meletakkan </w:t>
      </w:r>
      <w:r w:rsidR="000A71F5" w:rsidRPr="00610384">
        <w:rPr>
          <w:i/>
          <w:szCs w:val="24"/>
        </w:rPr>
        <w:t>breakpoint</w:t>
      </w:r>
      <w:r w:rsidR="000A71F5" w:rsidRPr="00610384">
        <w:rPr>
          <w:szCs w:val="24"/>
        </w:rPr>
        <w:t xml:space="preserve"> pada sembarang </w:t>
      </w:r>
      <w:r w:rsidR="000A71F5" w:rsidRPr="00610384">
        <w:rPr>
          <w:i/>
          <w:szCs w:val="24"/>
        </w:rPr>
        <w:t>address</w:t>
      </w:r>
      <w:r w:rsidR="000A71F5" w:rsidRPr="00610384">
        <w:rPr>
          <w:szCs w:val="24"/>
        </w:rPr>
        <w:t xml:space="preserve"> secara random. </w:t>
      </w:r>
      <w:r w:rsidRPr="00610384">
        <w:rPr>
          <w:rFonts w:ascii="Times New Roman" w:hAnsi="Times New Roman" w:cs="Times New Roman"/>
          <w:szCs w:val="24"/>
        </w:rPr>
        <w:t xml:space="preserve">Untuk </w:t>
      </w:r>
      <w:r w:rsidRPr="00042B85">
        <w:rPr>
          <w:rFonts w:ascii="Times New Roman" w:hAnsi="Times New Roman" w:cs="Times New Roman"/>
          <w:i/>
          <w:szCs w:val="24"/>
        </w:rPr>
        <w:t>pseudocode</w:t>
      </w:r>
      <w:r w:rsidRPr="00610384">
        <w:rPr>
          <w:rFonts w:ascii="Times New Roman" w:hAnsi="Times New Roman" w:cs="Times New Roman"/>
          <w:szCs w:val="24"/>
        </w:rPr>
        <w:t xml:space="preserve"> men-</w:t>
      </w:r>
      <w:r w:rsidRPr="00610384">
        <w:rPr>
          <w:rFonts w:ascii="Times New Roman" w:hAnsi="Times New Roman" w:cs="Times New Roman"/>
          <w:i/>
          <w:szCs w:val="24"/>
        </w:rPr>
        <w:t>set breakpoint</w:t>
      </w:r>
      <w:r w:rsidRPr="00610384">
        <w:rPr>
          <w:rFonts w:ascii="Times New Roman" w:hAnsi="Times New Roman" w:cs="Times New Roman"/>
          <w:szCs w:val="24"/>
        </w:rPr>
        <w:t xml:space="preserve"> dapat dilihat pada</w:t>
      </w:r>
      <w:r w:rsidR="000A71F5" w:rsidRPr="00610384">
        <w:rPr>
          <w:rFonts w:ascii="Times New Roman" w:hAnsi="Times New Roman" w:cs="Times New Roman"/>
          <w:szCs w:val="24"/>
        </w:rPr>
        <w:t xml:space="preserve"> </w:t>
      </w:r>
      <w:r w:rsidR="00EA23F5" w:rsidRPr="00610384">
        <w:rPr>
          <w:noProof/>
          <w:szCs w:val="24"/>
        </w:rPr>
        <w:lastRenderedPageBreak/>
        <mc:AlternateContent>
          <mc:Choice Requires="wps">
            <w:drawing>
              <wp:anchor distT="0" distB="0" distL="114300" distR="114300" simplePos="0" relativeHeight="251709952" behindDoc="0" locked="0" layoutInCell="1" allowOverlap="1" wp14:anchorId="3E121709" wp14:editId="6BD27D60">
                <wp:simplePos x="0" y="0"/>
                <wp:positionH relativeFrom="column">
                  <wp:posOffset>-269240</wp:posOffset>
                </wp:positionH>
                <wp:positionV relativeFrom="paragraph">
                  <wp:posOffset>2948940</wp:posOffset>
                </wp:positionV>
                <wp:extent cx="5735955" cy="635"/>
                <wp:effectExtent l="0" t="0" r="17145" b="6350"/>
                <wp:wrapTopAndBottom/>
                <wp:docPr id="1833221436" name="Text Box 1833221436"/>
                <wp:cNvGraphicFramePr/>
                <a:graphic xmlns:a="http://schemas.openxmlformats.org/drawingml/2006/main">
                  <a:graphicData uri="http://schemas.microsoft.com/office/word/2010/wordprocessingShape">
                    <wps:wsp>
                      <wps:cNvSpPr txBox="1"/>
                      <wps:spPr>
                        <a:xfrm>
                          <a:off x="0" y="0"/>
                          <a:ext cx="5735955" cy="635"/>
                        </a:xfrm>
                        <a:prstGeom prst="rect">
                          <a:avLst/>
                        </a:prstGeom>
                        <a:noFill/>
                        <a:ln>
                          <a:noFill/>
                        </a:ln>
                      </wps:spPr>
                      <wps:txbx>
                        <w:txbxContent>
                          <w:p w14:paraId="36C88A4B" w14:textId="1B17FBC5" w:rsidR="00EC7493" w:rsidRPr="009E6CBF" w:rsidRDefault="00EC7493" w:rsidP="007A382B">
                            <w:pPr>
                              <w:pStyle w:val="Caption"/>
                              <w:jc w:val="center"/>
                              <w:rPr>
                                <w:b/>
                                <w:i w:val="0"/>
                                <w:noProof/>
                                <w:color w:val="auto"/>
                                <w:sz w:val="20"/>
                              </w:rPr>
                            </w:pPr>
                            <w:bookmarkStart w:id="521" w:name="_Ref519597085"/>
                            <w:bookmarkStart w:id="522" w:name="_Toc519843504"/>
                            <w:bookmarkStart w:id="523" w:name="_Toc519862689"/>
                            <w:bookmarkStart w:id="524" w:name="_Toc521959367"/>
                            <w:r w:rsidRPr="003B4184">
                              <w:rPr>
                                <w:b/>
                                <w:color w:val="auto"/>
                                <w:sz w:val="20"/>
                              </w:rPr>
                              <w:t>Pseudocode</w:t>
                            </w:r>
                            <w:r w:rsidRPr="009E6CBF">
                              <w:rPr>
                                <w:b/>
                                <w:i w:val="0"/>
                                <w:color w:val="auto"/>
                                <w:sz w:val="20"/>
                              </w:rPr>
                              <w:t xml:space="preserve"> </w:t>
                            </w:r>
                            <w:r>
                              <w:rPr>
                                <w:b/>
                                <w:i w:val="0"/>
                                <w:color w:val="auto"/>
                                <w:sz w:val="20"/>
                              </w:rPr>
                              <w:fldChar w:fldCharType="begin"/>
                            </w:r>
                            <w:r>
                              <w:rPr>
                                <w:b/>
                                <w:i w:val="0"/>
                                <w:color w:val="auto"/>
                                <w:sz w:val="20"/>
                              </w:rPr>
                              <w:instrText xml:space="preserve"> STYLEREF 1 \s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w:t>
                            </w:r>
                            <w:r>
                              <w:rPr>
                                <w:b/>
                                <w:i w:val="0"/>
                                <w:color w:val="auto"/>
                                <w:sz w:val="20"/>
                              </w:rPr>
                              <w:fldChar w:fldCharType="begin"/>
                            </w:r>
                            <w:r>
                              <w:rPr>
                                <w:b/>
                                <w:i w:val="0"/>
                                <w:color w:val="auto"/>
                                <w:sz w:val="20"/>
                              </w:rPr>
                              <w:instrText xml:space="preserve"> SEQ Pseudocode \* ARABIC \s 1 </w:instrText>
                            </w:r>
                            <w:r>
                              <w:rPr>
                                <w:b/>
                                <w:i w:val="0"/>
                                <w:color w:val="auto"/>
                                <w:sz w:val="20"/>
                              </w:rPr>
                              <w:fldChar w:fldCharType="separate"/>
                            </w:r>
                            <w:r>
                              <w:rPr>
                                <w:b/>
                                <w:i w:val="0"/>
                                <w:noProof/>
                                <w:color w:val="auto"/>
                                <w:sz w:val="20"/>
                              </w:rPr>
                              <w:t>3</w:t>
                            </w:r>
                            <w:r>
                              <w:rPr>
                                <w:b/>
                                <w:i w:val="0"/>
                                <w:color w:val="auto"/>
                                <w:sz w:val="20"/>
                              </w:rPr>
                              <w:fldChar w:fldCharType="end"/>
                            </w:r>
                            <w:bookmarkEnd w:id="521"/>
                            <w:r w:rsidRPr="009E6CBF">
                              <w:rPr>
                                <w:b/>
                                <w:i w:val="0"/>
                                <w:color w:val="auto"/>
                                <w:sz w:val="20"/>
                              </w:rPr>
                              <w:t xml:space="preserve"> Menentukan </w:t>
                            </w:r>
                            <w:r w:rsidRPr="009E6CBF">
                              <w:rPr>
                                <w:b/>
                                <w:color w:val="auto"/>
                                <w:sz w:val="20"/>
                              </w:rPr>
                              <w:t>Breakpoint</w:t>
                            </w:r>
                            <w:bookmarkEnd w:id="522"/>
                            <w:bookmarkEnd w:id="523"/>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21709" id="Text Box 1833221436" o:spid="_x0000_s1035" type="#_x0000_t202" style="position:absolute;left:0;text-align:left;margin-left:-21.2pt;margin-top:232.2pt;width:451.6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" filled="f" stroked="f">
                <v:textbox style="mso-fit-shape-to-text:t" inset="0,0,0,0">
                  <w:txbxContent>
                    <w:p w14:paraId="36C88A4B" w14:textId="1B17FBC5" w:rsidR="00EC7493" w:rsidRPr="009E6CBF" w:rsidRDefault="00EC7493" w:rsidP="007A382B">
                      <w:pPr>
                        <w:pStyle w:val="Caption"/>
                        <w:jc w:val="center"/>
                        <w:rPr>
                          <w:b/>
                          <w:i w:val="0"/>
                          <w:noProof/>
                          <w:color w:val="auto"/>
                          <w:sz w:val="20"/>
                        </w:rPr>
                      </w:pPr>
                      <w:bookmarkStart w:id="540" w:name="_Ref519597085"/>
                      <w:bookmarkStart w:id="541" w:name="_Toc519843504"/>
                      <w:bookmarkStart w:id="542" w:name="_Toc519862689"/>
                      <w:bookmarkStart w:id="543" w:name="_Toc521959367"/>
                      <w:r w:rsidRPr="003B4184">
                        <w:rPr>
                          <w:b/>
                          <w:color w:val="auto"/>
                          <w:sz w:val="20"/>
                        </w:rPr>
                        <w:t>Pseudocode</w:t>
                      </w:r>
                      <w:r w:rsidRPr="009E6CBF">
                        <w:rPr>
                          <w:b/>
                          <w:i w:val="0"/>
                          <w:color w:val="auto"/>
                          <w:sz w:val="20"/>
                        </w:rPr>
                        <w:t xml:space="preserve"> </w:t>
                      </w:r>
                      <w:r>
                        <w:rPr>
                          <w:b/>
                          <w:i w:val="0"/>
                          <w:color w:val="auto"/>
                          <w:sz w:val="20"/>
                        </w:rPr>
                        <w:fldChar w:fldCharType="begin"/>
                      </w:r>
                      <w:r>
                        <w:rPr>
                          <w:b/>
                          <w:i w:val="0"/>
                          <w:color w:val="auto"/>
                          <w:sz w:val="20"/>
                        </w:rPr>
                        <w:instrText xml:space="preserve"> STYLEREF 1 \s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w:t>
                      </w:r>
                      <w:r>
                        <w:rPr>
                          <w:b/>
                          <w:i w:val="0"/>
                          <w:color w:val="auto"/>
                          <w:sz w:val="20"/>
                        </w:rPr>
                        <w:fldChar w:fldCharType="begin"/>
                      </w:r>
                      <w:r>
                        <w:rPr>
                          <w:b/>
                          <w:i w:val="0"/>
                          <w:color w:val="auto"/>
                          <w:sz w:val="20"/>
                        </w:rPr>
                        <w:instrText xml:space="preserve"> SEQ Pseudocode \* ARABIC \s 1 </w:instrText>
                      </w:r>
                      <w:r>
                        <w:rPr>
                          <w:b/>
                          <w:i w:val="0"/>
                          <w:color w:val="auto"/>
                          <w:sz w:val="20"/>
                        </w:rPr>
                        <w:fldChar w:fldCharType="separate"/>
                      </w:r>
                      <w:r>
                        <w:rPr>
                          <w:b/>
                          <w:i w:val="0"/>
                          <w:noProof/>
                          <w:color w:val="auto"/>
                          <w:sz w:val="20"/>
                        </w:rPr>
                        <w:t>3</w:t>
                      </w:r>
                      <w:r>
                        <w:rPr>
                          <w:b/>
                          <w:i w:val="0"/>
                          <w:color w:val="auto"/>
                          <w:sz w:val="20"/>
                        </w:rPr>
                        <w:fldChar w:fldCharType="end"/>
                      </w:r>
                      <w:bookmarkEnd w:id="540"/>
                      <w:r w:rsidRPr="009E6CBF">
                        <w:rPr>
                          <w:b/>
                          <w:i w:val="0"/>
                          <w:color w:val="auto"/>
                          <w:sz w:val="20"/>
                        </w:rPr>
                        <w:t xml:space="preserve"> Menentukan </w:t>
                      </w:r>
                      <w:r w:rsidRPr="009E6CBF">
                        <w:rPr>
                          <w:b/>
                          <w:color w:val="auto"/>
                          <w:sz w:val="20"/>
                        </w:rPr>
                        <w:t>Breakpoint</w:t>
                      </w:r>
                      <w:bookmarkEnd w:id="541"/>
                      <w:bookmarkEnd w:id="542"/>
                      <w:bookmarkEnd w:id="543"/>
                    </w:p>
                  </w:txbxContent>
                </v:textbox>
                <w10:wrap type="topAndBottom"/>
              </v:shape>
            </w:pict>
          </mc:Fallback>
        </mc:AlternateContent>
      </w:r>
      <w:r w:rsidR="00EA23F5" w:rsidRPr="00610384">
        <w:rPr>
          <w:noProof/>
          <w:szCs w:val="24"/>
        </w:rPr>
        <mc:AlternateContent>
          <mc:Choice Requires="wps">
            <w:drawing>
              <wp:anchor distT="45720" distB="45720" distL="114300" distR="114300" simplePos="0" relativeHeight="251698688" behindDoc="0" locked="0" layoutInCell="1" allowOverlap="1" wp14:anchorId="48CCF2EF" wp14:editId="4B5DF010">
                <wp:simplePos x="0" y="0"/>
                <wp:positionH relativeFrom="margin">
                  <wp:posOffset>7620</wp:posOffset>
                </wp:positionH>
                <wp:positionV relativeFrom="paragraph">
                  <wp:posOffset>348615</wp:posOffset>
                </wp:positionV>
                <wp:extent cx="5199380" cy="2530475"/>
                <wp:effectExtent l="0" t="0" r="20320" b="2222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2530475"/>
                        </a:xfrm>
                        <a:prstGeom prst="rect">
                          <a:avLst/>
                        </a:prstGeom>
                        <a:noFill/>
                        <a:ln w="9525">
                          <a:solidFill>
                            <a:srgbClr val="000000"/>
                          </a:solidFill>
                          <a:miter lim="800000"/>
                          <a:headEnd/>
                          <a:tailEnd/>
                        </a:ln>
                      </wps:spPr>
                      <wps:txbx>
                        <w:txbxContent>
                          <w:p w14:paraId="0CB37CA0" w14:textId="77777777" w:rsidR="00EC7493" w:rsidRDefault="00EC7493" w:rsidP="007A382B">
                            <w:pPr>
                              <w:jc w:val="both"/>
                              <w:rPr>
                                <w:rFonts w:ascii="Courier New" w:hAnsi="Courier New" w:cs="Courier New"/>
                                <w:b/>
                              </w:rPr>
                            </w:pPr>
                            <w:r w:rsidRPr="0085746F">
                              <w:rPr>
                                <w:rFonts w:ascii="Courier New" w:hAnsi="Courier New" w:cs="Courier New"/>
                              </w:rPr>
                              <w:t>F</w:t>
                            </w:r>
                            <w:r>
                              <w:rPr>
                                <w:rFonts w:ascii="Courier New" w:hAnsi="Courier New" w:cs="Courier New"/>
                              </w:rPr>
                              <w:t>unction</w:t>
                            </w:r>
                            <w:r w:rsidRPr="0085746F">
                              <w:rPr>
                                <w:rFonts w:ascii="Courier New" w:hAnsi="Courier New" w:cs="Courier New"/>
                              </w:rPr>
                              <w:t xml:space="preserve"> </w:t>
                            </w:r>
                            <w:r>
                              <w:rPr>
                                <w:rFonts w:ascii="Courier New" w:hAnsi="Courier New" w:cs="Courier New"/>
                              </w:rPr>
                              <w:t>bp_set (self,address):</w:t>
                            </w:r>
                          </w:p>
                          <w:p w14:paraId="5CC0C391" w14:textId="77777777" w:rsidR="00EC7493" w:rsidRDefault="00EC7493" w:rsidP="007A382B">
                            <w:pPr>
                              <w:jc w:val="both"/>
                              <w:rPr>
                                <w:rFonts w:ascii="Courier New" w:hAnsi="Courier New" w:cs="Courier New"/>
                                <w:b/>
                              </w:rPr>
                            </w:pPr>
                            <w:r>
                              <w:rPr>
                                <w:rFonts w:ascii="Courier New" w:hAnsi="Courier New" w:cs="Courier New"/>
                              </w:rPr>
                              <w:tab/>
                            </w:r>
                            <w:r w:rsidRPr="00C33DC8">
                              <w:rPr>
                                <w:rFonts w:ascii="Courier New" w:hAnsi="Courier New" w:cs="Courier New"/>
                              </w:rPr>
                              <w:t>P</w:t>
                            </w:r>
                            <w:r>
                              <w:rPr>
                                <w:rFonts w:ascii="Courier New" w:hAnsi="Courier New" w:cs="Courier New"/>
                              </w:rPr>
                              <w:t>rint “[*] Setting breakpoint at: 0x%08x” % address</w:t>
                            </w:r>
                          </w:p>
                          <w:p w14:paraId="6A1B696A" w14:textId="77777777" w:rsidR="00EC7493" w:rsidRDefault="00EC7493" w:rsidP="007A382B">
                            <w:pPr>
                              <w:jc w:val="both"/>
                              <w:rPr>
                                <w:rFonts w:ascii="Courier New" w:hAnsi="Courier New" w:cs="Courier New"/>
                                <w:b/>
                              </w:rPr>
                            </w:pPr>
                            <w:r>
                              <w:rPr>
                                <w:rFonts w:ascii="Courier New" w:hAnsi="Courier New" w:cs="Courier New"/>
                              </w:rPr>
                              <w:tab/>
                            </w:r>
                            <w:r w:rsidRPr="00C33DC8">
                              <w:rPr>
                                <w:rFonts w:ascii="Courier New" w:hAnsi="Courier New" w:cs="Courier New"/>
                              </w:rPr>
                              <w:t>I</w:t>
                            </w:r>
                            <w:r>
                              <w:rPr>
                                <w:rFonts w:ascii="Courier New" w:hAnsi="Courier New" w:cs="Courier New"/>
                              </w:rPr>
                              <w:t>f</w:t>
                            </w:r>
                            <w:r w:rsidRPr="00C33DC8">
                              <w:rPr>
                                <w:rFonts w:ascii="Courier New" w:hAnsi="Courier New" w:cs="Courier New"/>
                              </w:rPr>
                              <w:t xml:space="preserve"> </w:t>
                            </w:r>
                            <w:r>
                              <w:rPr>
                                <w:rFonts w:ascii="Courier New" w:hAnsi="Courier New" w:cs="Courier New"/>
                              </w:rPr>
                              <w:t>not breakpoints menggunakan address dari variabel has_key:</w:t>
                            </w:r>
                          </w:p>
                          <w:p w14:paraId="38A7FC3F" w14:textId="77777777" w:rsidR="00EC7493" w:rsidRDefault="00EC7493" w:rsidP="007A382B">
                            <w:pPr>
                              <w:jc w:val="both"/>
                              <w:rPr>
                                <w:rFonts w:ascii="Courier New" w:hAnsi="Courier New" w:cs="Courier New"/>
                                <w:b/>
                              </w:rPr>
                            </w:pPr>
                            <w:r>
                              <w:rPr>
                                <w:rFonts w:ascii="Courier New" w:hAnsi="Courier New" w:cs="Courier New"/>
                              </w:rPr>
                              <w:tab/>
                            </w:r>
                            <w:r>
                              <w:rPr>
                                <w:rFonts w:ascii="Courier New" w:hAnsi="Courier New" w:cs="Courier New"/>
                              </w:rPr>
                              <w:tab/>
                              <w:t xml:space="preserve">Inisialisasi variabel old_protect </w:t>
                            </w:r>
                            <w:r w:rsidRPr="00E12363">
                              <w:rPr>
                                <w:rFonts w:ascii="Courier New" w:hAnsi="Courier New" w:cs="Courier New"/>
                              </w:rPr>
                              <w:sym w:font="Wingdings" w:char="F0DF"/>
                            </w:r>
                            <w:r>
                              <w:rPr>
                                <w:rFonts w:ascii="Courier New" w:hAnsi="Courier New" w:cs="Courier New"/>
                              </w:rPr>
                              <w:t xml:space="preserve"> tipe data c_ulong bernilai 0</w:t>
                            </w:r>
                          </w:p>
                          <w:p w14:paraId="1F84D694" w14:textId="77777777" w:rsidR="00EC7493" w:rsidRDefault="00EC7493" w:rsidP="007A382B">
                            <w:pPr>
                              <w:ind w:left="1296"/>
                              <w:jc w:val="both"/>
                              <w:rPr>
                                <w:rFonts w:ascii="Courier New" w:hAnsi="Courier New" w:cs="Courier New"/>
                                <w:b/>
                              </w:rPr>
                            </w:pPr>
                            <w:r>
                              <w:rPr>
                                <w:rFonts w:ascii="Courier New" w:hAnsi="Courier New" w:cs="Courier New"/>
                              </w:rPr>
                              <w:tab/>
                              <w:t>Kernel32.VirtualProtectEx(self.h_process, address, 1, PAGE_EXECUTE_READWRITE, byref(old_protect))</w:t>
                            </w:r>
                          </w:p>
                          <w:p w14:paraId="4628AF80" w14:textId="77777777" w:rsidR="00EC7493" w:rsidRPr="00004811" w:rsidRDefault="00EC7493" w:rsidP="007A382B">
                            <w:pPr>
                              <w:jc w:val="both"/>
                              <w:rPr>
                                <w:rFonts w:ascii="Courier New" w:hAnsi="Courier New" w:cs="Courier New"/>
                                <w:b/>
                                <w:lang w:val="id-ID"/>
                              </w:rPr>
                            </w:pPr>
                            <w:r>
                              <w:rPr>
                                <w:rFonts w:ascii="Courier New" w:hAnsi="Courier New" w:cs="Courier New"/>
                              </w:rPr>
                              <w:tab/>
                            </w:r>
                            <w:r>
                              <w:rPr>
                                <w:rFonts w:ascii="Courier New" w:hAnsi="Courier New" w:cs="Courier New"/>
                              </w:rPr>
                              <w:tab/>
                              <w:t xml:space="preserve">Inisialisasi variabel original_byte </w:t>
                            </w:r>
                            <w:r w:rsidRPr="00E12363">
                              <w:rPr>
                                <w:rFonts w:ascii="Courier New" w:hAnsi="Courier New" w:cs="Courier New"/>
                              </w:rPr>
                              <w:sym w:font="Wingdings" w:char="F0DF"/>
                            </w:r>
                            <w:r>
                              <w:rPr>
                                <w:rFonts w:ascii="Courier New" w:hAnsi="Courier New" w:cs="Courier New"/>
                              </w:rPr>
                              <w:t xml:space="preserve"> </w:t>
                            </w:r>
                            <w:r>
                              <w:rPr>
                                <w:rFonts w:ascii="Courier New" w:hAnsi="Courier New" w:cs="Courier New"/>
                                <w:lang w:val="id-ID"/>
                              </w:rPr>
                              <w:t>byte dalam address</w:t>
                            </w:r>
                          </w:p>
                          <w:p w14:paraId="21E1A322" w14:textId="77777777" w:rsidR="00EC7493" w:rsidRDefault="00EC7493" w:rsidP="007A382B">
                            <w:pPr>
                              <w:jc w:val="both"/>
                              <w:rPr>
                                <w:rFonts w:ascii="Courier New" w:hAnsi="Courier New" w:cs="Courier New"/>
                                <w:b/>
                              </w:rPr>
                            </w:pPr>
                            <w:r>
                              <w:rPr>
                                <w:rFonts w:ascii="Courier New" w:hAnsi="Courier New" w:cs="Courier New"/>
                              </w:rPr>
                              <w:tab/>
                            </w:r>
                            <w:r>
                              <w:rPr>
                                <w:rFonts w:ascii="Courier New" w:hAnsi="Courier New" w:cs="Courier New"/>
                              </w:rPr>
                              <w:tab/>
                            </w:r>
                            <w:r w:rsidRPr="00C33DC8">
                              <w:rPr>
                                <w:rFonts w:ascii="Courier New" w:hAnsi="Courier New" w:cs="Courier New"/>
                              </w:rPr>
                              <w:t>I</w:t>
                            </w:r>
                            <w:r>
                              <w:rPr>
                                <w:rFonts w:ascii="Courier New" w:hAnsi="Courier New" w:cs="Courier New"/>
                              </w:rPr>
                              <w:t>f original_byte != False:</w:t>
                            </w:r>
                          </w:p>
                          <w:p w14:paraId="683C1CD3" w14:textId="77777777" w:rsidR="00EC7493" w:rsidRDefault="00EC7493" w:rsidP="007A382B">
                            <w:pPr>
                              <w:ind w:left="1296"/>
                              <w:jc w:val="both"/>
                              <w:rPr>
                                <w:rFonts w:ascii="Courier New" w:hAnsi="Courier New" w:cs="Courier New"/>
                                <w:b/>
                              </w:rPr>
                            </w:pPr>
                            <w:r w:rsidRPr="00C33DC8">
                              <w:rPr>
                                <w:rFonts w:ascii="Courier New" w:hAnsi="Courier New" w:cs="Courier New"/>
                              </w:rPr>
                              <w:t>I</w:t>
                            </w:r>
                            <w:r>
                              <w:rPr>
                                <w:rFonts w:ascii="Courier New" w:hAnsi="Courier New" w:cs="Courier New"/>
                              </w:rPr>
                              <w:t>f fungsi write_process_memory menggunakan address dan “\xCC”:</w:t>
                            </w:r>
                          </w:p>
                          <w:p w14:paraId="652AC3CF" w14:textId="77777777" w:rsidR="00EC7493" w:rsidRDefault="00EC7493" w:rsidP="007A382B">
                            <w:pPr>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t xml:space="preserve">   Breakpoints pada index address </w:t>
                            </w:r>
                            <w:r w:rsidRPr="00BF0E57">
                              <w:rPr>
                                <w:rFonts w:ascii="Courier New" w:hAnsi="Courier New" w:cs="Courier New"/>
                              </w:rPr>
                              <w:sym w:font="Wingdings" w:char="F0DF"/>
                            </w:r>
                            <w:r>
                              <w:rPr>
                                <w:rFonts w:ascii="Courier New" w:hAnsi="Courier New" w:cs="Courier New"/>
                              </w:rPr>
                              <w:t xml:space="preserve"> dengan original_byte</w:t>
                            </w:r>
                          </w:p>
                          <w:p w14:paraId="34A6D163" w14:textId="77777777" w:rsidR="00EC7493" w:rsidRDefault="00EC7493" w:rsidP="007A382B">
                            <w:pPr>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t xml:space="preserve">   </w:t>
                            </w:r>
                            <w:r w:rsidRPr="00C33DC8">
                              <w:rPr>
                                <w:rFonts w:ascii="Courier New" w:hAnsi="Courier New" w:cs="Courier New"/>
                              </w:rPr>
                              <w:t>RETURN</w:t>
                            </w:r>
                            <w:r>
                              <w:rPr>
                                <w:rFonts w:ascii="Courier New" w:hAnsi="Courier New" w:cs="Courier New"/>
                              </w:rPr>
                              <w:t xml:space="preserve"> True</w:t>
                            </w:r>
                          </w:p>
                          <w:p w14:paraId="7EBBA019" w14:textId="77777777" w:rsidR="00EC7493" w:rsidRDefault="00EC7493" w:rsidP="007A382B">
                            <w:pPr>
                              <w:jc w:val="both"/>
                              <w:rPr>
                                <w:rFonts w:ascii="Courier New" w:hAnsi="Courier New" w:cs="Courier New"/>
                                <w:b/>
                              </w:rPr>
                            </w:pPr>
                            <w:r>
                              <w:rPr>
                                <w:rFonts w:ascii="Courier New" w:hAnsi="Courier New" w:cs="Courier New"/>
                              </w:rPr>
                              <w:tab/>
                            </w:r>
                            <w:r>
                              <w:rPr>
                                <w:rFonts w:ascii="Courier New" w:hAnsi="Courier New" w:cs="Courier New"/>
                              </w:rPr>
                              <w:tab/>
                            </w:r>
                            <w:r w:rsidRPr="00C33DC8">
                              <w:rPr>
                                <w:rFonts w:ascii="Courier New" w:hAnsi="Courier New" w:cs="Courier New"/>
                              </w:rPr>
                              <w:t>E</w:t>
                            </w:r>
                            <w:r>
                              <w:rPr>
                                <w:rFonts w:ascii="Courier New" w:hAnsi="Courier New" w:cs="Courier New"/>
                              </w:rPr>
                              <w:t>lse:</w:t>
                            </w:r>
                          </w:p>
                          <w:p w14:paraId="7EF9D6D0" w14:textId="77777777" w:rsidR="00EC7493" w:rsidRDefault="00EC7493" w:rsidP="007A382B">
                            <w:pPr>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t>Return False</w:t>
                            </w:r>
                          </w:p>
                          <w:p w14:paraId="51B2F3F4" w14:textId="77777777" w:rsidR="00EC7493" w:rsidRDefault="00EC7493" w:rsidP="007A382B">
                            <w:pPr>
                              <w:rPr>
                                <w:rFonts w:ascii="Courier New" w:hAnsi="Courier New" w:cs="Courier New"/>
                                <w:b/>
                              </w:rPr>
                            </w:pPr>
                          </w:p>
                          <w:p w14:paraId="5945C45C" w14:textId="77777777" w:rsidR="00EC7493" w:rsidRPr="00B012E3" w:rsidRDefault="00EC7493" w:rsidP="007A382B">
                            <w:pPr>
                              <w:rPr>
                                <w:rFonts w:ascii="Courier New" w:hAnsi="Courier New" w:cs="Courier New"/>
                                <w:b/>
                              </w:rPr>
                            </w:pPr>
                            <w:r>
                              <w:rPr>
                                <w:rFonts w:ascii="Courier New" w:hAnsi="Courier New" w:cs="Courier New"/>
                              </w:rPr>
                              <w:tab/>
                            </w:r>
                            <w:r>
                              <w:rPr>
                                <w:rFonts w:ascii="Courier New" w:hAnsi="Courier New" w:cs="Courier New"/>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CF2EF" id="_x0000_s1036" type="#_x0000_t202" style="position:absolute;left:0;text-align:left;margin-left:.6pt;margin-top:27.45pt;width:409.4pt;height:199.25pt;z-index:25169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" filled="f">
                <v:textbox>
                  <w:txbxContent>
                    <w:p w14:paraId="0CB37CA0" w14:textId="77777777" w:rsidR="00EC7493" w:rsidRDefault="00EC7493" w:rsidP="007A382B">
                      <w:pPr>
                        <w:jc w:val="both"/>
                        <w:rPr>
                          <w:rFonts w:ascii="Courier New" w:hAnsi="Courier New" w:cs="Courier New"/>
                          <w:b/>
                        </w:rPr>
                      </w:pPr>
                      <w:r w:rsidRPr="0085746F">
                        <w:rPr>
                          <w:rFonts w:ascii="Courier New" w:hAnsi="Courier New" w:cs="Courier New"/>
                        </w:rPr>
                        <w:t>F</w:t>
                      </w:r>
                      <w:r>
                        <w:rPr>
                          <w:rFonts w:ascii="Courier New" w:hAnsi="Courier New" w:cs="Courier New"/>
                        </w:rPr>
                        <w:t>unction</w:t>
                      </w:r>
                      <w:r w:rsidRPr="0085746F">
                        <w:rPr>
                          <w:rFonts w:ascii="Courier New" w:hAnsi="Courier New" w:cs="Courier New"/>
                        </w:rPr>
                        <w:t xml:space="preserve"> </w:t>
                      </w:r>
                      <w:r>
                        <w:rPr>
                          <w:rFonts w:ascii="Courier New" w:hAnsi="Courier New" w:cs="Courier New"/>
                        </w:rPr>
                        <w:t>bp_set (self,address):</w:t>
                      </w:r>
                    </w:p>
                    <w:p w14:paraId="5CC0C391" w14:textId="77777777" w:rsidR="00EC7493" w:rsidRDefault="00EC7493" w:rsidP="007A382B">
                      <w:pPr>
                        <w:jc w:val="both"/>
                        <w:rPr>
                          <w:rFonts w:ascii="Courier New" w:hAnsi="Courier New" w:cs="Courier New"/>
                          <w:b/>
                        </w:rPr>
                      </w:pPr>
                      <w:r>
                        <w:rPr>
                          <w:rFonts w:ascii="Courier New" w:hAnsi="Courier New" w:cs="Courier New"/>
                        </w:rPr>
                        <w:tab/>
                      </w:r>
                      <w:r w:rsidRPr="00C33DC8">
                        <w:rPr>
                          <w:rFonts w:ascii="Courier New" w:hAnsi="Courier New" w:cs="Courier New"/>
                        </w:rPr>
                        <w:t>P</w:t>
                      </w:r>
                      <w:r>
                        <w:rPr>
                          <w:rFonts w:ascii="Courier New" w:hAnsi="Courier New" w:cs="Courier New"/>
                        </w:rPr>
                        <w:t>rint “[*] Setting breakpoint at: 0x%08x” % address</w:t>
                      </w:r>
                    </w:p>
                    <w:p w14:paraId="6A1B696A" w14:textId="77777777" w:rsidR="00EC7493" w:rsidRDefault="00EC7493" w:rsidP="007A382B">
                      <w:pPr>
                        <w:jc w:val="both"/>
                        <w:rPr>
                          <w:rFonts w:ascii="Courier New" w:hAnsi="Courier New" w:cs="Courier New"/>
                          <w:b/>
                        </w:rPr>
                      </w:pPr>
                      <w:r>
                        <w:rPr>
                          <w:rFonts w:ascii="Courier New" w:hAnsi="Courier New" w:cs="Courier New"/>
                        </w:rPr>
                        <w:tab/>
                      </w:r>
                      <w:r w:rsidRPr="00C33DC8">
                        <w:rPr>
                          <w:rFonts w:ascii="Courier New" w:hAnsi="Courier New" w:cs="Courier New"/>
                        </w:rPr>
                        <w:t>I</w:t>
                      </w:r>
                      <w:r>
                        <w:rPr>
                          <w:rFonts w:ascii="Courier New" w:hAnsi="Courier New" w:cs="Courier New"/>
                        </w:rPr>
                        <w:t>f</w:t>
                      </w:r>
                      <w:r w:rsidRPr="00C33DC8">
                        <w:rPr>
                          <w:rFonts w:ascii="Courier New" w:hAnsi="Courier New" w:cs="Courier New"/>
                        </w:rPr>
                        <w:t xml:space="preserve"> </w:t>
                      </w:r>
                      <w:r>
                        <w:rPr>
                          <w:rFonts w:ascii="Courier New" w:hAnsi="Courier New" w:cs="Courier New"/>
                        </w:rPr>
                        <w:t>not breakpoints menggunakan address dari variabel has_key:</w:t>
                      </w:r>
                    </w:p>
                    <w:p w14:paraId="38A7FC3F" w14:textId="77777777" w:rsidR="00EC7493" w:rsidRDefault="00EC7493" w:rsidP="007A382B">
                      <w:pPr>
                        <w:jc w:val="both"/>
                        <w:rPr>
                          <w:rFonts w:ascii="Courier New" w:hAnsi="Courier New" w:cs="Courier New"/>
                          <w:b/>
                        </w:rPr>
                      </w:pPr>
                      <w:r>
                        <w:rPr>
                          <w:rFonts w:ascii="Courier New" w:hAnsi="Courier New" w:cs="Courier New"/>
                        </w:rPr>
                        <w:tab/>
                      </w:r>
                      <w:r>
                        <w:rPr>
                          <w:rFonts w:ascii="Courier New" w:hAnsi="Courier New" w:cs="Courier New"/>
                        </w:rPr>
                        <w:tab/>
                        <w:t xml:space="preserve">Inisialisasi variabel old_protect </w:t>
                      </w:r>
                      <w:r w:rsidRPr="00E12363">
                        <w:rPr>
                          <w:rFonts w:ascii="Courier New" w:hAnsi="Courier New" w:cs="Courier New"/>
                        </w:rPr>
                        <w:sym w:font="Wingdings" w:char="F0DF"/>
                      </w:r>
                      <w:r>
                        <w:rPr>
                          <w:rFonts w:ascii="Courier New" w:hAnsi="Courier New" w:cs="Courier New"/>
                        </w:rPr>
                        <w:t xml:space="preserve"> tipe data c_ulong bernilai 0</w:t>
                      </w:r>
                    </w:p>
                    <w:p w14:paraId="1F84D694" w14:textId="77777777" w:rsidR="00EC7493" w:rsidRDefault="00EC7493" w:rsidP="007A382B">
                      <w:pPr>
                        <w:ind w:left="1296"/>
                        <w:jc w:val="both"/>
                        <w:rPr>
                          <w:rFonts w:ascii="Courier New" w:hAnsi="Courier New" w:cs="Courier New"/>
                          <w:b/>
                        </w:rPr>
                      </w:pPr>
                      <w:r>
                        <w:rPr>
                          <w:rFonts w:ascii="Courier New" w:hAnsi="Courier New" w:cs="Courier New"/>
                        </w:rPr>
                        <w:tab/>
                        <w:t>Kernel32.VirtualProtectEx(self.h_process, address, 1, PAGE_EXECUTE_READWRITE, byref(old_protect))</w:t>
                      </w:r>
                    </w:p>
                    <w:p w14:paraId="4628AF80" w14:textId="77777777" w:rsidR="00EC7493" w:rsidRPr="00004811" w:rsidRDefault="00EC7493" w:rsidP="007A382B">
                      <w:pPr>
                        <w:jc w:val="both"/>
                        <w:rPr>
                          <w:rFonts w:ascii="Courier New" w:hAnsi="Courier New" w:cs="Courier New"/>
                          <w:b/>
                          <w:lang w:val="id-ID"/>
                        </w:rPr>
                      </w:pPr>
                      <w:r>
                        <w:rPr>
                          <w:rFonts w:ascii="Courier New" w:hAnsi="Courier New" w:cs="Courier New"/>
                        </w:rPr>
                        <w:tab/>
                      </w:r>
                      <w:r>
                        <w:rPr>
                          <w:rFonts w:ascii="Courier New" w:hAnsi="Courier New" w:cs="Courier New"/>
                        </w:rPr>
                        <w:tab/>
                        <w:t xml:space="preserve">Inisialisasi variabel original_byte </w:t>
                      </w:r>
                      <w:r w:rsidRPr="00E12363">
                        <w:rPr>
                          <w:rFonts w:ascii="Courier New" w:hAnsi="Courier New" w:cs="Courier New"/>
                        </w:rPr>
                        <w:sym w:font="Wingdings" w:char="F0DF"/>
                      </w:r>
                      <w:r>
                        <w:rPr>
                          <w:rFonts w:ascii="Courier New" w:hAnsi="Courier New" w:cs="Courier New"/>
                        </w:rPr>
                        <w:t xml:space="preserve"> </w:t>
                      </w:r>
                      <w:r>
                        <w:rPr>
                          <w:rFonts w:ascii="Courier New" w:hAnsi="Courier New" w:cs="Courier New"/>
                          <w:lang w:val="id-ID"/>
                        </w:rPr>
                        <w:t>byte dalam address</w:t>
                      </w:r>
                    </w:p>
                    <w:p w14:paraId="21E1A322" w14:textId="77777777" w:rsidR="00EC7493" w:rsidRDefault="00EC7493" w:rsidP="007A382B">
                      <w:pPr>
                        <w:jc w:val="both"/>
                        <w:rPr>
                          <w:rFonts w:ascii="Courier New" w:hAnsi="Courier New" w:cs="Courier New"/>
                          <w:b/>
                        </w:rPr>
                      </w:pPr>
                      <w:r>
                        <w:rPr>
                          <w:rFonts w:ascii="Courier New" w:hAnsi="Courier New" w:cs="Courier New"/>
                        </w:rPr>
                        <w:tab/>
                      </w:r>
                      <w:r>
                        <w:rPr>
                          <w:rFonts w:ascii="Courier New" w:hAnsi="Courier New" w:cs="Courier New"/>
                        </w:rPr>
                        <w:tab/>
                      </w:r>
                      <w:r w:rsidRPr="00C33DC8">
                        <w:rPr>
                          <w:rFonts w:ascii="Courier New" w:hAnsi="Courier New" w:cs="Courier New"/>
                        </w:rPr>
                        <w:t>I</w:t>
                      </w:r>
                      <w:r>
                        <w:rPr>
                          <w:rFonts w:ascii="Courier New" w:hAnsi="Courier New" w:cs="Courier New"/>
                        </w:rPr>
                        <w:t>f original_byte != False:</w:t>
                      </w:r>
                    </w:p>
                    <w:p w14:paraId="683C1CD3" w14:textId="77777777" w:rsidR="00EC7493" w:rsidRDefault="00EC7493" w:rsidP="007A382B">
                      <w:pPr>
                        <w:ind w:left="1296"/>
                        <w:jc w:val="both"/>
                        <w:rPr>
                          <w:rFonts w:ascii="Courier New" w:hAnsi="Courier New" w:cs="Courier New"/>
                          <w:b/>
                        </w:rPr>
                      </w:pPr>
                      <w:r w:rsidRPr="00C33DC8">
                        <w:rPr>
                          <w:rFonts w:ascii="Courier New" w:hAnsi="Courier New" w:cs="Courier New"/>
                        </w:rPr>
                        <w:t>I</w:t>
                      </w:r>
                      <w:r>
                        <w:rPr>
                          <w:rFonts w:ascii="Courier New" w:hAnsi="Courier New" w:cs="Courier New"/>
                        </w:rPr>
                        <w:t>f fungsi write_process_memory menggunakan address dan “\xCC”:</w:t>
                      </w:r>
                    </w:p>
                    <w:p w14:paraId="652AC3CF" w14:textId="77777777" w:rsidR="00EC7493" w:rsidRDefault="00EC7493" w:rsidP="007A382B">
                      <w:pPr>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t xml:space="preserve">   Breakpoints pada index address </w:t>
                      </w:r>
                      <w:r w:rsidRPr="00BF0E57">
                        <w:rPr>
                          <w:rFonts w:ascii="Courier New" w:hAnsi="Courier New" w:cs="Courier New"/>
                        </w:rPr>
                        <w:sym w:font="Wingdings" w:char="F0DF"/>
                      </w:r>
                      <w:r>
                        <w:rPr>
                          <w:rFonts w:ascii="Courier New" w:hAnsi="Courier New" w:cs="Courier New"/>
                        </w:rPr>
                        <w:t xml:space="preserve"> dengan original_byte</w:t>
                      </w:r>
                    </w:p>
                    <w:p w14:paraId="34A6D163" w14:textId="77777777" w:rsidR="00EC7493" w:rsidRDefault="00EC7493" w:rsidP="007A382B">
                      <w:pPr>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t xml:space="preserve">   </w:t>
                      </w:r>
                      <w:r w:rsidRPr="00C33DC8">
                        <w:rPr>
                          <w:rFonts w:ascii="Courier New" w:hAnsi="Courier New" w:cs="Courier New"/>
                        </w:rPr>
                        <w:t>RETURN</w:t>
                      </w:r>
                      <w:r>
                        <w:rPr>
                          <w:rFonts w:ascii="Courier New" w:hAnsi="Courier New" w:cs="Courier New"/>
                        </w:rPr>
                        <w:t xml:space="preserve"> True</w:t>
                      </w:r>
                    </w:p>
                    <w:p w14:paraId="7EBBA019" w14:textId="77777777" w:rsidR="00EC7493" w:rsidRDefault="00EC7493" w:rsidP="007A382B">
                      <w:pPr>
                        <w:jc w:val="both"/>
                        <w:rPr>
                          <w:rFonts w:ascii="Courier New" w:hAnsi="Courier New" w:cs="Courier New"/>
                          <w:b/>
                        </w:rPr>
                      </w:pPr>
                      <w:r>
                        <w:rPr>
                          <w:rFonts w:ascii="Courier New" w:hAnsi="Courier New" w:cs="Courier New"/>
                        </w:rPr>
                        <w:tab/>
                      </w:r>
                      <w:r>
                        <w:rPr>
                          <w:rFonts w:ascii="Courier New" w:hAnsi="Courier New" w:cs="Courier New"/>
                        </w:rPr>
                        <w:tab/>
                      </w:r>
                      <w:r w:rsidRPr="00C33DC8">
                        <w:rPr>
                          <w:rFonts w:ascii="Courier New" w:hAnsi="Courier New" w:cs="Courier New"/>
                        </w:rPr>
                        <w:t>E</w:t>
                      </w:r>
                      <w:r>
                        <w:rPr>
                          <w:rFonts w:ascii="Courier New" w:hAnsi="Courier New" w:cs="Courier New"/>
                        </w:rPr>
                        <w:t>lse:</w:t>
                      </w:r>
                    </w:p>
                    <w:p w14:paraId="7EF9D6D0" w14:textId="77777777" w:rsidR="00EC7493" w:rsidRDefault="00EC7493" w:rsidP="007A382B">
                      <w:pPr>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t>Return False</w:t>
                      </w:r>
                    </w:p>
                    <w:p w14:paraId="51B2F3F4" w14:textId="77777777" w:rsidR="00EC7493" w:rsidRDefault="00EC7493" w:rsidP="007A382B">
                      <w:pPr>
                        <w:rPr>
                          <w:rFonts w:ascii="Courier New" w:hAnsi="Courier New" w:cs="Courier New"/>
                          <w:b/>
                        </w:rPr>
                      </w:pPr>
                    </w:p>
                    <w:p w14:paraId="5945C45C" w14:textId="77777777" w:rsidR="00EC7493" w:rsidRPr="00B012E3" w:rsidRDefault="00EC7493" w:rsidP="007A382B">
                      <w:pPr>
                        <w:rPr>
                          <w:rFonts w:ascii="Courier New" w:hAnsi="Courier New" w:cs="Courier New"/>
                          <w:b/>
                        </w:rPr>
                      </w:pPr>
                      <w:r>
                        <w:rPr>
                          <w:rFonts w:ascii="Courier New" w:hAnsi="Courier New" w:cs="Courier New"/>
                        </w:rPr>
                        <w:tab/>
                      </w:r>
                      <w:r>
                        <w:rPr>
                          <w:rFonts w:ascii="Courier New" w:hAnsi="Courier New" w:cs="Courier New"/>
                        </w:rPr>
                        <w:tab/>
                      </w:r>
                    </w:p>
                  </w:txbxContent>
                </v:textbox>
                <w10:wrap type="topAndBottom" anchorx="margin"/>
              </v:shape>
            </w:pict>
          </mc:Fallback>
        </mc:AlternateContent>
      </w:r>
      <w:r w:rsidR="000A71F5" w:rsidRPr="00610384">
        <w:rPr>
          <w:rFonts w:ascii="Times New Roman" w:hAnsi="Times New Roman" w:cs="Times New Roman"/>
          <w:szCs w:val="24"/>
        </w:rPr>
        <w:fldChar w:fldCharType="begin"/>
      </w:r>
      <w:r w:rsidR="000A71F5" w:rsidRPr="00610384">
        <w:rPr>
          <w:rFonts w:ascii="Times New Roman" w:hAnsi="Times New Roman" w:cs="Times New Roman"/>
          <w:szCs w:val="24"/>
        </w:rPr>
        <w:instrText xml:space="preserve"> REF _Ref519597085 \h  \* MERGEFORMAT </w:instrText>
      </w:r>
      <w:r w:rsidR="000A71F5" w:rsidRPr="00610384">
        <w:rPr>
          <w:rFonts w:ascii="Times New Roman" w:hAnsi="Times New Roman" w:cs="Times New Roman"/>
          <w:szCs w:val="24"/>
        </w:rPr>
      </w:r>
      <w:r w:rsidR="000A71F5" w:rsidRPr="00610384">
        <w:rPr>
          <w:rFonts w:ascii="Times New Roman" w:hAnsi="Times New Roman" w:cs="Times New Roman"/>
          <w:szCs w:val="24"/>
        </w:rPr>
        <w:fldChar w:fldCharType="separate"/>
      </w:r>
      <w:r w:rsidR="00EC7493" w:rsidRPr="00EC7493">
        <w:rPr>
          <w:rFonts w:ascii="Times New Roman" w:hAnsi="Times New Roman" w:cs="Times New Roman"/>
          <w:i/>
          <w:szCs w:val="24"/>
        </w:rPr>
        <w:t xml:space="preserve">Pseudocode </w:t>
      </w:r>
      <w:r w:rsidR="00EC7493" w:rsidRPr="00EC7493">
        <w:rPr>
          <w:rFonts w:ascii="Times New Roman" w:hAnsi="Times New Roman" w:cs="Times New Roman"/>
          <w:noProof/>
          <w:szCs w:val="24"/>
        </w:rPr>
        <w:t>4.3</w:t>
      </w:r>
      <w:r w:rsidR="000A71F5" w:rsidRPr="00610384">
        <w:rPr>
          <w:rFonts w:ascii="Times New Roman" w:hAnsi="Times New Roman" w:cs="Times New Roman"/>
          <w:szCs w:val="24"/>
        </w:rPr>
        <w:fldChar w:fldCharType="end"/>
      </w:r>
      <w:r w:rsidRPr="00610384">
        <w:rPr>
          <w:rFonts w:ascii="Times New Roman" w:hAnsi="Times New Roman" w:cs="Times New Roman"/>
          <w:szCs w:val="24"/>
        </w:rPr>
        <w:t>.</w:t>
      </w:r>
    </w:p>
    <w:p w14:paraId="71135A66" w14:textId="18C24634" w:rsidR="00CB5D6C" w:rsidRPr="00610384" w:rsidRDefault="007A382B" w:rsidP="00CB5D6C">
      <w:pPr>
        <w:spacing w:line="360" w:lineRule="auto"/>
        <w:jc w:val="both"/>
        <w:rPr>
          <w:sz w:val="24"/>
          <w:szCs w:val="24"/>
        </w:rPr>
      </w:pPr>
      <w:r w:rsidRPr="00610384">
        <w:rPr>
          <w:i/>
          <w:sz w:val="24"/>
          <w:szCs w:val="24"/>
        </w:rPr>
        <w:t>User</w:t>
      </w:r>
      <w:r w:rsidRPr="00610384">
        <w:rPr>
          <w:sz w:val="24"/>
          <w:szCs w:val="24"/>
        </w:rPr>
        <w:t xml:space="preserve"> akan diminta untuk memilih dengan kedua cara tersebut. Cara pertama dengan </w:t>
      </w:r>
      <w:r w:rsidRPr="00610384">
        <w:rPr>
          <w:i/>
          <w:sz w:val="24"/>
          <w:szCs w:val="24"/>
        </w:rPr>
        <w:t>timer</w:t>
      </w:r>
      <w:r w:rsidRPr="00610384">
        <w:rPr>
          <w:sz w:val="24"/>
          <w:szCs w:val="24"/>
        </w:rPr>
        <w:t xml:space="preserve">. Pertama sekali, menggunakan fungsi </w:t>
      </w:r>
      <w:proofErr w:type="gramStart"/>
      <w:r w:rsidRPr="00610384">
        <w:rPr>
          <w:rFonts w:ascii="Courier New" w:hAnsi="Courier New" w:cs="Courier New"/>
          <w:sz w:val="24"/>
          <w:szCs w:val="24"/>
        </w:rPr>
        <w:t>getTime(</w:t>
      </w:r>
      <w:proofErr w:type="gramEnd"/>
      <w:r w:rsidRPr="00610384">
        <w:rPr>
          <w:rFonts w:ascii="Courier New" w:hAnsi="Courier New" w:cs="Courier New"/>
          <w:sz w:val="24"/>
          <w:szCs w:val="24"/>
        </w:rPr>
        <w:t>)</w:t>
      </w:r>
      <w:r w:rsidRPr="00610384">
        <w:rPr>
          <w:sz w:val="24"/>
          <w:szCs w:val="24"/>
        </w:rPr>
        <w:t xml:space="preserve"> yang digunakan untuk menghitung waktu yang digunakan untuk memproses seluruh </w:t>
      </w:r>
      <w:r w:rsidRPr="00610384">
        <w:rPr>
          <w:i/>
          <w:sz w:val="24"/>
          <w:szCs w:val="24"/>
        </w:rPr>
        <w:t>text section</w:t>
      </w:r>
      <w:r w:rsidRPr="00610384">
        <w:rPr>
          <w:sz w:val="24"/>
          <w:szCs w:val="24"/>
        </w:rPr>
        <w:t xml:space="preserve">. Kemudian </w:t>
      </w:r>
      <w:r w:rsidRPr="00610384">
        <w:rPr>
          <w:i/>
          <w:sz w:val="24"/>
          <w:szCs w:val="24"/>
        </w:rPr>
        <w:t>user</w:t>
      </w:r>
      <w:r w:rsidRPr="00610384">
        <w:rPr>
          <w:sz w:val="24"/>
          <w:szCs w:val="24"/>
        </w:rPr>
        <w:t xml:space="preserve"> akan diminta untuk menginput berapa persen dari total waktu yang ada. Dimana dalam rentan waktu yang diinput </w:t>
      </w:r>
      <w:r w:rsidRPr="00610384">
        <w:rPr>
          <w:i/>
          <w:sz w:val="24"/>
          <w:szCs w:val="24"/>
        </w:rPr>
        <w:t>user</w:t>
      </w:r>
      <w:r w:rsidRPr="00610384">
        <w:rPr>
          <w:sz w:val="24"/>
          <w:szCs w:val="24"/>
        </w:rPr>
        <w:t xml:space="preserve"> tersebut, pada waktu tersebut </w:t>
      </w:r>
      <w:r w:rsidRPr="00610384">
        <w:rPr>
          <w:i/>
          <w:sz w:val="24"/>
          <w:szCs w:val="24"/>
        </w:rPr>
        <w:t>snapshot</w:t>
      </w:r>
      <w:r w:rsidRPr="00610384">
        <w:rPr>
          <w:sz w:val="24"/>
          <w:szCs w:val="24"/>
        </w:rPr>
        <w:t xml:space="preserve"> </w:t>
      </w:r>
      <w:r w:rsidRPr="00610384">
        <w:rPr>
          <w:i/>
          <w:sz w:val="24"/>
          <w:szCs w:val="24"/>
        </w:rPr>
        <w:t>text section</w:t>
      </w:r>
      <w:r w:rsidRPr="00610384">
        <w:rPr>
          <w:sz w:val="24"/>
          <w:szCs w:val="24"/>
        </w:rPr>
        <w:t xml:space="preserve"> akan diambil untuk diproses selanjutnya. Pada proses tersebut, menggunakan fungsi </w:t>
      </w:r>
      <w:proofErr w:type="gramStart"/>
      <w:r w:rsidRPr="00610384">
        <w:rPr>
          <w:rFonts w:ascii="Courier New" w:hAnsi="Courier New" w:cs="Courier New"/>
          <w:sz w:val="24"/>
          <w:szCs w:val="24"/>
        </w:rPr>
        <w:t>load(</w:t>
      </w:r>
      <w:proofErr w:type="gramEnd"/>
      <w:r w:rsidRPr="00610384">
        <w:rPr>
          <w:rFonts w:ascii="Courier New" w:hAnsi="Courier New" w:cs="Courier New"/>
          <w:sz w:val="24"/>
          <w:szCs w:val="24"/>
        </w:rPr>
        <w:t>)</w:t>
      </w:r>
      <w:r w:rsidRPr="00610384">
        <w:rPr>
          <w:sz w:val="24"/>
          <w:szCs w:val="24"/>
        </w:rPr>
        <w:t xml:space="preserve"> untuk </w:t>
      </w:r>
      <w:r w:rsidRPr="00610384">
        <w:rPr>
          <w:i/>
          <w:sz w:val="24"/>
          <w:szCs w:val="24"/>
        </w:rPr>
        <w:t>create</w:t>
      </w:r>
      <w:r w:rsidRPr="00610384">
        <w:rPr>
          <w:sz w:val="24"/>
          <w:szCs w:val="24"/>
        </w:rPr>
        <w:t xml:space="preserve"> </w:t>
      </w:r>
      <w:r w:rsidRPr="00610384">
        <w:rPr>
          <w:i/>
          <w:sz w:val="24"/>
          <w:szCs w:val="24"/>
        </w:rPr>
        <w:t>process</w:t>
      </w:r>
      <w:r w:rsidRPr="00610384">
        <w:rPr>
          <w:sz w:val="24"/>
          <w:szCs w:val="24"/>
        </w:rPr>
        <w:t xml:space="preserve"> pada saat </w:t>
      </w:r>
      <w:r w:rsidRPr="00610384">
        <w:rPr>
          <w:i/>
          <w:sz w:val="24"/>
          <w:szCs w:val="24"/>
        </w:rPr>
        <w:t>timer</w:t>
      </w:r>
      <w:r w:rsidRPr="00610384">
        <w:rPr>
          <w:sz w:val="24"/>
          <w:szCs w:val="24"/>
        </w:rPr>
        <w:t xml:space="preserve"> dijalankan. Jika </w:t>
      </w:r>
      <w:r w:rsidRPr="00610384">
        <w:rPr>
          <w:i/>
          <w:sz w:val="24"/>
          <w:szCs w:val="24"/>
        </w:rPr>
        <w:t>timer</w:t>
      </w:r>
      <w:r w:rsidRPr="00610384">
        <w:rPr>
          <w:sz w:val="24"/>
          <w:szCs w:val="24"/>
        </w:rPr>
        <w:t xml:space="preserve"> yang ditentukan telah selesai, maka akan dipanggil fungsi </w:t>
      </w:r>
      <w:proofErr w:type="gramStart"/>
      <w:r w:rsidRPr="00610384">
        <w:rPr>
          <w:rFonts w:ascii="Courier New" w:hAnsi="Courier New" w:cs="Courier New"/>
          <w:sz w:val="24"/>
          <w:szCs w:val="24"/>
        </w:rPr>
        <w:t>suspend(</w:t>
      </w:r>
      <w:proofErr w:type="gramEnd"/>
      <w:r w:rsidRPr="00610384">
        <w:rPr>
          <w:rFonts w:ascii="Courier New" w:hAnsi="Courier New" w:cs="Courier New"/>
          <w:sz w:val="24"/>
          <w:szCs w:val="24"/>
        </w:rPr>
        <w:t>)</w:t>
      </w:r>
      <w:r w:rsidRPr="00610384">
        <w:rPr>
          <w:sz w:val="24"/>
          <w:szCs w:val="24"/>
        </w:rPr>
        <w:t xml:space="preserve"> untuk menghentikan proses sehingga </w:t>
      </w:r>
      <w:r w:rsidRPr="00610384">
        <w:rPr>
          <w:i/>
          <w:sz w:val="24"/>
          <w:szCs w:val="24"/>
        </w:rPr>
        <w:t>snapshot</w:t>
      </w:r>
      <w:r w:rsidRPr="00610384">
        <w:rPr>
          <w:sz w:val="24"/>
          <w:szCs w:val="24"/>
        </w:rPr>
        <w:t xml:space="preserve"> dapat diambil dan akan digunakan pada proses selanjutnya. Kemudian </w:t>
      </w:r>
      <w:r w:rsidRPr="00610384">
        <w:rPr>
          <w:i/>
          <w:sz w:val="24"/>
          <w:szCs w:val="24"/>
        </w:rPr>
        <w:t>debugger</w:t>
      </w:r>
      <w:r w:rsidRPr="00610384">
        <w:rPr>
          <w:sz w:val="24"/>
          <w:szCs w:val="24"/>
        </w:rPr>
        <w:t xml:space="preserve"> di </w:t>
      </w:r>
      <w:r w:rsidRPr="00610384">
        <w:rPr>
          <w:i/>
          <w:sz w:val="24"/>
          <w:szCs w:val="24"/>
        </w:rPr>
        <w:t>run</w:t>
      </w:r>
      <w:r w:rsidRPr="00610384">
        <w:rPr>
          <w:sz w:val="24"/>
          <w:szCs w:val="24"/>
        </w:rPr>
        <w:t xml:space="preserve">. </w:t>
      </w:r>
      <w:r w:rsidR="00CB5D6C" w:rsidRPr="00610384">
        <w:rPr>
          <w:sz w:val="24"/>
          <w:szCs w:val="24"/>
        </w:rPr>
        <w:t xml:space="preserve"> </w:t>
      </w:r>
      <w:proofErr w:type="gramStart"/>
      <w:r w:rsidRPr="00610384">
        <w:rPr>
          <w:sz w:val="24"/>
          <w:szCs w:val="24"/>
        </w:rPr>
        <w:t>Untuk</w:t>
      </w:r>
      <w:r w:rsidR="00CB5D6C" w:rsidRPr="00610384">
        <w:rPr>
          <w:sz w:val="24"/>
          <w:szCs w:val="24"/>
        </w:rPr>
        <w:t xml:space="preserve"> </w:t>
      </w:r>
      <w:r w:rsidRPr="00610384">
        <w:rPr>
          <w:sz w:val="24"/>
          <w:szCs w:val="24"/>
        </w:rPr>
        <w:t xml:space="preserve"> </w:t>
      </w:r>
      <w:r w:rsidRPr="00610384">
        <w:rPr>
          <w:i/>
          <w:sz w:val="24"/>
          <w:szCs w:val="24"/>
        </w:rPr>
        <w:t>flowchart</w:t>
      </w:r>
      <w:proofErr w:type="gramEnd"/>
      <w:r w:rsidRPr="00610384">
        <w:rPr>
          <w:sz w:val="24"/>
          <w:szCs w:val="24"/>
        </w:rPr>
        <w:t xml:space="preserve"> pada proses </w:t>
      </w:r>
      <w:r w:rsidRPr="00610384">
        <w:rPr>
          <w:i/>
          <w:sz w:val="24"/>
          <w:szCs w:val="24"/>
        </w:rPr>
        <w:t>timer</w:t>
      </w:r>
      <w:r w:rsidRPr="00610384">
        <w:rPr>
          <w:sz w:val="24"/>
          <w:szCs w:val="24"/>
        </w:rPr>
        <w:t xml:space="preserve"> ini dapat dilihat pada </w:t>
      </w:r>
      <w:r w:rsidRPr="00610384">
        <w:rPr>
          <w:sz w:val="24"/>
          <w:szCs w:val="24"/>
        </w:rPr>
        <w:fldChar w:fldCharType="begin"/>
      </w:r>
      <w:r w:rsidRPr="00610384">
        <w:rPr>
          <w:sz w:val="24"/>
          <w:szCs w:val="24"/>
        </w:rPr>
        <w:instrText xml:space="preserve"> REF _Ref519858854 \h  \* MERGEFORMAT </w:instrText>
      </w:r>
      <w:r w:rsidRPr="00610384">
        <w:rPr>
          <w:sz w:val="24"/>
          <w:szCs w:val="24"/>
        </w:rPr>
      </w:r>
      <w:r w:rsidRPr="00610384">
        <w:rPr>
          <w:sz w:val="24"/>
          <w:szCs w:val="24"/>
        </w:rPr>
        <w:fldChar w:fldCharType="separate"/>
      </w:r>
      <w:r w:rsidR="00EC7493" w:rsidRPr="00EC7493">
        <w:rPr>
          <w:sz w:val="24"/>
          <w:szCs w:val="24"/>
        </w:rPr>
        <w:t>Gambar</w:t>
      </w:r>
      <w:r w:rsidR="00EC7493" w:rsidRPr="00EC7493">
        <w:rPr>
          <w:noProof/>
          <w:sz w:val="24"/>
          <w:szCs w:val="24"/>
        </w:rPr>
        <w:t xml:space="preserve"> 4.5</w:t>
      </w:r>
      <w:r w:rsidRPr="00610384">
        <w:rPr>
          <w:sz w:val="24"/>
          <w:szCs w:val="24"/>
        </w:rPr>
        <w:fldChar w:fldCharType="end"/>
      </w:r>
      <w:r w:rsidRPr="00610384">
        <w:rPr>
          <w:sz w:val="24"/>
          <w:szCs w:val="24"/>
        </w:rPr>
        <w:t>.</w:t>
      </w:r>
      <w:r w:rsidR="00CB5D6C" w:rsidRPr="00610384">
        <w:rPr>
          <w:sz w:val="24"/>
          <w:szCs w:val="24"/>
        </w:rPr>
        <w:t xml:space="preserve"> </w:t>
      </w:r>
      <w:r w:rsidR="001065AC" w:rsidRPr="00610384">
        <w:rPr>
          <w:sz w:val="24"/>
          <w:szCs w:val="24"/>
        </w:rPr>
        <w:t xml:space="preserve"> </w:t>
      </w:r>
    </w:p>
    <w:p w14:paraId="15DD6331" w14:textId="36763D1D" w:rsidR="007A382B" w:rsidRPr="00610384" w:rsidRDefault="001065AC" w:rsidP="00CB5D6C">
      <w:pPr>
        <w:spacing w:line="360" w:lineRule="auto"/>
        <w:jc w:val="both"/>
        <w:rPr>
          <w:sz w:val="24"/>
          <w:szCs w:val="24"/>
        </w:rPr>
      </w:pPr>
      <w:r w:rsidRPr="00610384">
        <w:rPr>
          <w:noProof/>
          <w:sz w:val="24"/>
          <w:szCs w:val="24"/>
        </w:rPr>
        <w:drawing>
          <wp:inline distT="0" distB="0" distL="0" distR="0" wp14:anchorId="0605AF13" wp14:editId="068A9BC9">
            <wp:extent cx="5295331" cy="1026160"/>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1.png"/>
                    <pic:cNvPicPr/>
                  </pic:nvPicPr>
                  <pic:blipFill>
                    <a:blip r:embed="rId68">
                      <a:extLst>
                        <a:ext uri="{28A0092B-C50C-407E-A947-70E740481C1C}">
                          <a14:useLocalDpi xmlns:a14="http://schemas.microsoft.com/office/drawing/2010/main" val="0"/>
                        </a:ext>
                      </a:extLst>
                    </a:blip>
                    <a:stretch>
                      <a:fillRect/>
                    </a:stretch>
                  </pic:blipFill>
                  <pic:spPr>
                    <a:xfrm>
                      <a:off x="0" y="0"/>
                      <a:ext cx="5301592" cy="1027373"/>
                    </a:xfrm>
                    <a:prstGeom prst="rect">
                      <a:avLst/>
                    </a:prstGeom>
                  </pic:spPr>
                </pic:pic>
              </a:graphicData>
            </a:graphic>
          </wp:inline>
        </w:drawing>
      </w:r>
    </w:p>
    <w:p w14:paraId="69331BFA" w14:textId="142E7C5C" w:rsidR="007A382B" w:rsidRPr="003B4184" w:rsidRDefault="007A382B" w:rsidP="007A382B">
      <w:pPr>
        <w:keepNext/>
        <w:spacing w:line="360" w:lineRule="auto"/>
        <w:jc w:val="center"/>
        <w:rPr>
          <w:b/>
          <w:szCs w:val="24"/>
        </w:rPr>
      </w:pPr>
      <w:bookmarkStart w:id="525" w:name="_Ref519858854"/>
      <w:bookmarkStart w:id="526" w:name="_Toc519869760"/>
      <w:bookmarkStart w:id="527" w:name="_Toc519843455"/>
      <w:bookmarkStart w:id="528" w:name="_Toc522079712"/>
      <w:r w:rsidRPr="003B4184">
        <w:rPr>
          <w:b/>
          <w:szCs w:val="24"/>
        </w:rPr>
        <w:t xml:space="preserve">Gambar </w:t>
      </w:r>
      <w:r w:rsidR="00517711" w:rsidRPr="003B4184">
        <w:rPr>
          <w:b/>
          <w:szCs w:val="24"/>
        </w:rPr>
        <w:fldChar w:fldCharType="begin"/>
      </w:r>
      <w:r w:rsidR="00517711" w:rsidRPr="003B4184">
        <w:rPr>
          <w:b/>
          <w:szCs w:val="24"/>
        </w:rPr>
        <w:instrText xml:space="preserve"> STYLEREF 1 \s </w:instrText>
      </w:r>
      <w:r w:rsidR="00517711" w:rsidRPr="003B4184">
        <w:rPr>
          <w:b/>
          <w:szCs w:val="24"/>
        </w:rPr>
        <w:fldChar w:fldCharType="separate"/>
      </w:r>
      <w:r w:rsidR="00EC7493">
        <w:rPr>
          <w:b/>
          <w:noProof/>
          <w:szCs w:val="24"/>
        </w:rPr>
        <w:t>4</w:t>
      </w:r>
      <w:r w:rsidR="00517711" w:rsidRPr="003B4184">
        <w:rPr>
          <w:b/>
          <w:szCs w:val="24"/>
        </w:rPr>
        <w:fldChar w:fldCharType="end"/>
      </w:r>
      <w:r w:rsidR="00517711" w:rsidRPr="003B4184">
        <w:rPr>
          <w:b/>
          <w:szCs w:val="24"/>
        </w:rPr>
        <w:t>.</w:t>
      </w:r>
      <w:r w:rsidR="00517711" w:rsidRPr="003B4184">
        <w:rPr>
          <w:b/>
          <w:szCs w:val="24"/>
        </w:rPr>
        <w:fldChar w:fldCharType="begin"/>
      </w:r>
      <w:r w:rsidR="00517711" w:rsidRPr="003B4184">
        <w:rPr>
          <w:b/>
          <w:szCs w:val="24"/>
        </w:rPr>
        <w:instrText xml:space="preserve"> SEQ Gambar \* ARABIC \s 1 </w:instrText>
      </w:r>
      <w:r w:rsidR="00517711" w:rsidRPr="003B4184">
        <w:rPr>
          <w:b/>
          <w:szCs w:val="24"/>
        </w:rPr>
        <w:fldChar w:fldCharType="separate"/>
      </w:r>
      <w:r w:rsidR="00EC7493">
        <w:rPr>
          <w:b/>
          <w:noProof/>
          <w:szCs w:val="24"/>
        </w:rPr>
        <w:t>5</w:t>
      </w:r>
      <w:r w:rsidR="00517711" w:rsidRPr="003B4184">
        <w:rPr>
          <w:b/>
          <w:szCs w:val="24"/>
        </w:rPr>
        <w:fldChar w:fldCharType="end"/>
      </w:r>
      <w:bookmarkEnd w:id="525"/>
      <w:r w:rsidRPr="003B4184">
        <w:rPr>
          <w:b/>
          <w:szCs w:val="24"/>
        </w:rPr>
        <w:t xml:space="preserve"> </w:t>
      </w:r>
      <w:r w:rsidRPr="003B4184">
        <w:rPr>
          <w:b/>
          <w:i/>
          <w:szCs w:val="24"/>
        </w:rPr>
        <w:t>Flowchart Timer</w:t>
      </w:r>
      <w:bookmarkEnd w:id="526"/>
      <w:bookmarkEnd w:id="527"/>
      <w:bookmarkEnd w:id="528"/>
    </w:p>
    <w:p w14:paraId="58CFC99C" w14:textId="2B70D39D" w:rsidR="00CB5D6C" w:rsidRPr="00610384" w:rsidRDefault="007A382B" w:rsidP="007A382B">
      <w:pPr>
        <w:keepNext/>
        <w:spacing w:before="240" w:after="240" w:line="360" w:lineRule="auto"/>
        <w:jc w:val="both"/>
        <w:rPr>
          <w:sz w:val="24"/>
          <w:szCs w:val="24"/>
        </w:rPr>
      </w:pPr>
      <w:r w:rsidRPr="00610384">
        <w:rPr>
          <w:sz w:val="24"/>
          <w:szCs w:val="24"/>
        </w:rPr>
        <w:t xml:space="preserve">Kemudian cara kedua yang digunakan untuk mengambil </w:t>
      </w:r>
      <w:r w:rsidRPr="00610384">
        <w:rPr>
          <w:i/>
          <w:sz w:val="24"/>
          <w:szCs w:val="24"/>
        </w:rPr>
        <w:t>snapshot text section</w:t>
      </w:r>
      <w:r w:rsidRPr="00610384">
        <w:rPr>
          <w:sz w:val="24"/>
          <w:szCs w:val="24"/>
        </w:rPr>
        <w:t xml:space="preserve">, yaitu dengan cara men-set </w:t>
      </w:r>
      <w:r w:rsidRPr="00610384">
        <w:rPr>
          <w:i/>
          <w:sz w:val="24"/>
          <w:szCs w:val="24"/>
        </w:rPr>
        <w:t>breakpoint</w:t>
      </w:r>
      <w:r w:rsidRPr="00610384">
        <w:rPr>
          <w:sz w:val="24"/>
          <w:szCs w:val="24"/>
        </w:rPr>
        <w:t xml:space="preserve"> pada sembarang </w:t>
      </w:r>
      <w:r w:rsidRPr="00610384">
        <w:rPr>
          <w:i/>
          <w:sz w:val="24"/>
          <w:szCs w:val="24"/>
        </w:rPr>
        <w:t>address</w:t>
      </w:r>
      <w:r w:rsidRPr="00610384">
        <w:rPr>
          <w:sz w:val="24"/>
          <w:szCs w:val="24"/>
        </w:rPr>
        <w:t xml:space="preserve"> atau secara acak. Pada proses ini menggunakan fungsi</w:t>
      </w:r>
      <w:r w:rsidRPr="00610384">
        <w:rPr>
          <w:rFonts w:ascii="Courier New" w:hAnsi="Courier New" w:cs="Courier New"/>
          <w:sz w:val="24"/>
          <w:szCs w:val="24"/>
        </w:rPr>
        <w:t xml:space="preserve"> </w:t>
      </w:r>
      <w:proofErr w:type="gramStart"/>
      <w:r w:rsidRPr="00610384">
        <w:rPr>
          <w:rFonts w:ascii="Courier New" w:hAnsi="Courier New" w:cs="Courier New"/>
          <w:sz w:val="24"/>
          <w:szCs w:val="24"/>
        </w:rPr>
        <w:t>random(</w:t>
      </w:r>
      <w:proofErr w:type="gramEnd"/>
      <w:r w:rsidRPr="00610384">
        <w:rPr>
          <w:rFonts w:ascii="Courier New" w:hAnsi="Courier New" w:cs="Courier New"/>
          <w:sz w:val="24"/>
          <w:szCs w:val="24"/>
        </w:rPr>
        <w:t>)</w:t>
      </w:r>
      <w:r w:rsidRPr="00610384">
        <w:rPr>
          <w:sz w:val="24"/>
          <w:szCs w:val="24"/>
        </w:rPr>
        <w:t xml:space="preserve"> dengan parameter </w:t>
      </w:r>
      <w:r w:rsidRPr="00610384">
        <w:rPr>
          <w:i/>
          <w:sz w:val="24"/>
          <w:szCs w:val="24"/>
        </w:rPr>
        <w:t>size</w:t>
      </w:r>
      <w:r w:rsidRPr="00610384">
        <w:rPr>
          <w:sz w:val="24"/>
          <w:szCs w:val="24"/>
        </w:rPr>
        <w:t xml:space="preserve"> dari </w:t>
      </w:r>
      <w:r w:rsidRPr="00610384">
        <w:rPr>
          <w:i/>
          <w:sz w:val="24"/>
          <w:szCs w:val="24"/>
        </w:rPr>
        <w:t>text section</w:t>
      </w:r>
      <w:r w:rsidRPr="00610384">
        <w:rPr>
          <w:sz w:val="24"/>
          <w:szCs w:val="24"/>
        </w:rPr>
        <w:t xml:space="preserve"> </w:t>
      </w:r>
      <w:r w:rsidRPr="00610384">
        <w:rPr>
          <w:sz w:val="24"/>
          <w:szCs w:val="24"/>
        </w:rPr>
        <w:lastRenderedPageBreak/>
        <w:t xml:space="preserve">yang didapat dari proses sebelumnya. Fungsi </w:t>
      </w:r>
      <w:proofErr w:type="gramStart"/>
      <w:r w:rsidRPr="00610384">
        <w:rPr>
          <w:rFonts w:ascii="Courier New" w:hAnsi="Courier New" w:cs="Courier New"/>
          <w:sz w:val="24"/>
          <w:szCs w:val="24"/>
        </w:rPr>
        <w:t>random(</w:t>
      </w:r>
      <w:proofErr w:type="gramEnd"/>
      <w:r w:rsidRPr="00610384">
        <w:rPr>
          <w:rFonts w:ascii="Courier New" w:hAnsi="Courier New" w:cs="Courier New"/>
          <w:sz w:val="24"/>
          <w:szCs w:val="24"/>
        </w:rPr>
        <w:t>)</w:t>
      </w:r>
      <w:r w:rsidRPr="00610384">
        <w:rPr>
          <w:sz w:val="24"/>
          <w:szCs w:val="24"/>
        </w:rPr>
        <w:t xml:space="preserve"> ini digunakan untuk mengambil sembarang </w:t>
      </w:r>
      <w:r w:rsidRPr="00610384">
        <w:rPr>
          <w:i/>
          <w:sz w:val="24"/>
          <w:szCs w:val="24"/>
        </w:rPr>
        <w:t>address text section</w:t>
      </w:r>
      <w:r w:rsidRPr="00610384">
        <w:rPr>
          <w:sz w:val="24"/>
          <w:szCs w:val="24"/>
        </w:rPr>
        <w:t xml:space="preserve"> kemudian menggunakan fungsi</w:t>
      </w:r>
      <w:r w:rsidRPr="00610384">
        <w:rPr>
          <w:rFonts w:ascii="Courier New" w:hAnsi="Courier New" w:cs="Courier New"/>
          <w:sz w:val="24"/>
          <w:szCs w:val="24"/>
        </w:rPr>
        <w:t xml:space="preserve"> load()</w:t>
      </w:r>
      <w:r w:rsidRPr="00610384">
        <w:rPr>
          <w:sz w:val="24"/>
          <w:szCs w:val="24"/>
        </w:rPr>
        <w:t xml:space="preserve"> untuk melakukan </w:t>
      </w:r>
      <w:r w:rsidRPr="00610384">
        <w:rPr>
          <w:i/>
          <w:sz w:val="24"/>
          <w:szCs w:val="24"/>
        </w:rPr>
        <w:t>create process</w:t>
      </w:r>
      <w:r w:rsidRPr="00610384">
        <w:rPr>
          <w:sz w:val="24"/>
          <w:szCs w:val="24"/>
        </w:rPr>
        <w:t xml:space="preserve">. </w:t>
      </w:r>
      <w:r w:rsidRPr="00610384">
        <w:rPr>
          <w:i/>
          <w:sz w:val="24"/>
          <w:szCs w:val="24"/>
        </w:rPr>
        <w:t>Breakpoint</w:t>
      </w:r>
      <w:r w:rsidRPr="00610384">
        <w:rPr>
          <w:sz w:val="24"/>
          <w:szCs w:val="24"/>
        </w:rPr>
        <w:t xml:space="preserve"> yang ditentukan secara random, merupakan penanda bahwa debugger akan diberhentikan dan akan diambil </w:t>
      </w:r>
      <w:r w:rsidRPr="00610384">
        <w:rPr>
          <w:i/>
          <w:sz w:val="24"/>
          <w:szCs w:val="24"/>
        </w:rPr>
        <w:t>snapshot</w:t>
      </w:r>
      <w:r w:rsidRPr="00610384">
        <w:rPr>
          <w:sz w:val="24"/>
          <w:szCs w:val="24"/>
        </w:rPr>
        <w:t xml:space="preserve"> dari awal </w:t>
      </w:r>
      <w:r w:rsidRPr="00610384">
        <w:rPr>
          <w:i/>
          <w:sz w:val="24"/>
          <w:szCs w:val="24"/>
        </w:rPr>
        <w:t>text section</w:t>
      </w:r>
      <w:r w:rsidRPr="00610384">
        <w:rPr>
          <w:sz w:val="24"/>
          <w:szCs w:val="24"/>
        </w:rPr>
        <w:t xml:space="preserve"> sampai </w:t>
      </w:r>
      <w:r w:rsidRPr="00610384">
        <w:rPr>
          <w:i/>
          <w:sz w:val="24"/>
          <w:szCs w:val="24"/>
        </w:rPr>
        <w:t>address text section</w:t>
      </w:r>
      <w:r w:rsidRPr="00610384">
        <w:rPr>
          <w:sz w:val="24"/>
          <w:szCs w:val="24"/>
        </w:rPr>
        <w:t xml:space="preserve"> yang ditentukan. Selanjutnya dipanggil fungsi </w:t>
      </w:r>
      <w:r w:rsidRPr="00610384">
        <w:rPr>
          <w:rFonts w:ascii="Courier New" w:hAnsi="Courier New" w:cs="Courier New"/>
          <w:sz w:val="24"/>
          <w:szCs w:val="24"/>
        </w:rPr>
        <w:t>bp_</w:t>
      </w:r>
      <w:proofErr w:type="gramStart"/>
      <w:r w:rsidRPr="00610384">
        <w:rPr>
          <w:rFonts w:ascii="Courier New" w:hAnsi="Courier New" w:cs="Courier New"/>
          <w:sz w:val="24"/>
          <w:szCs w:val="24"/>
        </w:rPr>
        <w:t>set(</w:t>
      </w:r>
      <w:proofErr w:type="gramEnd"/>
      <w:r w:rsidRPr="00610384">
        <w:rPr>
          <w:rFonts w:ascii="Courier New" w:hAnsi="Courier New" w:cs="Courier New"/>
          <w:sz w:val="24"/>
          <w:szCs w:val="24"/>
        </w:rPr>
        <w:t>)</w:t>
      </w:r>
      <w:r w:rsidRPr="00610384">
        <w:rPr>
          <w:sz w:val="24"/>
          <w:szCs w:val="24"/>
        </w:rPr>
        <w:t xml:space="preserve"> untuk men-</w:t>
      </w:r>
      <w:r w:rsidRPr="00610384">
        <w:rPr>
          <w:i/>
          <w:sz w:val="24"/>
          <w:szCs w:val="24"/>
        </w:rPr>
        <w:t>set breakpoint</w:t>
      </w:r>
      <w:r w:rsidRPr="00610384">
        <w:rPr>
          <w:sz w:val="24"/>
          <w:szCs w:val="24"/>
        </w:rPr>
        <w:t xml:space="preserve"> pada </w:t>
      </w:r>
      <w:r w:rsidRPr="00610384">
        <w:rPr>
          <w:i/>
          <w:sz w:val="24"/>
          <w:szCs w:val="24"/>
        </w:rPr>
        <w:t>address</w:t>
      </w:r>
      <w:r w:rsidRPr="00610384">
        <w:rPr>
          <w:sz w:val="24"/>
          <w:szCs w:val="24"/>
        </w:rPr>
        <w:t xml:space="preserve"> yang telah dipilih secara acak pada proses sebelumnya. Pada fungsi </w:t>
      </w:r>
      <w:r w:rsidRPr="00610384">
        <w:rPr>
          <w:rFonts w:ascii="Courier New" w:hAnsi="Courier New" w:cs="Courier New"/>
          <w:sz w:val="24"/>
          <w:szCs w:val="24"/>
        </w:rPr>
        <w:t>bp_set</w:t>
      </w:r>
      <w:r w:rsidRPr="00610384">
        <w:rPr>
          <w:sz w:val="24"/>
          <w:szCs w:val="24"/>
        </w:rPr>
        <w:t xml:space="preserve"> ada fungsi </w:t>
      </w:r>
      <w:r w:rsidRPr="00610384">
        <w:rPr>
          <w:rFonts w:ascii="Courier New" w:hAnsi="Courier New" w:cs="Courier New"/>
          <w:sz w:val="24"/>
          <w:szCs w:val="24"/>
        </w:rPr>
        <w:t>read_process_memory</w:t>
      </w:r>
      <w:r w:rsidRPr="00610384">
        <w:rPr>
          <w:sz w:val="24"/>
          <w:szCs w:val="24"/>
        </w:rPr>
        <w:t xml:space="preserve"> yang digunakan untuk membaca isi </w:t>
      </w:r>
      <w:r w:rsidRPr="00610384">
        <w:rPr>
          <w:i/>
          <w:sz w:val="24"/>
          <w:szCs w:val="24"/>
        </w:rPr>
        <w:t>text section</w:t>
      </w:r>
      <w:r w:rsidRPr="00610384">
        <w:rPr>
          <w:sz w:val="24"/>
          <w:szCs w:val="24"/>
        </w:rPr>
        <w:t xml:space="preserve"> dan menulisnya kemudian menggunakan fungsi </w:t>
      </w:r>
      <w:r w:rsidRPr="00610384">
        <w:rPr>
          <w:i/>
          <w:sz w:val="24"/>
          <w:szCs w:val="24"/>
        </w:rPr>
        <w:t>run</w:t>
      </w:r>
      <w:r w:rsidRPr="00610384">
        <w:rPr>
          <w:sz w:val="24"/>
          <w:szCs w:val="24"/>
        </w:rPr>
        <w:t xml:space="preserve"> untuk menjalankan </w:t>
      </w:r>
      <w:r w:rsidRPr="00610384">
        <w:rPr>
          <w:i/>
          <w:sz w:val="24"/>
          <w:szCs w:val="24"/>
        </w:rPr>
        <w:t>debugger</w:t>
      </w:r>
      <w:r w:rsidRPr="00610384">
        <w:rPr>
          <w:sz w:val="24"/>
          <w:szCs w:val="24"/>
        </w:rPr>
        <w:t xml:space="preserve">. Untuk </w:t>
      </w:r>
      <w:r w:rsidRPr="00610384">
        <w:rPr>
          <w:i/>
          <w:sz w:val="24"/>
          <w:szCs w:val="24"/>
        </w:rPr>
        <w:t>flowchart</w:t>
      </w:r>
      <w:r w:rsidRPr="00610384">
        <w:rPr>
          <w:sz w:val="24"/>
          <w:szCs w:val="24"/>
        </w:rPr>
        <w:t xml:space="preserve"> pada proses ini dapat dilihat pada </w:t>
      </w:r>
      <w:r w:rsidRPr="00610384">
        <w:rPr>
          <w:sz w:val="24"/>
          <w:szCs w:val="24"/>
        </w:rPr>
        <w:fldChar w:fldCharType="begin"/>
      </w:r>
      <w:r w:rsidRPr="00610384">
        <w:rPr>
          <w:sz w:val="24"/>
          <w:szCs w:val="24"/>
        </w:rPr>
        <w:instrText xml:space="preserve"> REF _Ref519685913 \h  \* MERGEFORMAT </w:instrText>
      </w:r>
      <w:r w:rsidRPr="00610384">
        <w:rPr>
          <w:sz w:val="24"/>
          <w:szCs w:val="24"/>
        </w:rPr>
      </w:r>
      <w:r w:rsidRPr="00610384">
        <w:rPr>
          <w:sz w:val="24"/>
          <w:szCs w:val="24"/>
        </w:rPr>
        <w:fldChar w:fldCharType="separate"/>
      </w:r>
      <w:r w:rsidR="00EC7493" w:rsidRPr="00EC7493">
        <w:rPr>
          <w:sz w:val="24"/>
          <w:szCs w:val="24"/>
        </w:rPr>
        <w:t xml:space="preserve">Gambar </w:t>
      </w:r>
      <w:r w:rsidR="00EC7493" w:rsidRPr="00EC7493">
        <w:rPr>
          <w:noProof/>
          <w:sz w:val="24"/>
          <w:szCs w:val="24"/>
        </w:rPr>
        <w:t>4.6</w:t>
      </w:r>
      <w:r w:rsidRPr="00610384">
        <w:rPr>
          <w:sz w:val="24"/>
          <w:szCs w:val="24"/>
        </w:rPr>
        <w:fldChar w:fldCharType="end"/>
      </w:r>
      <w:r w:rsidRPr="00610384">
        <w:rPr>
          <w:sz w:val="24"/>
          <w:szCs w:val="24"/>
        </w:rPr>
        <w:t>.</w:t>
      </w:r>
    </w:p>
    <w:p w14:paraId="68C5231B" w14:textId="134F006B" w:rsidR="007A382B" w:rsidRPr="00610384" w:rsidRDefault="009535E9" w:rsidP="007A382B">
      <w:pPr>
        <w:keepNext/>
        <w:spacing w:before="240" w:after="240" w:line="360" w:lineRule="auto"/>
        <w:jc w:val="both"/>
        <w:rPr>
          <w:sz w:val="24"/>
          <w:szCs w:val="24"/>
        </w:rPr>
      </w:pPr>
      <w:r w:rsidRPr="00610384">
        <w:rPr>
          <w:noProof/>
          <w:sz w:val="24"/>
          <w:szCs w:val="24"/>
        </w:rPr>
        <w:drawing>
          <wp:inline distT="0" distB="0" distL="0" distR="0" wp14:anchorId="080D20D2" wp14:editId="0E872073">
            <wp:extent cx="5513695" cy="18954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b="9189"/>
                    <a:stretch/>
                  </pic:blipFill>
                  <pic:spPr bwMode="auto">
                    <a:xfrm>
                      <a:off x="0" y="0"/>
                      <a:ext cx="5518668" cy="1897184"/>
                    </a:xfrm>
                    <a:prstGeom prst="rect">
                      <a:avLst/>
                    </a:prstGeom>
                    <a:noFill/>
                    <a:ln>
                      <a:noFill/>
                    </a:ln>
                    <a:extLst>
                      <a:ext uri="{53640926-AAD7-44D8-BBD7-CCE9431645EC}">
                        <a14:shadowObscured xmlns:a14="http://schemas.microsoft.com/office/drawing/2010/main"/>
                      </a:ext>
                    </a:extLst>
                  </pic:spPr>
                </pic:pic>
              </a:graphicData>
            </a:graphic>
          </wp:inline>
        </w:drawing>
      </w:r>
      <w:r w:rsidR="007A382B" w:rsidRPr="00610384">
        <w:rPr>
          <w:sz w:val="24"/>
          <w:szCs w:val="24"/>
        </w:rPr>
        <w:t xml:space="preserve"> </w:t>
      </w:r>
    </w:p>
    <w:p w14:paraId="6DE0A21D" w14:textId="5DD1EB24" w:rsidR="007A382B" w:rsidRPr="002F5E4B" w:rsidRDefault="007A382B" w:rsidP="007A382B">
      <w:pPr>
        <w:pStyle w:val="Heading"/>
        <w:jc w:val="center"/>
        <w:rPr>
          <w:b/>
          <w:sz w:val="20"/>
          <w:szCs w:val="20"/>
        </w:rPr>
      </w:pPr>
      <w:bookmarkStart w:id="529" w:name="_Ref519685913"/>
      <w:bookmarkStart w:id="530" w:name="_Toc519843456"/>
      <w:bookmarkStart w:id="531" w:name="_Toc519869761"/>
      <w:bookmarkStart w:id="532" w:name="_Toc522079713"/>
      <w:r w:rsidRPr="002F5E4B">
        <w:rPr>
          <w:rFonts w:ascii="Times New Roman" w:hAnsi="Times New Roman" w:cs="Times New Roman"/>
          <w:b/>
          <w:sz w:val="20"/>
          <w:szCs w:val="20"/>
        </w:rPr>
        <w:t xml:space="preserve">Gambar </w:t>
      </w:r>
      <w:r w:rsidR="00517711">
        <w:rPr>
          <w:rFonts w:ascii="Times New Roman" w:hAnsi="Times New Roman" w:cs="Times New Roman"/>
          <w:b/>
          <w:sz w:val="20"/>
          <w:szCs w:val="20"/>
        </w:rPr>
        <w:fldChar w:fldCharType="begin"/>
      </w:r>
      <w:r w:rsidR="00517711">
        <w:rPr>
          <w:rFonts w:ascii="Times New Roman" w:hAnsi="Times New Roman" w:cs="Times New Roman"/>
          <w:b/>
          <w:sz w:val="20"/>
          <w:szCs w:val="20"/>
        </w:rPr>
        <w:instrText xml:space="preserve"> STYLEREF 1 \s </w:instrText>
      </w:r>
      <w:r w:rsidR="0051771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4</w:t>
      </w:r>
      <w:r w:rsidR="00517711">
        <w:rPr>
          <w:rFonts w:ascii="Times New Roman" w:hAnsi="Times New Roman" w:cs="Times New Roman"/>
          <w:b/>
          <w:sz w:val="20"/>
          <w:szCs w:val="20"/>
        </w:rPr>
        <w:fldChar w:fldCharType="end"/>
      </w:r>
      <w:r w:rsidR="00517711">
        <w:rPr>
          <w:rFonts w:ascii="Times New Roman" w:hAnsi="Times New Roman" w:cs="Times New Roman"/>
          <w:b/>
          <w:sz w:val="20"/>
          <w:szCs w:val="20"/>
        </w:rPr>
        <w:t>.</w:t>
      </w:r>
      <w:r w:rsidR="00517711">
        <w:rPr>
          <w:rFonts w:ascii="Times New Roman" w:hAnsi="Times New Roman" w:cs="Times New Roman"/>
          <w:b/>
          <w:sz w:val="20"/>
          <w:szCs w:val="20"/>
        </w:rPr>
        <w:fldChar w:fldCharType="begin"/>
      </w:r>
      <w:r w:rsidR="00517711">
        <w:rPr>
          <w:rFonts w:ascii="Times New Roman" w:hAnsi="Times New Roman" w:cs="Times New Roman"/>
          <w:b/>
          <w:sz w:val="20"/>
          <w:szCs w:val="20"/>
        </w:rPr>
        <w:instrText xml:space="preserve"> SEQ Gambar \* ARABIC \s 1 </w:instrText>
      </w:r>
      <w:r w:rsidR="00517711">
        <w:rPr>
          <w:rFonts w:ascii="Times New Roman" w:hAnsi="Times New Roman" w:cs="Times New Roman"/>
          <w:b/>
          <w:sz w:val="20"/>
          <w:szCs w:val="20"/>
        </w:rPr>
        <w:fldChar w:fldCharType="separate"/>
      </w:r>
      <w:r w:rsidR="00EC7493">
        <w:rPr>
          <w:rFonts w:ascii="Times New Roman" w:hAnsi="Times New Roman" w:cs="Times New Roman"/>
          <w:b/>
          <w:noProof/>
          <w:sz w:val="20"/>
          <w:szCs w:val="20"/>
        </w:rPr>
        <w:t>6</w:t>
      </w:r>
      <w:r w:rsidR="00517711">
        <w:rPr>
          <w:rFonts w:ascii="Times New Roman" w:hAnsi="Times New Roman" w:cs="Times New Roman"/>
          <w:b/>
          <w:sz w:val="20"/>
          <w:szCs w:val="20"/>
        </w:rPr>
        <w:fldChar w:fldCharType="end"/>
      </w:r>
      <w:bookmarkEnd w:id="529"/>
      <w:r w:rsidRPr="002F5E4B">
        <w:rPr>
          <w:rFonts w:ascii="Times New Roman" w:hAnsi="Times New Roman" w:cs="Times New Roman"/>
          <w:b/>
          <w:sz w:val="20"/>
          <w:szCs w:val="20"/>
        </w:rPr>
        <w:t xml:space="preserve"> </w:t>
      </w:r>
      <w:r w:rsidRPr="002F5E4B">
        <w:rPr>
          <w:rFonts w:ascii="Times New Roman" w:hAnsi="Times New Roman" w:cs="Times New Roman"/>
          <w:b/>
          <w:i/>
          <w:sz w:val="20"/>
          <w:szCs w:val="20"/>
        </w:rPr>
        <w:t>Flowchart</w:t>
      </w:r>
      <w:r w:rsidRPr="002F5E4B">
        <w:rPr>
          <w:rFonts w:ascii="Times New Roman" w:hAnsi="Times New Roman" w:cs="Times New Roman"/>
          <w:b/>
          <w:sz w:val="20"/>
          <w:szCs w:val="20"/>
        </w:rPr>
        <w:t xml:space="preserve"> Penentuan </w:t>
      </w:r>
      <w:r w:rsidRPr="002F5E4B">
        <w:rPr>
          <w:rFonts w:ascii="Times New Roman" w:hAnsi="Times New Roman" w:cs="Times New Roman"/>
          <w:b/>
          <w:i/>
          <w:sz w:val="20"/>
          <w:szCs w:val="20"/>
        </w:rPr>
        <w:t>Breakpoint</w:t>
      </w:r>
      <w:r w:rsidRPr="002F5E4B">
        <w:rPr>
          <w:rFonts w:ascii="Times New Roman" w:hAnsi="Times New Roman" w:cs="Times New Roman"/>
          <w:b/>
          <w:sz w:val="20"/>
          <w:szCs w:val="20"/>
        </w:rPr>
        <w:t xml:space="preserve"> secara Acak</w:t>
      </w:r>
      <w:bookmarkEnd w:id="530"/>
      <w:bookmarkEnd w:id="531"/>
      <w:bookmarkEnd w:id="532"/>
    </w:p>
    <w:p w14:paraId="4B89B984" w14:textId="77777777" w:rsidR="007A382B" w:rsidRPr="00C41634" w:rsidRDefault="007A382B" w:rsidP="004B65EA">
      <w:pPr>
        <w:pStyle w:val="Heading5"/>
        <w:spacing w:after="240"/>
        <w:ind w:left="1008" w:hanging="1008"/>
        <w:rPr>
          <w:rFonts w:ascii="Times New Roman" w:hAnsi="Times New Roman" w:cs="Times New Roman"/>
          <w:b/>
          <w:color w:val="auto"/>
          <w:sz w:val="24"/>
          <w:szCs w:val="24"/>
        </w:rPr>
      </w:pPr>
      <w:bookmarkStart w:id="533" w:name="_Toc519843390"/>
      <w:bookmarkStart w:id="534" w:name="_Toc519867703"/>
      <w:bookmarkStart w:id="535" w:name="_Toc522192795"/>
      <w:r w:rsidRPr="00C41634">
        <w:rPr>
          <w:rFonts w:ascii="Times New Roman" w:hAnsi="Times New Roman" w:cs="Times New Roman"/>
          <w:b/>
          <w:bCs/>
          <w:iCs/>
          <w:color w:val="auto"/>
          <w:sz w:val="24"/>
          <w:szCs w:val="24"/>
        </w:rPr>
        <w:t>4.1.2.4.5</w:t>
      </w:r>
      <w:r w:rsidRPr="00C41634">
        <w:rPr>
          <w:rFonts w:ascii="Times New Roman" w:hAnsi="Times New Roman" w:cs="Times New Roman"/>
          <w:b/>
          <w:bCs/>
          <w:i/>
          <w:iCs/>
          <w:color w:val="auto"/>
          <w:sz w:val="24"/>
          <w:szCs w:val="24"/>
        </w:rPr>
        <w:t xml:space="preserve"> Execute Code</w:t>
      </w:r>
      <w:bookmarkEnd w:id="533"/>
      <w:bookmarkEnd w:id="534"/>
      <w:bookmarkEnd w:id="535"/>
    </w:p>
    <w:p w14:paraId="7D9ED032" w14:textId="2FBF3C08" w:rsidR="007A382B" w:rsidRPr="00610384" w:rsidRDefault="007A382B" w:rsidP="007A382B">
      <w:pPr>
        <w:spacing w:line="360" w:lineRule="auto"/>
        <w:jc w:val="both"/>
        <w:rPr>
          <w:noProof/>
          <w:sz w:val="24"/>
          <w:szCs w:val="24"/>
        </w:rPr>
      </w:pPr>
      <w:bookmarkStart w:id="536" w:name="_Toc519869762"/>
      <w:r w:rsidRPr="00610384">
        <w:rPr>
          <w:sz w:val="24"/>
          <w:szCs w:val="24"/>
        </w:rPr>
        <w:t xml:space="preserve">Pada proses ini menggunakan fungsi </w:t>
      </w:r>
      <w:proofErr w:type="gramStart"/>
      <w:r w:rsidRPr="00610384">
        <w:rPr>
          <w:rFonts w:ascii="Courier New" w:hAnsi="Courier New" w:cs="Courier New"/>
          <w:sz w:val="24"/>
          <w:szCs w:val="24"/>
        </w:rPr>
        <w:t>run(</w:t>
      </w:r>
      <w:proofErr w:type="gramEnd"/>
      <w:r w:rsidRPr="00610384">
        <w:rPr>
          <w:rFonts w:ascii="Courier New" w:hAnsi="Courier New" w:cs="Courier New"/>
          <w:sz w:val="24"/>
          <w:szCs w:val="24"/>
        </w:rPr>
        <w:t>)</w:t>
      </w:r>
      <w:r w:rsidRPr="00610384">
        <w:rPr>
          <w:sz w:val="24"/>
          <w:szCs w:val="24"/>
        </w:rPr>
        <w:t xml:space="preserve"> yang dipanggil pada saat metode timer dan set  breakpoint secara random. Proses ini menggunakan variabel debugger_active dan get_debug_event. Jika variabel debugger_active = </w:t>
      </w:r>
      <w:r w:rsidRPr="00610384">
        <w:rPr>
          <w:i/>
          <w:iCs/>
          <w:sz w:val="24"/>
          <w:szCs w:val="24"/>
        </w:rPr>
        <w:t>true</w:t>
      </w:r>
      <w:r w:rsidRPr="00610384">
        <w:rPr>
          <w:sz w:val="24"/>
          <w:szCs w:val="24"/>
        </w:rPr>
        <w:t xml:space="preserve"> maka akan dipanggil variabel get_debug_event. Get_debug_event merupakan fungsi untuk mengambil debug_event sehingga kode dapat dijalankan. Ada 2 </w:t>
      </w:r>
      <w:r w:rsidRPr="00610384">
        <w:rPr>
          <w:i/>
          <w:iCs/>
          <w:sz w:val="24"/>
          <w:szCs w:val="24"/>
        </w:rPr>
        <w:t>event</w:t>
      </w:r>
      <w:r w:rsidRPr="00610384">
        <w:rPr>
          <w:sz w:val="24"/>
          <w:szCs w:val="24"/>
        </w:rPr>
        <w:t xml:space="preserve"> dalam get_debug_event yaitu wait_for_debug_event dan continue_for_debug_event. Setiap instuksi yang dieksekusi akan diperiksa apakah mengandung </w:t>
      </w:r>
      <w:r w:rsidRPr="00610384">
        <w:rPr>
          <w:i/>
          <w:iCs/>
          <w:sz w:val="24"/>
          <w:szCs w:val="24"/>
        </w:rPr>
        <w:t>exception</w:t>
      </w:r>
      <w:r w:rsidRPr="00610384">
        <w:rPr>
          <w:sz w:val="24"/>
          <w:szCs w:val="24"/>
        </w:rPr>
        <w:t xml:space="preserve"> atau tidak. Pada saat yang bersamaan, </w:t>
      </w:r>
      <w:r w:rsidRPr="00610384">
        <w:rPr>
          <w:i/>
          <w:iCs/>
          <w:sz w:val="24"/>
          <w:szCs w:val="24"/>
        </w:rPr>
        <w:t>event</w:t>
      </w:r>
      <w:r w:rsidRPr="00610384">
        <w:rPr>
          <w:sz w:val="24"/>
          <w:szCs w:val="24"/>
        </w:rPr>
        <w:t xml:space="preserve"> yang terjadi adalah wait_for_debug_event. Jika tidak mengandung </w:t>
      </w:r>
      <w:r w:rsidRPr="00610384">
        <w:rPr>
          <w:i/>
          <w:iCs/>
          <w:sz w:val="24"/>
          <w:szCs w:val="24"/>
        </w:rPr>
        <w:t>exception</w:t>
      </w:r>
      <w:r w:rsidRPr="00610384">
        <w:rPr>
          <w:sz w:val="24"/>
          <w:szCs w:val="24"/>
        </w:rPr>
        <w:t xml:space="preserve"> maka akan dijalankan continue_for_debug_event dan memeriksa instruksi selanjutnya. Untuk </w:t>
      </w:r>
      <w:r w:rsidRPr="00610384">
        <w:rPr>
          <w:i/>
          <w:iCs/>
          <w:sz w:val="24"/>
          <w:szCs w:val="24"/>
        </w:rPr>
        <w:t xml:space="preserve">flowchart </w:t>
      </w:r>
      <w:r w:rsidRPr="00610384">
        <w:rPr>
          <w:iCs/>
          <w:sz w:val="24"/>
          <w:szCs w:val="24"/>
        </w:rPr>
        <w:t>pada proses ini dapat dilihat pada</w:t>
      </w:r>
      <w:r w:rsidRPr="00610384">
        <w:rPr>
          <w:noProof/>
          <w:sz w:val="24"/>
          <w:szCs w:val="24"/>
        </w:rPr>
        <w:t xml:space="preserve"> </w:t>
      </w:r>
      <w:r w:rsidRPr="00610384">
        <w:rPr>
          <w:noProof/>
          <w:sz w:val="24"/>
          <w:szCs w:val="24"/>
        </w:rPr>
        <w:fldChar w:fldCharType="begin"/>
      </w:r>
      <w:r w:rsidRPr="00610384">
        <w:rPr>
          <w:noProof/>
          <w:sz w:val="24"/>
          <w:szCs w:val="24"/>
        </w:rPr>
        <w:instrText xml:space="preserve"> REF _Ref519858856 \h  \* MERGEFORMAT </w:instrText>
      </w:r>
      <w:r w:rsidRPr="00610384">
        <w:rPr>
          <w:noProof/>
          <w:sz w:val="24"/>
          <w:szCs w:val="24"/>
        </w:rPr>
      </w:r>
      <w:r w:rsidRPr="00610384">
        <w:rPr>
          <w:noProof/>
          <w:sz w:val="24"/>
          <w:szCs w:val="24"/>
        </w:rPr>
        <w:fldChar w:fldCharType="separate"/>
      </w:r>
      <w:r w:rsidR="00EC7493" w:rsidRPr="00EC7493">
        <w:rPr>
          <w:sz w:val="24"/>
          <w:szCs w:val="24"/>
        </w:rPr>
        <w:t xml:space="preserve">Gambar </w:t>
      </w:r>
      <w:r w:rsidR="00EC7493" w:rsidRPr="00EC7493">
        <w:rPr>
          <w:noProof/>
          <w:sz w:val="24"/>
          <w:szCs w:val="24"/>
        </w:rPr>
        <w:t>4.7</w:t>
      </w:r>
      <w:r w:rsidRPr="00610384">
        <w:rPr>
          <w:noProof/>
          <w:sz w:val="24"/>
          <w:szCs w:val="24"/>
        </w:rPr>
        <w:fldChar w:fldCharType="end"/>
      </w:r>
      <w:r w:rsidR="00CB5D6C" w:rsidRPr="00610384">
        <w:rPr>
          <w:noProof/>
          <w:sz w:val="24"/>
          <w:szCs w:val="24"/>
        </w:rPr>
        <w:t xml:space="preserve"> di halaman </w:t>
      </w:r>
      <w:r w:rsidR="00641154">
        <w:rPr>
          <w:noProof/>
          <w:sz w:val="24"/>
          <w:szCs w:val="24"/>
        </w:rPr>
        <w:t>selanjutnya</w:t>
      </w:r>
      <w:r w:rsidRPr="00610384">
        <w:rPr>
          <w:noProof/>
          <w:sz w:val="24"/>
          <w:szCs w:val="24"/>
        </w:rPr>
        <w:t>.</w:t>
      </w:r>
    </w:p>
    <w:p w14:paraId="2EBDB2EE" w14:textId="3CF25696" w:rsidR="006033DF" w:rsidRPr="00610384" w:rsidRDefault="007A382B" w:rsidP="0002010E">
      <w:pPr>
        <w:pStyle w:val="Default"/>
        <w:spacing w:line="360" w:lineRule="auto"/>
        <w:jc w:val="center"/>
        <w:rPr>
          <w:i/>
        </w:rPr>
      </w:pPr>
      <w:bookmarkStart w:id="537" w:name="_Toc522079714"/>
      <w:r w:rsidRPr="00610384">
        <w:rPr>
          <w:noProof/>
        </w:rPr>
        <w:lastRenderedPageBreak/>
        <w:drawing>
          <wp:inline distT="0" distB="0" distL="0" distR="0" wp14:anchorId="6E600F06" wp14:editId="70F4989E">
            <wp:extent cx="5800725" cy="3457575"/>
            <wp:effectExtent l="0" t="0" r="9525" b="9525"/>
            <wp:docPr id="1561472772" name="Picture 156147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00725" cy="3457575"/>
                    </a:xfrm>
                    <a:prstGeom prst="rect">
                      <a:avLst/>
                    </a:prstGeom>
                    <a:noFill/>
                    <a:ln>
                      <a:noFill/>
                    </a:ln>
                  </pic:spPr>
                </pic:pic>
              </a:graphicData>
            </a:graphic>
          </wp:inline>
        </w:drawing>
      </w:r>
      <w:bookmarkStart w:id="538" w:name="_Ref519858856"/>
      <w:r w:rsidRPr="002F5E4B">
        <w:rPr>
          <w:b/>
          <w:sz w:val="20"/>
          <w:szCs w:val="20"/>
        </w:rPr>
        <w:t xml:space="preserve">Gambar </w:t>
      </w:r>
      <w:r w:rsidR="00517711">
        <w:rPr>
          <w:b/>
          <w:sz w:val="20"/>
          <w:szCs w:val="20"/>
        </w:rPr>
        <w:fldChar w:fldCharType="begin"/>
      </w:r>
      <w:r w:rsidR="00517711">
        <w:rPr>
          <w:b/>
          <w:sz w:val="20"/>
          <w:szCs w:val="20"/>
        </w:rPr>
        <w:instrText xml:space="preserve"> STYLEREF 1 \s </w:instrText>
      </w:r>
      <w:r w:rsidR="00517711">
        <w:rPr>
          <w:b/>
          <w:sz w:val="20"/>
          <w:szCs w:val="20"/>
        </w:rPr>
        <w:fldChar w:fldCharType="separate"/>
      </w:r>
      <w:r w:rsidR="00EC7493">
        <w:rPr>
          <w:b/>
          <w:noProof/>
          <w:sz w:val="20"/>
          <w:szCs w:val="20"/>
        </w:rPr>
        <w:t>4</w:t>
      </w:r>
      <w:r w:rsidR="00517711">
        <w:rPr>
          <w:b/>
          <w:sz w:val="20"/>
          <w:szCs w:val="20"/>
        </w:rPr>
        <w:fldChar w:fldCharType="end"/>
      </w:r>
      <w:r w:rsidR="00517711">
        <w:rPr>
          <w:b/>
          <w:sz w:val="20"/>
          <w:szCs w:val="20"/>
        </w:rPr>
        <w:t>.</w:t>
      </w:r>
      <w:r w:rsidR="00517711">
        <w:rPr>
          <w:b/>
          <w:sz w:val="20"/>
          <w:szCs w:val="20"/>
        </w:rPr>
        <w:fldChar w:fldCharType="begin"/>
      </w:r>
      <w:r w:rsidR="00517711">
        <w:rPr>
          <w:b/>
          <w:sz w:val="20"/>
          <w:szCs w:val="20"/>
        </w:rPr>
        <w:instrText xml:space="preserve"> SEQ Gambar \* ARABIC \s 1 </w:instrText>
      </w:r>
      <w:r w:rsidR="00517711">
        <w:rPr>
          <w:b/>
          <w:sz w:val="20"/>
          <w:szCs w:val="20"/>
        </w:rPr>
        <w:fldChar w:fldCharType="separate"/>
      </w:r>
      <w:r w:rsidR="00EC7493">
        <w:rPr>
          <w:b/>
          <w:noProof/>
          <w:sz w:val="20"/>
          <w:szCs w:val="20"/>
        </w:rPr>
        <w:t>7</w:t>
      </w:r>
      <w:r w:rsidR="00517711">
        <w:rPr>
          <w:b/>
          <w:sz w:val="20"/>
          <w:szCs w:val="20"/>
        </w:rPr>
        <w:fldChar w:fldCharType="end"/>
      </w:r>
      <w:bookmarkEnd w:id="538"/>
      <w:r w:rsidRPr="002F5E4B">
        <w:rPr>
          <w:b/>
          <w:sz w:val="20"/>
          <w:szCs w:val="20"/>
        </w:rPr>
        <w:t xml:space="preserve"> </w:t>
      </w:r>
      <w:r w:rsidRPr="002F5E4B">
        <w:rPr>
          <w:b/>
          <w:i/>
          <w:sz w:val="20"/>
          <w:szCs w:val="20"/>
        </w:rPr>
        <w:t>Flowchart Execute Code</w:t>
      </w:r>
      <w:bookmarkStart w:id="539" w:name="_Ref519873367"/>
      <w:bookmarkStart w:id="540" w:name="_Toc519869763"/>
      <w:bookmarkEnd w:id="536"/>
      <w:bookmarkEnd w:id="537"/>
    </w:p>
    <w:p w14:paraId="0BA9FCAC" w14:textId="7D16525D" w:rsidR="00CB5D6C" w:rsidRPr="00610384" w:rsidRDefault="0002010E" w:rsidP="0002010E">
      <w:pPr>
        <w:pStyle w:val="Default"/>
        <w:spacing w:line="360" w:lineRule="auto"/>
        <w:jc w:val="both"/>
        <w:rPr>
          <w:iCs/>
        </w:rPr>
      </w:pPr>
      <w:r w:rsidRPr="00610384">
        <w:t xml:space="preserve">Melalui ilustrasi dijelaskan apabika ditemukan </w:t>
      </w:r>
      <w:r w:rsidRPr="00610384">
        <w:rPr>
          <w:i/>
          <w:iCs/>
        </w:rPr>
        <w:t>exception</w:t>
      </w:r>
      <w:r w:rsidRPr="00610384">
        <w:t xml:space="preserve"> maka akan ada </w:t>
      </w:r>
      <w:r w:rsidRPr="00610384">
        <w:rPr>
          <w:i/>
          <w:iCs/>
        </w:rPr>
        <w:t>handler</w:t>
      </w:r>
      <w:r w:rsidRPr="00610384">
        <w:t xml:space="preserve"> untuk mengatasi setiap </w:t>
      </w:r>
      <w:r w:rsidRPr="00610384">
        <w:rPr>
          <w:i/>
          <w:iCs/>
        </w:rPr>
        <w:t xml:space="preserve">exception. </w:t>
      </w:r>
      <w:r w:rsidRPr="00610384">
        <w:rPr>
          <w:iCs/>
        </w:rPr>
        <w:t xml:space="preserve">Setelah proses </w:t>
      </w:r>
      <w:r w:rsidRPr="00610384">
        <w:rPr>
          <w:i/>
          <w:iCs/>
        </w:rPr>
        <w:t>timer</w:t>
      </w:r>
      <w:r w:rsidRPr="00610384">
        <w:rPr>
          <w:iCs/>
        </w:rPr>
        <w:t xml:space="preserve"> dan </w:t>
      </w:r>
      <w:r w:rsidRPr="00610384">
        <w:rPr>
          <w:i/>
          <w:iCs/>
        </w:rPr>
        <w:t>set breakpoint</w:t>
      </w:r>
      <w:r w:rsidRPr="00610384">
        <w:rPr>
          <w:iCs/>
        </w:rPr>
        <w:t xml:space="preserve"> selesai maka akan digunakan fungsi </w:t>
      </w:r>
      <w:proofErr w:type="gramStart"/>
      <w:r w:rsidRPr="00610384">
        <w:rPr>
          <w:iCs/>
        </w:rPr>
        <w:t>suspend(</w:t>
      </w:r>
      <w:proofErr w:type="gramEnd"/>
      <w:r w:rsidRPr="00610384">
        <w:rPr>
          <w:iCs/>
        </w:rPr>
        <w:t xml:space="preserve">) yang digunakan untuk menghentikan </w:t>
      </w:r>
      <w:r w:rsidRPr="00610384">
        <w:rPr>
          <w:i/>
          <w:iCs/>
        </w:rPr>
        <w:t>debugger</w:t>
      </w:r>
      <w:r w:rsidRPr="00610384">
        <w:rPr>
          <w:iCs/>
        </w:rPr>
        <w:t xml:space="preserve"> sementara sehingga isi dari  memori dapat digunakan pada proses </w:t>
      </w:r>
      <w:r w:rsidRPr="00610384">
        <w:rPr>
          <w:i/>
          <w:iCs/>
        </w:rPr>
        <w:t>string matching</w:t>
      </w:r>
      <w:r w:rsidRPr="00610384">
        <w:rPr>
          <w:iCs/>
        </w:rPr>
        <w:t xml:space="preserve">. Pada fungsi suspend ini, menset debug_active_process menjadi </w:t>
      </w:r>
      <w:r w:rsidRPr="00610384">
        <w:rPr>
          <w:i/>
          <w:iCs/>
        </w:rPr>
        <w:t>false</w:t>
      </w:r>
      <w:r w:rsidRPr="00610384">
        <w:rPr>
          <w:iCs/>
        </w:rPr>
        <w:t xml:space="preserve">. Dengan menset fungsi ini menjadi </w:t>
      </w:r>
      <w:r w:rsidRPr="00610384">
        <w:rPr>
          <w:i/>
          <w:iCs/>
        </w:rPr>
        <w:t>false</w:t>
      </w:r>
      <w:r w:rsidRPr="00610384">
        <w:rPr>
          <w:iCs/>
        </w:rPr>
        <w:t xml:space="preserve">, sehingga proses dapat berhenti untuk sementara sehingga proses pengambilan </w:t>
      </w:r>
      <w:r w:rsidRPr="00610384">
        <w:rPr>
          <w:i/>
          <w:iCs/>
        </w:rPr>
        <w:t>snapshot memory</w:t>
      </w:r>
      <w:r w:rsidRPr="00610384">
        <w:rPr>
          <w:iCs/>
        </w:rPr>
        <w:t xml:space="preserve"> dapat dilakukan. Untuk </w:t>
      </w:r>
      <w:r w:rsidRPr="00610384">
        <w:rPr>
          <w:i/>
          <w:iCs/>
        </w:rPr>
        <w:t>flowchart</w:t>
      </w:r>
      <w:r w:rsidRPr="00610384">
        <w:rPr>
          <w:iCs/>
        </w:rPr>
        <w:t xml:space="preserve"> dari fungsi ini dapat dilihat pada</w:t>
      </w:r>
      <w:r w:rsidR="009814CA">
        <w:rPr>
          <w:iCs/>
        </w:rPr>
        <w:t xml:space="preserve"> </w:t>
      </w:r>
      <w:r w:rsidR="009814CA" w:rsidRPr="002F5E4B">
        <w:rPr>
          <w:iCs/>
        </w:rPr>
        <w:fldChar w:fldCharType="begin"/>
      </w:r>
      <w:r w:rsidR="009814CA" w:rsidRPr="002F5E4B">
        <w:rPr>
          <w:iCs/>
        </w:rPr>
        <w:instrText xml:space="preserve"> REF _Ref521592674 \h  \* MERGEFORMAT </w:instrText>
      </w:r>
      <w:r w:rsidR="009814CA" w:rsidRPr="002F5E4B">
        <w:rPr>
          <w:iCs/>
        </w:rPr>
      </w:r>
      <w:r w:rsidR="009814CA" w:rsidRPr="002F5E4B">
        <w:rPr>
          <w:iCs/>
        </w:rPr>
        <w:fldChar w:fldCharType="separate"/>
      </w:r>
      <w:r w:rsidR="00EC7493" w:rsidRPr="00EC7493">
        <w:rPr>
          <w:color w:val="auto"/>
        </w:rPr>
        <w:t xml:space="preserve">Gambar </w:t>
      </w:r>
      <w:r w:rsidR="00EC7493" w:rsidRPr="00EC7493">
        <w:rPr>
          <w:noProof/>
          <w:color w:val="auto"/>
        </w:rPr>
        <w:t>4.8</w:t>
      </w:r>
      <w:r w:rsidR="009814CA" w:rsidRPr="002F5E4B">
        <w:rPr>
          <w:iCs/>
        </w:rPr>
        <w:fldChar w:fldCharType="end"/>
      </w:r>
      <w:r w:rsidR="009814CA" w:rsidRPr="002F5E4B">
        <w:rPr>
          <w:iCs/>
        </w:rPr>
        <w:t xml:space="preserve"> </w:t>
      </w:r>
      <w:r w:rsidR="009814CA" w:rsidRPr="009814CA">
        <w:rPr>
          <w:iCs/>
        </w:rPr>
        <w:t>.</w:t>
      </w:r>
    </w:p>
    <w:p w14:paraId="6B619DE6" w14:textId="4D7F109F" w:rsidR="0002010E" w:rsidRPr="00610384" w:rsidRDefault="00EA23F5" w:rsidP="0002010E">
      <w:pPr>
        <w:pStyle w:val="Default"/>
        <w:spacing w:line="360" w:lineRule="auto"/>
        <w:jc w:val="both"/>
      </w:pPr>
      <w:r w:rsidRPr="00610384">
        <w:rPr>
          <w:noProof/>
        </w:rPr>
        <mc:AlternateContent>
          <mc:Choice Requires="wps">
            <w:drawing>
              <wp:anchor distT="0" distB="0" distL="114300" distR="114300" simplePos="0" relativeHeight="251905536" behindDoc="0" locked="0" layoutInCell="1" allowOverlap="1" wp14:anchorId="32F7B5B2" wp14:editId="13EB7A40">
                <wp:simplePos x="0" y="0"/>
                <wp:positionH relativeFrom="margin">
                  <wp:posOffset>-445135</wp:posOffset>
                </wp:positionH>
                <wp:positionV relativeFrom="paragraph">
                  <wp:posOffset>1889760</wp:posOffset>
                </wp:positionV>
                <wp:extent cx="5667375" cy="635"/>
                <wp:effectExtent l="0" t="0" r="9525" b="0"/>
                <wp:wrapSquare wrapText="bothSides"/>
                <wp:docPr id="92040982" name="Text Box 92040982"/>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794045D2" w14:textId="37089126" w:rsidR="00EC7493" w:rsidRPr="0002010E" w:rsidRDefault="00EC7493" w:rsidP="0002010E">
                            <w:pPr>
                              <w:pStyle w:val="Caption"/>
                              <w:jc w:val="center"/>
                              <w:rPr>
                                <w:b/>
                                <w:noProof/>
                                <w:color w:val="auto"/>
                                <w:sz w:val="20"/>
                                <w:szCs w:val="20"/>
                              </w:rPr>
                            </w:pPr>
                            <w:bookmarkStart w:id="541" w:name="_Ref521592674"/>
                            <w:bookmarkStart w:id="542" w:name="_Toc522079715"/>
                            <w:r w:rsidRPr="0002010E">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4</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8</w:t>
                            </w:r>
                            <w:r>
                              <w:rPr>
                                <w:b/>
                                <w:i w:val="0"/>
                                <w:color w:val="auto"/>
                                <w:sz w:val="20"/>
                                <w:szCs w:val="20"/>
                              </w:rPr>
                              <w:fldChar w:fldCharType="end"/>
                            </w:r>
                            <w:bookmarkEnd w:id="541"/>
                            <w:r>
                              <w:rPr>
                                <w:b/>
                                <w:color w:val="auto"/>
                                <w:sz w:val="20"/>
                                <w:szCs w:val="20"/>
                              </w:rPr>
                              <w:t xml:space="preserve"> </w:t>
                            </w:r>
                            <w:r w:rsidRPr="0002010E">
                              <w:rPr>
                                <w:b/>
                                <w:color w:val="auto"/>
                                <w:sz w:val="20"/>
                                <w:szCs w:val="20"/>
                              </w:rPr>
                              <w:t>Flowchart Suspend debugger</w:t>
                            </w:r>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7B5B2" id="Text Box 92040982" o:spid="_x0000_s1037" type="#_x0000_t202" style="position:absolute;left:0;text-align:left;margin-left:-35.05pt;margin-top:148.8pt;width:446.25pt;height:.05pt;z-index:251905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" stroked="f">
                <v:textbox style="mso-fit-shape-to-text:t" inset="0,0,0,0">
                  <w:txbxContent>
                    <w:p w14:paraId="794045D2" w14:textId="37089126" w:rsidR="00EC7493" w:rsidRPr="0002010E" w:rsidRDefault="00EC7493" w:rsidP="0002010E">
                      <w:pPr>
                        <w:pStyle w:val="Caption"/>
                        <w:jc w:val="center"/>
                        <w:rPr>
                          <w:b/>
                          <w:noProof/>
                          <w:color w:val="auto"/>
                          <w:sz w:val="20"/>
                          <w:szCs w:val="20"/>
                        </w:rPr>
                      </w:pPr>
                      <w:bookmarkStart w:id="562" w:name="_Ref521592674"/>
                      <w:bookmarkStart w:id="563" w:name="_Toc522079715"/>
                      <w:r w:rsidRPr="0002010E">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4</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8</w:t>
                      </w:r>
                      <w:r>
                        <w:rPr>
                          <w:b/>
                          <w:i w:val="0"/>
                          <w:color w:val="auto"/>
                          <w:sz w:val="20"/>
                          <w:szCs w:val="20"/>
                        </w:rPr>
                        <w:fldChar w:fldCharType="end"/>
                      </w:r>
                      <w:bookmarkEnd w:id="562"/>
                      <w:r>
                        <w:rPr>
                          <w:b/>
                          <w:color w:val="auto"/>
                          <w:sz w:val="20"/>
                          <w:szCs w:val="20"/>
                        </w:rPr>
                        <w:t xml:space="preserve"> </w:t>
                      </w:r>
                      <w:r w:rsidRPr="0002010E">
                        <w:rPr>
                          <w:b/>
                          <w:color w:val="auto"/>
                          <w:sz w:val="20"/>
                          <w:szCs w:val="20"/>
                        </w:rPr>
                        <w:t>Flowchart Suspend debugger</w:t>
                      </w:r>
                      <w:bookmarkEnd w:id="563"/>
                    </w:p>
                  </w:txbxContent>
                </v:textbox>
                <w10:wrap type="square" anchorx="margin"/>
              </v:shape>
            </w:pict>
          </mc:Fallback>
        </mc:AlternateContent>
      </w:r>
      <w:r w:rsidR="00CB5D6C" w:rsidRPr="00610384">
        <w:rPr>
          <w:noProof/>
        </w:rPr>
        <w:t xml:space="preserve"> </w:t>
      </w:r>
      <w:r w:rsidR="00CB5D6C" w:rsidRPr="00610384">
        <w:rPr>
          <w:noProof/>
        </w:rPr>
        <w:drawing>
          <wp:inline distT="0" distB="0" distL="0" distR="0" wp14:anchorId="5D18E7C8" wp14:editId="127CB852">
            <wp:extent cx="5220970" cy="128988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7.jpg"/>
                    <pic:cNvPicPr/>
                  </pic:nvPicPr>
                  <pic:blipFill>
                    <a:blip r:embed="rId71">
                      <a:extLst>
                        <a:ext uri="{28A0092B-C50C-407E-A947-70E740481C1C}">
                          <a14:useLocalDpi xmlns:a14="http://schemas.microsoft.com/office/drawing/2010/main" val="0"/>
                        </a:ext>
                      </a:extLst>
                    </a:blip>
                    <a:stretch>
                      <a:fillRect/>
                    </a:stretch>
                  </pic:blipFill>
                  <pic:spPr>
                    <a:xfrm>
                      <a:off x="0" y="0"/>
                      <a:ext cx="5220970" cy="1289887"/>
                    </a:xfrm>
                    <a:prstGeom prst="rect">
                      <a:avLst/>
                    </a:prstGeom>
                  </pic:spPr>
                </pic:pic>
              </a:graphicData>
            </a:graphic>
          </wp:inline>
        </w:drawing>
      </w:r>
    </w:p>
    <w:p w14:paraId="7B918393" w14:textId="26596536" w:rsidR="007A382B" w:rsidRPr="002F5E4B" w:rsidRDefault="00EA23F5" w:rsidP="0002010E">
      <w:pPr>
        <w:keepNext/>
        <w:spacing w:before="240" w:line="360" w:lineRule="auto"/>
        <w:jc w:val="both"/>
        <w:rPr>
          <w:sz w:val="24"/>
          <w:szCs w:val="24"/>
        </w:rPr>
      </w:pPr>
      <w:r w:rsidRPr="00610384">
        <w:rPr>
          <w:noProof/>
          <w:sz w:val="24"/>
          <w:szCs w:val="24"/>
        </w:rPr>
        <w:lastRenderedPageBreak/>
        <mc:AlternateContent>
          <mc:Choice Requires="wps">
            <w:drawing>
              <wp:anchor distT="0" distB="0" distL="114300" distR="114300" simplePos="0" relativeHeight="251907584" behindDoc="0" locked="0" layoutInCell="1" allowOverlap="1" wp14:anchorId="27850F06" wp14:editId="1A68D9CD">
                <wp:simplePos x="0" y="0"/>
                <wp:positionH relativeFrom="margin">
                  <wp:posOffset>-3175</wp:posOffset>
                </wp:positionH>
                <wp:positionV relativeFrom="paragraph">
                  <wp:posOffset>1198880</wp:posOffset>
                </wp:positionV>
                <wp:extent cx="5895975" cy="635"/>
                <wp:effectExtent l="0" t="0" r="9525" b="0"/>
                <wp:wrapSquare wrapText="bothSides"/>
                <wp:docPr id="92040983" name="Text Box 92040983"/>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14:paraId="65D2A66F" w14:textId="7554964E" w:rsidR="00EC7493" w:rsidRPr="000A71F5" w:rsidRDefault="00EC7493" w:rsidP="000A71F5">
                            <w:pPr>
                              <w:pStyle w:val="Caption"/>
                              <w:jc w:val="center"/>
                              <w:rPr>
                                <w:b/>
                                <w:noProof/>
                                <w:color w:val="auto"/>
                                <w:sz w:val="20"/>
                                <w:szCs w:val="20"/>
                                <w:lang w:val="en-GB" w:eastAsia="en-GB"/>
                              </w:rPr>
                            </w:pPr>
                            <w:bookmarkStart w:id="543" w:name="_Ref521510393"/>
                            <w:bookmarkStart w:id="544" w:name="_Toc521959368"/>
                            <w:r w:rsidRPr="000A71F5">
                              <w:rPr>
                                <w:b/>
                                <w:color w:val="auto"/>
                                <w:sz w:val="20"/>
                                <w:szCs w:val="20"/>
                              </w:rPr>
                              <w:t xml:space="preserve">Pseudocode </w:t>
                            </w:r>
                            <w:r w:rsidRPr="00983710">
                              <w:rPr>
                                <w:b/>
                                <w:i w:val="0"/>
                                <w:color w:val="auto"/>
                                <w:sz w:val="20"/>
                                <w:szCs w:val="20"/>
                              </w:rPr>
                              <w:fldChar w:fldCharType="begin"/>
                            </w:r>
                            <w:r w:rsidRPr="00983710">
                              <w:rPr>
                                <w:b/>
                                <w:i w:val="0"/>
                                <w:color w:val="auto"/>
                                <w:sz w:val="20"/>
                                <w:szCs w:val="20"/>
                              </w:rPr>
                              <w:instrText xml:space="preserve"> STYLEREF 1 \s </w:instrText>
                            </w:r>
                            <w:r w:rsidRPr="00983710">
                              <w:rPr>
                                <w:b/>
                                <w:i w:val="0"/>
                                <w:color w:val="auto"/>
                                <w:sz w:val="20"/>
                                <w:szCs w:val="20"/>
                              </w:rPr>
                              <w:fldChar w:fldCharType="separate"/>
                            </w:r>
                            <w:r>
                              <w:rPr>
                                <w:b/>
                                <w:i w:val="0"/>
                                <w:noProof/>
                                <w:color w:val="auto"/>
                                <w:sz w:val="20"/>
                                <w:szCs w:val="20"/>
                              </w:rPr>
                              <w:t>4</w:t>
                            </w:r>
                            <w:r w:rsidRPr="00983710">
                              <w:rPr>
                                <w:b/>
                                <w:i w:val="0"/>
                                <w:color w:val="auto"/>
                                <w:sz w:val="20"/>
                                <w:szCs w:val="20"/>
                              </w:rPr>
                              <w:fldChar w:fldCharType="end"/>
                            </w:r>
                            <w:r w:rsidRPr="00983710">
                              <w:rPr>
                                <w:b/>
                                <w:i w:val="0"/>
                                <w:color w:val="auto"/>
                                <w:sz w:val="20"/>
                                <w:szCs w:val="20"/>
                              </w:rPr>
                              <w:t>.</w:t>
                            </w:r>
                            <w:r w:rsidRPr="00983710">
                              <w:rPr>
                                <w:b/>
                                <w:i w:val="0"/>
                                <w:color w:val="auto"/>
                                <w:sz w:val="20"/>
                                <w:szCs w:val="20"/>
                              </w:rPr>
                              <w:fldChar w:fldCharType="begin"/>
                            </w:r>
                            <w:r w:rsidRPr="00983710">
                              <w:rPr>
                                <w:b/>
                                <w:i w:val="0"/>
                                <w:color w:val="auto"/>
                                <w:sz w:val="20"/>
                                <w:szCs w:val="20"/>
                              </w:rPr>
                              <w:instrText xml:space="preserve"> SEQ Pseudocode \* ARABIC \s 1 </w:instrText>
                            </w:r>
                            <w:r w:rsidRPr="00983710">
                              <w:rPr>
                                <w:b/>
                                <w:i w:val="0"/>
                                <w:color w:val="auto"/>
                                <w:sz w:val="20"/>
                                <w:szCs w:val="20"/>
                              </w:rPr>
                              <w:fldChar w:fldCharType="separate"/>
                            </w:r>
                            <w:r>
                              <w:rPr>
                                <w:b/>
                                <w:i w:val="0"/>
                                <w:noProof/>
                                <w:color w:val="auto"/>
                                <w:sz w:val="20"/>
                                <w:szCs w:val="20"/>
                              </w:rPr>
                              <w:t>4</w:t>
                            </w:r>
                            <w:r w:rsidRPr="00983710">
                              <w:rPr>
                                <w:b/>
                                <w:i w:val="0"/>
                                <w:color w:val="auto"/>
                                <w:sz w:val="20"/>
                                <w:szCs w:val="20"/>
                              </w:rPr>
                              <w:fldChar w:fldCharType="end"/>
                            </w:r>
                            <w:bookmarkEnd w:id="543"/>
                            <w:r w:rsidRPr="000A71F5">
                              <w:rPr>
                                <w:b/>
                                <w:color w:val="auto"/>
                                <w:sz w:val="20"/>
                                <w:szCs w:val="20"/>
                              </w:rPr>
                              <w:t xml:space="preserve"> Suspend Process</w:t>
                            </w:r>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50F06" id="Text Box 92040983" o:spid="_x0000_s1038" type="#_x0000_t202" style="position:absolute;left:0;text-align:left;margin-left:-.25pt;margin-top:94.4pt;width:464.25pt;height:.05pt;z-index:251907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" stroked="f">
                <v:textbox style="mso-fit-shape-to-text:t" inset="0,0,0,0">
                  <w:txbxContent>
                    <w:p w14:paraId="65D2A66F" w14:textId="7554964E" w:rsidR="00EC7493" w:rsidRPr="000A71F5" w:rsidRDefault="00EC7493" w:rsidP="000A71F5">
                      <w:pPr>
                        <w:pStyle w:val="Caption"/>
                        <w:jc w:val="center"/>
                        <w:rPr>
                          <w:b/>
                          <w:noProof/>
                          <w:color w:val="auto"/>
                          <w:sz w:val="20"/>
                          <w:szCs w:val="20"/>
                          <w:lang w:val="en-GB" w:eastAsia="en-GB"/>
                        </w:rPr>
                      </w:pPr>
                      <w:bookmarkStart w:id="566" w:name="_Ref521510393"/>
                      <w:bookmarkStart w:id="567" w:name="_Toc521959368"/>
                      <w:r w:rsidRPr="000A71F5">
                        <w:rPr>
                          <w:b/>
                          <w:color w:val="auto"/>
                          <w:sz w:val="20"/>
                          <w:szCs w:val="20"/>
                        </w:rPr>
                        <w:t xml:space="preserve">Pseudocode </w:t>
                      </w:r>
                      <w:r w:rsidRPr="00983710">
                        <w:rPr>
                          <w:b/>
                          <w:i w:val="0"/>
                          <w:color w:val="auto"/>
                          <w:sz w:val="20"/>
                          <w:szCs w:val="20"/>
                        </w:rPr>
                        <w:fldChar w:fldCharType="begin"/>
                      </w:r>
                      <w:r w:rsidRPr="00983710">
                        <w:rPr>
                          <w:b/>
                          <w:i w:val="0"/>
                          <w:color w:val="auto"/>
                          <w:sz w:val="20"/>
                          <w:szCs w:val="20"/>
                        </w:rPr>
                        <w:instrText xml:space="preserve"> STYLEREF 1 \s </w:instrText>
                      </w:r>
                      <w:r w:rsidRPr="00983710">
                        <w:rPr>
                          <w:b/>
                          <w:i w:val="0"/>
                          <w:color w:val="auto"/>
                          <w:sz w:val="20"/>
                          <w:szCs w:val="20"/>
                        </w:rPr>
                        <w:fldChar w:fldCharType="separate"/>
                      </w:r>
                      <w:r>
                        <w:rPr>
                          <w:b/>
                          <w:i w:val="0"/>
                          <w:noProof/>
                          <w:color w:val="auto"/>
                          <w:sz w:val="20"/>
                          <w:szCs w:val="20"/>
                        </w:rPr>
                        <w:t>4</w:t>
                      </w:r>
                      <w:r w:rsidRPr="00983710">
                        <w:rPr>
                          <w:b/>
                          <w:i w:val="0"/>
                          <w:color w:val="auto"/>
                          <w:sz w:val="20"/>
                          <w:szCs w:val="20"/>
                        </w:rPr>
                        <w:fldChar w:fldCharType="end"/>
                      </w:r>
                      <w:r w:rsidRPr="00983710">
                        <w:rPr>
                          <w:b/>
                          <w:i w:val="0"/>
                          <w:color w:val="auto"/>
                          <w:sz w:val="20"/>
                          <w:szCs w:val="20"/>
                        </w:rPr>
                        <w:t>.</w:t>
                      </w:r>
                      <w:r w:rsidRPr="00983710">
                        <w:rPr>
                          <w:b/>
                          <w:i w:val="0"/>
                          <w:color w:val="auto"/>
                          <w:sz w:val="20"/>
                          <w:szCs w:val="20"/>
                        </w:rPr>
                        <w:fldChar w:fldCharType="begin"/>
                      </w:r>
                      <w:r w:rsidRPr="00983710">
                        <w:rPr>
                          <w:b/>
                          <w:i w:val="0"/>
                          <w:color w:val="auto"/>
                          <w:sz w:val="20"/>
                          <w:szCs w:val="20"/>
                        </w:rPr>
                        <w:instrText xml:space="preserve"> SEQ Pseudocode \* ARABIC \s 1 </w:instrText>
                      </w:r>
                      <w:r w:rsidRPr="00983710">
                        <w:rPr>
                          <w:b/>
                          <w:i w:val="0"/>
                          <w:color w:val="auto"/>
                          <w:sz w:val="20"/>
                          <w:szCs w:val="20"/>
                        </w:rPr>
                        <w:fldChar w:fldCharType="separate"/>
                      </w:r>
                      <w:r>
                        <w:rPr>
                          <w:b/>
                          <w:i w:val="0"/>
                          <w:noProof/>
                          <w:color w:val="auto"/>
                          <w:sz w:val="20"/>
                          <w:szCs w:val="20"/>
                        </w:rPr>
                        <w:t>4</w:t>
                      </w:r>
                      <w:r w:rsidRPr="00983710">
                        <w:rPr>
                          <w:b/>
                          <w:i w:val="0"/>
                          <w:color w:val="auto"/>
                          <w:sz w:val="20"/>
                          <w:szCs w:val="20"/>
                        </w:rPr>
                        <w:fldChar w:fldCharType="end"/>
                      </w:r>
                      <w:bookmarkEnd w:id="566"/>
                      <w:r w:rsidRPr="000A71F5">
                        <w:rPr>
                          <w:b/>
                          <w:color w:val="auto"/>
                          <w:sz w:val="20"/>
                          <w:szCs w:val="20"/>
                        </w:rPr>
                        <w:t xml:space="preserve"> Suspend Process</w:t>
                      </w:r>
                      <w:bookmarkEnd w:id="567"/>
                    </w:p>
                  </w:txbxContent>
                </v:textbox>
                <w10:wrap type="square" anchorx="margin"/>
              </v:shape>
            </w:pict>
          </mc:Fallback>
        </mc:AlternateContent>
      </w:r>
      <w:r w:rsidRPr="00610384">
        <w:rPr>
          <w:noProof/>
          <w:sz w:val="24"/>
          <w:szCs w:val="24"/>
        </w:rPr>
        <mc:AlternateContent>
          <mc:Choice Requires="wps">
            <w:drawing>
              <wp:anchor distT="45720" distB="45720" distL="114300" distR="114300" simplePos="0" relativeHeight="251731456" behindDoc="0" locked="0" layoutInCell="1" allowOverlap="1" wp14:anchorId="42CD1A86" wp14:editId="23A05E32">
                <wp:simplePos x="0" y="0"/>
                <wp:positionH relativeFrom="margin">
                  <wp:align>left</wp:align>
                </wp:positionH>
                <wp:positionV relativeFrom="paragraph">
                  <wp:posOffset>319405</wp:posOffset>
                </wp:positionV>
                <wp:extent cx="5019675" cy="857250"/>
                <wp:effectExtent l="0" t="0" r="28575" b="19050"/>
                <wp:wrapSquare wrapText="bothSides"/>
                <wp:docPr id="92040972" name="Text Box 92040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857250"/>
                        </a:xfrm>
                        <a:prstGeom prst="rect">
                          <a:avLst/>
                        </a:prstGeom>
                        <a:noFill/>
                        <a:ln w="9525">
                          <a:solidFill>
                            <a:srgbClr val="000000"/>
                          </a:solidFill>
                          <a:miter lim="800000"/>
                          <a:headEnd/>
                          <a:tailEnd/>
                        </a:ln>
                      </wps:spPr>
                      <wps:txbx>
                        <w:txbxContent>
                          <w:p w14:paraId="07D6B21B" w14:textId="77777777" w:rsidR="00EC7493" w:rsidRDefault="00EC7493" w:rsidP="007A382B">
                            <w:pPr>
                              <w:rPr>
                                <w:rFonts w:ascii="Courier New" w:hAnsi="Courier New" w:cs="Courier New"/>
                                <w:b/>
                              </w:rPr>
                            </w:pPr>
                            <w:r>
                              <w:rPr>
                                <w:rFonts w:ascii="Courier New" w:hAnsi="Courier New" w:cs="Courier New"/>
                              </w:rPr>
                              <w:t>Function suspend(self):</w:t>
                            </w:r>
                          </w:p>
                          <w:p w14:paraId="527B744C" w14:textId="77777777" w:rsidR="00EC7493" w:rsidRDefault="00EC7493" w:rsidP="007A382B">
                            <w:pPr>
                              <w:rPr>
                                <w:rFonts w:ascii="Courier New" w:hAnsi="Courier New" w:cs="Courier New"/>
                                <w:b/>
                              </w:rPr>
                            </w:pPr>
                            <w:r>
                              <w:rPr>
                                <w:rFonts w:ascii="Courier New" w:hAnsi="Courier New" w:cs="Courier New"/>
                              </w:rPr>
                              <w:tab/>
                              <w:t xml:space="preserve">self.debugger </w:t>
                            </w:r>
                            <w:r>
                              <w:rPr>
                                <w:rFonts w:ascii="Courier New" w:hAnsi="Courier New" w:cs="Courier New"/>
                              </w:rPr>
                              <w:sym w:font="Wingdings" w:char="F0DF"/>
                            </w:r>
                            <w:r>
                              <w:rPr>
                                <w:rFonts w:ascii="Courier New" w:hAnsi="Courier New" w:cs="Courier New"/>
                              </w:rPr>
                              <w:t xml:space="preserve"> False</w:t>
                            </w:r>
                          </w:p>
                          <w:p w14:paraId="6529742E" w14:textId="77777777" w:rsidR="00EC7493" w:rsidRDefault="00EC7493" w:rsidP="007A382B">
                            <w:pPr>
                              <w:rPr>
                                <w:rFonts w:ascii="Courier New" w:hAnsi="Courier New" w:cs="Courier New"/>
                                <w:b/>
                              </w:rPr>
                            </w:pPr>
                            <w:r>
                              <w:rPr>
                                <w:rFonts w:ascii="Courier New" w:hAnsi="Courier New" w:cs="Courier New"/>
                              </w:rPr>
                              <w:tab/>
                              <w:t xml:space="preserve">self.shellcode </w:t>
                            </w:r>
                            <w:r>
                              <w:rPr>
                                <w:rFonts w:ascii="Courier New" w:hAnsi="Courier New" w:cs="Courier New"/>
                              </w:rPr>
                              <w:sym w:font="Wingdings" w:char="F0DF"/>
                            </w:r>
                            <w:r>
                              <w:rPr>
                                <w:rFonts w:ascii="Courier New" w:hAnsi="Courier New" w:cs="Courier New"/>
                              </w:rPr>
                              <w:t xml:space="preserve"> self.read_process_memory(self.address_text_section, self.size_text_section)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D1A86" id="Text Box 92040972" o:spid="_x0000_s1039" type="#_x0000_t202" style="position:absolute;left:0;text-align:left;margin-left:0;margin-top:25.15pt;width:395.25pt;height:67.5pt;z-index:251731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" filled="f">
                <v:textbox>
                  <w:txbxContent>
                    <w:p w14:paraId="07D6B21B" w14:textId="77777777" w:rsidR="00EC7493" w:rsidRDefault="00EC7493" w:rsidP="007A382B">
                      <w:pPr>
                        <w:rPr>
                          <w:rFonts w:ascii="Courier New" w:hAnsi="Courier New" w:cs="Courier New"/>
                          <w:b/>
                        </w:rPr>
                      </w:pPr>
                      <w:r>
                        <w:rPr>
                          <w:rFonts w:ascii="Courier New" w:hAnsi="Courier New" w:cs="Courier New"/>
                        </w:rPr>
                        <w:t>Function suspend(self):</w:t>
                      </w:r>
                    </w:p>
                    <w:p w14:paraId="527B744C" w14:textId="77777777" w:rsidR="00EC7493" w:rsidRDefault="00EC7493" w:rsidP="007A382B">
                      <w:pPr>
                        <w:rPr>
                          <w:rFonts w:ascii="Courier New" w:hAnsi="Courier New" w:cs="Courier New"/>
                          <w:b/>
                        </w:rPr>
                      </w:pPr>
                      <w:r>
                        <w:rPr>
                          <w:rFonts w:ascii="Courier New" w:hAnsi="Courier New" w:cs="Courier New"/>
                        </w:rPr>
                        <w:tab/>
                        <w:t xml:space="preserve">self.debugger </w:t>
                      </w:r>
                      <w:r>
                        <w:rPr>
                          <w:rFonts w:ascii="Courier New" w:hAnsi="Courier New" w:cs="Courier New"/>
                        </w:rPr>
                        <w:sym w:font="Wingdings" w:char="F0DF"/>
                      </w:r>
                      <w:r>
                        <w:rPr>
                          <w:rFonts w:ascii="Courier New" w:hAnsi="Courier New" w:cs="Courier New"/>
                        </w:rPr>
                        <w:t xml:space="preserve"> False</w:t>
                      </w:r>
                    </w:p>
                    <w:p w14:paraId="6529742E" w14:textId="77777777" w:rsidR="00EC7493" w:rsidRDefault="00EC7493" w:rsidP="007A382B">
                      <w:pPr>
                        <w:rPr>
                          <w:rFonts w:ascii="Courier New" w:hAnsi="Courier New" w:cs="Courier New"/>
                          <w:b/>
                        </w:rPr>
                      </w:pPr>
                      <w:r>
                        <w:rPr>
                          <w:rFonts w:ascii="Courier New" w:hAnsi="Courier New" w:cs="Courier New"/>
                        </w:rPr>
                        <w:tab/>
                        <w:t xml:space="preserve">self.shellcode </w:t>
                      </w:r>
                      <w:r>
                        <w:rPr>
                          <w:rFonts w:ascii="Courier New" w:hAnsi="Courier New" w:cs="Courier New"/>
                        </w:rPr>
                        <w:sym w:font="Wingdings" w:char="F0DF"/>
                      </w:r>
                      <w:r>
                        <w:rPr>
                          <w:rFonts w:ascii="Courier New" w:hAnsi="Courier New" w:cs="Courier New"/>
                        </w:rPr>
                        <w:t xml:space="preserve"> self.read_process_memory(self.address_text_section, self.size_text_section)</w:t>
                      </w:r>
                    </w:p>
                  </w:txbxContent>
                </v:textbox>
                <w10:wrap type="square" anchorx="margin"/>
              </v:shape>
            </w:pict>
          </mc:Fallback>
        </mc:AlternateContent>
      </w:r>
      <w:bookmarkEnd w:id="539"/>
      <w:bookmarkEnd w:id="540"/>
      <w:r w:rsidR="007A382B" w:rsidRPr="00610384">
        <w:rPr>
          <w:sz w:val="24"/>
          <w:szCs w:val="24"/>
        </w:rPr>
        <w:t xml:space="preserve">Untuk </w:t>
      </w:r>
      <w:r w:rsidR="007A382B" w:rsidRPr="00610384">
        <w:rPr>
          <w:i/>
          <w:iCs/>
          <w:sz w:val="24"/>
          <w:szCs w:val="24"/>
        </w:rPr>
        <w:t>pseudocode</w:t>
      </w:r>
      <w:r w:rsidR="007A382B" w:rsidRPr="00610384">
        <w:rPr>
          <w:sz w:val="24"/>
          <w:szCs w:val="24"/>
        </w:rPr>
        <w:t xml:space="preserve"> pada proses </w:t>
      </w:r>
      <w:r w:rsidR="007A382B" w:rsidRPr="00610384">
        <w:rPr>
          <w:i/>
          <w:iCs/>
          <w:sz w:val="24"/>
          <w:szCs w:val="24"/>
        </w:rPr>
        <w:t>suspend</w:t>
      </w:r>
      <w:r w:rsidR="007A382B" w:rsidRPr="00610384">
        <w:rPr>
          <w:sz w:val="24"/>
          <w:szCs w:val="24"/>
        </w:rPr>
        <w:t xml:space="preserve"> dapat dilihat pada </w:t>
      </w:r>
      <w:r w:rsidR="000A71F5" w:rsidRPr="00610384">
        <w:rPr>
          <w:i/>
          <w:color w:val="FF0000"/>
          <w:sz w:val="24"/>
          <w:szCs w:val="24"/>
        </w:rPr>
        <w:fldChar w:fldCharType="begin"/>
      </w:r>
      <w:r w:rsidR="000A71F5" w:rsidRPr="00CC2F9B">
        <w:rPr>
          <w:i/>
          <w:sz w:val="24"/>
          <w:szCs w:val="24"/>
        </w:rPr>
        <w:instrText xml:space="preserve"> REF _Ref521510393 \h </w:instrText>
      </w:r>
      <w:r w:rsidR="000A71F5" w:rsidRPr="00CC2F9B">
        <w:rPr>
          <w:i/>
          <w:color w:val="FF0000"/>
          <w:sz w:val="24"/>
          <w:szCs w:val="24"/>
        </w:rPr>
        <w:instrText xml:space="preserve"> \* MERGEFORMAT </w:instrText>
      </w:r>
      <w:r w:rsidR="000A71F5" w:rsidRPr="00610384">
        <w:rPr>
          <w:i/>
          <w:color w:val="FF0000"/>
          <w:sz w:val="24"/>
          <w:szCs w:val="24"/>
        </w:rPr>
      </w:r>
      <w:r w:rsidR="000A71F5" w:rsidRPr="00610384">
        <w:rPr>
          <w:i/>
          <w:color w:val="FF0000"/>
          <w:sz w:val="24"/>
          <w:szCs w:val="24"/>
        </w:rPr>
        <w:fldChar w:fldCharType="separate"/>
      </w:r>
      <w:r w:rsidR="00EC7493" w:rsidRPr="00EC7493">
        <w:rPr>
          <w:i/>
          <w:sz w:val="24"/>
          <w:szCs w:val="24"/>
        </w:rPr>
        <w:t>Pseudocode</w:t>
      </w:r>
      <w:r w:rsidR="00EC7493" w:rsidRPr="00EC7493">
        <w:rPr>
          <w:sz w:val="24"/>
          <w:szCs w:val="24"/>
        </w:rPr>
        <w:t xml:space="preserve"> </w:t>
      </w:r>
      <w:r w:rsidR="00EC7493" w:rsidRPr="00EC7493">
        <w:rPr>
          <w:noProof/>
          <w:sz w:val="24"/>
          <w:szCs w:val="24"/>
        </w:rPr>
        <w:t>4.4</w:t>
      </w:r>
      <w:r w:rsidR="000A71F5" w:rsidRPr="00610384">
        <w:rPr>
          <w:color w:val="FF0000"/>
          <w:sz w:val="24"/>
          <w:szCs w:val="24"/>
        </w:rPr>
        <w:fldChar w:fldCharType="end"/>
      </w:r>
      <w:r w:rsidR="002F5E4B">
        <w:rPr>
          <w:sz w:val="24"/>
          <w:szCs w:val="24"/>
        </w:rPr>
        <w:t>.</w:t>
      </w:r>
    </w:p>
    <w:p w14:paraId="18719338" w14:textId="08B4AF53" w:rsidR="007A382B" w:rsidRPr="00C41634" w:rsidRDefault="00C41634" w:rsidP="00641154">
      <w:pPr>
        <w:pStyle w:val="Heading4"/>
        <w:spacing w:after="240" w:line="360" w:lineRule="auto"/>
        <w:rPr>
          <w:rFonts w:ascii="Times New Roman" w:hAnsi="Times New Roman" w:cs="Times New Roman"/>
          <w:b/>
          <w:color w:val="auto"/>
          <w:sz w:val="24"/>
          <w:szCs w:val="24"/>
        </w:rPr>
      </w:pPr>
      <w:bookmarkStart w:id="545" w:name="_Toc519843391"/>
      <w:bookmarkStart w:id="546" w:name="_Toc519867704"/>
      <w:bookmarkStart w:id="547" w:name="_Toc522192796"/>
      <w:r w:rsidRPr="00F914A7">
        <w:rPr>
          <w:rFonts w:ascii="Times New Roman" w:hAnsi="Times New Roman" w:cs="Times New Roman"/>
          <w:b/>
          <w:i w:val="0"/>
          <w:color w:val="auto"/>
          <w:sz w:val="24"/>
          <w:szCs w:val="24"/>
        </w:rPr>
        <w:t>4.1.2.4</w:t>
      </w:r>
      <w:r w:rsidRPr="00C41634">
        <w:rPr>
          <w:rFonts w:ascii="Times New Roman" w:hAnsi="Times New Roman" w:cs="Times New Roman"/>
          <w:b/>
          <w:color w:val="auto"/>
          <w:sz w:val="24"/>
          <w:szCs w:val="24"/>
        </w:rPr>
        <w:t xml:space="preserve"> </w:t>
      </w:r>
      <w:r w:rsidR="007A382B" w:rsidRPr="00C41634">
        <w:rPr>
          <w:rFonts w:ascii="Times New Roman" w:hAnsi="Times New Roman" w:cs="Times New Roman"/>
          <w:b/>
          <w:color w:val="auto"/>
          <w:sz w:val="24"/>
          <w:szCs w:val="24"/>
        </w:rPr>
        <w:t>Read Process Memory</w:t>
      </w:r>
      <w:bookmarkEnd w:id="545"/>
      <w:bookmarkEnd w:id="546"/>
      <w:bookmarkEnd w:id="547"/>
    </w:p>
    <w:p w14:paraId="1B29B349" w14:textId="3DADC84F" w:rsidR="00EF569C" w:rsidRPr="00610384" w:rsidRDefault="00EA23F5" w:rsidP="007A382B">
      <w:pPr>
        <w:spacing w:line="360" w:lineRule="auto"/>
        <w:jc w:val="both"/>
        <w:rPr>
          <w:sz w:val="24"/>
          <w:szCs w:val="24"/>
        </w:rPr>
      </w:pPr>
      <w:r w:rsidRPr="00610384">
        <w:rPr>
          <w:noProof/>
          <w:sz w:val="24"/>
          <w:szCs w:val="24"/>
        </w:rPr>
        <mc:AlternateContent>
          <mc:Choice Requires="wps">
            <w:drawing>
              <wp:anchor distT="45720" distB="45720" distL="114300" distR="114300" simplePos="0" relativeHeight="251755008" behindDoc="0" locked="0" layoutInCell="1" allowOverlap="1" wp14:anchorId="1AF653FD" wp14:editId="71857DD2">
                <wp:simplePos x="0" y="0"/>
                <wp:positionH relativeFrom="margin">
                  <wp:align>left</wp:align>
                </wp:positionH>
                <wp:positionV relativeFrom="paragraph">
                  <wp:posOffset>864235</wp:posOffset>
                </wp:positionV>
                <wp:extent cx="5019675" cy="1276350"/>
                <wp:effectExtent l="0" t="0" r="28575" b="19050"/>
                <wp:wrapSquare wrapText="bothSides"/>
                <wp:docPr id="92040974" name="Text Box 92040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276350"/>
                        </a:xfrm>
                        <a:prstGeom prst="rect">
                          <a:avLst/>
                        </a:prstGeom>
                        <a:noFill/>
                        <a:ln w="9525">
                          <a:solidFill>
                            <a:srgbClr val="000000"/>
                          </a:solidFill>
                          <a:miter lim="800000"/>
                          <a:headEnd/>
                          <a:tailEnd/>
                        </a:ln>
                      </wps:spPr>
                      <wps:txbx>
                        <w:txbxContent>
                          <w:p w14:paraId="06448BEA" w14:textId="77777777" w:rsidR="00EC7493" w:rsidRDefault="00EC7493" w:rsidP="007A382B">
                            <w:pPr>
                              <w:rPr>
                                <w:rFonts w:ascii="Courier New" w:hAnsi="Courier New" w:cs="Courier New"/>
                              </w:rPr>
                            </w:pPr>
                            <w:r>
                              <w:rPr>
                                <w:rFonts w:ascii="Courier New" w:hAnsi="Courier New" w:cs="Courier New"/>
                              </w:rPr>
                              <w:t xml:space="preserve">Function </w:t>
                            </w:r>
                            <w:r>
                              <w:rPr>
                                <w:rFonts w:ascii="Courier New" w:hAnsi="Courier New" w:cs="Courier New"/>
                                <w:lang w:val="id-ID"/>
                              </w:rPr>
                              <w:t>read_process_memory</w:t>
                            </w:r>
                            <w:r>
                              <w:rPr>
                                <w:rFonts w:ascii="Courier New" w:hAnsi="Courier New" w:cs="Courier New"/>
                              </w:rPr>
                              <w:t>(</w:t>
                            </w:r>
                            <w:r>
                              <w:rPr>
                                <w:rFonts w:ascii="Courier New" w:hAnsi="Courier New" w:cs="Courier New"/>
                                <w:lang w:val="id-ID"/>
                              </w:rPr>
                              <w:t>self,address,length</w:t>
                            </w:r>
                            <w:r>
                              <w:rPr>
                                <w:rFonts w:ascii="Courier New" w:hAnsi="Courier New" w:cs="Courier New"/>
                              </w:rPr>
                              <w:t>):</w:t>
                            </w:r>
                          </w:p>
                          <w:p w14:paraId="0EB84F40" w14:textId="77777777" w:rsidR="00EC7493" w:rsidRDefault="00EC7493" w:rsidP="007A382B">
                            <w:pPr>
                              <w:rPr>
                                <w:rFonts w:ascii="Courier New" w:hAnsi="Courier New" w:cs="Courier New"/>
                                <w:lang w:val="id-ID"/>
                              </w:rPr>
                            </w:pPr>
                            <w:r>
                              <w:rPr>
                                <w:rFonts w:ascii="Courier New" w:hAnsi="Courier New" w:cs="Courier New"/>
                              </w:rPr>
                              <w:tab/>
                            </w:r>
                            <w:r>
                              <w:rPr>
                                <w:rFonts w:ascii="Courier New" w:hAnsi="Courier New" w:cs="Courier New"/>
                                <w:lang w:val="id-ID"/>
                              </w:rPr>
                              <w:t xml:space="preserve">data </w:t>
                            </w:r>
                            <w:r>
                              <w:rPr>
                                <w:rFonts w:ascii="Courier New" w:hAnsi="Courier New" w:cs="Courier New"/>
                              </w:rPr>
                              <w:sym w:font="Wingdings" w:char="F0DF"/>
                            </w:r>
                            <w:r>
                              <w:rPr>
                                <w:rFonts w:ascii="Courier New" w:hAnsi="Courier New" w:cs="Courier New"/>
                                <w:lang w:val="id-ID"/>
                              </w:rPr>
                              <w:t xml:space="preserve"> “”</w:t>
                            </w:r>
                          </w:p>
                          <w:p w14:paraId="4FC5096A" w14:textId="77777777" w:rsidR="00EC7493" w:rsidRDefault="00EC7493" w:rsidP="007A382B">
                            <w:pPr>
                              <w:rPr>
                                <w:rFonts w:ascii="Courier New" w:hAnsi="Courier New" w:cs="Courier New"/>
                                <w:lang w:val="id-ID"/>
                              </w:rPr>
                            </w:pPr>
                            <w:r>
                              <w:rPr>
                                <w:rFonts w:ascii="Courier New" w:hAnsi="Courier New" w:cs="Courier New"/>
                                <w:lang w:val="id-ID"/>
                              </w:rPr>
                              <w:tab/>
                              <w:t xml:space="preserve">read_buf </w:t>
                            </w:r>
                            <w:r>
                              <w:rPr>
                                <w:rFonts w:ascii="Courier New" w:hAnsi="Courier New" w:cs="Courier New"/>
                              </w:rPr>
                              <w:sym w:font="Wingdings" w:char="F0DF"/>
                            </w:r>
                            <w:r>
                              <w:rPr>
                                <w:rFonts w:ascii="Courier New" w:hAnsi="Courier New" w:cs="Courier New"/>
                                <w:lang w:val="id-ID"/>
                              </w:rPr>
                              <w:t xml:space="preserve"> create_string_buffer(length)</w:t>
                            </w:r>
                          </w:p>
                          <w:p w14:paraId="55070611" w14:textId="77777777" w:rsidR="00EC7493" w:rsidRDefault="00EC7493" w:rsidP="007A382B">
                            <w:pPr>
                              <w:rPr>
                                <w:rFonts w:ascii="Courier New" w:hAnsi="Courier New" w:cs="Courier New"/>
                                <w:lang w:val="id-ID"/>
                              </w:rPr>
                            </w:pPr>
                            <w:r>
                              <w:rPr>
                                <w:rFonts w:ascii="Courier New" w:hAnsi="Courier New" w:cs="Courier New"/>
                                <w:lang w:val="id-ID"/>
                              </w:rPr>
                              <w:tab/>
                              <w:t xml:space="preserve">count </w:t>
                            </w:r>
                            <w:r>
                              <w:rPr>
                                <w:rFonts w:ascii="Courier New" w:hAnsi="Courier New" w:cs="Courier New"/>
                              </w:rPr>
                              <w:sym w:font="Wingdings" w:char="F0DF"/>
                            </w:r>
                            <w:r>
                              <w:rPr>
                                <w:rFonts w:ascii="Courier New" w:hAnsi="Courier New" w:cs="Courier New"/>
                                <w:lang w:val="id-ID"/>
                              </w:rPr>
                              <w:t xml:space="preserve"> c_ulong(0)</w:t>
                            </w:r>
                          </w:p>
                          <w:p w14:paraId="09809CDC" w14:textId="77777777" w:rsidR="00EC7493" w:rsidRDefault="00EC7493" w:rsidP="007A382B">
                            <w:pPr>
                              <w:rPr>
                                <w:rFonts w:ascii="Courier New" w:hAnsi="Courier New" w:cs="Courier New"/>
                                <w:lang w:val="id-ID"/>
                              </w:rPr>
                            </w:pPr>
                            <w:r>
                              <w:rPr>
                                <w:rFonts w:ascii="Courier New" w:hAnsi="Courier New" w:cs="Courier New"/>
                                <w:lang w:val="id-ID"/>
                              </w:rPr>
                              <w:tab/>
                              <w:t>kernel32.ReadProcessMemory(self.h_process, address, read_buf, length, byref(count))</w:t>
                            </w:r>
                          </w:p>
                          <w:p w14:paraId="260E5FDE" w14:textId="77777777" w:rsidR="00EC7493" w:rsidRDefault="00EC7493" w:rsidP="007A382B">
                            <w:pPr>
                              <w:rPr>
                                <w:rFonts w:ascii="Courier New" w:hAnsi="Courier New" w:cs="Courier New"/>
                                <w:lang w:val="id-ID"/>
                              </w:rPr>
                            </w:pPr>
                            <w:r>
                              <w:rPr>
                                <w:rFonts w:ascii="Courier New" w:hAnsi="Courier New" w:cs="Courier New"/>
                                <w:lang w:val="id-ID"/>
                              </w:rPr>
                              <w:tab/>
                              <w:t xml:space="preserve">data </w:t>
                            </w:r>
                            <w:r>
                              <w:rPr>
                                <w:rFonts w:ascii="Courier New" w:hAnsi="Courier New" w:cs="Courier New"/>
                              </w:rPr>
                              <w:sym w:font="Wingdings" w:char="F0DF"/>
                            </w:r>
                            <w:r>
                              <w:rPr>
                                <w:rFonts w:ascii="Courier New" w:hAnsi="Courier New" w:cs="Courier New"/>
                                <w:lang w:val="id-ID"/>
                              </w:rPr>
                              <w:t xml:space="preserve"> read_buf.raw</w:t>
                            </w:r>
                          </w:p>
                          <w:p w14:paraId="1080871E" w14:textId="77777777" w:rsidR="00EC7493" w:rsidRDefault="00EC7493" w:rsidP="007A382B">
                            <w:pPr>
                              <w:rPr>
                                <w:rFonts w:ascii="Courier New" w:hAnsi="Courier New" w:cs="Courier New"/>
                                <w:lang w:val="id-ID"/>
                              </w:rPr>
                            </w:pPr>
                            <w:r>
                              <w:rPr>
                                <w:rFonts w:ascii="Courier New" w:hAnsi="Courier New" w:cs="Courier New"/>
                                <w:lang w:val="id-ID"/>
                              </w:rPr>
                              <w:tab/>
                              <w:t>RETURN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653FD" id="Text Box 92040974" o:spid="_x0000_s1040" type="#_x0000_t202" style="position:absolute;left:0;text-align:left;margin-left:0;margin-top:68.05pt;width:395.25pt;height:100.5pt;z-index:251755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" filled="f">
                <v:textbox>
                  <w:txbxContent>
                    <w:p w14:paraId="06448BEA" w14:textId="77777777" w:rsidR="00EC7493" w:rsidRDefault="00EC7493" w:rsidP="007A382B">
                      <w:pPr>
                        <w:rPr>
                          <w:rFonts w:ascii="Courier New" w:hAnsi="Courier New" w:cs="Courier New"/>
                        </w:rPr>
                      </w:pPr>
                      <w:r>
                        <w:rPr>
                          <w:rFonts w:ascii="Courier New" w:hAnsi="Courier New" w:cs="Courier New"/>
                        </w:rPr>
                        <w:t xml:space="preserve">Function </w:t>
                      </w:r>
                      <w:r>
                        <w:rPr>
                          <w:rFonts w:ascii="Courier New" w:hAnsi="Courier New" w:cs="Courier New"/>
                          <w:lang w:val="id-ID"/>
                        </w:rPr>
                        <w:t>read_process_memory</w:t>
                      </w:r>
                      <w:r>
                        <w:rPr>
                          <w:rFonts w:ascii="Courier New" w:hAnsi="Courier New" w:cs="Courier New"/>
                        </w:rPr>
                        <w:t>(</w:t>
                      </w:r>
                      <w:r>
                        <w:rPr>
                          <w:rFonts w:ascii="Courier New" w:hAnsi="Courier New" w:cs="Courier New"/>
                          <w:lang w:val="id-ID"/>
                        </w:rPr>
                        <w:t>self,address,length</w:t>
                      </w:r>
                      <w:r>
                        <w:rPr>
                          <w:rFonts w:ascii="Courier New" w:hAnsi="Courier New" w:cs="Courier New"/>
                        </w:rPr>
                        <w:t>):</w:t>
                      </w:r>
                    </w:p>
                    <w:p w14:paraId="0EB84F40" w14:textId="77777777" w:rsidR="00EC7493" w:rsidRDefault="00EC7493" w:rsidP="007A382B">
                      <w:pPr>
                        <w:rPr>
                          <w:rFonts w:ascii="Courier New" w:hAnsi="Courier New" w:cs="Courier New"/>
                          <w:lang w:val="id-ID"/>
                        </w:rPr>
                      </w:pPr>
                      <w:r>
                        <w:rPr>
                          <w:rFonts w:ascii="Courier New" w:hAnsi="Courier New" w:cs="Courier New"/>
                        </w:rPr>
                        <w:tab/>
                      </w:r>
                      <w:r>
                        <w:rPr>
                          <w:rFonts w:ascii="Courier New" w:hAnsi="Courier New" w:cs="Courier New"/>
                          <w:lang w:val="id-ID"/>
                        </w:rPr>
                        <w:t xml:space="preserve">data </w:t>
                      </w:r>
                      <w:r>
                        <w:rPr>
                          <w:rFonts w:ascii="Courier New" w:hAnsi="Courier New" w:cs="Courier New"/>
                        </w:rPr>
                        <w:sym w:font="Wingdings" w:char="F0DF"/>
                      </w:r>
                      <w:r>
                        <w:rPr>
                          <w:rFonts w:ascii="Courier New" w:hAnsi="Courier New" w:cs="Courier New"/>
                          <w:lang w:val="id-ID"/>
                        </w:rPr>
                        <w:t xml:space="preserve"> “”</w:t>
                      </w:r>
                    </w:p>
                    <w:p w14:paraId="4FC5096A" w14:textId="77777777" w:rsidR="00EC7493" w:rsidRDefault="00EC7493" w:rsidP="007A382B">
                      <w:pPr>
                        <w:rPr>
                          <w:rFonts w:ascii="Courier New" w:hAnsi="Courier New" w:cs="Courier New"/>
                          <w:lang w:val="id-ID"/>
                        </w:rPr>
                      </w:pPr>
                      <w:r>
                        <w:rPr>
                          <w:rFonts w:ascii="Courier New" w:hAnsi="Courier New" w:cs="Courier New"/>
                          <w:lang w:val="id-ID"/>
                        </w:rPr>
                        <w:tab/>
                        <w:t xml:space="preserve">read_buf </w:t>
                      </w:r>
                      <w:r>
                        <w:rPr>
                          <w:rFonts w:ascii="Courier New" w:hAnsi="Courier New" w:cs="Courier New"/>
                        </w:rPr>
                        <w:sym w:font="Wingdings" w:char="F0DF"/>
                      </w:r>
                      <w:r>
                        <w:rPr>
                          <w:rFonts w:ascii="Courier New" w:hAnsi="Courier New" w:cs="Courier New"/>
                          <w:lang w:val="id-ID"/>
                        </w:rPr>
                        <w:t xml:space="preserve"> create_string_buffer(length)</w:t>
                      </w:r>
                    </w:p>
                    <w:p w14:paraId="55070611" w14:textId="77777777" w:rsidR="00EC7493" w:rsidRDefault="00EC7493" w:rsidP="007A382B">
                      <w:pPr>
                        <w:rPr>
                          <w:rFonts w:ascii="Courier New" w:hAnsi="Courier New" w:cs="Courier New"/>
                          <w:lang w:val="id-ID"/>
                        </w:rPr>
                      </w:pPr>
                      <w:r>
                        <w:rPr>
                          <w:rFonts w:ascii="Courier New" w:hAnsi="Courier New" w:cs="Courier New"/>
                          <w:lang w:val="id-ID"/>
                        </w:rPr>
                        <w:tab/>
                        <w:t xml:space="preserve">count </w:t>
                      </w:r>
                      <w:r>
                        <w:rPr>
                          <w:rFonts w:ascii="Courier New" w:hAnsi="Courier New" w:cs="Courier New"/>
                        </w:rPr>
                        <w:sym w:font="Wingdings" w:char="F0DF"/>
                      </w:r>
                      <w:r>
                        <w:rPr>
                          <w:rFonts w:ascii="Courier New" w:hAnsi="Courier New" w:cs="Courier New"/>
                          <w:lang w:val="id-ID"/>
                        </w:rPr>
                        <w:t xml:space="preserve"> c_ulong(0)</w:t>
                      </w:r>
                    </w:p>
                    <w:p w14:paraId="09809CDC" w14:textId="77777777" w:rsidR="00EC7493" w:rsidRDefault="00EC7493" w:rsidP="007A382B">
                      <w:pPr>
                        <w:rPr>
                          <w:rFonts w:ascii="Courier New" w:hAnsi="Courier New" w:cs="Courier New"/>
                          <w:lang w:val="id-ID"/>
                        </w:rPr>
                      </w:pPr>
                      <w:r>
                        <w:rPr>
                          <w:rFonts w:ascii="Courier New" w:hAnsi="Courier New" w:cs="Courier New"/>
                          <w:lang w:val="id-ID"/>
                        </w:rPr>
                        <w:tab/>
                        <w:t>kernel32.ReadProcessMemory(self.h_process, address, read_buf, length, byref(count))</w:t>
                      </w:r>
                    </w:p>
                    <w:p w14:paraId="260E5FDE" w14:textId="77777777" w:rsidR="00EC7493" w:rsidRDefault="00EC7493" w:rsidP="007A382B">
                      <w:pPr>
                        <w:rPr>
                          <w:rFonts w:ascii="Courier New" w:hAnsi="Courier New" w:cs="Courier New"/>
                          <w:lang w:val="id-ID"/>
                        </w:rPr>
                      </w:pPr>
                      <w:r>
                        <w:rPr>
                          <w:rFonts w:ascii="Courier New" w:hAnsi="Courier New" w:cs="Courier New"/>
                          <w:lang w:val="id-ID"/>
                        </w:rPr>
                        <w:tab/>
                        <w:t xml:space="preserve">data </w:t>
                      </w:r>
                      <w:r>
                        <w:rPr>
                          <w:rFonts w:ascii="Courier New" w:hAnsi="Courier New" w:cs="Courier New"/>
                        </w:rPr>
                        <w:sym w:font="Wingdings" w:char="F0DF"/>
                      </w:r>
                      <w:r>
                        <w:rPr>
                          <w:rFonts w:ascii="Courier New" w:hAnsi="Courier New" w:cs="Courier New"/>
                          <w:lang w:val="id-ID"/>
                        </w:rPr>
                        <w:t xml:space="preserve"> read_buf.raw</w:t>
                      </w:r>
                    </w:p>
                    <w:p w14:paraId="1080871E" w14:textId="77777777" w:rsidR="00EC7493" w:rsidRDefault="00EC7493" w:rsidP="007A382B">
                      <w:pPr>
                        <w:rPr>
                          <w:rFonts w:ascii="Courier New" w:hAnsi="Courier New" w:cs="Courier New"/>
                          <w:lang w:val="id-ID"/>
                        </w:rPr>
                      </w:pPr>
                      <w:r>
                        <w:rPr>
                          <w:rFonts w:ascii="Courier New" w:hAnsi="Courier New" w:cs="Courier New"/>
                          <w:lang w:val="id-ID"/>
                        </w:rPr>
                        <w:tab/>
                        <w:t>RETURN data</w:t>
                      </w:r>
                    </w:p>
                  </w:txbxContent>
                </v:textbox>
                <w10:wrap type="square" anchorx="margin"/>
              </v:shape>
            </w:pict>
          </mc:Fallback>
        </mc:AlternateContent>
      </w:r>
      <w:r w:rsidR="000A71F5" w:rsidRPr="00610384">
        <w:rPr>
          <w:noProof/>
          <w:sz w:val="24"/>
          <w:szCs w:val="24"/>
        </w:rPr>
        <mc:AlternateContent>
          <mc:Choice Requires="wps">
            <w:drawing>
              <wp:anchor distT="0" distB="0" distL="114300" distR="114300" simplePos="0" relativeHeight="251909632" behindDoc="0" locked="0" layoutInCell="1" allowOverlap="1" wp14:anchorId="40A92DC4" wp14:editId="1D7100D7">
                <wp:simplePos x="0" y="0"/>
                <wp:positionH relativeFrom="column">
                  <wp:posOffset>0</wp:posOffset>
                </wp:positionH>
                <wp:positionV relativeFrom="paragraph">
                  <wp:posOffset>2197735</wp:posOffset>
                </wp:positionV>
                <wp:extent cx="5698490" cy="635"/>
                <wp:effectExtent l="0" t="0" r="0" b="0"/>
                <wp:wrapSquare wrapText="bothSides"/>
                <wp:docPr id="92040985" name="Text Box 92040985"/>
                <wp:cNvGraphicFramePr/>
                <a:graphic xmlns:a="http://schemas.openxmlformats.org/drawingml/2006/main">
                  <a:graphicData uri="http://schemas.microsoft.com/office/word/2010/wordprocessingShape">
                    <wps:wsp>
                      <wps:cNvSpPr txBox="1"/>
                      <wps:spPr>
                        <a:xfrm>
                          <a:off x="0" y="0"/>
                          <a:ext cx="5698490" cy="635"/>
                        </a:xfrm>
                        <a:prstGeom prst="rect">
                          <a:avLst/>
                        </a:prstGeom>
                        <a:solidFill>
                          <a:prstClr val="white"/>
                        </a:solidFill>
                        <a:ln>
                          <a:noFill/>
                        </a:ln>
                      </wps:spPr>
                      <wps:txbx>
                        <w:txbxContent>
                          <w:p w14:paraId="3107746A" w14:textId="0C336D7D" w:rsidR="00EC7493" w:rsidRPr="00EF569C" w:rsidRDefault="00EC7493" w:rsidP="000A71F5">
                            <w:pPr>
                              <w:pStyle w:val="Caption"/>
                              <w:jc w:val="center"/>
                              <w:rPr>
                                <w:b/>
                                <w:noProof/>
                                <w:color w:val="auto"/>
                                <w:sz w:val="20"/>
                                <w:szCs w:val="20"/>
                                <w:lang w:val="en-GB" w:eastAsia="en-GB"/>
                              </w:rPr>
                            </w:pPr>
                            <w:bookmarkStart w:id="548" w:name="_Ref521510484"/>
                            <w:bookmarkStart w:id="549" w:name="_Toc521959369"/>
                            <w:r w:rsidRPr="00EF569C">
                              <w:rPr>
                                <w:b/>
                                <w:color w:val="auto"/>
                                <w:sz w:val="20"/>
                                <w:szCs w:val="20"/>
                              </w:rPr>
                              <w:t xml:space="preserve">Pseudocode </w:t>
                            </w:r>
                            <w:r w:rsidRPr="00983710">
                              <w:rPr>
                                <w:b/>
                                <w:i w:val="0"/>
                                <w:color w:val="auto"/>
                                <w:sz w:val="20"/>
                                <w:szCs w:val="20"/>
                              </w:rPr>
                              <w:fldChar w:fldCharType="begin"/>
                            </w:r>
                            <w:r w:rsidRPr="00983710">
                              <w:rPr>
                                <w:b/>
                                <w:i w:val="0"/>
                                <w:color w:val="auto"/>
                                <w:sz w:val="20"/>
                                <w:szCs w:val="20"/>
                              </w:rPr>
                              <w:instrText xml:space="preserve"> STYLEREF 1 \s </w:instrText>
                            </w:r>
                            <w:r w:rsidRPr="00983710">
                              <w:rPr>
                                <w:b/>
                                <w:i w:val="0"/>
                                <w:color w:val="auto"/>
                                <w:sz w:val="20"/>
                                <w:szCs w:val="20"/>
                              </w:rPr>
                              <w:fldChar w:fldCharType="separate"/>
                            </w:r>
                            <w:r>
                              <w:rPr>
                                <w:b/>
                                <w:i w:val="0"/>
                                <w:noProof/>
                                <w:color w:val="auto"/>
                                <w:sz w:val="20"/>
                                <w:szCs w:val="20"/>
                              </w:rPr>
                              <w:t>4</w:t>
                            </w:r>
                            <w:r w:rsidRPr="00983710">
                              <w:rPr>
                                <w:b/>
                                <w:i w:val="0"/>
                                <w:color w:val="auto"/>
                                <w:sz w:val="20"/>
                                <w:szCs w:val="20"/>
                              </w:rPr>
                              <w:fldChar w:fldCharType="end"/>
                            </w:r>
                            <w:r w:rsidRPr="00983710">
                              <w:rPr>
                                <w:b/>
                                <w:i w:val="0"/>
                                <w:color w:val="auto"/>
                                <w:sz w:val="20"/>
                                <w:szCs w:val="20"/>
                              </w:rPr>
                              <w:t>.</w:t>
                            </w:r>
                            <w:r w:rsidRPr="00983710">
                              <w:rPr>
                                <w:b/>
                                <w:i w:val="0"/>
                                <w:color w:val="auto"/>
                                <w:sz w:val="20"/>
                                <w:szCs w:val="20"/>
                              </w:rPr>
                              <w:fldChar w:fldCharType="begin"/>
                            </w:r>
                            <w:r w:rsidRPr="00983710">
                              <w:rPr>
                                <w:b/>
                                <w:i w:val="0"/>
                                <w:color w:val="auto"/>
                                <w:sz w:val="20"/>
                                <w:szCs w:val="20"/>
                              </w:rPr>
                              <w:instrText xml:space="preserve"> SEQ Pseudocode \* ARABIC \s 1 </w:instrText>
                            </w:r>
                            <w:r w:rsidRPr="00983710">
                              <w:rPr>
                                <w:b/>
                                <w:i w:val="0"/>
                                <w:color w:val="auto"/>
                                <w:sz w:val="20"/>
                                <w:szCs w:val="20"/>
                              </w:rPr>
                              <w:fldChar w:fldCharType="separate"/>
                            </w:r>
                            <w:r>
                              <w:rPr>
                                <w:b/>
                                <w:i w:val="0"/>
                                <w:noProof/>
                                <w:color w:val="auto"/>
                                <w:sz w:val="20"/>
                                <w:szCs w:val="20"/>
                              </w:rPr>
                              <w:t>5</w:t>
                            </w:r>
                            <w:r w:rsidRPr="00983710">
                              <w:rPr>
                                <w:b/>
                                <w:i w:val="0"/>
                                <w:color w:val="auto"/>
                                <w:sz w:val="20"/>
                                <w:szCs w:val="20"/>
                              </w:rPr>
                              <w:fldChar w:fldCharType="end"/>
                            </w:r>
                            <w:bookmarkEnd w:id="548"/>
                            <w:r w:rsidRPr="00EF569C">
                              <w:rPr>
                                <w:b/>
                                <w:color w:val="auto"/>
                                <w:sz w:val="20"/>
                                <w:szCs w:val="20"/>
                              </w:rPr>
                              <w:t xml:space="preserve"> Read Process Memory</w:t>
                            </w:r>
                            <w:bookmarkEnd w:id="5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92DC4" id="Text Box 92040985" o:spid="_x0000_s1041" type="#_x0000_t202" style="position:absolute;left:0;text-align:left;margin-left:0;margin-top:173.05pt;width:448.7pt;height:.05pt;z-index:25190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" stroked="f">
                <v:textbox style="mso-fit-shape-to-text:t" inset="0,0,0,0">
                  <w:txbxContent>
                    <w:p w14:paraId="3107746A" w14:textId="0C336D7D" w:rsidR="00EC7493" w:rsidRPr="00EF569C" w:rsidRDefault="00EC7493" w:rsidP="000A71F5">
                      <w:pPr>
                        <w:pStyle w:val="Caption"/>
                        <w:jc w:val="center"/>
                        <w:rPr>
                          <w:b/>
                          <w:noProof/>
                          <w:color w:val="auto"/>
                          <w:sz w:val="20"/>
                          <w:szCs w:val="20"/>
                          <w:lang w:val="en-GB" w:eastAsia="en-GB"/>
                        </w:rPr>
                      </w:pPr>
                      <w:bookmarkStart w:id="573" w:name="_Ref521510484"/>
                      <w:bookmarkStart w:id="574" w:name="_Toc521959369"/>
                      <w:r w:rsidRPr="00EF569C">
                        <w:rPr>
                          <w:b/>
                          <w:color w:val="auto"/>
                          <w:sz w:val="20"/>
                          <w:szCs w:val="20"/>
                        </w:rPr>
                        <w:t xml:space="preserve">Pseudocode </w:t>
                      </w:r>
                      <w:r w:rsidRPr="00983710">
                        <w:rPr>
                          <w:b/>
                          <w:i w:val="0"/>
                          <w:color w:val="auto"/>
                          <w:sz w:val="20"/>
                          <w:szCs w:val="20"/>
                        </w:rPr>
                        <w:fldChar w:fldCharType="begin"/>
                      </w:r>
                      <w:r w:rsidRPr="00983710">
                        <w:rPr>
                          <w:b/>
                          <w:i w:val="0"/>
                          <w:color w:val="auto"/>
                          <w:sz w:val="20"/>
                          <w:szCs w:val="20"/>
                        </w:rPr>
                        <w:instrText xml:space="preserve"> STYLEREF 1 \s </w:instrText>
                      </w:r>
                      <w:r w:rsidRPr="00983710">
                        <w:rPr>
                          <w:b/>
                          <w:i w:val="0"/>
                          <w:color w:val="auto"/>
                          <w:sz w:val="20"/>
                          <w:szCs w:val="20"/>
                        </w:rPr>
                        <w:fldChar w:fldCharType="separate"/>
                      </w:r>
                      <w:r>
                        <w:rPr>
                          <w:b/>
                          <w:i w:val="0"/>
                          <w:noProof/>
                          <w:color w:val="auto"/>
                          <w:sz w:val="20"/>
                          <w:szCs w:val="20"/>
                        </w:rPr>
                        <w:t>4</w:t>
                      </w:r>
                      <w:r w:rsidRPr="00983710">
                        <w:rPr>
                          <w:b/>
                          <w:i w:val="0"/>
                          <w:color w:val="auto"/>
                          <w:sz w:val="20"/>
                          <w:szCs w:val="20"/>
                        </w:rPr>
                        <w:fldChar w:fldCharType="end"/>
                      </w:r>
                      <w:r w:rsidRPr="00983710">
                        <w:rPr>
                          <w:b/>
                          <w:i w:val="0"/>
                          <w:color w:val="auto"/>
                          <w:sz w:val="20"/>
                          <w:szCs w:val="20"/>
                        </w:rPr>
                        <w:t>.</w:t>
                      </w:r>
                      <w:r w:rsidRPr="00983710">
                        <w:rPr>
                          <w:b/>
                          <w:i w:val="0"/>
                          <w:color w:val="auto"/>
                          <w:sz w:val="20"/>
                          <w:szCs w:val="20"/>
                        </w:rPr>
                        <w:fldChar w:fldCharType="begin"/>
                      </w:r>
                      <w:r w:rsidRPr="00983710">
                        <w:rPr>
                          <w:b/>
                          <w:i w:val="0"/>
                          <w:color w:val="auto"/>
                          <w:sz w:val="20"/>
                          <w:szCs w:val="20"/>
                        </w:rPr>
                        <w:instrText xml:space="preserve"> SEQ Pseudocode \* ARABIC \s 1 </w:instrText>
                      </w:r>
                      <w:r w:rsidRPr="00983710">
                        <w:rPr>
                          <w:b/>
                          <w:i w:val="0"/>
                          <w:color w:val="auto"/>
                          <w:sz w:val="20"/>
                          <w:szCs w:val="20"/>
                        </w:rPr>
                        <w:fldChar w:fldCharType="separate"/>
                      </w:r>
                      <w:r>
                        <w:rPr>
                          <w:b/>
                          <w:i w:val="0"/>
                          <w:noProof/>
                          <w:color w:val="auto"/>
                          <w:sz w:val="20"/>
                          <w:szCs w:val="20"/>
                        </w:rPr>
                        <w:t>5</w:t>
                      </w:r>
                      <w:r w:rsidRPr="00983710">
                        <w:rPr>
                          <w:b/>
                          <w:i w:val="0"/>
                          <w:color w:val="auto"/>
                          <w:sz w:val="20"/>
                          <w:szCs w:val="20"/>
                        </w:rPr>
                        <w:fldChar w:fldCharType="end"/>
                      </w:r>
                      <w:bookmarkEnd w:id="573"/>
                      <w:r w:rsidRPr="00EF569C">
                        <w:rPr>
                          <w:b/>
                          <w:color w:val="auto"/>
                          <w:sz w:val="20"/>
                          <w:szCs w:val="20"/>
                        </w:rPr>
                        <w:t xml:space="preserve"> Read Process Memory</w:t>
                      </w:r>
                      <w:bookmarkEnd w:id="574"/>
                    </w:p>
                  </w:txbxContent>
                </v:textbox>
                <w10:wrap type="square"/>
              </v:shape>
            </w:pict>
          </mc:Fallback>
        </mc:AlternateContent>
      </w:r>
      <w:r w:rsidR="007A382B" w:rsidRPr="00610384">
        <w:rPr>
          <w:sz w:val="24"/>
          <w:szCs w:val="24"/>
        </w:rPr>
        <w:t xml:space="preserve">Fungsi </w:t>
      </w:r>
      <w:r w:rsidR="007A382B" w:rsidRPr="00610384">
        <w:rPr>
          <w:rFonts w:ascii="Courier New" w:hAnsi="Courier New" w:cs="Courier New"/>
          <w:sz w:val="24"/>
          <w:szCs w:val="24"/>
        </w:rPr>
        <w:t>read_process_</w:t>
      </w:r>
      <w:proofErr w:type="gramStart"/>
      <w:r w:rsidR="007A382B" w:rsidRPr="00610384">
        <w:rPr>
          <w:rFonts w:ascii="Courier New" w:hAnsi="Courier New" w:cs="Courier New"/>
          <w:sz w:val="24"/>
          <w:szCs w:val="24"/>
        </w:rPr>
        <w:t>memory(</w:t>
      </w:r>
      <w:proofErr w:type="gramEnd"/>
      <w:r w:rsidR="007A382B" w:rsidRPr="00610384">
        <w:rPr>
          <w:rFonts w:ascii="Courier New" w:hAnsi="Courier New" w:cs="Courier New"/>
          <w:sz w:val="24"/>
          <w:szCs w:val="24"/>
        </w:rPr>
        <w:t>)</w:t>
      </w:r>
      <w:r w:rsidR="007A382B" w:rsidRPr="00610384">
        <w:rPr>
          <w:sz w:val="24"/>
          <w:szCs w:val="24"/>
        </w:rPr>
        <w:t xml:space="preserve"> digunakan untuk membaca </w:t>
      </w:r>
      <w:r w:rsidR="007A382B" w:rsidRPr="00610384">
        <w:rPr>
          <w:i/>
          <w:iCs/>
          <w:sz w:val="24"/>
          <w:szCs w:val="24"/>
        </w:rPr>
        <w:t>text section</w:t>
      </w:r>
      <w:r w:rsidR="007A382B" w:rsidRPr="00610384">
        <w:rPr>
          <w:sz w:val="24"/>
          <w:szCs w:val="24"/>
        </w:rPr>
        <w:t xml:space="preserve"> setelah dilakukan proses </w:t>
      </w:r>
      <w:r w:rsidR="007A382B" w:rsidRPr="006C31E2">
        <w:rPr>
          <w:i/>
          <w:sz w:val="24"/>
          <w:szCs w:val="24"/>
        </w:rPr>
        <w:t>suspend</w:t>
      </w:r>
      <w:r w:rsidR="007A382B" w:rsidRPr="00610384">
        <w:rPr>
          <w:sz w:val="24"/>
          <w:szCs w:val="24"/>
        </w:rPr>
        <w:t xml:space="preserve">. Untuk pseudocode pada proses ini dapat dilihat pada </w:t>
      </w:r>
      <w:r w:rsidR="00EF569C" w:rsidRPr="00610384">
        <w:rPr>
          <w:sz w:val="24"/>
          <w:szCs w:val="24"/>
        </w:rPr>
        <w:fldChar w:fldCharType="begin"/>
      </w:r>
      <w:r w:rsidR="00EF569C" w:rsidRPr="00610384">
        <w:rPr>
          <w:sz w:val="24"/>
          <w:szCs w:val="24"/>
        </w:rPr>
        <w:instrText xml:space="preserve"> REF _Ref521510484 \h  \* MERGEFORMAT </w:instrText>
      </w:r>
      <w:r w:rsidR="00EF569C" w:rsidRPr="00610384">
        <w:rPr>
          <w:sz w:val="24"/>
          <w:szCs w:val="24"/>
        </w:rPr>
      </w:r>
      <w:r w:rsidR="00EF569C" w:rsidRPr="00610384">
        <w:rPr>
          <w:sz w:val="24"/>
          <w:szCs w:val="24"/>
        </w:rPr>
        <w:fldChar w:fldCharType="separate"/>
      </w:r>
      <w:r w:rsidR="00EC7493" w:rsidRPr="00EC7493">
        <w:rPr>
          <w:sz w:val="24"/>
          <w:szCs w:val="24"/>
        </w:rPr>
        <w:t xml:space="preserve">Pseudocode </w:t>
      </w:r>
      <w:r w:rsidR="00EC7493" w:rsidRPr="00EC7493">
        <w:rPr>
          <w:noProof/>
          <w:sz w:val="24"/>
          <w:szCs w:val="24"/>
        </w:rPr>
        <w:t>4.5</w:t>
      </w:r>
      <w:r w:rsidR="00EF569C" w:rsidRPr="00610384">
        <w:rPr>
          <w:sz w:val="24"/>
          <w:szCs w:val="24"/>
        </w:rPr>
        <w:fldChar w:fldCharType="end"/>
      </w:r>
      <w:r w:rsidR="00EF569C" w:rsidRPr="00610384">
        <w:rPr>
          <w:sz w:val="24"/>
          <w:szCs w:val="24"/>
        </w:rPr>
        <w:t>.</w:t>
      </w:r>
    </w:p>
    <w:p w14:paraId="4BFB8410" w14:textId="46687C3F" w:rsidR="007A382B" w:rsidRPr="00C41634" w:rsidRDefault="00C41634" w:rsidP="00641154">
      <w:pPr>
        <w:pStyle w:val="Heading4"/>
        <w:spacing w:after="240" w:line="360" w:lineRule="auto"/>
        <w:rPr>
          <w:rFonts w:ascii="Times New Roman" w:hAnsi="Times New Roman" w:cs="Times New Roman"/>
          <w:b/>
          <w:color w:val="auto"/>
          <w:sz w:val="24"/>
          <w:szCs w:val="24"/>
        </w:rPr>
      </w:pPr>
      <w:bookmarkStart w:id="550" w:name="_Toc519843392"/>
      <w:bookmarkStart w:id="551" w:name="_Toc519867705"/>
      <w:bookmarkStart w:id="552" w:name="_Toc522192797"/>
      <w:r w:rsidRPr="00C41634">
        <w:rPr>
          <w:rFonts w:ascii="Times New Roman" w:hAnsi="Times New Roman" w:cs="Times New Roman"/>
          <w:b/>
          <w:i w:val="0"/>
          <w:color w:val="auto"/>
          <w:sz w:val="24"/>
          <w:szCs w:val="24"/>
        </w:rPr>
        <w:t xml:space="preserve">4.1.2.5 </w:t>
      </w:r>
      <w:r w:rsidR="007A382B" w:rsidRPr="00C41634">
        <w:rPr>
          <w:rFonts w:ascii="Times New Roman" w:hAnsi="Times New Roman" w:cs="Times New Roman"/>
          <w:b/>
          <w:i w:val="0"/>
          <w:color w:val="auto"/>
          <w:sz w:val="24"/>
          <w:szCs w:val="24"/>
        </w:rPr>
        <w:t xml:space="preserve">Deteksi </w:t>
      </w:r>
      <w:r w:rsidR="00641154" w:rsidRPr="00641154">
        <w:rPr>
          <w:rFonts w:ascii="Times New Roman" w:hAnsi="Times New Roman" w:cs="Times New Roman"/>
          <w:b/>
          <w:color w:val="auto"/>
          <w:sz w:val="24"/>
          <w:szCs w:val="24"/>
        </w:rPr>
        <w:t>S</w:t>
      </w:r>
      <w:r w:rsidR="007A382B" w:rsidRPr="00641154">
        <w:rPr>
          <w:rFonts w:ascii="Times New Roman" w:hAnsi="Times New Roman" w:cs="Times New Roman"/>
          <w:b/>
          <w:color w:val="auto"/>
          <w:sz w:val="24"/>
          <w:szCs w:val="24"/>
        </w:rPr>
        <w:t>ignature</w:t>
      </w:r>
      <w:r w:rsidR="007A382B" w:rsidRPr="00C41634">
        <w:rPr>
          <w:rFonts w:ascii="Times New Roman" w:hAnsi="Times New Roman" w:cs="Times New Roman"/>
          <w:b/>
          <w:i w:val="0"/>
          <w:color w:val="auto"/>
          <w:sz w:val="24"/>
          <w:szCs w:val="24"/>
        </w:rPr>
        <w:t xml:space="preserve"> dengan </w:t>
      </w:r>
      <w:r w:rsidR="00641154">
        <w:rPr>
          <w:rFonts w:ascii="Times New Roman" w:hAnsi="Times New Roman" w:cs="Times New Roman"/>
          <w:b/>
          <w:i w:val="0"/>
          <w:color w:val="auto"/>
          <w:sz w:val="24"/>
          <w:szCs w:val="24"/>
        </w:rPr>
        <w:t>A</w:t>
      </w:r>
      <w:r w:rsidR="007A382B" w:rsidRPr="00C41634">
        <w:rPr>
          <w:rFonts w:ascii="Times New Roman" w:hAnsi="Times New Roman" w:cs="Times New Roman"/>
          <w:b/>
          <w:i w:val="0"/>
          <w:color w:val="auto"/>
          <w:sz w:val="24"/>
          <w:szCs w:val="24"/>
        </w:rPr>
        <w:t>lgoritma</w:t>
      </w:r>
      <w:r w:rsidR="007A382B" w:rsidRPr="00C41634">
        <w:rPr>
          <w:rFonts w:ascii="Times New Roman" w:hAnsi="Times New Roman" w:cs="Times New Roman"/>
          <w:b/>
          <w:color w:val="auto"/>
          <w:sz w:val="24"/>
          <w:szCs w:val="24"/>
        </w:rPr>
        <w:t xml:space="preserve"> String Matching</w:t>
      </w:r>
      <w:bookmarkEnd w:id="550"/>
      <w:bookmarkEnd w:id="551"/>
      <w:bookmarkEnd w:id="552"/>
    </w:p>
    <w:p w14:paraId="1E5A06AB" w14:textId="4907D6F9" w:rsidR="00EF569C" w:rsidRPr="00610384" w:rsidRDefault="007A382B" w:rsidP="00F914A7">
      <w:pPr>
        <w:spacing w:after="240" w:line="360" w:lineRule="auto"/>
        <w:jc w:val="both"/>
        <w:rPr>
          <w:sz w:val="24"/>
          <w:szCs w:val="24"/>
        </w:rPr>
      </w:pPr>
      <w:r w:rsidRPr="00610384">
        <w:rPr>
          <w:sz w:val="24"/>
          <w:szCs w:val="24"/>
        </w:rPr>
        <w:t xml:space="preserve">Pada proses </w:t>
      </w:r>
      <w:r w:rsidRPr="00610384">
        <w:rPr>
          <w:i/>
          <w:sz w:val="24"/>
          <w:szCs w:val="24"/>
        </w:rPr>
        <w:t>string matching</w:t>
      </w:r>
      <w:r w:rsidRPr="00610384">
        <w:rPr>
          <w:sz w:val="24"/>
          <w:szCs w:val="24"/>
        </w:rPr>
        <w:t xml:space="preserve"> ini, </w:t>
      </w:r>
      <w:r w:rsidRPr="00610384">
        <w:rPr>
          <w:i/>
          <w:sz w:val="24"/>
          <w:szCs w:val="24"/>
        </w:rPr>
        <w:t>signature</w:t>
      </w:r>
      <w:r w:rsidRPr="00610384">
        <w:rPr>
          <w:sz w:val="24"/>
          <w:szCs w:val="24"/>
        </w:rPr>
        <w:t xml:space="preserve"> pada </w:t>
      </w:r>
      <w:r w:rsidRPr="00610384">
        <w:rPr>
          <w:i/>
          <w:sz w:val="24"/>
          <w:szCs w:val="24"/>
        </w:rPr>
        <w:t>library malware</w:t>
      </w:r>
      <w:r w:rsidRPr="00610384">
        <w:rPr>
          <w:sz w:val="24"/>
          <w:szCs w:val="24"/>
        </w:rPr>
        <w:t xml:space="preserve"> dibandingkan dengan </w:t>
      </w:r>
      <w:r w:rsidRPr="00610384">
        <w:rPr>
          <w:i/>
          <w:sz w:val="24"/>
          <w:szCs w:val="24"/>
        </w:rPr>
        <w:t>snapshot</w:t>
      </w:r>
      <w:r w:rsidRPr="00610384">
        <w:rPr>
          <w:sz w:val="24"/>
          <w:szCs w:val="24"/>
        </w:rPr>
        <w:t xml:space="preserve"> </w:t>
      </w:r>
      <w:r w:rsidRPr="00610384">
        <w:rPr>
          <w:i/>
          <w:sz w:val="24"/>
          <w:szCs w:val="24"/>
        </w:rPr>
        <w:t>text section</w:t>
      </w:r>
      <w:r w:rsidRPr="00610384">
        <w:rPr>
          <w:sz w:val="24"/>
          <w:szCs w:val="24"/>
        </w:rPr>
        <w:t xml:space="preserve"> yang telah didapat pada proses sebelumnya. Ada beberapa algoritma yang dapat dipilih dalam </w:t>
      </w:r>
      <w:r w:rsidRPr="00610384">
        <w:rPr>
          <w:i/>
          <w:sz w:val="24"/>
          <w:szCs w:val="24"/>
        </w:rPr>
        <w:t>substring matching</w:t>
      </w:r>
      <w:r w:rsidRPr="00610384">
        <w:rPr>
          <w:sz w:val="24"/>
          <w:szCs w:val="24"/>
        </w:rPr>
        <w:t>, seperti algoritma Boyer-Moore, algoritma Rabin-Karp, dan Suffix Tree.</w:t>
      </w:r>
    </w:p>
    <w:p w14:paraId="757A18F6" w14:textId="29C2B070" w:rsidR="007A382B" w:rsidRPr="00C41634" w:rsidRDefault="00C41634" w:rsidP="00F914A7">
      <w:pPr>
        <w:pStyle w:val="Heading5"/>
        <w:spacing w:after="240" w:line="360" w:lineRule="auto"/>
        <w:rPr>
          <w:rFonts w:ascii="Times New Roman" w:hAnsi="Times New Roman" w:cs="Times New Roman"/>
          <w:b/>
          <w:color w:val="auto"/>
          <w:sz w:val="24"/>
          <w:szCs w:val="24"/>
        </w:rPr>
      </w:pPr>
      <w:bookmarkStart w:id="553" w:name="_Toc519843393"/>
      <w:bookmarkStart w:id="554" w:name="_Toc519867706"/>
      <w:bookmarkStart w:id="555" w:name="_Toc522192798"/>
      <w:r w:rsidRPr="00C41634">
        <w:rPr>
          <w:rFonts w:ascii="Times New Roman" w:hAnsi="Times New Roman" w:cs="Times New Roman"/>
          <w:b/>
          <w:color w:val="auto"/>
          <w:sz w:val="24"/>
          <w:szCs w:val="24"/>
        </w:rPr>
        <w:t xml:space="preserve">4.1.2.5.1 </w:t>
      </w:r>
      <w:r w:rsidR="007A382B" w:rsidRPr="00C41634">
        <w:rPr>
          <w:rFonts w:ascii="Times New Roman" w:hAnsi="Times New Roman" w:cs="Times New Roman"/>
          <w:b/>
          <w:color w:val="auto"/>
          <w:sz w:val="24"/>
          <w:szCs w:val="24"/>
        </w:rPr>
        <w:t>Algoritma Boyer-Moore</w:t>
      </w:r>
      <w:bookmarkEnd w:id="553"/>
      <w:bookmarkEnd w:id="554"/>
      <w:bookmarkEnd w:id="555"/>
    </w:p>
    <w:p w14:paraId="37DAE6FB" w14:textId="77777777" w:rsidR="00CB5D6C" w:rsidRPr="00610384" w:rsidRDefault="00EE33C9" w:rsidP="00186476">
      <w:pPr>
        <w:spacing w:line="360" w:lineRule="auto"/>
        <w:jc w:val="both"/>
        <w:rPr>
          <w:sz w:val="24"/>
          <w:szCs w:val="24"/>
        </w:rPr>
      </w:pPr>
      <w:r w:rsidRPr="00610384">
        <w:rPr>
          <w:sz w:val="24"/>
          <w:szCs w:val="24"/>
        </w:rPr>
        <w:t xml:space="preserve">Pada algoritma ini, peneliti menggunakan pendekatan </w:t>
      </w:r>
      <w:r w:rsidRPr="00610384">
        <w:rPr>
          <w:i/>
          <w:sz w:val="24"/>
          <w:szCs w:val="24"/>
        </w:rPr>
        <w:t>bad character heuristic</w:t>
      </w:r>
      <w:r w:rsidRPr="00610384">
        <w:rPr>
          <w:sz w:val="24"/>
          <w:szCs w:val="24"/>
        </w:rPr>
        <w:t xml:space="preserve">. Langkah-langkah yang dilakukan pada pendekatan ini, yang pertama adalah membandingkan ketidakcocokan antara </w:t>
      </w:r>
      <w:r w:rsidRPr="00610384">
        <w:rPr>
          <w:i/>
          <w:sz w:val="24"/>
          <w:szCs w:val="24"/>
        </w:rPr>
        <w:t>pattern</w:t>
      </w:r>
      <w:r w:rsidRPr="00610384">
        <w:rPr>
          <w:sz w:val="24"/>
          <w:szCs w:val="24"/>
        </w:rPr>
        <w:t xml:space="preserve"> dan </w:t>
      </w:r>
      <w:r w:rsidRPr="00610384">
        <w:rPr>
          <w:i/>
          <w:sz w:val="24"/>
          <w:szCs w:val="24"/>
        </w:rPr>
        <w:t>shellcode text section</w:t>
      </w:r>
      <w:r w:rsidRPr="00610384">
        <w:rPr>
          <w:sz w:val="24"/>
          <w:szCs w:val="24"/>
        </w:rPr>
        <w:t xml:space="preserve">. Perbandingan ini per karakter antara </w:t>
      </w:r>
      <w:r w:rsidRPr="00610384">
        <w:rPr>
          <w:i/>
          <w:sz w:val="24"/>
          <w:szCs w:val="24"/>
        </w:rPr>
        <w:t>pattern</w:t>
      </w:r>
      <w:r w:rsidRPr="00610384">
        <w:rPr>
          <w:sz w:val="24"/>
          <w:szCs w:val="24"/>
        </w:rPr>
        <w:t xml:space="preserve"> dan </w:t>
      </w:r>
      <w:r w:rsidRPr="00610384">
        <w:rPr>
          <w:i/>
          <w:sz w:val="24"/>
          <w:szCs w:val="24"/>
        </w:rPr>
        <w:t>shellcode text section</w:t>
      </w:r>
      <w:r w:rsidRPr="00610384">
        <w:rPr>
          <w:sz w:val="24"/>
          <w:szCs w:val="24"/>
        </w:rPr>
        <w:t xml:space="preserve">. Perbandingan ini dilakukan dari kanan ke kiri. Setelah dibandingkan, maka </w:t>
      </w:r>
      <w:r w:rsidRPr="00610384">
        <w:rPr>
          <w:i/>
          <w:sz w:val="24"/>
          <w:szCs w:val="24"/>
        </w:rPr>
        <w:t>pattern</w:t>
      </w:r>
      <w:r w:rsidRPr="00610384">
        <w:rPr>
          <w:sz w:val="24"/>
          <w:szCs w:val="24"/>
        </w:rPr>
        <w:t xml:space="preserve"> digesar melewati karakter yang tidak cocok. Kemudian di cek lagi, apakah </w:t>
      </w:r>
      <w:r w:rsidRPr="00610384">
        <w:rPr>
          <w:i/>
          <w:sz w:val="24"/>
          <w:szCs w:val="24"/>
        </w:rPr>
        <w:t>pattern</w:t>
      </w:r>
      <w:r w:rsidRPr="00610384">
        <w:rPr>
          <w:sz w:val="24"/>
          <w:szCs w:val="24"/>
        </w:rPr>
        <w:t xml:space="preserve"> telah sama dengan </w:t>
      </w:r>
      <w:r w:rsidRPr="00610384">
        <w:rPr>
          <w:i/>
          <w:sz w:val="24"/>
          <w:szCs w:val="24"/>
        </w:rPr>
        <w:t>shellcode text section</w:t>
      </w:r>
      <w:r w:rsidRPr="00610384">
        <w:rPr>
          <w:sz w:val="24"/>
          <w:szCs w:val="24"/>
        </w:rPr>
        <w:t xml:space="preserve">. </w:t>
      </w:r>
    </w:p>
    <w:p w14:paraId="26DA8FEF" w14:textId="7C1F70DF" w:rsidR="00EE33C9" w:rsidRPr="00610384" w:rsidRDefault="00EE33C9" w:rsidP="00186476">
      <w:pPr>
        <w:spacing w:line="360" w:lineRule="auto"/>
        <w:jc w:val="both"/>
        <w:rPr>
          <w:sz w:val="24"/>
          <w:szCs w:val="24"/>
        </w:rPr>
      </w:pPr>
      <w:r w:rsidRPr="00610384">
        <w:rPr>
          <w:sz w:val="24"/>
          <w:szCs w:val="24"/>
        </w:rPr>
        <w:lastRenderedPageBreak/>
        <w:t xml:space="preserve">Proses pengecekan dan pergeseran tiap karakter akan dilakukan sampai ditemukan kecocokkan antara </w:t>
      </w:r>
      <w:r w:rsidRPr="00610384">
        <w:rPr>
          <w:i/>
          <w:sz w:val="24"/>
          <w:szCs w:val="24"/>
        </w:rPr>
        <w:t>shellcode text section</w:t>
      </w:r>
      <w:r w:rsidRPr="00610384">
        <w:rPr>
          <w:sz w:val="24"/>
          <w:szCs w:val="24"/>
        </w:rPr>
        <w:t xml:space="preserve"> dan </w:t>
      </w:r>
      <w:r w:rsidRPr="00610384">
        <w:rPr>
          <w:i/>
          <w:sz w:val="24"/>
          <w:szCs w:val="24"/>
        </w:rPr>
        <w:t>signature malware</w:t>
      </w:r>
      <w:r w:rsidRPr="00610384">
        <w:rPr>
          <w:sz w:val="24"/>
          <w:szCs w:val="24"/>
        </w:rPr>
        <w:t xml:space="preserve">. </w:t>
      </w:r>
    </w:p>
    <w:p w14:paraId="17AD396F" w14:textId="3C4D4BBA" w:rsidR="004A536D" w:rsidRPr="00610384" w:rsidRDefault="00EA23F5" w:rsidP="00E03E5E">
      <w:pPr>
        <w:spacing w:line="360" w:lineRule="auto"/>
        <w:rPr>
          <w:sz w:val="24"/>
          <w:szCs w:val="24"/>
        </w:rPr>
      </w:pPr>
      <w:r w:rsidRPr="0062600C">
        <w:rPr>
          <w:i/>
          <w:noProof/>
          <w:sz w:val="24"/>
          <w:szCs w:val="24"/>
        </w:rPr>
        <mc:AlternateContent>
          <mc:Choice Requires="wps">
            <w:drawing>
              <wp:anchor distT="45720" distB="45720" distL="114300" distR="114300" simplePos="0" relativeHeight="251929088" behindDoc="0" locked="0" layoutInCell="1" allowOverlap="1" wp14:anchorId="2A76E24F" wp14:editId="6CA24CC3">
                <wp:simplePos x="0" y="0"/>
                <wp:positionH relativeFrom="margin">
                  <wp:posOffset>7620</wp:posOffset>
                </wp:positionH>
                <wp:positionV relativeFrom="paragraph">
                  <wp:posOffset>289560</wp:posOffset>
                </wp:positionV>
                <wp:extent cx="5199380" cy="3505200"/>
                <wp:effectExtent l="0" t="0" r="20320" b="1905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3505200"/>
                        </a:xfrm>
                        <a:prstGeom prst="rect">
                          <a:avLst/>
                        </a:prstGeom>
                        <a:solidFill>
                          <a:srgbClr val="FFFFFF"/>
                        </a:solidFill>
                        <a:ln w="9525">
                          <a:solidFill>
                            <a:srgbClr val="000000"/>
                          </a:solidFill>
                          <a:miter lim="800000"/>
                          <a:headEnd/>
                          <a:tailEnd/>
                        </a:ln>
                      </wps:spPr>
                      <wps:txbx>
                        <w:txbxContent>
                          <w:p w14:paraId="2DD4C046" w14:textId="77777777" w:rsidR="00EC7493" w:rsidRDefault="00EC7493" w:rsidP="004A536D">
                            <w:pPr>
                              <w:rPr>
                                <w:rFonts w:ascii="Courier New" w:hAnsi="Courier New" w:cs="Courier New"/>
                              </w:rPr>
                            </w:pPr>
                            <w:r>
                              <w:rPr>
                                <w:rFonts w:ascii="Courier New" w:hAnsi="Courier New" w:cs="Courier New"/>
                              </w:rPr>
                              <w:t xml:space="preserve">FUNCTION </w:t>
                            </w:r>
                            <w:r>
                              <w:rPr>
                                <w:rFonts w:ascii="Courier New" w:hAnsi="Courier New" w:cs="Courier New"/>
                                <w:lang w:val="en-ID"/>
                              </w:rPr>
                              <w:t>badCharHeuristic</w:t>
                            </w:r>
                            <w:r>
                              <w:rPr>
                                <w:rFonts w:ascii="Courier New" w:hAnsi="Courier New" w:cs="Courier New"/>
                              </w:rPr>
                              <w:t>(</w:t>
                            </w:r>
                            <w:r>
                              <w:rPr>
                                <w:rFonts w:ascii="Courier New" w:hAnsi="Courier New" w:cs="Courier New"/>
                                <w:lang w:val="en-ID"/>
                              </w:rPr>
                              <w:t>string, size</w:t>
                            </w:r>
                            <w:r>
                              <w:rPr>
                                <w:rFonts w:ascii="Courier New" w:hAnsi="Courier New" w:cs="Courier New"/>
                              </w:rPr>
                              <w:t>):</w:t>
                            </w:r>
                          </w:p>
                          <w:p w14:paraId="55E11385" w14:textId="77777777" w:rsidR="00EC7493" w:rsidRDefault="00EC7493" w:rsidP="004A536D">
                            <w:pPr>
                              <w:ind w:firstLine="720"/>
                              <w:rPr>
                                <w:rFonts w:ascii="Courier New" w:hAnsi="Courier New" w:cs="Courier New"/>
                                <w:b/>
                              </w:rPr>
                            </w:pPr>
                            <w:r>
                              <w:rPr>
                                <w:rFonts w:ascii="Courier New" w:hAnsi="Courier New" w:cs="Courier New"/>
                                <w:lang w:val="en-ID"/>
                              </w:rPr>
                              <w:t xml:space="preserve">NO_OF_CHARS </w:t>
                            </w:r>
                            <w:r>
                              <w:rPr>
                                <w:rFonts w:ascii="Courier New" w:hAnsi="Courier New" w:cs="Courier New"/>
                                <w:b/>
                              </w:rPr>
                              <w:sym w:font="Wingdings" w:char="F0DF"/>
                            </w:r>
                            <w:r>
                              <w:rPr>
                                <w:rFonts w:ascii="Courier New" w:hAnsi="Courier New" w:cs="Courier New"/>
                                <w:lang w:val="en-ID"/>
                              </w:rPr>
                              <w:t xml:space="preserve"> 10000</w:t>
                            </w:r>
                          </w:p>
                          <w:p w14:paraId="36B6CA35"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badChar </w:t>
                            </w:r>
                            <w:r>
                              <w:rPr>
                                <w:rFonts w:ascii="Courier New" w:hAnsi="Courier New" w:cs="Courier New"/>
                                <w:b/>
                              </w:rPr>
                              <w:sym w:font="Wingdings" w:char="F0DF"/>
                            </w:r>
                            <w:r>
                              <w:rPr>
                                <w:rFonts w:ascii="Courier New" w:hAnsi="Courier New" w:cs="Courier New"/>
                                <w:lang w:val="en-ID"/>
                              </w:rPr>
                              <w:t xml:space="preserve"> [-1]*NO_OF_CHARS</w:t>
                            </w:r>
                            <w:r>
                              <w:rPr>
                                <w:rFonts w:ascii="Courier New" w:hAnsi="Courier New" w:cs="Courier New"/>
                                <w:lang w:val="en-ID"/>
                              </w:rPr>
                              <w:tab/>
                              <w:t>“alokasi array sebanyak NO_OF_CHARS”</w:t>
                            </w:r>
                          </w:p>
                          <w:p w14:paraId="1D781485" w14:textId="77777777" w:rsidR="00EC7493" w:rsidRDefault="00EC7493" w:rsidP="004A536D">
                            <w:pPr>
                              <w:ind w:firstLine="720"/>
                              <w:rPr>
                                <w:rFonts w:ascii="Courier New" w:hAnsi="Courier New" w:cs="Courier New"/>
                                <w:lang w:val="en-ID"/>
                              </w:rPr>
                            </w:pPr>
                            <w:r>
                              <w:rPr>
                                <w:rFonts w:ascii="Courier New" w:hAnsi="Courier New" w:cs="Courier New"/>
                                <w:lang w:val="en-ID"/>
                              </w:rPr>
                              <w:t>FOR i IN range(size):</w:t>
                            </w:r>
                          </w:p>
                          <w:p w14:paraId="22B7EDD0" w14:textId="77777777" w:rsidR="00EC7493" w:rsidRDefault="00EC7493" w:rsidP="004A536D">
                            <w:pPr>
                              <w:ind w:firstLine="720"/>
                              <w:rPr>
                                <w:rFonts w:ascii="Courier New" w:hAnsi="Courier New" w:cs="Courier New"/>
                                <w:lang w:val="en-ID"/>
                              </w:rPr>
                            </w:pPr>
                            <w:r>
                              <w:rPr>
                                <w:rFonts w:ascii="Courier New" w:hAnsi="Courier New" w:cs="Courier New"/>
                                <w:lang w:val="en-ID"/>
                              </w:rPr>
                              <w:tab/>
                              <w:t xml:space="preserve">badChar[ord(string[i])] </w:t>
                            </w:r>
                            <w:r>
                              <w:rPr>
                                <w:rFonts w:ascii="Courier New" w:hAnsi="Courier New" w:cs="Courier New"/>
                                <w:b/>
                              </w:rPr>
                              <w:sym w:font="Wingdings" w:char="F0DF"/>
                            </w:r>
                            <w:r>
                              <w:rPr>
                                <w:rFonts w:ascii="Courier New" w:hAnsi="Courier New" w:cs="Courier New"/>
                                <w:lang w:val="en-ID"/>
                              </w:rPr>
                              <w:t xml:space="preserve"> i</w:t>
                            </w:r>
                          </w:p>
                          <w:p w14:paraId="052B0095" w14:textId="77777777" w:rsidR="00EC7493" w:rsidRDefault="00EC7493" w:rsidP="004A536D">
                            <w:pPr>
                              <w:ind w:firstLine="720"/>
                              <w:rPr>
                                <w:rFonts w:ascii="Courier New" w:hAnsi="Courier New" w:cs="Courier New"/>
                                <w:lang w:val="en-ID"/>
                              </w:rPr>
                            </w:pPr>
                            <w:r>
                              <w:rPr>
                                <w:rFonts w:ascii="Courier New" w:hAnsi="Courier New" w:cs="Courier New"/>
                                <w:lang w:val="en-ID"/>
                              </w:rPr>
                              <w:t>return badChar</w:t>
                            </w:r>
                          </w:p>
                          <w:p w14:paraId="5DC21A8F" w14:textId="77777777" w:rsidR="00EC7493" w:rsidRDefault="00EC7493" w:rsidP="004A536D">
                            <w:pPr>
                              <w:ind w:firstLine="720"/>
                              <w:rPr>
                                <w:rFonts w:ascii="Courier New" w:hAnsi="Courier New" w:cs="Courier New"/>
                                <w:lang w:val="en-ID"/>
                              </w:rPr>
                            </w:pPr>
                          </w:p>
                          <w:p w14:paraId="7A81D642" w14:textId="77777777" w:rsidR="00EC7493" w:rsidRDefault="00EC7493" w:rsidP="004A536D">
                            <w:pPr>
                              <w:rPr>
                                <w:rFonts w:ascii="Courier New" w:hAnsi="Courier New" w:cs="Courier New"/>
                                <w:lang w:val="en-ID"/>
                              </w:rPr>
                            </w:pPr>
                            <w:r>
                              <w:rPr>
                                <w:rFonts w:ascii="Courier New" w:hAnsi="Courier New" w:cs="Courier New"/>
                                <w:lang w:val="en-ID"/>
                              </w:rPr>
                              <w:t>FUNCTION boyer_moore(txt, pat):</w:t>
                            </w:r>
                          </w:p>
                          <w:p w14:paraId="62059AE9" w14:textId="77777777" w:rsidR="00EC7493" w:rsidRDefault="00EC7493" w:rsidP="004A536D">
                            <w:pPr>
                              <w:rPr>
                                <w:rFonts w:ascii="Courier New" w:hAnsi="Courier New" w:cs="Courier New"/>
                                <w:lang w:val="en-ID"/>
                              </w:rPr>
                            </w:pPr>
                            <w:r>
                              <w:rPr>
                                <w:rFonts w:ascii="Courier New" w:hAnsi="Courier New" w:cs="Courier New"/>
                                <w:lang w:val="en-ID"/>
                              </w:rPr>
                              <w:tab/>
                              <w:t xml:space="preserve">m </w:t>
                            </w:r>
                            <w:r>
                              <w:rPr>
                                <w:rFonts w:ascii="Courier New" w:hAnsi="Courier New" w:cs="Courier New"/>
                                <w:b/>
                              </w:rPr>
                              <w:sym w:font="Wingdings" w:char="F0DF"/>
                            </w:r>
                            <w:r>
                              <w:rPr>
                                <w:rFonts w:ascii="Courier New" w:hAnsi="Courier New" w:cs="Courier New"/>
                                <w:lang w:val="en-ID"/>
                              </w:rPr>
                              <w:t xml:space="preserve"> len(pat)</w:t>
                            </w:r>
                            <w:r>
                              <w:rPr>
                                <w:rFonts w:ascii="Courier New" w:hAnsi="Courier New" w:cs="Courier New"/>
                                <w:lang w:val="en-ID"/>
                              </w:rPr>
                              <w:tab/>
                              <w:t>“Panjang string pattern”</w:t>
                            </w:r>
                          </w:p>
                          <w:p w14:paraId="0C14BD15" w14:textId="77777777" w:rsidR="00EC7493" w:rsidRDefault="00EC7493" w:rsidP="004A536D">
                            <w:pPr>
                              <w:rPr>
                                <w:rFonts w:ascii="Courier New" w:hAnsi="Courier New" w:cs="Courier New"/>
                                <w:lang w:val="en-ID"/>
                              </w:rPr>
                            </w:pPr>
                            <w:r>
                              <w:rPr>
                                <w:rFonts w:ascii="Courier New" w:hAnsi="Courier New" w:cs="Courier New"/>
                                <w:lang w:val="en-ID"/>
                              </w:rPr>
                              <w:tab/>
                              <w:t xml:space="preserve">n </w:t>
                            </w:r>
                            <w:r>
                              <w:rPr>
                                <w:rFonts w:ascii="Courier New" w:hAnsi="Courier New" w:cs="Courier New"/>
                                <w:b/>
                              </w:rPr>
                              <w:sym w:font="Wingdings" w:char="F0DF"/>
                            </w:r>
                            <w:r>
                              <w:rPr>
                                <w:rFonts w:ascii="Courier New" w:hAnsi="Courier New" w:cs="Courier New"/>
                                <w:lang w:val="en-ID"/>
                              </w:rPr>
                              <w:t xml:space="preserve"> len(txt)</w:t>
                            </w:r>
                            <w:r>
                              <w:rPr>
                                <w:rFonts w:ascii="Courier New" w:hAnsi="Courier New" w:cs="Courier New"/>
                                <w:lang w:val="en-ID"/>
                              </w:rPr>
                              <w:tab/>
                              <w:t>“Panjang string text”</w:t>
                            </w:r>
                          </w:p>
                          <w:p w14:paraId="12A67957" w14:textId="77777777" w:rsidR="00EC7493" w:rsidRDefault="00EC7493" w:rsidP="004A536D">
                            <w:pPr>
                              <w:rPr>
                                <w:rFonts w:ascii="Courier New" w:hAnsi="Courier New" w:cs="Courier New"/>
                                <w:lang w:val="en-ID"/>
                              </w:rPr>
                            </w:pPr>
                            <w:r>
                              <w:rPr>
                                <w:rFonts w:ascii="Courier New" w:hAnsi="Courier New" w:cs="Courier New"/>
                                <w:lang w:val="en-ID"/>
                              </w:rPr>
                              <w:tab/>
                              <w:t xml:space="preserve">badChar </w:t>
                            </w:r>
                            <w:r>
                              <w:rPr>
                                <w:rFonts w:ascii="Courier New" w:hAnsi="Courier New" w:cs="Courier New"/>
                                <w:b/>
                              </w:rPr>
                              <w:sym w:font="Wingdings" w:char="F0DF"/>
                            </w:r>
                            <w:r>
                              <w:rPr>
                                <w:rFonts w:ascii="Courier New" w:hAnsi="Courier New" w:cs="Courier New"/>
                                <w:lang w:val="en-ID"/>
                              </w:rPr>
                              <w:t xml:space="preserve"> badCharHeuristic(pat, m)</w:t>
                            </w:r>
                          </w:p>
                          <w:p w14:paraId="1789C69D" w14:textId="77777777" w:rsidR="00EC7493" w:rsidRDefault="00EC7493" w:rsidP="004A536D">
                            <w:pPr>
                              <w:rPr>
                                <w:rFonts w:ascii="Courier New" w:hAnsi="Courier New" w:cs="Courier New"/>
                                <w:lang w:val="en-ID"/>
                              </w:rPr>
                            </w:pPr>
                            <w:r>
                              <w:rPr>
                                <w:rFonts w:ascii="Courier New" w:hAnsi="Courier New" w:cs="Courier New"/>
                                <w:lang w:val="en-ID"/>
                              </w:rPr>
                              <w:tab/>
                              <w:t xml:space="preserve">s </w:t>
                            </w:r>
                            <w:r>
                              <w:rPr>
                                <w:rFonts w:ascii="Courier New" w:hAnsi="Courier New" w:cs="Courier New"/>
                                <w:b/>
                              </w:rPr>
                              <w:sym w:font="Wingdings" w:char="F0DF"/>
                            </w:r>
                            <w:r>
                              <w:rPr>
                                <w:rFonts w:ascii="Courier New" w:hAnsi="Courier New" w:cs="Courier New"/>
                                <w:lang w:val="en-ID"/>
                              </w:rPr>
                              <w:t xml:space="preserve"> 0</w:t>
                            </w:r>
                          </w:p>
                          <w:p w14:paraId="1B953DDE" w14:textId="77777777" w:rsidR="00EC7493" w:rsidRDefault="00EC7493" w:rsidP="004A536D">
                            <w:pPr>
                              <w:rPr>
                                <w:rFonts w:ascii="Courier New" w:hAnsi="Courier New" w:cs="Courier New"/>
                                <w:lang w:val="id-ID"/>
                              </w:rPr>
                            </w:pPr>
                            <w:r>
                              <w:rPr>
                                <w:rFonts w:ascii="Courier New" w:hAnsi="Courier New" w:cs="Courier New"/>
                              </w:rPr>
                              <w:tab/>
                              <w:t>WHILE (</w:t>
                            </w:r>
                            <w:r>
                              <w:rPr>
                                <w:rFonts w:ascii="Courier New" w:hAnsi="Courier New" w:cs="Courier New"/>
                                <w:lang w:val="en-ID"/>
                              </w:rPr>
                              <w:t>s &lt;</w:t>
                            </w:r>
                            <w:r>
                              <w:rPr>
                                <w:rFonts w:ascii="Courier New" w:hAnsi="Courier New" w:cs="Courier New"/>
                              </w:rPr>
                              <w:t xml:space="preserve">= </w:t>
                            </w:r>
                            <w:r>
                              <w:rPr>
                                <w:rFonts w:ascii="Courier New" w:hAnsi="Courier New" w:cs="Courier New"/>
                                <w:lang w:val="en-ID"/>
                              </w:rPr>
                              <w:t>n - m</w:t>
                            </w:r>
                            <w:r>
                              <w:rPr>
                                <w:rFonts w:ascii="Courier New" w:hAnsi="Courier New" w:cs="Courier New"/>
                              </w:rPr>
                              <w:t>):</w:t>
                            </w:r>
                          </w:p>
                          <w:p w14:paraId="47733667" w14:textId="77777777" w:rsidR="00EC7493" w:rsidRDefault="00EC7493" w:rsidP="004A536D">
                            <w:pPr>
                              <w:rPr>
                                <w:rFonts w:ascii="Courier New" w:hAnsi="Courier New" w:cs="Courier New"/>
                                <w:lang w:val="en-ID"/>
                              </w:rPr>
                            </w:pPr>
                            <w:r>
                              <w:rPr>
                                <w:rFonts w:ascii="Courier New" w:hAnsi="Courier New" w:cs="Courier New"/>
                              </w:rPr>
                              <w:tab/>
                            </w:r>
                            <w:r>
                              <w:rPr>
                                <w:rFonts w:ascii="Courier New" w:hAnsi="Courier New" w:cs="Courier New"/>
                              </w:rPr>
                              <w:tab/>
                            </w:r>
                            <w:r>
                              <w:rPr>
                                <w:rFonts w:ascii="Courier New" w:hAnsi="Courier New" w:cs="Courier New"/>
                                <w:lang w:val="en-ID"/>
                              </w:rPr>
                              <w:t xml:space="preserve">j </w:t>
                            </w:r>
                            <w:r>
                              <w:rPr>
                                <w:rFonts w:ascii="Courier New" w:hAnsi="Courier New" w:cs="Courier New"/>
                                <w:b/>
                              </w:rPr>
                              <w:sym w:font="Wingdings" w:char="F0DF"/>
                            </w:r>
                            <w:r>
                              <w:rPr>
                                <w:rFonts w:ascii="Courier New" w:hAnsi="Courier New" w:cs="Courier New"/>
                                <w:lang w:val="en-ID"/>
                              </w:rPr>
                              <w:t xml:space="preserve"> m – 1</w:t>
                            </w:r>
                          </w:p>
                          <w:p w14:paraId="29FAF592" w14:textId="77777777" w:rsidR="00EC7493" w:rsidRDefault="00EC7493" w:rsidP="004A536D">
                            <w:pPr>
                              <w:rPr>
                                <w:rFonts w:ascii="Courier New" w:hAnsi="Courier New" w:cs="Courier New"/>
                                <w:lang w:val="id-ID"/>
                              </w:rPr>
                            </w:pPr>
                            <w:r>
                              <w:rPr>
                                <w:rFonts w:ascii="Courier New" w:hAnsi="Courier New" w:cs="Courier New"/>
                                <w:lang w:val="en-ID"/>
                              </w:rPr>
                              <w:tab/>
                            </w:r>
                            <w:r>
                              <w:rPr>
                                <w:rFonts w:ascii="Courier New" w:hAnsi="Courier New" w:cs="Courier New"/>
                                <w:lang w:val="en-ID"/>
                              </w:rPr>
                              <w:tab/>
                            </w:r>
                            <w:r>
                              <w:rPr>
                                <w:rFonts w:ascii="Courier New" w:hAnsi="Courier New" w:cs="Courier New"/>
                              </w:rPr>
                              <w:t>WHILE (</w:t>
                            </w:r>
                            <w:r>
                              <w:rPr>
                                <w:rFonts w:ascii="Courier New" w:hAnsi="Courier New" w:cs="Courier New"/>
                                <w:lang w:val="en-ID"/>
                              </w:rPr>
                              <w:t>j &gt;= 0 and pat[j] =</w:t>
                            </w:r>
                            <w:r>
                              <w:rPr>
                                <w:rFonts w:ascii="Courier New" w:hAnsi="Courier New" w:cs="Courier New"/>
                              </w:rPr>
                              <w:t xml:space="preserve">= </w:t>
                            </w:r>
                            <w:r>
                              <w:rPr>
                                <w:rFonts w:ascii="Courier New" w:hAnsi="Courier New" w:cs="Courier New"/>
                                <w:lang w:val="en-ID"/>
                              </w:rPr>
                              <w:t>txt[s + j]</w:t>
                            </w:r>
                            <w:r>
                              <w:rPr>
                                <w:rFonts w:ascii="Courier New" w:hAnsi="Courier New" w:cs="Courier New"/>
                              </w:rPr>
                              <w:t>):</w:t>
                            </w:r>
                          </w:p>
                          <w:p w14:paraId="1BABA7F3"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 xml:space="preserve">j </w:t>
                            </w:r>
                            <w:r>
                              <w:rPr>
                                <w:rFonts w:ascii="Courier New" w:hAnsi="Courier New" w:cs="Courier New"/>
                                <w:b/>
                              </w:rPr>
                              <w:sym w:font="Wingdings" w:char="F0DF"/>
                            </w:r>
                            <w:r>
                              <w:rPr>
                                <w:rFonts w:ascii="Courier New" w:hAnsi="Courier New" w:cs="Courier New"/>
                                <w:b/>
                                <w:lang w:val="en-ID"/>
                              </w:rPr>
                              <w:t xml:space="preserve"> j -</w:t>
                            </w:r>
                            <w:r>
                              <w:rPr>
                                <w:rFonts w:ascii="Courier New" w:hAnsi="Courier New" w:cs="Courier New"/>
                                <w:lang w:val="en-ID"/>
                              </w:rPr>
                              <w:t xml:space="preserve"> 1</w:t>
                            </w:r>
                          </w:p>
                          <w:p w14:paraId="2356DAD0" w14:textId="77777777" w:rsidR="00EC7493" w:rsidRDefault="00EC7493" w:rsidP="004A536D">
                            <w:pPr>
                              <w:rPr>
                                <w:rFonts w:ascii="Courier New" w:hAnsi="Courier New" w:cs="Courier New"/>
                                <w:lang w:val="id-ID"/>
                              </w:rPr>
                            </w:pPr>
                            <w:r>
                              <w:rPr>
                                <w:rFonts w:ascii="Courier New" w:hAnsi="Courier New" w:cs="Courier New"/>
                              </w:rPr>
                              <w:tab/>
                            </w:r>
                            <w:r>
                              <w:rPr>
                                <w:rFonts w:ascii="Courier New" w:hAnsi="Courier New" w:cs="Courier New"/>
                              </w:rPr>
                              <w:tab/>
                              <w:t>IF (</w:t>
                            </w:r>
                            <w:r>
                              <w:rPr>
                                <w:rFonts w:ascii="Courier New" w:hAnsi="Courier New" w:cs="Courier New"/>
                                <w:lang w:val="en-ID"/>
                              </w:rPr>
                              <w:t>j &lt; 0</w:t>
                            </w:r>
                            <w:r>
                              <w:rPr>
                                <w:rFonts w:ascii="Courier New" w:hAnsi="Courier New" w:cs="Courier New"/>
                              </w:rPr>
                              <w:t>):</w:t>
                            </w:r>
                          </w:p>
                          <w:p w14:paraId="5615269E" w14:textId="77777777" w:rsidR="00EC7493" w:rsidRDefault="00EC7493" w:rsidP="004A536D">
                            <w:pPr>
                              <w:rPr>
                                <w:rFonts w:ascii="Courier New" w:hAnsi="Courier New" w:cs="Courier New"/>
                                <w:lang w:val="en-ID"/>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lang w:val="en-ID"/>
                              </w:rPr>
                              <w:t>Return 1</w:t>
                            </w:r>
                            <w:r>
                              <w:rPr>
                                <w:rFonts w:ascii="Courier New" w:hAnsi="Courier New" w:cs="Courier New"/>
                                <w:lang w:val="en-ID"/>
                              </w:rPr>
                              <w:tab/>
                              <w:t>“return 1 jika pattern terdapat pada text”</w:t>
                            </w:r>
                          </w:p>
                          <w:p w14:paraId="04775910"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t>ELSE:</w:t>
                            </w:r>
                          </w:p>
                          <w:p w14:paraId="71A0703C"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 xml:space="preserve">s </w:t>
                            </w:r>
                            <w:r>
                              <w:rPr>
                                <w:rFonts w:ascii="Courier New" w:hAnsi="Courier New" w:cs="Courier New"/>
                                <w:b/>
                              </w:rPr>
                              <w:sym w:font="Wingdings" w:char="F0DF"/>
                            </w:r>
                            <w:r>
                              <w:rPr>
                                <w:rFonts w:ascii="Courier New" w:hAnsi="Courier New" w:cs="Courier New"/>
                                <w:b/>
                                <w:lang w:val="en-ID"/>
                              </w:rPr>
                              <w:t xml:space="preserve"> s +</w:t>
                            </w:r>
                            <w:r>
                              <w:rPr>
                                <w:rFonts w:ascii="Courier New" w:hAnsi="Courier New" w:cs="Courier New"/>
                                <w:lang w:val="en-ID"/>
                              </w:rPr>
                              <w:t xml:space="preserve"> max(1,j-badChar[ord(txt[s+j])])</w:t>
                            </w:r>
                          </w:p>
                          <w:p w14:paraId="32FE9B31" w14:textId="77777777" w:rsidR="00EC7493" w:rsidRDefault="00EC7493" w:rsidP="004A536D">
                            <w:pPr>
                              <w:rPr>
                                <w:rFonts w:ascii="Courier New" w:hAnsi="Courier New" w:cs="Courier New"/>
                                <w:b/>
                                <w:lang w:val="en-ID"/>
                              </w:rPr>
                            </w:pPr>
                            <w:r>
                              <w:rPr>
                                <w:rFonts w:ascii="Courier New" w:hAnsi="Courier New" w:cs="Courier New"/>
                              </w:rPr>
                              <w:tab/>
                            </w:r>
                            <w:r>
                              <w:rPr>
                                <w:rFonts w:ascii="Courier New" w:hAnsi="Courier New" w:cs="Courier New"/>
                                <w:lang w:val="en-ID"/>
                              </w:rPr>
                              <w:t>Return 0</w:t>
                            </w:r>
                          </w:p>
                          <w:p w14:paraId="6C948821" w14:textId="77777777" w:rsidR="00EC7493" w:rsidRDefault="00EC7493" w:rsidP="004A536D">
                            <w:pPr>
                              <w:rPr>
                                <w:rFonts w:ascii="Courier New" w:hAnsi="Courier New" w:cs="Courier New"/>
                                <w:b/>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6E24F" id="Text Box 25" o:spid="_x0000_s1042" type="#_x0000_t202" style="position:absolute;margin-left:.6pt;margin-top:22.8pt;width:409.4pt;height:276pt;z-index:25192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">
                <v:textbox>
                  <w:txbxContent>
                    <w:p w14:paraId="2DD4C046" w14:textId="77777777" w:rsidR="00EC7493" w:rsidRDefault="00EC7493" w:rsidP="004A536D">
                      <w:pPr>
                        <w:rPr>
                          <w:rFonts w:ascii="Courier New" w:hAnsi="Courier New" w:cs="Courier New"/>
                        </w:rPr>
                      </w:pPr>
                      <w:r>
                        <w:rPr>
                          <w:rFonts w:ascii="Courier New" w:hAnsi="Courier New" w:cs="Courier New"/>
                        </w:rPr>
                        <w:t xml:space="preserve">FUNCTION </w:t>
                      </w:r>
                      <w:r>
                        <w:rPr>
                          <w:rFonts w:ascii="Courier New" w:hAnsi="Courier New" w:cs="Courier New"/>
                          <w:lang w:val="en-ID"/>
                        </w:rPr>
                        <w:t>badCharHeuristic</w:t>
                      </w:r>
                      <w:r>
                        <w:rPr>
                          <w:rFonts w:ascii="Courier New" w:hAnsi="Courier New" w:cs="Courier New"/>
                        </w:rPr>
                        <w:t>(</w:t>
                      </w:r>
                      <w:r>
                        <w:rPr>
                          <w:rFonts w:ascii="Courier New" w:hAnsi="Courier New" w:cs="Courier New"/>
                          <w:lang w:val="en-ID"/>
                        </w:rPr>
                        <w:t>string, size</w:t>
                      </w:r>
                      <w:r>
                        <w:rPr>
                          <w:rFonts w:ascii="Courier New" w:hAnsi="Courier New" w:cs="Courier New"/>
                        </w:rPr>
                        <w:t>):</w:t>
                      </w:r>
                    </w:p>
                    <w:p w14:paraId="55E11385" w14:textId="77777777" w:rsidR="00EC7493" w:rsidRDefault="00EC7493" w:rsidP="004A536D">
                      <w:pPr>
                        <w:ind w:firstLine="720"/>
                        <w:rPr>
                          <w:rFonts w:ascii="Courier New" w:hAnsi="Courier New" w:cs="Courier New"/>
                          <w:b/>
                        </w:rPr>
                      </w:pPr>
                      <w:r>
                        <w:rPr>
                          <w:rFonts w:ascii="Courier New" w:hAnsi="Courier New" w:cs="Courier New"/>
                          <w:lang w:val="en-ID"/>
                        </w:rPr>
                        <w:t xml:space="preserve">NO_OF_CHARS </w:t>
                      </w:r>
                      <w:r>
                        <w:rPr>
                          <w:rFonts w:ascii="Courier New" w:hAnsi="Courier New" w:cs="Courier New"/>
                          <w:b/>
                        </w:rPr>
                        <w:sym w:font="Wingdings" w:char="F0DF"/>
                      </w:r>
                      <w:r>
                        <w:rPr>
                          <w:rFonts w:ascii="Courier New" w:hAnsi="Courier New" w:cs="Courier New"/>
                          <w:lang w:val="en-ID"/>
                        </w:rPr>
                        <w:t xml:space="preserve"> 10000</w:t>
                      </w:r>
                    </w:p>
                    <w:p w14:paraId="36B6CA35"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badChar </w:t>
                      </w:r>
                      <w:r>
                        <w:rPr>
                          <w:rFonts w:ascii="Courier New" w:hAnsi="Courier New" w:cs="Courier New"/>
                          <w:b/>
                        </w:rPr>
                        <w:sym w:font="Wingdings" w:char="F0DF"/>
                      </w:r>
                      <w:r>
                        <w:rPr>
                          <w:rFonts w:ascii="Courier New" w:hAnsi="Courier New" w:cs="Courier New"/>
                          <w:lang w:val="en-ID"/>
                        </w:rPr>
                        <w:t xml:space="preserve"> [-1]*NO_OF_CHARS</w:t>
                      </w:r>
                      <w:r>
                        <w:rPr>
                          <w:rFonts w:ascii="Courier New" w:hAnsi="Courier New" w:cs="Courier New"/>
                          <w:lang w:val="en-ID"/>
                        </w:rPr>
                        <w:tab/>
                        <w:t>“alokasi array sebanyak NO_OF_CHARS”</w:t>
                      </w:r>
                    </w:p>
                    <w:p w14:paraId="1D781485" w14:textId="77777777" w:rsidR="00EC7493" w:rsidRDefault="00EC7493" w:rsidP="004A536D">
                      <w:pPr>
                        <w:ind w:firstLine="720"/>
                        <w:rPr>
                          <w:rFonts w:ascii="Courier New" w:hAnsi="Courier New" w:cs="Courier New"/>
                          <w:lang w:val="en-ID"/>
                        </w:rPr>
                      </w:pPr>
                      <w:r>
                        <w:rPr>
                          <w:rFonts w:ascii="Courier New" w:hAnsi="Courier New" w:cs="Courier New"/>
                          <w:lang w:val="en-ID"/>
                        </w:rPr>
                        <w:t>FOR i IN range(size):</w:t>
                      </w:r>
                    </w:p>
                    <w:p w14:paraId="22B7EDD0" w14:textId="77777777" w:rsidR="00EC7493" w:rsidRDefault="00EC7493" w:rsidP="004A536D">
                      <w:pPr>
                        <w:ind w:firstLine="720"/>
                        <w:rPr>
                          <w:rFonts w:ascii="Courier New" w:hAnsi="Courier New" w:cs="Courier New"/>
                          <w:lang w:val="en-ID"/>
                        </w:rPr>
                      </w:pPr>
                      <w:r>
                        <w:rPr>
                          <w:rFonts w:ascii="Courier New" w:hAnsi="Courier New" w:cs="Courier New"/>
                          <w:lang w:val="en-ID"/>
                        </w:rPr>
                        <w:tab/>
                        <w:t xml:space="preserve">badChar[ord(string[i])] </w:t>
                      </w:r>
                      <w:r>
                        <w:rPr>
                          <w:rFonts w:ascii="Courier New" w:hAnsi="Courier New" w:cs="Courier New"/>
                          <w:b/>
                        </w:rPr>
                        <w:sym w:font="Wingdings" w:char="F0DF"/>
                      </w:r>
                      <w:r>
                        <w:rPr>
                          <w:rFonts w:ascii="Courier New" w:hAnsi="Courier New" w:cs="Courier New"/>
                          <w:lang w:val="en-ID"/>
                        </w:rPr>
                        <w:t xml:space="preserve"> i</w:t>
                      </w:r>
                    </w:p>
                    <w:p w14:paraId="052B0095" w14:textId="77777777" w:rsidR="00EC7493" w:rsidRDefault="00EC7493" w:rsidP="004A536D">
                      <w:pPr>
                        <w:ind w:firstLine="720"/>
                        <w:rPr>
                          <w:rFonts w:ascii="Courier New" w:hAnsi="Courier New" w:cs="Courier New"/>
                          <w:lang w:val="en-ID"/>
                        </w:rPr>
                      </w:pPr>
                      <w:r>
                        <w:rPr>
                          <w:rFonts w:ascii="Courier New" w:hAnsi="Courier New" w:cs="Courier New"/>
                          <w:lang w:val="en-ID"/>
                        </w:rPr>
                        <w:t>return badChar</w:t>
                      </w:r>
                    </w:p>
                    <w:p w14:paraId="5DC21A8F" w14:textId="77777777" w:rsidR="00EC7493" w:rsidRDefault="00EC7493" w:rsidP="004A536D">
                      <w:pPr>
                        <w:ind w:firstLine="720"/>
                        <w:rPr>
                          <w:rFonts w:ascii="Courier New" w:hAnsi="Courier New" w:cs="Courier New"/>
                          <w:lang w:val="en-ID"/>
                        </w:rPr>
                      </w:pPr>
                    </w:p>
                    <w:p w14:paraId="7A81D642" w14:textId="77777777" w:rsidR="00EC7493" w:rsidRDefault="00EC7493" w:rsidP="004A536D">
                      <w:pPr>
                        <w:rPr>
                          <w:rFonts w:ascii="Courier New" w:hAnsi="Courier New" w:cs="Courier New"/>
                          <w:lang w:val="en-ID"/>
                        </w:rPr>
                      </w:pPr>
                      <w:r>
                        <w:rPr>
                          <w:rFonts w:ascii="Courier New" w:hAnsi="Courier New" w:cs="Courier New"/>
                          <w:lang w:val="en-ID"/>
                        </w:rPr>
                        <w:t>FUNCTION boyer_moore(txt, pat):</w:t>
                      </w:r>
                    </w:p>
                    <w:p w14:paraId="62059AE9" w14:textId="77777777" w:rsidR="00EC7493" w:rsidRDefault="00EC7493" w:rsidP="004A536D">
                      <w:pPr>
                        <w:rPr>
                          <w:rFonts w:ascii="Courier New" w:hAnsi="Courier New" w:cs="Courier New"/>
                          <w:lang w:val="en-ID"/>
                        </w:rPr>
                      </w:pPr>
                      <w:r>
                        <w:rPr>
                          <w:rFonts w:ascii="Courier New" w:hAnsi="Courier New" w:cs="Courier New"/>
                          <w:lang w:val="en-ID"/>
                        </w:rPr>
                        <w:tab/>
                        <w:t xml:space="preserve">m </w:t>
                      </w:r>
                      <w:r>
                        <w:rPr>
                          <w:rFonts w:ascii="Courier New" w:hAnsi="Courier New" w:cs="Courier New"/>
                          <w:b/>
                        </w:rPr>
                        <w:sym w:font="Wingdings" w:char="F0DF"/>
                      </w:r>
                      <w:r>
                        <w:rPr>
                          <w:rFonts w:ascii="Courier New" w:hAnsi="Courier New" w:cs="Courier New"/>
                          <w:lang w:val="en-ID"/>
                        </w:rPr>
                        <w:t xml:space="preserve"> len(pat)</w:t>
                      </w:r>
                      <w:r>
                        <w:rPr>
                          <w:rFonts w:ascii="Courier New" w:hAnsi="Courier New" w:cs="Courier New"/>
                          <w:lang w:val="en-ID"/>
                        </w:rPr>
                        <w:tab/>
                        <w:t>“Panjang string pattern”</w:t>
                      </w:r>
                    </w:p>
                    <w:p w14:paraId="0C14BD15" w14:textId="77777777" w:rsidR="00EC7493" w:rsidRDefault="00EC7493" w:rsidP="004A536D">
                      <w:pPr>
                        <w:rPr>
                          <w:rFonts w:ascii="Courier New" w:hAnsi="Courier New" w:cs="Courier New"/>
                          <w:lang w:val="en-ID"/>
                        </w:rPr>
                      </w:pPr>
                      <w:r>
                        <w:rPr>
                          <w:rFonts w:ascii="Courier New" w:hAnsi="Courier New" w:cs="Courier New"/>
                          <w:lang w:val="en-ID"/>
                        </w:rPr>
                        <w:tab/>
                        <w:t xml:space="preserve">n </w:t>
                      </w:r>
                      <w:r>
                        <w:rPr>
                          <w:rFonts w:ascii="Courier New" w:hAnsi="Courier New" w:cs="Courier New"/>
                          <w:b/>
                        </w:rPr>
                        <w:sym w:font="Wingdings" w:char="F0DF"/>
                      </w:r>
                      <w:r>
                        <w:rPr>
                          <w:rFonts w:ascii="Courier New" w:hAnsi="Courier New" w:cs="Courier New"/>
                          <w:lang w:val="en-ID"/>
                        </w:rPr>
                        <w:t xml:space="preserve"> len(txt)</w:t>
                      </w:r>
                      <w:r>
                        <w:rPr>
                          <w:rFonts w:ascii="Courier New" w:hAnsi="Courier New" w:cs="Courier New"/>
                          <w:lang w:val="en-ID"/>
                        </w:rPr>
                        <w:tab/>
                        <w:t>“Panjang string text”</w:t>
                      </w:r>
                    </w:p>
                    <w:p w14:paraId="12A67957" w14:textId="77777777" w:rsidR="00EC7493" w:rsidRDefault="00EC7493" w:rsidP="004A536D">
                      <w:pPr>
                        <w:rPr>
                          <w:rFonts w:ascii="Courier New" w:hAnsi="Courier New" w:cs="Courier New"/>
                          <w:lang w:val="en-ID"/>
                        </w:rPr>
                      </w:pPr>
                      <w:r>
                        <w:rPr>
                          <w:rFonts w:ascii="Courier New" w:hAnsi="Courier New" w:cs="Courier New"/>
                          <w:lang w:val="en-ID"/>
                        </w:rPr>
                        <w:tab/>
                        <w:t xml:space="preserve">badChar </w:t>
                      </w:r>
                      <w:r>
                        <w:rPr>
                          <w:rFonts w:ascii="Courier New" w:hAnsi="Courier New" w:cs="Courier New"/>
                          <w:b/>
                        </w:rPr>
                        <w:sym w:font="Wingdings" w:char="F0DF"/>
                      </w:r>
                      <w:r>
                        <w:rPr>
                          <w:rFonts w:ascii="Courier New" w:hAnsi="Courier New" w:cs="Courier New"/>
                          <w:lang w:val="en-ID"/>
                        </w:rPr>
                        <w:t xml:space="preserve"> badCharHeuristic(pat, m)</w:t>
                      </w:r>
                    </w:p>
                    <w:p w14:paraId="1789C69D" w14:textId="77777777" w:rsidR="00EC7493" w:rsidRDefault="00EC7493" w:rsidP="004A536D">
                      <w:pPr>
                        <w:rPr>
                          <w:rFonts w:ascii="Courier New" w:hAnsi="Courier New" w:cs="Courier New"/>
                          <w:lang w:val="en-ID"/>
                        </w:rPr>
                      </w:pPr>
                      <w:r>
                        <w:rPr>
                          <w:rFonts w:ascii="Courier New" w:hAnsi="Courier New" w:cs="Courier New"/>
                          <w:lang w:val="en-ID"/>
                        </w:rPr>
                        <w:tab/>
                        <w:t xml:space="preserve">s </w:t>
                      </w:r>
                      <w:r>
                        <w:rPr>
                          <w:rFonts w:ascii="Courier New" w:hAnsi="Courier New" w:cs="Courier New"/>
                          <w:b/>
                        </w:rPr>
                        <w:sym w:font="Wingdings" w:char="F0DF"/>
                      </w:r>
                      <w:r>
                        <w:rPr>
                          <w:rFonts w:ascii="Courier New" w:hAnsi="Courier New" w:cs="Courier New"/>
                          <w:lang w:val="en-ID"/>
                        </w:rPr>
                        <w:t xml:space="preserve"> 0</w:t>
                      </w:r>
                    </w:p>
                    <w:p w14:paraId="1B953DDE" w14:textId="77777777" w:rsidR="00EC7493" w:rsidRDefault="00EC7493" w:rsidP="004A536D">
                      <w:pPr>
                        <w:rPr>
                          <w:rFonts w:ascii="Courier New" w:hAnsi="Courier New" w:cs="Courier New"/>
                          <w:lang w:val="id-ID"/>
                        </w:rPr>
                      </w:pPr>
                      <w:r>
                        <w:rPr>
                          <w:rFonts w:ascii="Courier New" w:hAnsi="Courier New" w:cs="Courier New"/>
                        </w:rPr>
                        <w:tab/>
                        <w:t>WHILE (</w:t>
                      </w:r>
                      <w:r>
                        <w:rPr>
                          <w:rFonts w:ascii="Courier New" w:hAnsi="Courier New" w:cs="Courier New"/>
                          <w:lang w:val="en-ID"/>
                        </w:rPr>
                        <w:t>s &lt;</w:t>
                      </w:r>
                      <w:r>
                        <w:rPr>
                          <w:rFonts w:ascii="Courier New" w:hAnsi="Courier New" w:cs="Courier New"/>
                        </w:rPr>
                        <w:t xml:space="preserve">= </w:t>
                      </w:r>
                      <w:r>
                        <w:rPr>
                          <w:rFonts w:ascii="Courier New" w:hAnsi="Courier New" w:cs="Courier New"/>
                          <w:lang w:val="en-ID"/>
                        </w:rPr>
                        <w:t>n - m</w:t>
                      </w:r>
                      <w:r>
                        <w:rPr>
                          <w:rFonts w:ascii="Courier New" w:hAnsi="Courier New" w:cs="Courier New"/>
                        </w:rPr>
                        <w:t>):</w:t>
                      </w:r>
                    </w:p>
                    <w:p w14:paraId="47733667" w14:textId="77777777" w:rsidR="00EC7493" w:rsidRDefault="00EC7493" w:rsidP="004A536D">
                      <w:pPr>
                        <w:rPr>
                          <w:rFonts w:ascii="Courier New" w:hAnsi="Courier New" w:cs="Courier New"/>
                          <w:lang w:val="en-ID"/>
                        </w:rPr>
                      </w:pPr>
                      <w:r>
                        <w:rPr>
                          <w:rFonts w:ascii="Courier New" w:hAnsi="Courier New" w:cs="Courier New"/>
                        </w:rPr>
                        <w:tab/>
                      </w:r>
                      <w:r>
                        <w:rPr>
                          <w:rFonts w:ascii="Courier New" w:hAnsi="Courier New" w:cs="Courier New"/>
                        </w:rPr>
                        <w:tab/>
                      </w:r>
                      <w:r>
                        <w:rPr>
                          <w:rFonts w:ascii="Courier New" w:hAnsi="Courier New" w:cs="Courier New"/>
                          <w:lang w:val="en-ID"/>
                        </w:rPr>
                        <w:t xml:space="preserve">j </w:t>
                      </w:r>
                      <w:r>
                        <w:rPr>
                          <w:rFonts w:ascii="Courier New" w:hAnsi="Courier New" w:cs="Courier New"/>
                          <w:b/>
                        </w:rPr>
                        <w:sym w:font="Wingdings" w:char="F0DF"/>
                      </w:r>
                      <w:r>
                        <w:rPr>
                          <w:rFonts w:ascii="Courier New" w:hAnsi="Courier New" w:cs="Courier New"/>
                          <w:lang w:val="en-ID"/>
                        </w:rPr>
                        <w:t xml:space="preserve"> m – 1</w:t>
                      </w:r>
                    </w:p>
                    <w:p w14:paraId="29FAF592" w14:textId="77777777" w:rsidR="00EC7493" w:rsidRDefault="00EC7493" w:rsidP="004A536D">
                      <w:pPr>
                        <w:rPr>
                          <w:rFonts w:ascii="Courier New" w:hAnsi="Courier New" w:cs="Courier New"/>
                          <w:lang w:val="id-ID"/>
                        </w:rPr>
                      </w:pPr>
                      <w:r>
                        <w:rPr>
                          <w:rFonts w:ascii="Courier New" w:hAnsi="Courier New" w:cs="Courier New"/>
                          <w:lang w:val="en-ID"/>
                        </w:rPr>
                        <w:tab/>
                      </w:r>
                      <w:r>
                        <w:rPr>
                          <w:rFonts w:ascii="Courier New" w:hAnsi="Courier New" w:cs="Courier New"/>
                          <w:lang w:val="en-ID"/>
                        </w:rPr>
                        <w:tab/>
                      </w:r>
                      <w:r>
                        <w:rPr>
                          <w:rFonts w:ascii="Courier New" w:hAnsi="Courier New" w:cs="Courier New"/>
                        </w:rPr>
                        <w:t>WHILE (</w:t>
                      </w:r>
                      <w:r>
                        <w:rPr>
                          <w:rFonts w:ascii="Courier New" w:hAnsi="Courier New" w:cs="Courier New"/>
                          <w:lang w:val="en-ID"/>
                        </w:rPr>
                        <w:t>j &gt;= 0 and pat[j] =</w:t>
                      </w:r>
                      <w:r>
                        <w:rPr>
                          <w:rFonts w:ascii="Courier New" w:hAnsi="Courier New" w:cs="Courier New"/>
                        </w:rPr>
                        <w:t xml:space="preserve">= </w:t>
                      </w:r>
                      <w:r>
                        <w:rPr>
                          <w:rFonts w:ascii="Courier New" w:hAnsi="Courier New" w:cs="Courier New"/>
                          <w:lang w:val="en-ID"/>
                        </w:rPr>
                        <w:t>txt[s + j]</w:t>
                      </w:r>
                      <w:r>
                        <w:rPr>
                          <w:rFonts w:ascii="Courier New" w:hAnsi="Courier New" w:cs="Courier New"/>
                        </w:rPr>
                        <w:t>):</w:t>
                      </w:r>
                    </w:p>
                    <w:p w14:paraId="1BABA7F3"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 xml:space="preserve">j </w:t>
                      </w:r>
                      <w:r>
                        <w:rPr>
                          <w:rFonts w:ascii="Courier New" w:hAnsi="Courier New" w:cs="Courier New"/>
                          <w:b/>
                        </w:rPr>
                        <w:sym w:font="Wingdings" w:char="F0DF"/>
                      </w:r>
                      <w:r>
                        <w:rPr>
                          <w:rFonts w:ascii="Courier New" w:hAnsi="Courier New" w:cs="Courier New"/>
                          <w:b/>
                          <w:lang w:val="en-ID"/>
                        </w:rPr>
                        <w:t xml:space="preserve"> j -</w:t>
                      </w:r>
                      <w:r>
                        <w:rPr>
                          <w:rFonts w:ascii="Courier New" w:hAnsi="Courier New" w:cs="Courier New"/>
                          <w:lang w:val="en-ID"/>
                        </w:rPr>
                        <w:t xml:space="preserve"> 1</w:t>
                      </w:r>
                    </w:p>
                    <w:p w14:paraId="2356DAD0" w14:textId="77777777" w:rsidR="00EC7493" w:rsidRDefault="00EC7493" w:rsidP="004A536D">
                      <w:pPr>
                        <w:rPr>
                          <w:rFonts w:ascii="Courier New" w:hAnsi="Courier New" w:cs="Courier New"/>
                          <w:lang w:val="id-ID"/>
                        </w:rPr>
                      </w:pPr>
                      <w:r>
                        <w:rPr>
                          <w:rFonts w:ascii="Courier New" w:hAnsi="Courier New" w:cs="Courier New"/>
                        </w:rPr>
                        <w:tab/>
                      </w:r>
                      <w:r>
                        <w:rPr>
                          <w:rFonts w:ascii="Courier New" w:hAnsi="Courier New" w:cs="Courier New"/>
                        </w:rPr>
                        <w:tab/>
                        <w:t>IF (</w:t>
                      </w:r>
                      <w:r>
                        <w:rPr>
                          <w:rFonts w:ascii="Courier New" w:hAnsi="Courier New" w:cs="Courier New"/>
                          <w:lang w:val="en-ID"/>
                        </w:rPr>
                        <w:t>j &lt; 0</w:t>
                      </w:r>
                      <w:r>
                        <w:rPr>
                          <w:rFonts w:ascii="Courier New" w:hAnsi="Courier New" w:cs="Courier New"/>
                        </w:rPr>
                        <w:t>):</w:t>
                      </w:r>
                    </w:p>
                    <w:p w14:paraId="5615269E" w14:textId="77777777" w:rsidR="00EC7493" w:rsidRDefault="00EC7493" w:rsidP="004A536D">
                      <w:pPr>
                        <w:rPr>
                          <w:rFonts w:ascii="Courier New" w:hAnsi="Courier New" w:cs="Courier New"/>
                          <w:lang w:val="en-ID"/>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lang w:val="en-ID"/>
                        </w:rPr>
                        <w:t>Return 1</w:t>
                      </w:r>
                      <w:r>
                        <w:rPr>
                          <w:rFonts w:ascii="Courier New" w:hAnsi="Courier New" w:cs="Courier New"/>
                          <w:lang w:val="en-ID"/>
                        </w:rPr>
                        <w:tab/>
                        <w:t>“return 1 jika pattern terdapat pada text”</w:t>
                      </w:r>
                    </w:p>
                    <w:p w14:paraId="04775910"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t>ELSE:</w:t>
                      </w:r>
                    </w:p>
                    <w:p w14:paraId="71A0703C"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 xml:space="preserve">s </w:t>
                      </w:r>
                      <w:r>
                        <w:rPr>
                          <w:rFonts w:ascii="Courier New" w:hAnsi="Courier New" w:cs="Courier New"/>
                          <w:b/>
                        </w:rPr>
                        <w:sym w:font="Wingdings" w:char="F0DF"/>
                      </w:r>
                      <w:r>
                        <w:rPr>
                          <w:rFonts w:ascii="Courier New" w:hAnsi="Courier New" w:cs="Courier New"/>
                          <w:b/>
                          <w:lang w:val="en-ID"/>
                        </w:rPr>
                        <w:t xml:space="preserve"> s +</w:t>
                      </w:r>
                      <w:r>
                        <w:rPr>
                          <w:rFonts w:ascii="Courier New" w:hAnsi="Courier New" w:cs="Courier New"/>
                          <w:lang w:val="en-ID"/>
                        </w:rPr>
                        <w:t xml:space="preserve"> max(1,j-badChar[ord(txt[s+j])])</w:t>
                      </w:r>
                    </w:p>
                    <w:p w14:paraId="32FE9B31" w14:textId="77777777" w:rsidR="00EC7493" w:rsidRDefault="00EC7493" w:rsidP="004A536D">
                      <w:pPr>
                        <w:rPr>
                          <w:rFonts w:ascii="Courier New" w:hAnsi="Courier New" w:cs="Courier New"/>
                          <w:b/>
                          <w:lang w:val="en-ID"/>
                        </w:rPr>
                      </w:pPr>
                      <w:r>
                        <w:rPr>
                          <w:rFonts w:ascii="Courier New" w:hAnsi="Courier New" w:cs="Courier New"/>
                        </w:rPr>
                        <w:tab/>
                      </w:r>
                      <w:r>
                        <w:rPr>
                          <w:rFonts w:ascii="Courier New" w:hAnsi="Courier New" w:cs="Courier New"/>
                          <w:lang w:val="en-ID"/>
                        </w:rPr>
                        <w:t>Return 0</w:t>
                      </w:r>
                    </w:p>
                    <w:p w14:paraId="6C948821" w14:textId="77777777" w:rsidR="00EC7493" w:rsidRDefault="00EC7493" w:rsidP="004A536D">
                      <w:pPr>
                        <w:rPr>
                          <w:rFonts w:ascii="Courier New" w:hAnsi="Courier New" w:cs="Courier New"/>
                          <w:b/>
                          <w:lang w:val="id-ID"/>
                        </w:rPr>
                      </w:pPr>
                    </w:p>
                  </w:txbxContent>
                </v:textbox>
                <w10:wrap type="square" anchorx="margin"/>
              </v:shape>
            </w:pict>
          </mc:Fallback>
        </mc:AlternateContent>
      </w:r>
      <w:r w:rsidR="00F914A7" w:rsidRPr="0062600C">
        <w:rPr>
          <w:i/>
          <w:noProof/>
          <w:sz w:val="24"/>
          <w:szCs w:val="24"/>
        </w:rPr>
        <mc:AlternateContent>
          <mc:Choice Requires="wps">
            <w:drawing>
              <wp:anchor distT="0" distB="0" distL="114300" distR="114300" simplePos="0" relativeHeight="251931136" behindDoc="0" locked="0" layoutInCell="1" allowOverlap="1" wp14:anchorId="405D9736" wp14:editId="2FC84915">
                <wp:simplePos x="0" y="0"/>
                <wp:positionH relativeFrom="column">
                  <wp:posOffset>6350</wp:posOffset>
                </wp:positionH>
                <wp:positionV relativeFrom="paragraph">
                  <wp:posOffset>3798182</wp:posOffset>
                </wp:positionV>
                <wp:extent cx="5199380" cy="635"/>
                <wp:effectExtent l="0" t="0" r="1270" b="0"/>
                <wp:wrapSquare wrapText="bothSides"/>
                <wp:docPr id="92040971" name="Text Box 92040971"/>
                <wp:cNvGraphicFramePr/>
                <a:graphic xmlns:a="http://schemas.openxmlformats.org/drawingml/2006/main">
                  <a:graphicData uri="http://schemas.microsoft.com/office/word/2010/wordprocessingShape">
                    <wps:wsp>
                      <wps:cNvSpPr txBox="1"/>
                      <wps:spPr>
                        <a:xfrm>
                          <a:off x="0" y="0"/>
                          <a:ext cx="5199380" cy="635"/>
                        </a:xfrm>
                        <a:prstGeom prst="rect">
                          <a:avLst/>
                        </a:prstGeom>
                        <a:solidFill>
                          <a:prstClr val="white"/>
                        </a:solidFill>
                        <a:ln>
                          <a:noFill/>
                        </a:ln>
                      </wps:spPr>
                      <wps:txbx>
                        <w:txbxContent>
                          <w:p w14:paraId="3B3B0056" w14:textId="5D322AF3" w:rsidR="00EC7493" w:rsidRPr="004A536D" w:rsidRDefault="00EC7493" w:rsidP="004A536D">
                            <w:pPr>
                              <w:pStyle w:val="Caption"/>
                              <w:jc w:val="center"/>
                              <w:rPr>
                                <w:b/>
                                <w:i w:val="0"/>
                                <w:noProof/>
                                <w:color w:val="auto"/>
                                <w:sz w:val="20"/>
                                <w:szCs w:val="20"/>
                              </w:rPr>
                            </w:pPr>
                            <w:bookmarkStart w:id="556" w:name="_Ref521592759"/>
                            <w:bookmarkStart w:id="557" w:name="_Ref521592717"/>
                            <w:bookmarkStart w:id="558" w:name="_Toc521959370"/>
                            <w:r w:rsidRPr="004A536D">
                              <w:rPr>
                                <w:b/>
                                <w:color w:val="auto"/>
                                <w:sz w:val="20"/>
                                <w:szCs w:val="20"/>
                              </w:rPr>
                              <w:t>Pseudocode</w:t>
                            </w:r>
                            <w:r w:rsidRPr="004A536D">
                              <w:rPr>
                                <w:b/>
                                <w:i w:val="0"/>
                                <w:color w:val="auto"/>
                                <w:sz w:val="20"/>
                                <w:szCs w:val="20"/>
                              </w:rPr>
                              <w:t xml:space="preserve">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4</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Pseudocode \* ARABIC \s 1 </w:instrText>
                            </w:r>
                            <w:r>
                              <w:rPr>
                                <w:b/>
                                <w:i w:val="0"/>
                                <w:color w:val="auto"/>
                                <w:sz w:val="20"/>
                                <w:szCs w:val="20"/>
                              </w:rPr>
                              <w:fldChar w:fldCharType="separate"/>
                            </w:r>
                            <w:r>
                              <w:rPr>
                                <w:b/>
                                <w:i w:val="0"/>
                                <w:noProof/>
                                <w:color w:val="auto"/>
                                <w:sz w:val="20"/>
                                <w:szCs w:val="20"/>
                              </w:rPr>
                              <w:t>6</w:t>
                            </w:r>
                            <w:r>
                              <w:rPr>
                                <w:b/>
                                <w:i w:val="0"/>
                                <w:color w:val="auto"/>
                                <w:sz w:val="20"/>
                                <w:szCs w:val="20"/>
                              </w:rPr>
                              <w:fldChar w:fldCharType="end"/>
                            </w:r>
                            <w:bookmarkEnd w:id="556"/>
                            <w:r w:rsidRPr="004A536D">
                              <w:rPr>
                                <w:b/>
                                <w:i w:val="0"/>
                                <w:color w:val="auto"/>
                                <w:sz w:val="20"/>
                                <w:szCs w:val="20"/>
                              </w:rPr>
                              <w:t xml:space="preserve"> Algoritma Boyer-Moore</w:t>
                            </w:r>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5D9736" id="Text Box 92040971" o:spid="_x0000_s1043" type="#_x0000_t202" style="position:absolute;margin-left:.5pt;margin-top:299.05pt;width:409.4pt;height:.05pt;z-index:25193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" stroked="f">
                <v:textbox style="mso-fit-shape-to-text:t" inset="0,0,0,0">
                  <w:txbxContent>
                    <w:p w14:paraId="3B3B0056" w14:textId="5D322AF3" w:rsidR="00EC7493" w:rsidRPr="004A536D" w:rsidRDefault="00EC7493" w:rsidP="004A536D">
                      <w:pPr>
                        <w:pStyle w:val="Caption"/>
                        <w:jc w:val="center"/>
                        <w:rPr>
                          <w:b/>
                          <w:i w:val="0"/>
                          <w:noProof/>
                          <w:color w:val="auto"/>
                          <w:sz w:val="20"/>
                          <w:szCs w:val="20"/>
                        </w:rPr>
                      </w:pPr>
                      <w:bookmarkStart w:id="584" w:name="_Ref521592759"/>
                      <w:bookmarkStart w:id="585" w:name="_Ref521592717"/>
                      <w:bookmarkStart w:id="586" w:name="_Toc521959370"/>
                      <w:r w:rsidRPr="004A536D">
                        <w:rPr>
                          <w:b/>
                          <w:color w:val="auto"/>
                          <w:sz w:val="20"/>
                          <w:szCs w:val="20"/>
                        </w:rPr>
                        <w:t>Pseudocode</w:t>
                      </w:r>
                      <w:r w:rsidRPr="004A536D">
                        <w:rPr>
                          <w:b/>
                          <w:i w:val="0"/>
                          <w:color w:val="auto"/>
                          <w:sz w:val="20"/>
                          <w:szCs w:val="20"/>
                        </w:rPr>
                        <w:t xml:space="preserve">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4</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Pseudocode \* ARABIC \s 1 </w:instrText>
                      </w:r>
                      <w:r>
                        <w:rPr>
                          <w:b/>
                          <w:i w:val="0"/>
                          <w:color w:val="auto"/>
                          <w:sz w:val="20"/>
                          <w:szCs w:val="20"/>
                        </w:rPr>
                        <w:fldChar w:fldCharType="separate"/>
                      </w:r>
                      <w:r>
                        <w:rPr>
                          <w:b/>
                          <w:i w:val="0"/>
                          <w:noProof/>
                          <w:color w:val="auto"/>
                          <w:sz w:val="20"/>
                          <w:szCs w:val="20"/>
                        </w:rPr>
                        <w:t>6</w:t>
                      </w:r>
                      <w:r>
                        <w:rPr>
                          <w:b/>
                          <w:i w:val="0"/>
                          <w:color w:val="auto"/>
                          <w:sz w:val="20"/>
                          <w:szCs w:val="20"/>
                        </w:rPr>
                        <w:fldChar w:fldCharType="end"/>
                      </w:r>
                      <w:bookmarkEnd w:id="584"/>
                      <w:r w:rsidRPr="004A536D">
                        <w:rPr>
                          <w:b/>
                          <w:i w:val="0"/>
                          <w:color w:val="auto"/>
                          <w:sz w:val="20"/>
                          <w:szCs w:val="20"/>
                        </w:rPr>
                        <w:t xml:space="preserve"> Algoritma Boyer-Moore</w:t>
                      </w:r>
                      <w:bookmarkEnd w:id="585"/>
                      <w:bookmarkEnd w:id="586"/>
                    </w:p>
                  </w:txbxContent>
                </v:textbox>
                <w10:wrap type="square"/>
              </v:shape>
            </w:pict>
          </mc:Fallback>
        </mc:AlternateContent>
      </w:r>
      <w:r w:rsidR="00E03E5E" w:rsidRPr="0062600C">
        <w:rPr>
          <w:i/>
          <w:sz w:val="24"/>
          <w:szCs w:val="24"/>
        </w:rPr>
        <w:t>Pseudocode</w:t>
      </w:r>
      <w:r w:rsidR="00E03E5E" w:rsidRPr="00610384">
        <w:rPr>
          <w:sz w:val="24"/>
          <w:szCs w:val="24"/>
        </w:rPr>
        <w:t xml:space="preserve"> dari </w:t>
      </w:r>
      <w:r w:rsidR="00B51279" w:rsidRPr="00610384">
        <w:rPr>
          <w:sz w:val="24"/>
          <w:szCs w:val="24"/>
        </w:rPr>
        <w:t xml:space="preserve">algoritma Boyer-Moore dapat dilihat pada </w:t>
      </w:r>
      <w:r w:rsidR="009814CA" w:rsidRPr="0062600C">
        <w:rPr>
          <w:i/>
          <w:sz w:val="24"/>
          <w:szCs w:val="24"/>
        </w:rPr>
        <w:fldChar w:fldCharType="begin"/>
      </w:r>
      <w:r w:rsidR="009814CA" w:rsidRPr="0062600C">
        <w:rPr>
          <w:i/>
          <w:sz w:val="24"/>
          <w:szCs w:val="24"/>
        </w:rPr>
        <w:instrText xml:space="preserve"> REF _Ref521592759 \h  \* MERGEFORMAT </w:instrText>
      </w:r>
      <w:r w:rsidR="009814CA" w:rsidRPr="0062600C">
        <w:rPr>
          <w:i/>
          <w:sz w:val="24"/>
          <w:szCs w:val="24"/>
        </w:rPr>
      </w:r>
      <w:r w:rsidR="009814CA" w:rsidRPr="0062600C">
        <w:rPr>
          <w:i/>
          <w:sz w:val="24"/>
          <w:szCs w:val="24"/>
        </w:rPr>
        <w:fldChar w:fldCharType="separate"/>
      </w:r>
      <w:r w:rsidR="00EC7493" w:rsidRPr="00EC7493">
        <w:rPr>
          <w:i/>
          <w:sz w:val="24"/>
          <w:szCs w:val="24"/>
        </w:rPr>
        <w:t>Pseudocode</w:t>
      </w:r>
      <w:r w:rsidR="00EC7493" w:rsidRPr="00EC7493">
        <w:rPr>
          <w:sz w:val="24"/>
          <w:szCs w:val="24"/>
        </w:rPr>
        <w:t xml:space="preserve"> </w:t>
      </w:r>
      <w:r w:rsidR="00EC7493" w:rsidRPr="00EC7493">
        <w:rPr>
          <w:noProof/>
          <w:sz w:val="24"/>
          <w:szCs w:val="24"/>
        </w:rPr>
        <w:t>4.6</w:t>
      </w:r>
      <w:r w:rsidR="009814CA" w:rsidRPr="0062600C">
        <w:rPr>
          <w:sz w:val="24"/>
          <w:szCs w:val="24"/>
        </w:rPr>
        <w:fldChar w:fldCharType="end"/>
      </w:r>
      <w:r w:rsidR="009814CA" w:rsidRPr="0062600C">
        <w:rPr>
          <w:sz w:val="24"/>
          <w:szCs w:val="24"/>
        </w:rPr>
        <w:t>.</w:t>
      </w:r>
    </w:p>
    <w:p w14:paraId="017AB6B8" w14:textId="08E94960" w:rsidR="007A382B" w:rsidRPr="00C41634" w:rsidRDefault="00C41634" w:rsidP="00F914A7">
      <w:pPr>
        <w:pStyle w:val="Heading5"/>
        <w:spacing w:after="240" w:line="360" w:lineRule="auto"/>
        <w:rPr>
          <w:rFonts w:ascii="Times New Roman" w:hAnsi="Times New Roman" w:cs="Times New Roman"/>
          <w:b/>
          <w:color w:val="auto"/>
          <w:sz w:val="24"/>
          <w:szCs w:val="24"/>
        </w:rPr>
      </w:pPr>
      <w:bookmarkStart w:id="559" w:name="_Toc519858715"/>
      <w:bookmarkStart w:id="560" w:name="_Toc519863611"/>
      <w:bookmarkStart w:id="561" w:name="_Toc519867707"/>
      <w:bookmarkStart w:id="562" w:name="_Toc519843394"/>
      <w:bookmarkStart w:id="563" w:name="_Toc519867708"/>
      <w:bookmarkStart w:id="564" w:name="_Toc522192799"/>
      <w:bookmarkEnd w:id="559"/>
      <w:bookmarkEnd w:id="560"/>
      <w:bookmarkEnd w:id="561"/>
      <w:r w:rsidRPr="00C41634">
        <w:rPr>
          <w:rFonts w:ascii="Times New Roman" w:hAnsi="Times New Roman" w:cs="Times New Roman"/>
          <w:b/>
          <w:color w:val="auto"/>
          <w:sz w:val="24"/>
          <w:szCs w:val="24"/>
        </w:rPr>
        <w:t xml:space="preserve">4.1.2.5.2 </w:t>
      </w:r>
      <w:r w:rsidR="007A382B" w:rsidRPr="00C41634">
        <w:rPr>
          <w:rFonts w:ascii="Times New Roman" w:hAnsi="Times New Roman" w:cs="Times New Roman"/>
          <w:b/>
          <w:color w:val="auto"/>
          <w:sz w:val="24"/>
          <w:szCs w:val="24"/>
        </w:rPr>
        <w:t>Algoritma Rabin-Karp</w:t>
      </w:r>
      <w:bookmarkEnd w:id="562"/>
      <w:bookmarkEnd w:id="563"/>
      <w:bookmarkEnd w:id="564"/>
    </w:p>
    <w:p w14:paraId="6917DEC6" w14:textId="2D4E4EEB" w:rsidR="002F5E4B" w:rsidRDefault="006033DF" w:rsidP="00A56730">
      <w:pPr>
        <w:spacing w:line="360" w:lineRule="auto"/>
        <w:jc w:val="both"/>
        <w:rPr>
          <w:sz w:val="24"/>
          <w:szCs w:val="24"/>
        </w:rPr>
      </w:pPr>
      <w:r w:rsidRPr="00610384">
        <w:rPr>
          <w:sz w:val="24"/>
          <w:szCs w:val="24"/>
        </w:rPr>
        <w:t xml:space="preserve">Pada algoritma ini menggunakan fungsi </w:t>
      </w:r>
      <w:proofErr w:type="gramStart"/>
      <w:r w:rsidRPr="00610384">
        <w:rPr>
          <w:rFonts w:ascii="Courier New" w:hAnsi="Courier New" w:cs="Courier New"/>
          <w:sz w:val="24"/>
          <w:szCs w:val="24"/>
        </w:rPr>
        <w:t>hash(</w:t>
      </w:r>
      <w:proofErr w:type="gramEnd"/>
      <w:r w:rsidRPr="00610384">
        <w:rPr>
          <w:rFonts w:ascii="Courier New" w:hAnsi="Courier New" w:cs="Courier New"/>
          <w:sz w:val="24"/>
          <w:szCs w:val="24"/>
        </w:rPr>
        <w:t xml:space="preserve">) </w:t>
      </w:r>
      <w:r w:rsidRPr="00610384">
        <w:rPr>
          <w:sz w:val="24"/>
          <w:szCs w:val="24"/>
        </w:rPr>
        <w:t xml:space="preserve">yang digunakan untuk mengkonversi </w:t>
      </w:r>
      <w:r w:rsidRPr="00610384">
        <w:rPr>
          <w:i/>
          <w:sz w:val="24"/>
          <w:szCs w:val="24"/>
        </w:rPr>
        <w:t>string</w:t>
      </w:r>
      <w:r w:rsidRPr="00610384">
        <w:rPr>
          <w:sz w:val="24"/>
          <w:szCs w:val="24"/>
        </w:rPr>
        <w:t xml:space="preserve"> menjadi bilangan yang disebut </w:t>
      </w:r>
      <w:r w:rsidRPr="00610384">
        <w:rPr>
          <w:i/>
          <w:sz w:val="24"/>
          <w:szCs w:val="24"/>
        </w:rPr>
        <w:t>hash value</w:t>
      </w:r>
      <w:r w:rsidRPr="00610384">
        <w:rPr>
          <w:sz w:val="24"/>
          <w:szCs w:val="24"/>
        </w:rPr>
        <w:t xml:space="preserve">. </w:t>
      </w:r>
      <w:r w:rsidR="00EF569C" w:rsidRPr="00610384">
        <w:rPr>
          <w:sz w:val="24"/>
          <w:szCs w:val="24"/>
        </w:rPr>
        <w:t xml:space="preserve">Contoh hash value dari string “hello” adalah 5. </w:t>
      </w:r>
      <w:r w:rsidRPr="00610384">
        <w:rPr>
          <w:sz w:val="24"/>
          <w:szCs w:val="24"/>
        </w:rPr>
        <w:t xml:space="preserve">Langkah-langkah yang digunakan dalam algoritma ini adalah yang pertama menentukan panjang </w:t>
      </w:r>
      <w:r w:rsidRPr="00610384">
        <w:rPr>
          <w:i/>
          <w:sz w:val="24"/>
          <w:szCs w:val="24"/>
        </w:rPr>
        <w:t>string</w:t>
      </w:r>
      <w:r w:rsidRPr="00610384">
        <w:rPr>
          <w:sz w:val="24"/>
          <w:szCs w:val="24"/>
        </w:rPr>
        <w:t xml:space="preserve"> </w:t>
      </w:r>
      <w:r w:rsidRPr="00610384">
        <w:rPr>
          <w:i/>
          <w:sz w:val="24"/>
          <w:szCs w:val="24"/>
        </w:rPr>
        <w:t>signature</w:t>
      </w:r>
      <w:r w:rsidRPr="00610384">
        <w:rPr>
          <w:sz w:val="24"/>
          <w:szCs w:val="24"/>
        </w:rPr>
        <w:t xml:space="preserve"> </w:t>
      </w:r>
      <w:r w:rsidRPr="00610384">
        <w:rPr>
          <w:i/>
          <w:sz w:val="24"/>
          <w:szCs w:val="24"/>
        </w:rPr>
        <w:t>malware</w:t>
      </w:r>
      <w:r w:rsidRPr="00610384">
        <w:rPr>
          <w:sz w:val="24"/>
          <w:szCs w:val="24"/>
        </w:rPr>
        <w:t xml:space="preserve"> dan </w:t>
      </w:r>
      <w:r w:rsidRPr="00610384">
        <w:rPr>
          <w:i/>
          <w:sz w:val="24"/>
          <w:szCs w:val="24"/>
        </w:rPr>
        <w:t>shellcode text section</w:t>
      </w:r>
      <w:r w:rsidRPr="00610384">
        <w:rPr>
          <w:sz w:val="24"/>
          <w:szCs w:val="24"/>
        </w:rPr>
        <w:t xml:space="preserve"> yang ingin dicari. Kemudian menggunakan fungsi</w:t>
      </w:r>
      <w:r w:rsidRPr="00610384">
        <w:rPr>
          <w:rFonts w:ascii="Courier New" w:hAnsi="Courier New" w:cs="Courier New"/>
          <w:sz w:val="24"/>
          <w:szCs w:val="24"/>
        </w:rPr>
        <w:t xml:space="preserve"> </w:t>
      </w:r>
      <w:proofErr w:type="gramStart"/>
      <w:r w:rsidRPr="00610384">
        <w:rPr>
          <w:rFonts w:ascii="Courier New" w:hAnsi="Courier New" w:cs="Courier New"/>
          <w:sz w:val="24"/>
          <w:szCs w:val="24"/>
        </w:rPr>
        <w:t>hash(</w:t>
      </w:r>
      <w:proofErr w:type="gramEnd"/>
      <w:r w:rsidRPr="00610384">
        <w:rPr>
          <w:rFonts w:ascii="Courier New" w:hAnsi="Courier New" w:cs="Courier New"/>
          <w:sz w:val="24"/>
          <w:szCs w:val="24"/>
        </w:rPr>
        <w:t xml:space="preserve">) </w:t>
      </w:r>
      <w:r w:rsidRPr="00610384">
        <w:rPr>
          <w:sz w:val="24"/>
          <w:szCs w:val="24"/>
        </w:rPr>
        <w:t xml:space="preserve">untuk mengubah </w:t>
      </w:r>
      <w:r w:rsidRPr="00610384">
        <w:rPr>
          <w:i/>
          <w:sz w:val="24"/>
          <w:szCs w:val="24"/>
        </w:rPr>
        <w:t>shellcode text section</w:t>
      </w:r>
      <w:r w:rsidRPr="00610384">
        <w:rPr>
          <w:sz w:val="24"/>
          <w:szCs w:val="24"/>
        </w:rPr>
        <w:t xml:space="preserve">. Kemudian membandingkan nilai </w:t>
      </w:r>
      <w:r w:rsidRPr="00610384">
        <w:rPr>
          <w:i/>
          <w:sz w:val="24"/>
          <w:szCs w:val="24"/>
        </w:rPr>
        <w:t xml:space="preserve">hash </w:t>
      </w:r>
      <w:r w:rsidRPr="00610384">
        <w:rPr>
          <w:sz w:val="24"/>
          <w:szCs w:val="24"/>
        </w:rPr>
        <w:t xml:space="preserve">dari </w:t>
      </w:r>
      <w:r w:rsidRPr="00610384">
        <w:rPr>
          <w:i/>
          <w:sz w:val="24"/>
          <w:szCs w:val="24"/>
        </w:rPr>
        <w:t>shellcode text section</w:t>
      </w:r>
      <w:r w:rsidRPr="00610384">
        <w:rPr>
          <w:sz w:val="24"/>
          <w:szCs w:val="24"/>
        </w:rPr>
        <w:t xml:space="preserve"> dan string</w:t>
      </w:r>
      <w:r w:rsidRPr="00610384">
        <w:rPr>
          <w:i/>
          <w:sz w:val="24"/>
          <w:szCs w:val="24"/>
        </w:rPr>
        <w:t xml:space="preserve"> signature malware</w:t>
      </w:r>
      <w:r w:rsidRPr="00610384">
        <w:rPr>
          <w:sz w:val="24"/>
          <w:szCs w:val="24"/>
        </w:rPr>
        <w:t xml:space="preserve">. Jika hasilnya sama maka dapat dipastikan </w:t>
      </w:r>
      <w:r w:rsidRPr="00610384">
        <w:rPr>
          <w:i/>
          <w:sz w:val="24"/>
          <w:szCs w:val="24"/>
        </w:rPr>
        <w:t>file executable</w:t>
      </w:r>
      <w:r w:rsidRPr="00610384">
        <w:rPr>
          <w:sz w:val="24"/>
          <w:szCs w:val="24"/>
        </w:rPr>
        <w:t xml:space="preserve"> mengandung </w:t>
      </w:r>
      <w:r w:rsidRPr="00610384">
        <w:rPr>
          <w:i/>
          <w:sz w:val="24"/>
          <w:szCs w:val="24"/>
        </w:rPr>
        <w:t>malware</w:t>
      </w:r>
      <w:r w:rsidRPr="00610384">
        <w:rPr>
          <w:sz w:val="24"/>
          <w:szCs w:val="24"/>
        </w:rPr>
        <w:t xml:space="preserve">, sebaliknya jika tidak sama maka tidak dapat dipastikan </w:t>
      </w:r>
      <w:r w:rsidRPr="00610384">
        <w:rPr>
          <w:i/>
          <w:sz w:val="24"/>
          <w:szCs w:val="24"/>
        </w:rPr>
        <w:t>file</w:t>
      </w:r>
      <w:r w:rsidRPr="00610384">
        <w:rPr>
          <w:sz w:val="24"/>
          <w:szCs w:val="24"/>
        </w:rPr>
        <w:t xml:space="preserve"> tersebut mengandung </w:t>
      </w:r>
      <w:r w:rsidRPr="00610384">
        <w:rPr>
          <w:i/>
          <w:sz w:val="24"/>
          <w:szCs w:val="24"/>
        </w:rPr>
        <w:t>malware</w:t>
      </w:r>
      <w:r w:rsidRPr="00610384">
        <w:rPr>
          <w:sz w:val="24"/>
          <w:szCs w:val="24"/>
        </w:rPr>
        <w:t xml:space="preserve"> atau tidak. Untuk </w:t>
      </w:r>
      <w:r w:rsidRPr="00610384">
        <w:rPr>
          <w:i/>
          <w:sz w:val="24"/>
          <w:szCs w:val="24"/>
        </w:rPr>
        <w:t>pseudocode</w:t>
      </w:r>
      <w:r w:rsidRPr="00610384">
        <w:rPr>
          <w:sz w:val="24"/>
          <w:szCs w:val="24"/>
        </w:rPr>
        <w:t xml:space="preserve"> pada algoritma Rabin-Karp dapat dilihat pada </w:t>
      </w:r>
      <w:r w:rsidR="007074E7" w:rsidRPr="007074E7">
        <w:rPr>
          <w:sz w:val="24"/>
          <w:szCs w:val="24"/>
        </w:rPr>
        <w:fldChar w:fldCharType="begin"/>
      </w:r>
      <w:r w:rsidR="007074E7" w:rsidRPr="007074E7">
        <w:rPr>
          <w:sz w:val="24"/>
          <w:szCs w:val="24"/>
        </w:rPr>
        <w:instrText xml:space="preserve"> REF _Ref521592794 \h  \* MERGEFORMAT </w:instrText>
      </w:r>
      <w:r w:rsidR="007074E7" w:rsidRPr="007074E7">
        <w:rPr>
          <w:sz w:val="24"/>
          <w:szCs w:val="24"/>
        </w:rPr>
      </w:r>
      <w:r w:rsidR="007074E7" w:rsidRPr="007074E7">
        <w:rPr>
          <w:sz w:val="24"/>
          <w:szCs w:val="24"/>
        </w:rPr>
        <w:fldChar w:fldCharType="separate"/>
      </w:r>
      <w:r w:rsidR="00EC7493" w:rsidRPr="00EC7493">
        <w:rPr>
          <w:i/>
          <w:sz w:val="24"/>
          <w:szCs w:val="24"/>
        </w:rPr>
        <w:t xml:space="preserve">Pseudocode </w:t>
      </w:r>
      <w:r w:rsidR="00EC7493" w:rsidRPr="00EC7493">
        <w:rPr>
          <w:noProof/>
          <w:sz w:val="24"/>
          <w:szCs w:val="24"/>
        </w:rPr>
        <w:t>4.7</w:t>
      </w:r>
      <w:r w:rsidR="007074E7" w:rsidRPr="007074E7">
        <w:rPr>
          <w:sz w:val="24"/>
          <w:szCs w:val="24"/>
        </w:rPr>
        <w:fldChar w:fldCharType="end"/>
      </w:r>
      <w:r w:rsidR="007074E7">
        <w:rPr>
          <w:sz w:val="24"/>
          <w:szCs w:val="24"/>
        </w:rPr>
        <w:t xml:space="preserve"> </w:t>
      </w:r>
      <w:r w:rsidR="00682557" w:rsidRPr="00610384">
        <w:rPr>
          <w:sz w:val="24"/>
          <w:szCs w:val="24"/>
        </w:rPr>
        <w:t xml:space="preserve">dihalaman </w:t>
      </w:r>
      <w:r w:rsidR="00F914A7">
        <w:rPr>
          <w:sz w:val="24"/>
          <w:szCs w:val="24"/>
        </w:rPr>
        <w:t>selanjutnya</w:t>
      </w:r>
      <w:r w:rsidRPr="00610384">
        <w:rPr>
          <w:sz w:val="24"/>
          <w:szCs w:val="24"/>
        </w:rPr>
        <w:t>.</w:t>
      </w:r>
    </w:p>
    <w:p w14:paraId="369384D2" w14:textId="72FFFF32" w:rsidR="007A382B" w:rsidRPr="00610384" w:rsidRDefault="00F914A7" w:rsidP="00A56730">
      <w:pPr>
        <w:spacing w:line="360" w:lineRule="auto"/>
        <w:jc w:val="both"/>
        <w:rPr>
          <w:sz w:val="24"/>
          <w:szCs w:val="24"/>
        </w:rPr>
      </w:pPr>
      <w:r w:rsidRPr="00610384">
        <w:rPr>
          <w:noProof/>
          <w:sz w:val="24"/>
          <w:szCs w:val="24"/>
        </w:rPr>
        <w:lastRenderedPageBreak/>
        <mc:AlternateContent>
          <mc:Choice Requires="wps">
            <w:drawing>
              <wp:anchor distT="0" distB="0" distL="114300" distR="114300" simplePos="0" relativeHeight="251941376" behindDoc="0" locked="0" layoutInCell="1" allowOverlap="1" wp14:anchorId="32E78510" wp14:editId="649923EB">
                <wp:simplePos x="0" y="0"/>
                <wp:positionH relativeFrom="column">
                  <wp:posOffset>-33475</wp:posOffset>
                </wp:positionH>
                <wp:positionV relativeFrom="paragraph">
                  <wp:posOffset>4378818</wp:posOffset>
                </wp:positionV>
                <wp:extent cx="5247640" cy="191135"/>
                <wp:effectExtent l="0" t="0" r="0" b="0"/>
                <wp:wrapSquare wrapText="bothSides"/>
                <wp:docPr id="1833221412" name="Text Box 1833221412"/>
                <wp:cNvGraphicFramePr/>
                <a:graphic xmlns:a="http://schemas.openxmlformats.org/drawingml/2006/main">
                  <a:graphicData uri="http://schemas.microsoft.com/office/word/2010/wordprocessingShape">
                    <wps:wsp>
                      <wps:cNvSpPr txBox="1"/>
                      <wps:spPr>
                        <a:xfrm>
                          <a:off x="0" y="0"/>
                          <a:ext cx="5247640" cy="191135"/>
                        </a:xfrm>
                        <a:prstGeom prst="rect">
                          <a:avLst/>
                        </a:prstGeom>
                        <a:solidFill>
                          <a:prstClr val="white"/>
                        </a:solidFill>
                        <a:ln>
                          <a:noFill/>
                        </a:ln>
                      </wps:spPr>
                      <wps:txbx>
                        <w:txbxContent>
                          <w:p w14:paraId="352410B6" w14:textId="0CFBD254" w:rsidR="00EC7493" w:rsidRPr="00A56730" w:rsidRDefault="00EC7493" w:rsidP="00A56730">
                            <w:pPr>
                              <w:pStyle w:val="Caption"/>
                              <w:jc w:val="center"/>
                              <w:rPr>
                                <w:b/>
                                <w:i w:val="0"/>
                                <w:noProof/>
                                <w:color w:val="auto"/>
                                <w:sz w:val="28"/>
                                <w:szCs w:val="24"/>
                              </w:rPr>
                            </w:pPr>
                            <w:bookmarkStart w:id="565" w:name="_Ref521592794"/>
                            <w:bookmarkStart w:id="566" w:name="_Toc521959371"/>
                            <w:r w:rsidRPr="00983710">
                              <w:rPr>
                                <w:b/>
                                <w:color w:val="auto"/>
                                <w:sz w:val="20"/>
                              </w:rPr>
                              <w:t>Pseudocode</w:t>
                            </w:r>
                            <w:r w:rsidRPr="00A56730">
                              <w:rPr>
                                <w:b/>
                                <w:i w:val="0"/>
                                <w:color w:val="auto"/>
                                <w:sz w:val="20"/>
                              </w:rPr>
                              <w:t xml:space="preserve"> </w:t>
                            </w:r>
                            <w:r>
                              <w:rPr>
                                <w:b/>
                                <w:i w:val="0"/>
                                <w:color w:val="auto"/>
                                <w:sz w:val="20"/>
                              </w:rPr>
                              <w:fldChar w:fldCharType="begin"/>
                            </w:r>
                            <w:r>
                              <w:rPr>
                                <w:b/>
                                <w:i w:val="0"/>
                                <w:color w:val="auto"/>
                                <w:sz w:val="20"/>
                              </w:rPr>
                              <w:instrText xml:space="preserve"> STYLEREF 1 \s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w:t>
                            </w:r>
                            <w:r>
                              <w:rPr>
                                <w:b/>
                                <w:i w:val="0"/>
                                <w:color w:val="auto"/>
                                <w:sz w:val="20"/>
                              </w:rPr>
                              <w:fldChar w:fldCharType="begin"/>
                            </w:r>
                            <w:r>
                              <w:rPr>
                                <w:b/>
                                <w:i w:val="0"/>
                                <w:color w:val="auto"/>
                                <w:sz w:val="20"/>
                              </w:rPr>
                              <w:instrText xml:space="preserve"> SEQ Pseudocode \* ARABIC \s 1 </w:instrText>
                            </w:r>
                            <w:r>
                              <w:rPr>
                                <w:b/>
                                <w:i w:val="0"/>
                                <w:color w:val="auto"/>
                                <w:sz w:val="20"/>
                              </w:rPr>
                              <w:fldChar w:fldCharType="separate"/>
                            </w:r>
                            <w:r>
                              <w:rPr>
                                <w:b/>
                                <w:i w:val="0"/>
                                <w:noProof/>
                                <w:color w:val="auto"/>
                                <w:sz w:val="20"/>
                              </w:rPr>
                              <w:t>7</w:t>
                            </w:r>
                            <w:r>
                              <w:rPr>
                                <w:b/>
                                <w:i w:val="0"/>
                                <w:color w:val="auto"/>
                                <w:sz w:val="20"/>
                              </w:rPr>
                              <w:fldChar w:fldCharType="end"/>
                            </w:r>
                            <w:bookmarkEnd w:id="565"/>
                            <w:r w:rsidRPr="00A56730">
                              <w:rPr>
                                <w:b/>
                                <w:i w:val="0"/>
                                <w:color w:val="auto"/>
                                <w:sz w:val="20"/>
                              </w:rPr>
                              <w:t xml:space="preserve"> Algoritma Rabin Karp</w:t>
                            </w:r>
                            <w:bookmarkEnd w:id="5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78510" id="Text Box 1833221412" o:spid="_x0000_s1044" type="#_x0000_t202" style="position:absolute;left:0;text-align:left;margin-left:-2.65pt;margin-top:344.8pt;width:413.2pt;height:15.0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" stroked="f">
                <v:textbox inset="0,0,0,0">
                  <w:txbxContent>
                    <w:p w14:paraId="352410B6" w14:textId="0CFBD254" w:rsidR="00EC7493" w:rsidRPr="00A56730" w:rsidRDefault="00EC7493" w:rsidP="00A56730">
                      <w:pPr>
                        <w:pStyle w:val="Caption"/>
                        <w:jc w:val="center"/>
                        <w:rPr>
                          <w:b/>
                          <w:i w:val="0"/>
                          <w:noProof/>
                          <w:color w:val="auto"/>
                          <w:sz w:val="28"/>
                          <w:szCs w:val="24"/>
                        </w:rPr>
                      </w:pPr>
                      <w:bookmarkStart w:id="595" w:name="_Ref521592794"/>
                      <w:bookmarkStart w:id="596" w:name="_Toc521959371"/>
                      <w:r w:rsidRPr="00983710">
                        <w:rPr>
                          <w:b/>
                          <w:color w:val="auto"/>
                          <w:sz w:val="20"/>
                        </w:rPr>
                        <w:t>Pseudocode</w:t>
                      </w:r>
                      <w:r w:rsidRPr="00A56730">
                        <w:rPr>
                          <w:b/>
                          <w:i w:val="0"/>
                          <w:color w:val="auto"/>
                          <w:sz w:val="20"/>
                        </w:rPr>
                        <w:t xml:space="preserve"> </w:t>
                      </w:r>
                      <w:r>
                        <w:rPr>
                          <w:b/>
                          <w:i w:val="0"/>
                          <w:color w:val="auto"/>
                          <w:sz w:val="20"/>
                        </w:rPr>
                        <w:fldChar w:fldCharType="begin"/>
                      </w:r>
                      <w:r>
                        <w:rPr>
                          <w:b/>
                          <w:i w:val="0"/>
                          <w:color w:val="auto"/>
                          <w:sz w:val="20"/>
                        </w:rPr>
                        <w:instrText xml:space="preserve"> STYLEREF 1 \s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w:t>
                      </w:r>
                      <w:r>
                        <w:rPr>
                          <w:b/>
                          <w:i w:val="0"/>
                          <w:color w:val="auto"/>
                          <w:sz w:val="20"/>
                        </w:rPr>
                        <w:fldChar w:fldCharType="begin"/>
                      </w:r>
                      <w:r>
                        <w:rPr>
                          <w:b/>
                          <w:i w:val="0"/>
                          <w:color w:val="auto"/>
                          <w:sz w:val="20"/>
                        </w:rPr>
                        <w:instrText xml:space="preserve"> SEQ Pseudocode \* ARABIC \s 1 </w:instrText>
                      </w:r>
                      <w:r>
                        <w:rPr>
                          <w:b/>
                          <w:i w:val="0"/>
                          <w:color w:val="auto"/>
                          <w:sz w:val="20"/>
                        </w:rPr>
                        <w:fldChar w:fldCharType="separate"/>
                      </w:r>
                      <w:r>
                        <w:rPr>
                          <w:b/>
                          <w:i w:val="0"/>
                          <w:noProof/>
                          <w:color w:val="auto"/>
                          <w:sz w:val="20"/>
                        </w:rPr>
                        <w:t>7</w:t>
                      </w:r>
                      <w:r>
                        <w:rPr>
                          <w:b/>
                          <w:i w:val="0"/>
                          <w:color w:val="auto"/>
                          <w:sz w:val="20"/>
                        </w:rPr>
                        <w:fldChar w:fldCharType="end"/>
                      </w:r>
                      <w:bookmarkEnd w:id="595"/>
                      <w:r w:rsidRPr="00A56730">
                        <w:rPr>
                          <w:b/>
                          <w:i w:val="0"/>
                          <w:color w:val="auto"/>
                          <w:sz w:val="20"/>
                        </w:rPr>
                        <w:t xml:space="preserve"> Algoritma Rabin Karp</w:t>
                      </w:r>
                      <w:bookmarkEnd w:id="596"/>
                    </w:p>
                  </w:txbxContent>
                </v:textbox>
                <w10:wrap type="square"/>
              </v:shape>
            </w:pict>
          </mc:Fallback>
        </mc:AlternateContent>
      </w:r>
      <w:r w:rsidRPr="00610384">
        <w:rPr>
          <w:noProof/>
          <w:sz w:val="24"/>
          <w:szCs w:val="24"/>
        </w:rPr>
        <mc:AlternateContent>
          <mc:Choice Requires="wps">
            <w:drawing>
              <wp:anchor distT="45720" distB="45720" distL="114300" distR="114300" simplePos="0" relativeHeight="251933184" behindDoc="0" locked="0" layoutInCell="1" allowOverlap="1" wp14:anchorId="32230A23" wp14:editId="6203C7FC">
                <wp:simplePos x="0" y="0"/>
                <wp:positionH relativeFrom="page">
                  <wp:posOffset>1419225</wp:posOffset>
                </wp:positionH>
                <wp:positionV relativeFrom="paragraph">
                  <wp:posOffset>38735</wp:posOffset>
                </wp:positionV>
                <wp:extent cx="5247640" cy="4230370"/>
                <wp:effectExtent l="0" t="0" r="10160" b="17780"/>
                <wp:wrapSquare wrapText="bothSides"/>
                <wp:docPr id="92040973" name="Text Box 92040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4230370"/>
                        </a:xfrm>
                        <a:prstGeom prst="rect">
                          <a:avLst/>
                        </a:prstGeom>
                        <a:solidFill>
                          <a:srgbClr val="FFFFFF"/>
                        </a:solidFill>
                        <a:ln w="9525">
                          <a:solidFill>
                            <a:srgbClr val="000000"/>
                          </a:solidFill>
                          <a:miter lim="800000"/>
                          <a:headEnd/>
                          <a:tailEnd/>
                        </a:ln>
                      </wps:spPr>
                      <wps:txbx>
                        <w:txbxContent>
                          <w:p w14:paraId="0548B803" w14:textId="77777777" w:rsidR="00EC7493" w:rsidRDefault="00EC7493" w:rsidP="004A536D">
                            <w:pPr>
                              <w:rPr>
                                <w:rFonts w:ascii="Courier New" w:hAnsi="Courier New" w:cs="Courier New"/>
                                <w:lang w:val="en-ID"/>
                              </w:rPr>
                            </w:pPr>
                            <w:r>
                              <w:rPr>
                                <w:rFonts w:ascii="Courier New" w:hAnsi="Courier New" w:cs="Courier New"/>
                                <w:lang w:val="en-ID"/>
                              </w:rPr>
                              <w:t>FUNCTION rabin_karp(pat, txt, q):</w:t>
                            </w:r>
                          </w:p>
                          <w:p w14:paraId="51C7EFA7" w14:textId="77777777" w:rsidR="00EC7493" w:rsidRDefault="00EC7493" w:rsidP="004A536D">
                            <w:pPr>
                              <w:rPr>
                                <w:rFonts w:ascii="Courier New" w:hAnsi="Courier New" w:cs="Courier New"/>
                                <w:lang w:val="en-ID"/>
                              </w:rPr>
                            </w:pPr>
                            <w:r>
                              <w:rPr>
                                <w:rFonts w:ascii="Courier New" w:hAnsi="Courier New" w:cs="Courier New"/>
                                <w:lang w:val="en-ID"/>
                              </w:rPr>
                              <w:tab/>
                              <w:t xml:space="preserve">M </w:t>
                            </w:r>
                            <w:r>
                              <w:rPr>
                                <w:rFonts w:ascii="Courier New" w:hAnsi="Courier New" w:cs="Courier New"/>
                                <w:b/>
                              </w:rPr>
                              <w:sym w:font="Wingdings" w:char="F0DF"/>
                            </w:r>
                            <w:r>
                              <w:rPr>
                                <w:rFonts w:ascii="Courier New" w:hAnsi="Courier New" w:cs="Courier New"/>
                                <w:lang w:val="en-ID"/>
                              </w:rPr>
                              <w:t xml:space="preserve"> len(pat)</w:t>
                            </w:r>
                            <w:r>
                              <w:rPr>
                                <w:rFonts w:ascii="Courier New" w:hAnsi="Courier New" w:cs="Courier New"/>
                                <w:lang w:val="en-ID"/>
                              </w:rPr>
                              <w:tab/>
                            </w:r>
                            <w:r>
                              <w:rPr>
                                <w:rFonts w:ascii="Courier New" w:hAnsi="Courier New" w:cs="Courier New"/>
                                <w:lang w:val="en-ID"/>
                              </w:rPr>
                              <w:tab/>
                              <w:t>“Panjang string pattern”</w:t>
                            </w:r>
                          </w:p>
                          <w:p w14:paraId="7E41CC14" w14:textId="77777777" w:rsidR="00EC7493" w:rsidRDefault="00EC7493" w:rsidP="004A536D">
                            <w:pPr>
                              <w:rPr>
                                <w:rFonts w:ascii="Courier New" w:hAnsi="Courier New" w:cs="Courier New"/>
                                <w:lang w:val="en-ID"/>
                              </w:rPr>
                            </w:pPr>
                            <w:r>
                              <w:rPr>
                                <w:rFonts w:ascii="Courier New" w:hAnsi="Courier New" w:cs="Courier New"/>
                                <w:lang w:val="en-ID"/>
                              </w:rPr>
                              <w:tab/>
                              <w:t xml:space="preserve">N </w:t>
                            </w:r>
                            <w:r>
                              <w:rPr>
                                <w:rFonts w:ascii="Courier New" w:hAnsi="Courier New" w:cs="Courier New"/>
                                <w:b/>
                              </w:rPr>
                              <w:sym w:font="Wingdings" w:char="F0DF"/>
                            </w:r>
                            <w:r>
                              <w:rPr>
                                <w:rFonts w:ascii="Courier New" w:hAnsi="Courier New" w:cs="Courier New"/>
                                <w:lang w:val="en-ID"/>
                              </w:rPr>
                              <w:t xml:space="preserve"> len(txt)</w:t>
                            </w:r>
                            <w:r>
                              <w:rPr>
                                <w:rFonts w:ascii="Courier New" w:hAnsi="Courier New" w:cs="Courier New"/>
                                <w:lang w:val="en-ID"/>
                              </w:rPr>
                              <w:tab/>
                            </w:r>
                            <w:r>
                              <w:rPr>
                                <w:rFonts w:ascii="Courier New" w:hAnsi="Courier New" w:cs="Courier New"/>
                                <w:lang w:val="en-ID"/>
                              </w:rPr>
                              <w:tab/>
                              <w:t>“Panjang string text”</w:t>
                            </w:r>
                          </w:p>
                          <w:p w14:paraId="3D3F297B"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i </w:t>
                            </w:r>
                            <w:r>
                              <w:rPr>
                                <w:rFonts w:ascii="Courier New" w:hAnsi="Courier New" w:cs="Courier New"/>
                                <w:b/>
                              </w:rPr>
                              <w:sym w:font="Wingdings" w:char="F0DF"/>
                            </w:r>
                            <w:r>
                              <w:rPr>
                                <w:rFonts w:ascii="Courier New" w:hAnsi="Courier New" w:cs="Courier New"/>
                                <w:lang w:val="en-ID"/>
                              </w:rPr>
                              <w:t xml:space="preserve"> 0</w:t>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“Counter”</w:t>
                            </w:r>
                          </w:p>
                          <w:p w14:paraId="3B27243B"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j </w:t>
                            </w:r>
                            <w:r>
                              <w:rPr>
                                <w:rFonts w:ascii="Courier New" w:hAnsi="Courier New" w:cs="Courier New"/>
                                <w:b/>
                              </w:rPr>
                              <w:sym w:font="Wingdings" w:char="F0DF"/>
                            </w:r>
                            <w:r>
                              <w:rPr>
                                <w:rFonts w:ascii="Courier New" w:hAnsi="Courier New" w:cs="Courier New"/>
                                <w:lang w:val="en-ID"/>
                              </w:rPr>
                              <w:t xml:space="preserve"> 0</w:t>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“Counter”</w:t>
                            </w:r>
                          </w:p>
                          <w:p w14:paraId="67A5CF63"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p </w:t>
                            </w:r>
                            <w:r>
                              <w:rPr>
                                <w:rFonts w:ascii="Courier New" w:hAnsi="Courier New" w:cs="Courier New"/>
                                <w:b/>
                              </w:rPr>
                              <w:sym w:font="Wingdings" w:char="F0DF"/>
                            </w:r>
                            <w:r>
                              <w:rPr>
                                <w:rFonts w:ascii="Courier New" w:hAnsi="Courier New" w:cs="Courier New"/>
                                <w:lang w:val="en-ID"/>
                              </w:rPr>
                              <w:t xml:space="preserve"> 0</w:t>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“variabel penampung nilai hash pattern”</w:t>
                            </w:r>
                          </w:p>
                          <w:p w14:paraId="5F11EEA4"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t </w:t>
                            </w:r>
                            <w:r>
                              <w:rPr>
                                <w:rFonts w:ascii="Courier New" w:hAnsi="Courier New" w:cs="Courier New"/>
                                <w:b/>
                              </w:rPr>
                              <w:sym w:font="Wingdings" w:char="F0DF"/>
                            </w:r>
                            <w:r>
                              <w:rPr>
                                <w:rFonts w:ascii="Courier New" w:hAnsi="Courier New" w:cs="Courier New"/>
                                <w:lang w:val="en-ID"/>
                              </w:rPr>
                              <w:t xml:space="preserve"> 0</w:t>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“variabel penampung nilai hash text”</w:t>
                            </w:r>
                          </w:p>
                          <w:p w14:paraId="4DFCF613"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h </w:t>
                            </w:r>
                            <w:r>
                              <w:rPr>
                                <w:rFonts w:ascii="Courier New" w:hAnsi="Courier New" w:cs="Courier New"/>
                                <w:b/>
                              </w:rPr>
                              <w:sym w:font="Wingdings" w:char="F0DF"/>
                            </w:r>
                            <w:r>
                              <w:rPr>
                                <w:rFonts w:ascii="Courier New" w:hAnsi="Courier New" w:cs="Courier New"/>
                                <w:lang w:val="en-ID"/>
                              </w:rPr>
                              <w:t xml:space="preserve"> 1</w:t>
                            </w:r>
                          </w:p>
                          <w:p w14:paraId="7C791156" w14:textId="77777777" w:rsidR="00EC7493" w:rsidRDefault="00EC7493" w:rsidP="004A536D">
                            <w:pPr>
                              <w:ind w:firstLine="720"/>
                              <w:rPr>
                                <w:rFonts w:ascii="Courier New" w:hAnsi="Courier New" w:cs="Courier New"/>
                                <w:lang w:val="en-ID"/>
                              </w:rPr>
                            </w:pPr>
                            <w:r>
                              <w:rPr>
                                <w:rFonts w:ascii="Courier New" w:hAnsi="Courier New" w:cs="Courier New"/>
                                <w:lang w:val="en-ID"/>
                              </w:rPr>
                              <w:t>FOR i IN xrange(M):</w:t>
                            </w:r>
                          </w:p>
                          <w:p w14:paraId="4B9B19A9" w14:textId="77777777" w:rsidR="00EC7493" w:rsidRDefault="00EC7493" w:rsidP="004A536D">
                            <w:pPr>
                              <w:ind w:firstLine="720"/>
                              <w:rPr>
                                <w:rFonts w:ascii="Courier New" w:hAnsi="Courier New" w:cs="Courier New"/>
                                <w:lang w:val="en-ID"/>
                              </w:rPr>
                            </w:pPr>
                            <w:r>
                              <w:rPr>
                                <w:rFonts w:ascii="Courier New" w:hAnsi="Courier New" w:cs="Courier New"/>
                                <w:lang w:val="en-ID"/>
                              </w:rPr>
                              <w:tab/>
                              <w:t xml:space="preserve">p </w:t>
                            </w:r>
                            <w:r>
                              <w:rPr>
                                <w:rFonts w:ascii="Courier New" w:hAnsi="Courier New" w:cs="Courier New"/>
                                <w:b/>
                              </w:rPr>
                              <w:sym w:font="Wingdings" w:char="F0DF"/>
                            </w:r>
                            <w:r>
                              <w:rPr>
                                <w:rFonts w:ascii="Courier New" w:hAnsi="Courier New" w:cs="Courier New"/>
                                <w:lang w:val="en-ID"/>
                              </w:rPr>
                              <w:t xml:space="preserve"> (d*p + ord(pat[i])) % q</w:t>
                            </w:r>
                            <w:r>
                              <w:rPr>
                                <w:rFonts w:ascii="Courier New" w:hAnsi="Courier New" w:cs="Courier New"/>
                                <w:lang w:val="en-ID"/>
                              </w:rPr>
                              <w:tab/>
                              <w:t>“Menghitung nilai hash pattern”</w:t>
                            </w:r>
                          </w:p>
                          <w:p w14:paraId="18344755" w14:textId="77777777" w:rsidR="00EC7493" w:rsidRDefault="00EC7493" w:rsidP="004A536D">
                            <w:pPr>
                              <w:ind w:firstLine="720"/>
                              <w:rPr>
                                <w:rFonts w:ascii="Courier New" w:hAnsi="Courier New" w:cs="Courier New"/>
                                <w:lang w:val="en-ID"/>
                              </w:rPr>
                            </w:pPr>
                            <w:r>
                              <w:rPr>
                                <w:rFonts w:ascii="Courier New" w:hAnsi="Courier New" w:cs="Courier New"/>
                                <w:lang w:val="en-ID"/>
                              </w:rPr>
                              <w:tab/>
                              <w:t xml:space="preserve">t </w:t>
                            </w:r>
                            <w:r>
                              <w:rPr>
                                <w:rFonts w:ascii="Courier New" w:hAnsi="Courier New" w:cs="Courier New"/>
                                <w:b/>
                              </w:rPr>
                              <w:sym w:font="Wingdings" w:char="F0DF"/>
                            </w:r>
                            <w:r>
                              <w:rPr>
                                <w:rFonts w:ascii="Courier New" w:hAnsi="Courier New" w:cs="Courier New"/>
                                <w:lang w:val="en-ID"/>
                              </w:rPr>
                              <w:t xml:space="preserve"> (d*t + ord(txt[i])) % q</w:t>
                            </w:r>
                            <w:r>
                              <w:rPr>
                                <w:rFonts w:ascii="Courier New" w:hAnsi="Courier New" w:cs="Courier New"/>
                                <w:lang w:val="en-ID"/>
                              </w:rPr>
                              <w:tab/>
                              <w:t>“Menghitung nilai hash text”</w:t>
                            </w:r>
                          </w:p>
                          <w:p w14:paraId="28A140AD" w14:textId="77777777" w:rsidR="00EC7493" w:rsidRDefault="00EC7493" w:rsidP="004A536D">
                            <w:pPr>
                              <w:rPr>
                                <w:rFonts w:ascii="Courier New" w:hAnsi="Courier New" w:cs="Courier New"/>
                                <w:lang w:val="en-ID"/>
                              </w:rPr>
                            </w:pPr>
                            <w:r>
                              <w:rPr>
                                <w:rFonts w:ascii="Courier New" w:hAnsi="Courier New" w:cs="Courier New"/>
                                <w:lang w:val="en-ID"/>
                              </w:rPr>
                              <w:tab/>
                              <w:t>FOR i in xrange(N-M+1):</w:t>
                            </w:r>
                          </w:p>
                          <w:p w14:paraId="4D3AFA8C"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t>IF (p==t):</w:t>
                            </w:r>
                          </w:p>
                          <w:p w14:paraId="6AAAB48F"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FOR j IN xrange(M):</w:t>
                            </w:r>
                          </w:p>
                          <w:p w14:paraId="31DDBAC6"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IF (txt[i+j] != pat[j]):</w:t>
                            </w:r>
                          </w:p>
                          <w:p w14:paraId="22531C31"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Break</w:t>
                            </w:r>
                          </w:p>
                          <w:p w14:paraId="696D4A9B"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 xml:space="preserve">j </w:t>
                            </w:r>
                            <w:r>
                              <w:rPr>
                                <w:rFonts w:ascii="Courier New" w:hAnsi="Courier New" w:cs="Courier New"/>
                                <w:b/>
                              </w:rPr>
                              <w:sym w:font="Wingdings" w:char="F0DF"/>
                            </w:r>
                            <w:r>
                              <w:rPr>
                                <w:rFonts w:ascii="Courier New" w:hAnsi="Courier New" w:cs="Courier New"/>
                                <w:b/>
                                <w:lang w:val="en-ID"/>
                              </w:rPr>
                              <w:t xml:space="preserve"> j + </w:t>
                            </w:r>
                            <w:r>
                              <w:rPr>
                                <w:rFonts w:ascii="Courier New" w:hAnsi="Courier New" w:cs="Courier New"/>
                                <w:lang w:val="en-ID"/>
                              </w:rPr>
                              <w:t>1</w:t>
                            </w:r>
                          </w:p>
                          <w:p w14:paraId="20D40F1A" w14:textId="77777777" w:rsidR="00EC7493" w:rsidRDefault="00EC7493" w:rsidP="004A536D">
                            <w:pPr>
                              <w:rPr>
                                <w:rFonts w:ascii="Courier New" w:hAnsi="Courier New" w:cs="Courier New"/>
                                <w:lang w:val="en-ID"/>
                              </w:rPr>
                            </w:pPr>
                          </w:p>
                          <w:p w14:paraId="0254166A"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IF(j==M):</w:t>
                            </w:r>
                            <w:r>
                              <w:rPr>
                                <w:rFonts w:ascii="Courier New" w:hAnsi="Courier New" w:cs="Courier New"/>
                                <w:lang w:val="en-ID"/>
                              </w:rPr>
                              <w:tab/>
                            </w:r>
                          </w:p>
                          <w:p w14:paraId="6EEC9C4C"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Return 1</w:t>
                            </w:r>
                            <w:r>
                              <w:rPr>
                                <w:rFonts w:ascii="Courier New" w:hAnsi="Courier New" w:cs="Courier New"/>
                                <w:lang w:val="en-ID"/>
                              </w:rPr>
                              <w:tab/>
                              <w:t>“return 1 jika pattern terdapat pada text”</w:t>
                            </w:r>
                          </w:p>
                          <w:p w14:paraId="06350DDF"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t>IF(i&lt;N-M):</w:t>
                            </w:r>
                          </w:p>
                          <w:p w14:paraId="3C61CA9A"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 xml:space="preserve">t </w:t>
                            </w:r>
                            <w:r>
                              <w:rPr>
                                <w:rFonts w:ascii="Courier New" w:hAnsi="Courier New" w:cs="Courier New"/>
                                <w:b/>
                              </w:rPr>
                              <w:sym w:font="Wingdings" w:char="F0DF"/>
                            </w:r>
                            <w:r>
                              <w:rPr>
                                <w:rFonts w:ascii="Courier New" w:hAnsi="Courier New" w:cs="Courier New"/>
                                <w:lang w:val="en-ID"/>
                              </w:rPr>
                              <w:t xml:space="preserve"> (d*(t – ord(txt[i])*h) + ord(txt[i+M]))%q</w:t>
                            </w:r>
                          </w:p>
                          <w:p w14:paraId="0EA63E54"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IF (t&lt;0):</w:t>
                            </w:r>
                          </w:p>
                          <w:p w14:paraId="1AB1E1D4"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 xml:space="preserve">t </w:t>
                            </w:r>
                            <w:r>
                              <w:rPr>
                                <w:rFonts w:ascii="Courier New" w:hAnsi="Courier New" w:cs="Courier New"/>
                                <w:b/>
                              </w:rPr>
                              <w:sym w:font="Wingdings" w:char="F0DF"/>
                            </w:r>
                            <w:r>
                              <w:rPr>
                                <w:rFonts w:ascii="Courier New" w:hAnsi="Courier New" w:cs="Courier New"/>
                                <w:lang w:val="en-ID"/>
                              </w:rPr>
                              <w:t xml:space="preserve"> t + q</w:t>
                            </w:r>
                          </w:p>
                          <w:p w14:paraId="3531362B" w14:textId="77777777" w:rsidR="00EC7493" w:rsidRDefault="00EC7493" w:rsidP="004A536D">
                            <w:pPr>
                              <w:rPr>
                                <w:rFonts w:ascii="Courier New" w:hAnsi="Courier New" w:cs="Courier New"/>
                                <w:b/>
                                <w:lang w:val="id-ID"/>
                              </w:rPr>
                            </w:pPr>
                            <w:r>
                              <w:rPr>
                                <w:rFonts w:ascii="Courier New" w:hAnsi="Courier New" w:cs="Courier New"/>
                                <w:lang w:val="en-ID"/>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30A23" id="Text Box 92040973" o:spid="_x0000_s1045" type="#_x0000_t202" style="position:absolute;left:0;text-align:left;margin-left:111.75pt;margin-top:3.05pt;width:413.2pt;height:333.1pt;z-index:251933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">
                <v:textbox>
                  <w:txbxContent>
                    <w:p w14:paraId="0548B803" w14:textId="77777777" w:rsidR="00EC7493" w:rsidRDefault="00EC7493" w:rsidP="004A536D">
                      <w:pPr>
                        <w:rPr>
                          <w:rFonts w:ascii="Courier New" w:hAnsi="Courier New" w:cs="Courier New"/>
                          <w:lang w:val="en-ID"/>
                        </w:rPr>
                      </w:pPr>
                      <w:r>
                        <w:rPr>
                          <w:rFonts w:ascii="Courier New" w:hAnsi="Courier New" w:cs="Courier New"/>
                          <w:lang w:val="en-ID"/>
                        </w:rPr>
                        <w:t>FUNCTION rabin_karp(pat, txt, q):</w:t>
                      </w:r>
                    </w:p>
                    <w:p w14:paraId="51C7EFA7" w14:textId="77777777" w:rsidR="00EC7493" w:rsidRDefault="00EC7493" w:rsidP="004A536D">
                      <w:pPr>
                        <w:rPr>
                          <w:rFonts w:ascii="Courier New" w:hAnsi="Courier New" w:cs="Courier New"/>
                          <w:lang w:val="en-ID"/>
                        </w:rPr>
                      </w:pPr>
                      <w:r>
                        <w:rPr>
                          <w:rFonts w:ascii="Courier New" w:hAnsi="Courier New" w:cs="Courier New"/>
                          <w:lang w:val="en-ID"/>
                        </w:rPr>
                        <w:tab/>
                        <w:t xml:space="preserve">M </w:t>
                      </w:r>
                      <w:r>
                        <w:rPr>
                          <w:rFonts w:ascii="Courier New" w:hAnsi="Courier New" w:cs="Courier New"/>
                          <w:b/>
                        </w:rPr>
                        <w:sym w:font="Wingdings" w:char="F0DF"/>
                      </w:r>
                      <w:r>
                        <w:rPr>
                          <w:rFonts w:ascii="Courier New" w:hAnsi="Courier New" w:cs="Courier New"/>
                          <w:lang w:val="en-ID"/>
                        </w:rPr>
                        <w:t xml:space="preserve"> len(pat)</w:t>
                      </w:r>
                      <w:r>
                        <w:rPr>
                          <w:rFonts w:ascii="Courier New" w:hAnsi="Courier New" w:cs="Courier New"/>
                          <w:lang w:val="en-ID"/>
                        </w:rPr>
                        <w:tab/>
                      </w:r>
                      <w:r>
                        <w:rPr>
                          <w:rFonts w:ascii="Courier New" w:hAnsi="Courier New" w:cs="Courier New"/>
                          <w:lang w:val="en-ID"/>
                        </w:rPr>
                        <w:tab/>
                        <w:t>“Panjang string pattern”</w:t>
                      </w:r>
                    </w:p>
                    <w:p w14:paraId="7E41CC14" w14:textId="77777777" w:rsidR="00EC7493" w:rsidRDefault="00EC7493" w:rsidP="004A536D">
                      <w:pPr>
                        <w:rPr>
                          <w:rFonts w:ascii="Courier New" w:hAnsi="Courier New" w:cs="Courier New"/>
                          <w:lang w:val="en-ID"/>
                        </w:rPr>
                      </w:pPr>
                      <w:r>
                        <w:rPr>
                          <w:rFonts w:ascii="Courier New" w:hAnsi="Courier New" w:cs="Courier New"/>
                          <w:lang w:val="en-ID"/>
                        </w:rPr>
                        <w:tab/>
                        <w:t xml:space="preserve">N </w:t>
                      </w:r>
                      <w:r>
                        <w:rPr>
                          <w:rFonts w:ascii="Courier New" w:hAnsi="Courier New" w:cs="Courier New"/>
                          <w:b/>
                        </w:rPr>
                        <w:sym w:font="Wingdings" w:char="F0DF"/>
                      </w:r>
                      <w:r>
                        <w:rPr>
                          <w:rFonts w:ascii="Courier New" w:hAnsi="Courier New" w:cs="Courier New"/>
                          <w:lang w:val="en-ID"/>
                        </w:rPr>
                        <w:t xml:space="preserve"> len(txt)</w:t>
                      </w:r>
                      <w:r>
                        <w:rPr>
                          <w:rFonts w:ascii="Courier New" w:hAnsi="Courier New" w:cs="Courier New"/>
                          <w:lang w:val="en-ID"/>
                        </w:rPr>
                        <w:tab/>
                      </w:r>
                      <w:r>
                        <w:rPr>
                          <w:rFonts w:ascii="Courier New" w:hAnsi="Courier New" w:cs="Courier New"/>
                          <w:lang w:val="en-ID"/>
                        </w:rPr>
                        <w:tab/>
                        <w:t>“Panjang string text”</w:t>
                      </w:r>
                    </w:p>
                    <w:p w14:paraId="3D3F297B"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i </w:t>
                      </w:r>
                      <w:r>
                        <w:rPr>
                          <w:rFonts w:ascii="Courier New" w:hAnsi="Courier New" w:cs="Courier New"/>
                          <w:b/>
                        </w:rPr>
                        <w:sym w:font="Wingdings" w:char="F0DF"/>
                      </w:r>
                      <w:r>
                        <w:rPr>
                          <w:rFonts w:ascii="Courier New" w:hAnsi="Courier New" w:cs="Courier New"/>
                          <w:lang w:val="en-ID"/>
                        </w:rPr>
                        <w:t xml:space="preserve"> 0</w:t>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“Counter”</w:t>
                      </w:r>
                    </w:p>
                    <w:p w14:paraId="3B27243B"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j </w:t>
                      </w:r>
                      <w:r>
                        <w:rPr>
                          <w:rFonts w:ascii="Courier New" w:hAnsi="Courier New" w:cs="Courier New"/>
                          <w:b/>
                        </w:rPr>
                        <w:sym w:font="Wingdings" w:char="F0DF"/>
                      </w:r>
                      <w:r>
                        <w:rPr>
                          <w:rFonts w:ascii="Courier New" w:hAnsi="Courier New" w:cs="Courier New"/>
                          <w:lang w:val="en-ID"/>
                        </w:rPr>
                        <w:t xml:space="preserve"> 0</w:t>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“Counter”</w:t>
                      </w:r>
                    </w:p>
                    <w:p w14:paraId="67A5CF63"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p </w:t>
                      </w:r>
                      <w:r>
                        <w:rPr>
                          <w:rFonts w:ascii="Courier New" w:hAnsi="Courier New" w:cs="Courier New"/>
                          <w:b/>
                        </w:rPr>
                        <w:sym w:font="Wingdings" w:char="F0DF"/>
                      </w:r>
                      <w:r>
                        <w:rPr>
                          <w:rFonts w:ascii="Courier New" w:hAnsi="Courier New" w:cs="Courier New"/>
                          <w:lang w:val="en-ID"/>
                        </w:rPr>
                        <w:t xml:space="preserve"> 0</w:t>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“variabel penampung nilai hash pattern”</w:t>
                      </w:r>
                    </w:p>
                    <w:p w14:paraId="5F11EEA4"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t </w:t>
                      </w:r>
                      <w:r>
                        <w:rPr>
                          <w:rFonts w:ascii="Courier New" w:hAnsi="Courier New" w:cs="Courier New"/>
                          <w:b/>
                        </w:rPr>
                        <w:sym w:font="Wingdings" w:char="F0DF"/>
                      </w:r>
                      <w:r>
                        <w:rPr>
                          <w:rFonts w:ascii="Courier New" w:hAnsi="Courier New" w:cs="Courier New"/>
                          <w:lang w:val="en-ID"/>
                        </w:rPr>
                        <w:t xml:space="preserve"> 0</w:t>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“variabel penampung nilai hash text”</w:t>
                      </w:r>
                    </w:p>
                    <w:p w14:paraId="4DFCF613" w14:textId="77777777" w:rsidR="00EC7493" w:rsidRDefault="00EC7493" w:rsidP="004A536D">
                      <w:pPr>
                        <w:ind w:firstLine="720"/>
                        <w:rPr>
                          <w:rFonts w:ascii="Courier New" w:hAnsi="Courier New" w:cs="Courier New"/>
                          <w:lang w:val="en-ID"/>
                        </w:rPr>
                      </w:pPr>
                      <w:r>
                        <w:rPr>
                          <w:rFonts w:ascii="Courier New" w:hAnsi="Courier New" w:cs="Courier New"/>
                          <w:lang w:val="en-ID"/>
                        </w:rPr>
                        <w:t xml:space="preserve">h </w:t>
                      </w:r>
                      <w:r>
                        <w:rPr>
                          <w:rFonts w:ascii="Courier New" w:hAnsi="Courier New" w:cs="Courier New"/>
                          <w:b/>
                        </w:rPr>
                        <w:sym w:font="Wingdings" w:char="F0DF"/>
                      </w:r>
                      <w:r>
                        <w:rPr>
                          <w:rFonts w:ascii="Courier New" w:hAnsi="Courier New" w:cs="Courier New"/>
                          <w:lang w:val="en-ID"/>
                        </w:rPr>
                        <w:t xml:space="preserve"> 1</w:t>
                      </w:r>
                    </w:p>
                    <w:p w14:paraId="7C791156" w14:textId="77777777" w:rsidR="00EC7493" w:rsidRDefault="00EC7493" w:rsidP="004A536D">
                      <w:pPr>
                        <w:ind w:firstLine="720"/>
                        <w:rPr>
                          <w:rFonts w:ascii="Courier New" w:hAnsi="Courier New" w:cs="Courier New"/>
                          <w:lang w:val="en-ID"/>
                        </w:rPr>
                      </w:pPr>
                      <w:r>
                        <w:rPr>
                          <w:rFonts w:ascii="Courier New" w:hAnsi="Courier New" w:cs="Courier New"/>
                          <w:lang w:val="en-ID"/>
                        </w:rPr>
                        <w:t>FOR i IN xrange(M):</w:t>
                      </w:r>
                    </w:p>
                    <w:p w14:paraId="4B9B19A9" w14:textId="77777777" w:rsidR="00EC7493" w:rsidRDefault="00EC7493" w:rsidP="004A536D">
                      <w:pPr>
                        <w:ind w:firstLine="720"/>
                        <w:rPr>
                          <w:rFonts w:ascii="Courier New" w:hAnsi="Courier New" w:cs="Courier New"/>
                          <w:lang w:val="en-ID"/>
                        </w:rPr>
                      </w:pPr>
                      <w:r>
                        <w:rPr>
                          <w:rFonts w:ascii="Courier New" w:hAnsi="Courier New" w:cs="Courier New"/>
                          <w:lang w:val="en-ID"/>
                        </w:rPr>
                        <w:tab/>
                        <w:t xml:space="preserve">p </w:t>
                      </w:r>
                      <w:r>
                        <w:rPr>
                          <w:rFonts w:ascii="Courier New" w:hAnsi="Courier New" w:cs="Courier New"/>
                          <w:b/>
                        </w:rPr>
                        <w:sym w:font="Wingdings" w:char="F0DF"/>
                      </w:r>
                      <w:r>
                        <w:rPr>
                          <w:rFonts w:ascii="Courier New" w:hAnsi="Courier New" w:cs="Courier New"/>
                          <w:lang w:val="en-ID"/>
                        </w:rPr>
                        <w:t xml:space="preserve"> (d*p + ord(pat[i])) % q</w:t>
                      </w:r>
                      <w:r>
                        <w:rPr>
                          <w:rFonts w:ascii="Courier New" w:hAnsi="Courier New" w:cs="Courier New"/>
                          <w:lang w:val="en-ID"/>
                        </w:rPr>
                        <w:tab/>
                        <w:t>“Menghitung nilai hash pattern”</w:t>
                      </w:r>
                    </w:p>
                    <w:p w14:paraId="18344755" w14:textId="77777777" w:rsidR="00EC7493" w:rsidRDefault="00EC7493" w:rsidP="004A536D">
                      <w:pPr>
                        <w:ind w:firstLine="720"/>
                        <w:rPr>
                          <w:rFonts w:ascii="Courier New" w:hAnsi="Courier New" w:cs="Courier New"/>
                          <w:lang w:val="en-ID"/>
                        </w:rPr>
                      </w:pPr>
                      <w:r>
                        <w:rPr>
                          <w:rFonts w:ascii="Courier New" w:hAnsi="Courier New" w:cs="Courier New"/>
                          <w:lang w:val="en-ID"/>
                        </w:rPr>
                        <w:tab/>
                        <w:t xml:space="preserve">t </w:t>
                      </w:r>
                      <w:r>
                        <w:rPr>
                          <w:rFonts w:ascii="Courier New" w:hAnsi="Courier New" w:cs="Courier New"/>
                          <w:b/>
                        </w:rPr>
                        <w:sym w:font="Wingdings" w:char="F0DF"/>
                      </w:r>
                      <w:r>
                        <w:rPr>
                          <w:rFonts w:ascii="Courier New" w:hAnsi="Courier New" w:cs="Courier New"/>
                          <w:lang w:val="en-ID"/>
                        </w:rPr>
                        <w:t xml:space="preserve"> (d*t + ord(txt[i])) % q</w:t>
                      </w:r>
                      <w:r>
                        <w:rPr>
                          <w:rFonts w:ascii="Courier New" w:hAnsi="Courier New" w:cs="Courier New"/>
                          <w:lang w:val="en-ID"/>
                        </w:rPr>
                        <w:tab/>
                        <w:t>“Menghitung nilai hash text”</w:t>
                      </w:r>
                    </w:p>
                    <w:p w14:paraId="28A140AD" w14:textId="77777777" w:rsidR="00EC7493" w:rsidRDefault="00EC7493" w:rsidP="004A536D">
                      <w:pPr>
                        <w:rPr>
                          <w:rFonts w:ascii="Courier New" w:hAnsi="Courier New" w:cs="Courier New"/>
                          <w:lang w:val="en-ID"/>
                        </w:rPr>
                      </w:pPr>
                      <w:r>
                        <w:rPr>
                          <w:rFonts w:ascii="Courier New" w:hAnsi="Courier New" w:cs="Courier New"/>
                          <w:lang w:val="en-ID"/>
                        </w:rPr>
                        <w:tab/>
                        <w:t>FOR i in xrange(N-M+1):</w:t>
                      </w:r>
                    </w:p>
                    <w:p w14:paraId="4D3AFA8C"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t>IF (p==t):</w:t>
                      </w:r>
                    </w:p>
                    <w:p w14:paraId="6AAAB48F"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FOR j IN xrange(M):</w:t>
                      </w:r>
                    </w:p>
                    <w:p w14:paraId="31DDBAC6"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IF (txt[i+j] != pat[j]):</w:t>
                      </w:r>
                    </w:p>
                    <w:p w14:paraId="22531C31"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Break</w:t>
                      </w:r>
                    </w:p>
                    <w:p w14:paraId="696D4A9B"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 xml:space="preserve">j </w:t>
                      </w:r>
                      <w:r>
                        <w:rPr>
                          <w:rFonts w:ascii="Courier New" w:hAnsi="Courier New" w:cs="Courier New"/>
                          <w:b/>
                        </w:rPr>
                        <w:sym w:font="Wingdings" w:char="F0DF"/>
                      </w:r>
                      <w:r>
                        <w:rPr>
                          <w:rFonts w:ascii="Courier New" w:hAnsi="Courier New" w:cs="Courier New"/>
                          <w:b/>
                          <w:lang w:val="en-ID"/>
                        </w:rPr>
                        <w:t xml:space="preserve"> j + </w:t>
                      </w:r>
                      <w:r>
                        <w:rPr>
                          <w:rFonts w:ascii="Courier New" w:hAnsi="Courier New" w:cs="Courier New"/>
                          <w:lang w:val="en-ID"/>
                        </w:rPr>
                        <w:t>1</w:t>
                      </w:r>
                    </w:p>
                    <w:p w14:paraId="20D40F1A" w14:textId="77777777" w:rsidR="00EC7493" w:rsidRDefault="00EC7493" w:rsidP="004A536D">
                      <w:pPr>
                        <w:rPr>
                          <w:rFonts w:ascii="Courier New" w:hAnsi="Courier New" w:cs="Courier New"/>
                          <w:lang w:val="en-ID"/>
                        </w:rPr>
                      </w:pPr>
                    </w:p>
                    <w:p w14:paraId="0254166A"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IF(j==M):</w:t>
                      </w:r>
                      <w:r>
                        <w:rPr>
                          <w:rFonts w:ascii="Courier New" w:hAnsi="Courier New" w:cs="Courier New"/>
                          <w:lang w:val="en-ID"/>
                        </w:rPr>
                        <w:tab/>
                      </w:r>
                    </w:p>
                    <w:p w14:paraId="6EEC9C4C"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Return 1</w:t>
                      </w:r>
                      <w:r>
                        <w:rPr>
                          <w:rFonts w:ascii="Courier New" w:hAnsi="Courier New" w:cs="Courier New"/>
                          <w:lang w:val="en-ID"/>
                        </w:rPr>
                        <w:tab/>
                        <w:t>“return 1 jika pattern terdapat pada text”</w:t>
                      </w:r>
                    </w:p>
                    <w:p w14:paraId="06350DDF"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t>IF(i&lt;N-M):</w:t>
                      </w:r>
                    </w:p>
                    <w:p w14:paraId="3C61CA9A"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 xml:space="preserve">t </w:t>
                      </w:r>
                      <w:r>
                        <w:rPr>
                          <w:rFonts w:ascii="Courier New" w:hAnsi="Courier New" w:cs="Courier New"/>
                          <w:b/>
                        </w:rPr>
                        <w:sym w:font="Wingdings" w:char="F0DF"/>
                      </w:r>
                      <w:r>
                        <w:rPr>
                          <w:rFonts w:ascii="Courier New" w:hAnsi="Courier New" w:cs="Courier New"/>
                          <w:lang w:val="en-ID"/>
                        </w:rPr>
                        <w:t xml:space="preserve"> (d*(t – ord(txt[i])*h) + ord(txt[i+M]))%q</w:t>
                      </w:r>
                    </w:p>
                    <w:p w14:paraId="0EA63E54"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IF (t&lt;0):</w:t>
                      </w:r>
                    </w:p>
                    <w:p w14:paraId="1AB1E1D4" w14:textId="77777777" w:rsidR="00EC7493" w:rsidRDefault="00EC7493" w:rsidP="004A536D">
                      <w:pPr>
                        <w:rPr>
                          <w:rFonts w:ascii="Courier New" w:hAnsi="Courier New" w:cs="Courier New"/>
                          <w:lang w:val="en-ID"/>
                        </w:rPr>
                      </w:pP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r>
                      <w:r>
                        <w:rPr>
                          <w:rFonts w:ascii="Courier New" w:hAnsi="Courier New" w:cs="Courier New"/>
                          <w:lang w:val="en-ID"/>
                        </w:rPr>
                        <w:tab/>
                        <w:t xml:space="preserve">t </w:t>
                      </w:r>
                      <w:r>
                        <w:rPr>
                          <w:rFonts w:ascii="Courier New" w:hAnsi="Courier New" w:cs="Courier New"/>
                          <w:b/>
                        </w:rPr>
                        <w:sym w:font="Wingdings" w:char="F0DF"/>
                      </w:r>
                      <w:r>
                        <w:rPr>
                          <w:rFonts w:ascii="Courier New" w:hAnsi="Courier New" w:cs="Courier New"/>
                          <w:lang w:val="en-ID"/>
                        </w:rPr>
                        <w:t xml:space="preserve"> t + q</w:t>
                      </w:r>
                    </w:p>
                    <w:p w14:paraId="3531362B" w14:textId="77777777" w:rsidR="00EC7493" w:rsidRDefault="00EC7493" w:rsidP="004A536D">
                      <w:pPr>
                        <w:rPr>
                          <w:rFonts w:ascii="Courier New" w:hAnsi="Courier New" w:cs="Courier New"/>
                          <w:b/>
                          <w:lang w:val="id-ID"/>
                        </w:rPr>
                      </w:pPr>
                      <w:r>
                        <w:rPr>
                          <w:rFonts w:ascii="Courier New" w:hAnsi="Courier New" w:cs="Courier New"/>
                          <w:lang w:val="en-ID"/>
                        </w:rPr>
                        <w:tab/>
                      </w:r>
                    </w:p>
                  </w:txbxContent>
                </v:textbox>
                <w10:wrap type="square" anchorx="page"/>
              </v:shape>
            </w:pict>
          </mc:Fallback>
        </mc:AlternateContent>
      </w:r>
    </w:p>
    <w:p w14:paraId="545B2E26" w14:textId="08E78906" w:rsidR="007A382B" w:rsidRPr="00C41634" w:rsidRDefault="00C41634" w:rsidP="00C41634">
      <w:pPr>
        <w:pStyle w:val="Heading5"/>
        <w:keepNext w:val="0"/>
        <w:keepLines w:val="0"/>
        <w:spacing w:before="0" w:after="60" w:line="360" w:lineRule="auto"/>
        <w:ind w:left="1080" w:hanging="1080"/>
        <w:jc w:val="both"/>
        <w:rPr>
          <w:rFonts w:ascii="Times New Roman" w:hAnsi="Times New Roman" w:cs="Times New Roman"/>
          <w:b/>
          <w:color w:val="auto"/>
          <w:sz w:val="24"/>
          <w:szCs w:val="24"/>
        </w:rPr>
      </w:pPr>
      <w:bookmarkStart w:id="567" w:name="_Toc519867709"/>
      <w:bookmarkStart w:id="568" w:name="_Toc519867710"/>
      <w:bookmarkStart w:id="569" w:name="_Toc519867711"/>
      <w:bookmarkStart w:id="570" w:name="_Toc519867712"/>
      <w:bookmarkStart w:id="571" w:name="_Toc519867713"/>
      <w:bookmarkStart w:id="572" w:name="_Toc519867714"/>
      <w:bookmarkStart w:id="573" w:name="_Toc519867715"/>
      <w:bookmarkStart w:id="574" w:name="_Toc519867716"/>
      <w:bookmarkStart w:id="575" w:name="_Toc519867717"/>
      <w:bookmarkStart w:id="576" w:name="_Toc519867718"/>
      <w:bookmarkStart w:id="577" w:name="_Toc519867719"/>
      <w:bookmarkStart w:id="578" w:name="_Toc519867720"/>
      <w:bookmarkStart w:id="579" w:name="_Toc519867721"/>
      <w:bookmarkStart w:id="580" w:name="_Toc519867722"/>
      <w:bookmarkStart w:id="581" w:name="_Toc519867723"/>
      <w:bookmarkStart w:id="582" w:name="_Toc519867724"/>
      <w:bookmarkStart w:id="583" w:name="_Toc519867725"/>
      <w:bookmarkStart w:id="584" w:name="_Toc519843395"/>
      <w:bookmarkStart w:id="585" w:name="_Toc519867726"/>
      <w:bookmarkStart w:id="586" w:name="_Toc522192800"/>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roofErr w:type="gramStart"/>
      <w:r w:rsidRPr="00C41634">
        <w:rPr>
          <w:rFonts w:ascii="Times New Roman" w:hAnsi="Times New Roman" w:cs="Times New Roman"/>
          <w:b/>
          <w:color w:val="auto"/>
          <w:sz w:val="24"/>
          <w:szCs w:val="24"/>
        </w:rPr>
        <w:t xml:space="preserve">4.1.2.5.3 </w:t>
      </w:r>
      <w:r w:rsidR="007A382B" w:rsidRPr="00C41634">
        <w:rPr>
          <w:rFonts w:ascii="Times New Roman" w:hAnsi="Times New Roman" w:cs="Times New Roman"/>
          <w:b/>
          <w:i/>
          <w:color w:val="auto"/>
          <w:sz w:val="24"/>
          <w:szCs w:val="24"/>
        </w:rPr>
        <w:t xml:space="preserve"> </w:t>
      </w:r>
      <w:r w:rsidR="007A382B" w:rsidRPr="006F6140">
        <w:rPr>
          <w:rFonts w:ascii="Times New Roman" w:hAnsi="Times New Roman" w:cs="Times New Roman"/>
          <w:b/>
          <w:i/>
          <w:color w:val="auto"/>
          <w:sz w:val="24"/>
          <w:szCs w:val="24"/>
        </w:rPr>
        <w:t>Suffix</w:t>
      </w:r>
      <w:proofErr w:type="gramEnd"/>
      <w:r w:rsidR="007A382B" w:rsidRPr="006F6140">
        <w:rPr>
          <w:rFonts w:ascii="Times New Roman" w:hAnsi="Times New Roman" w:cs="Times New Roman"/>
          <w:b/>
          <w:i/>
          <w:color w:val="auto"/>
          <w:sz w:val="24"/>
          <w:szCs w:val="24"/>
        </w:rPr>
        <w:t xml:space="preserve"> Tree</w:t>
      </w:r>
      <w:bookmarkEnd w:id="584"/>
      <w:bookmarkEnd w:id="585"/>
      <w:bookmarkEnd w:id="586"/>
    </w:p>
    <w:p w14:paraId="249C2906" w14:textId="5F039800" w:rsidR="00F914A7" w:rsidRDefault="00EA23F5" w:rsidP="007C4588">
      <w:pPr>
        <w:spacing w:line="360" w:lineRule="auto"/>
        <w:jc w:val="both"/>
        <w:rPr>
          <w:sz w:val="24"/>
          <w:szCs w:val="24"/>
        </w:rPr>
      </w:pPr>
      <w:r w:rsidRPr="00610384">
        <w:rPr>
          <w:noProof/>
          <w:sz w:val="24"/>
          <w:szCs w:val="24"/>
        </w:rPr>
        <w:drawing>
          <wp:anchor distT="0" distB="0" distL="114300" distR="114300" simplePos="0" relativeHeight="251942400" behindDoc="0" locked="0" layoutInCell="1" allowOverlap="1" wp14:anchorId="79EBB10B" wp14:editId="3F923946">
            <wp:simplePos x="0" y="0"/>
            <wp:positionH relativeFrom="margin">
              <wp:posOffset>-3810</wp:posOffset>
            </wp:positionH>
            <wp:positionV relativeFrom="paragraph">
              <wp:posOffset>1829435</wp:posOffset>
            </wp:positionV>
            <wp:extent cx="5220970" cy="742950"/>
            <wp:effectExtent l="0" t="0" r="0" b="0"/>
            <wp:wrapTopAndBottom/>
            <wp:docPr id="1015655954" name="Picture 101565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20970" cy="742950"/>
                    </a:xfrm>
                    <a:prstGeom prst="rect">
                      <a:avLst/>
                    </a:prstGeom>
                  </pic:spPr>
                </pic:pic>
              </a:graphicData>
            </a:graphic>
            <wp14:sizeRelV relativeFrom="margin">
              <wp14:pctHeight>0</wp14:pctHeight>
            </wp14:sizeRelV>
          </wp:anchor>
        </w:drawing>
      </w:r>
      <w:r w:rsidRPr="00610384">
        <w:rPr>
          <w:noProof/>
          <w:sz w:val="24"/>
          <w:szCs w:val="24"/>
        </w:rPr>
        <mc:AlternateContent>
          <mc:Choice Requires="wps">
            <w:drawing>
              <wp:anchor distT="0" distB="0" distL="114300" distR="114300" simplePos="0" relativeHeight="251937280" behindDoc="0" locked="0" layoutInCell="1" allowOverlap="1" wp14:anchorId="0C61DDE8" wp14:editId="595ADE66">
                <wp:simplePos x="0" y="0"/>
                <wp:positionH relativeFrom="margin">
                  <wp:posOffset>-307340</wp:posOffset>
                </wp:positionH>
                <wp:positionV relativeFrom="paragraph">
                  <wp:posOffset>2939415</wp:posOffset>
                </wp:positionV>
                <wp:extent cx="5540375" cy="635"/>
                <wp:effectExtent l="0" t="0" r="3175" b="0"/>
                <wp:wrapTopAndBottom/>
                <wp:docPr id="92040986" name="Text Box 9204098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42D705DE" w14:textId="74A39F0C" w:rsidR="00EC7493" w:rsidRPr="00AE4F98" w:rsidRDefault="00EC7493" w:rsidP="00AE4F98">
                            <w:pPr>
                              <w:pStyle w:val="Caption"/>
                              <w:jc w:val="center"/>
                              <w:rPr>
                                <w:b/>
                                <w:noProof/>
                                <w:color w:val="auto"/>
                                <w:sz w:val="20"/>
                                <w:szCs w:val="20"/>
                                <w:lang w:val="en-GB" w:eastAsia="en-GB"/>
                              </w:rPr>
                            </w:pPr>
                            <w:bookmarkStart w:id="587" w:name="_Ref521588150"/>
                            <w:bookmarkStart w:id="588" w:name="_Toc522079716"/>
                            <w:r w:rsidRPr="00983710">
                              <w:rPr>
                                <w:b/>
                                <w:i w:val="0"/>
                                <w:color w:val="auto"/>
                                <w:sz w:val="20"/>
                                <w:szCs w:val="20"/>
                              </w:rPr>
                              <w:t>Gambar</w:t>
                            </w:r>
                            <w:r w:rsidRPr="00AE4F98">
                              <w:rPr>
                                <w:b/>
                                <w:color w:val="auto"/>
                                <w:sz w:val="20"/>
                                <w:szCs w:val="20"/>
                              </w:rPr>
                              <w:t xml:space="preserve"> </w:t>
                            </w:r>
                            <w:r w:rsidRPr="00983710">
                              <w:rPr>
                                <w:b/>
                                <w:i w:val="0"/>
                                <w:color w:val="auto"/>
                                <w:sz w:val="20"/>
                                <w:szCs w:val="20"/>
                              </w:rPr>
                              <w:fldChar w:fldCharType="begin"/>
                            </w:r>
                            <w:r w:rsidRPr="00983710">
                              <w:rPr>
                                <w:b/>
                                <w:i w:val="0"/>
                                <w:color w:val="auto"/>
                                <w:sz w:val="20"/>
                                <w:szCs w:val="20"/>
                              </w:rPr>
                              <w:instrText xml:space="preserve"> STYLEREF 1 \s </w:instrText>
                            </w:r>
                            <w:r w:rsidRPr="00983710">
                              <w:rPr>
                                <w:b/>
                                <w:i w:val="0"/>
                                <w:color w:val="auto"/>
                                <w:sz w:val="20"/>
                                <w:szCs w:val="20"/>
                              </w:rPr>
                              <w:fldChar w:fldCharType="separate"/>
                            </w:r>
                            <w:r>
                              <w:rPr>
                                <w:b/>
                                <w:i w:val="0"/>
                                <w:noProof/>
                                <w:color w:val="auto"/>
                                <w:sz w:val="20"/>
                                <w:szCs w:val="20"/>
                              </w:rPr>
                              <w:t>4</w:t>
                            </w:r>
                            <w:r w:rsidRPr="00983710">
                              <w:rPr>
                                <w:b/>
                                <w:i w:val="0"/>
                                <w:color w:val="auto"/>
                                <w:sz w:val="20"/>
                                <w:szCs w:val="20"/>
                              </w:rPr>
                              <w:fldChar w:fldCharType="end"/>
                            </w:r>
                            <w:r w:rsidRPr="00983710">
                              <w:rPr>
                                <w:b/>
                                <w:i w:val="0"/>
                                <w:color w:val="auto"/>
                                <w:sz w:val="20"/>
                                <w:szCs w:val="20"/>
                              </w:rPr>
                              <w:t>.</w:t>
                            </w:r>
                            <w:r w:rsidRPr="00983710">
                              <w:rPr>
                                <w:b/>
                                <w:i w:val="0"/>
                                <w:color w:val="auto"/>
                                <w:sz w:val="20"/>
                                <w:szCs w:val="20"/>
                              </w:rPr>
                              <w:fldChar w:fldCharType="begin"/>
                            </w:r>
                            <w:r w:rsidRPr="00983710">
                              <w:rPr>
                                <w:b/>
                                <w:i w:val="0"/>
                                <w:color w:val="auto"/>
                                <w:sz w:val="20"/>
                                <w:szCs w:val="20"/>
                              </w:rPr>
                              <w:instrText xml:space="preserve"> SEQ Gambar \* ARABIC \s 1 </w:instrText>
                            </w:r>
                            <w:r w:rsidRPr="00983710">
                              <w:rPr>
                                <w:b/>
                                <w:i w:val="0"/>
                                <w:color w:val="auto"/>
                                <w:sz w:val="20"/>
                                <w:szCs w:val="20"/>
                              </w:rPr>
                              <w:fldChar w:fldCharType="separate"/>
                            </w:r>
                            <w:r>
                              <w:rPr>
                                <w:b/>
                                <w:i w:val="0"/>
                                <w:noProof/>
                                <w:color w:val="auto"/>
                                <w:sz w:val="20"/>
                                <w:szCs w:val="20"/>
                              </w:rPr>
                              <w:t>9</w:t>
                            </w:r>
                            <w:r w:rsidRPr="00983710">
                              <w:rPr>
                                <w:b/>
                                <w:i w:val="0"/>
                                <w:color w:val="auto"/>
                                <w:sz w:val="20"/>
                                <w:szCs w:val="20"/>
                              </w:rPr>
                              <w:fldChar w:fldCharType="end"/>
                            </w:r>
                            <w:bookmarkEnd w:id="587"/>
                            <w:r w:rsidRPr="00AE4F98">
                              <w:rPr>
                                <w:b/>
                                <w:color w:val="auto"/>
                                <w:sz w:val="20"/>
                                <w:szCs w:val="20"/>
                              </w:rPr>
                              <w:t xml:space="preserve"> Flowchart Suffix Tree</w:t>
                            </w:r>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61DDE8" id="Text Box 92040986" o:spid="_x0000_s1046" type="#_x0000_t202" style="position:absolute;left:0;text-align:left;margin-left:-24.2pt;margin-top:231.45pt;width:436.25pt;height:.05pt;z-index:251937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" stroked="f">
                <v:textbox style="mso-fit-shape-to-text:t" inset="0,0,0,0">
                  <w:txbxContent>
                    <w:p w14:paraId="42D705DE" w14:textId="74A39F0C" w:rsidR="00EC7493" w:rsidRPr="00AE4F98" w:rsidRDefault="00EC7493" w:rsidP="00AE4F98">
                      <w:pPr>
                        <w:pStyle w:val="Caption"/>
                        <w:jc w:val="center"/>
                        <w:rPr>
                          <w:b/>
                          <w:noProof/>
                          <w:color w:val="auto"/>
                          <w:sz w:val="20"/>
                          <w:szCs w:val="20"/>
                          <w:lang w:val="en-GB" w:eastAsia="en-GB"/>
                        </w:rPr>
                      </w:pPr>
                      <w:bookmarkStart w:id="619" w:name="_Ref521588150"/>
                      <w:bookmarkStart w:id="620" w:name="_Toc522079716"/>
                      <w:r w:rsidRPr="00983710">
                        <w:rPr>
                          <w:b/>
                          <w:i w:val="0"/>
                          <w:color w:val="auto"/>
                          <w:sz w:val="20"/>
                          <w:szCs w:val="20"/>
                        </w:rPr>
                        <w:t>Gambar</w:t>
                      </w:r>
                      <w:r w:rsidRPr="00AE4F98">
                        <w:rPr>
                          <w:b/>
                          <w:color w:val="auto"/>
                          <w:sz w:val="20"/>
                          <w:szCs w:val="20"/>
                        </w:rPr>
                        <w:t xml:space="preserve"> </w:t>
                      </w:r>
                      <w:r w:rsidRPr="00983710">
                        <w:rPr>
                          <w:b/>
                          <w:i w:val="0"/>
                          <w:color w:val="auto"/>
                          <w:sz w:val="20"/>
                          <w:szCs w:val="20"/>
                        </w:rPr>
                        <w:fldChar w:fldCharType="begin"/>
                      </w:r>
                      <w:r w:rsidRPr="00983710">
                        <w:rPr>
                          <w:b/>
                          <w:i w:val="0"/>
                          <w:color w:val="auto"/>
                          <w:sz w:val="20"/>
                          <w:szCs w:val="20"/>
                        </w:rPr>
                        <w:instrText xml:space="preserve"> STYLEREF 1 \s </w:instrText>
                      </w:r>
                      <w:r w:rsidRPr="00983710">
                        <w:rPr>
                          <w:b/>
                          <w:i w:val="0"/>
                          <w:color w:val="auto"/>
                          <w:sz w:val="20"/>
                          <w:szCs w:val="20"/>
                        </w:rPr>
                        <w:fldChar w:fldCharType="separate"/>
                      </w:r>
                      <w:r>
                        <w:rPr>
                          <w:b/>
                          <w:i w:val="0"/>
                          <w:noProof/>
                          <w:color w:val="auto"/>
                          <w:sz w:val="20"/>
                          <w:szCs w:val="20"/>
                        </w:rPr>
                        <w:t>4</w:t>
                      </w:r>
                      <w:r w:rsidRPr="00983710">
                        <w:rPr>
                          <w:b/>
                          <w:i w:val="0"/>
                          <w:color w:val="auto"/>
                          <w:sz w:val="20"/>
                          <w:szCs w:val="20"/>
                        </w:rPr>
                        <w:fldChar w:fldCharType="end"/>
                      </w:r>
                      <w:r w:rsidRPr="00983710">
                        <w:rPr>
                          <w:b/>
                          <w:i w:val="0"/>
                          <w:color w:val="auto"/>
                          <w:sz w:val="20"/>
                          <w:szCs w:val="20"/>
                        </w:rPr>
                        <w:t>.</w:t>
                      </w:r>
                      <w:r w:rsidRPr="00983710">
                        <w:rPr>
                          <w:b/>
                          <w:i w:val="0"/>
                          <w:color w:val="auto"/>
                          <w:sz w:val="20"/>
                          <w:szCs w:val="20"/>
                        </w:rPr>
                        <w:fldChar w:fldCharType="begin"/>
                      </w:r>
                      <w:r w:rsidRPr="00983710">
                        <w:rPr>
                          <w:b/>
                          <w:i w:val="0"/>
                          <w:color w:val="auto"/>
                          <w:sz w:val="20"/>
                          <w:szCs w:val="20"/>
                        </w:rPr>
                        <w:instrText xml:space="preserve"> SEQ Gambar \* ARABIC \s 1 </w:instrText>
                      </w:r>
                      <w:r w:rsidRPr="00983710">
                        <w:rPr>
                          <w:b/>
                          <w:i w:val="0"/>
                          <w:color w:val="auto"/>
                          <w:sz w:val="20"/>
                          <w:szCs w:val="20"/>
                        </w:rPr>
                        <w:fldChar w:fldCharType="separate"/>
                      </w:r>
                      <w:r>
                        <w:rPr>
                          <w:b/>
                          <w:i w:val="0"/>
                          <w:noProof/>
                          <w:color w:val="auto"/>
                          <w:sz w:val="20"/>
                          <w:szCs w:val="20"/>
                        </w:rPr>
                        <w:t>9</w:t>
                      </w:r>
                      <w:r w:rsidRPr="00983710">
                        <w:rPr>
                          <w:b/>
                          <w:i w:val="0"/>
                          <w:color w:val="auto"/>
                          <w:sz w:val="20"/>
                          <w:szCs w:val="20"/>
                        </w:rPr>
                        <w:fldChar w:fldCharType="end"/>
                      </w:r>
                      <w:bookmarkEnd w:id="619"/>
                      <w:r w:rsidRPr="00AE4F98">
                        <w:rPr>
                          <w:b/>
                          <w:color w:val="auto"/>
                          <w:sz w:val="20"/>
                          <w:szCs w:val="20"/>
                        </w:rPr>
                        <w:t xml:space="preserve"> Flowchart Suffix Tree</w:t>
                      </w:r>
                      <w:bookmarkEnd w:id="620"/>
                    </w:p>
                  </w:txbxContent>
                </v:textbox>
                <w10:wrap type="topAndBottom" anchorx="margin"/>
              </v:shape>
            </w:pict>
          </mc:Fallback>
        </mc:AlternateContent>
      </w:r>
      <w:r w:rsidR="007C4588" w:rsidRPr="00610384">
        <w:rPr>
          <w:sz w:val="24"/>
          <w:szCs w:val="24"/>
        </w:rPr>
        <w:t xml:space="preserve">Pada algoritma ini, </w:t>
      </w:r>
      <w:r w:rsidR="007C4588" w:rsidRPr="00610384">
        <w:rPr>
          <w:i/>
          <w:sz w:val="24"/>
          <w:szCs w:val="24"/>
        </w:rPr>
        <w:t>signature</w:t>
      </w:r>
      <w:r w:rsidR="007C4588" w:rsidRPr="00610384">
        <w:rPr>
          <w:sz w:val="24"/>
          <w:szCs w:val="24"/>
        </w:rPr>
        <w:t xml:space="preserve"> dalam </w:t>
      </w:r>
      <w:r w:rsidR="007C4588" w:rsidRPr="00610384">
        <w:rPr>
          <w:i/>
          <w:sz w:val="24"/>
          <w:szCs w:val="24"/>
        </w:rPr>
        <w:t>library</w:t>
      </w:r>
      <w:r w:rsidR="007C4588" w:rsidRPr="00610384">
        <w:rPr>
          <w:sz w:val="24"/>
          <w:szCs w:val="24"/>
        </w:rPr>
        <w:t xml:space="preserve"> dibuat dalam bentuk </w:t>
      </w:r>
      <w:r w:rsidR="007C4588" w:rsidRPr="00610384">
        <w:rPr>
          <w:i/>
          <w:sz w:val="24"/>
          <w:szCs w:val="24"/>
        </w:rPr>
        <w:t>suffix tree</w:t>
      </w:r>
      <w:r w:rsidR="007C4588" w:rsidRPr="00610384">
        <w:rPr>
          <w:sz w:val="24"/>
          <w:szCs w:val="24"/>
        </w:rPr>
        <w:t xml:space="preserve"> dan </w:t>
      </w:r>
      <w:r w:rsidR="007C4588" w:rsidRPr="00610384">
        <w:rPr>
          <w:i/>
          <w:sz w:val="24"/>
          <w:szCs w:val="24"/>
        </w:rPr>
        <w:t>shellcode</w:t>
      </w:r>
      <w:r w:rsidR="007C4588" w:rsidRPr="00610384">
        <w:rPr>
          <w:sz w:val="24"/>
          <w:szCs w:val="24"/>
        </w:rPr>
        <w:t xml:space="preserve"> </w:t>
      </w:r>
      <w:r w:rsidR="007C4588" w:rsidRPr="00610384">
        <w:rPr>
          <w:i/>
          <w:sz w:val="24"/>
          <w:szCs w:val="24"/>
        </w:rPr>
        <w:t>text section</w:t>
      </w:r>
      <w:r w:rsidR="007C4588" w:rsidRPr="00610384">
        <w:rPr>
          <w:sz w:val="24"/>
          <w:szCs w:val="24"/>
        </w:rPr>
        <w:t xml:space="preserve"> akan dibanding ke </w:t>
      </w:r>
      <w:r w:rsidR="007C4588" w:rsidRPr="00610384">
        <w:rPr>
          <w:i/>
          <w:sz w:val="24"/>
          <w:szCs w:val="24"/>
        </w:rPr>
        <w:t>tree</w:t>
      </w:r>
      <w:r w:rsidR="007C4588" w:rsidRPr="00610384">
        <w:rPr>
          <w:sz w:val="24"/>
          <w:szCs w:val="24"/>
        </w:rPr>
        <w:t xml:space="preserve"> tersebut. Langkah-langkah pada pembuatan </w:t>
      </w:r>
      <w:r w:rsidR="007C4588" w:rsidRPr="00EA23F5">
        <w:rPr>
          <w:i/>
          <w:sz w:val="24"/>
          <w:szCs w:val="24"/>
        </w:rPr>
        <w:t>suffix tree</w:t>
      </w:r>
      <w:r w:rsidR="007C4588" w:rsidRPr="00610384">
        <w:rPr>
          <w:sz w:val="24"/>
          <w:szCs w:val="24"/>
        </w:rPr>
        <w:t xml:space="preserve"> adalah, pertama sekali men-</w:t>
      </w:r>
      <w:r w:rsidR="007C4588" w:rsidRPr="00610384">
        <w:rPr>
          <w:i/>
          <w:sz w:val="24"/>
          <w:szCs w:val="24"/>
        </w:rPr>
        <w:t>generate</w:t>
      </w:r>
      <w:r w:rsidR="007C4588" w:rsidRPr="00610384">
        <w:rPr>
          <w:sz w:val="24"/>
          <w:szCs w:val="24"/>
        </w:rPr>
        <w:t xml:space="preserve"> semua </w:t>
      </w:r>
      <w:r w:rsidR="007C4588" w:rsidRPr="00610384">
        <w:rPr>
          <w:i/>
          <w:sz w:val="24"/>
          <w:szCs w:val="24"/>
        </w:rPr>
        <w:t>suffix</w:t>
      </w:r>
      <w:r w:rsidR="007C4588" w:rsidRPr="00610384">
        <w:rPr>
          <w:sz w:val="24"/>
          <w:szCs w:val="24"/>
        </w:rPr>
        <w:t xml:space="preserve"> dari </w:t>
      </w:r>
      <w:r w:rsidR="007C4588" w:rsidRPr="00610384">
        <w:rPr>
          <w:i/>
          <w:sz w:val="24"/>
          <w:szCs w:val="24"/>
        </w:rPr>
        <w:t>text</w:t>
      </w:r>
      <w:r w:rsidR="007C4588" w:rsidRPr="00610384">
        <w:rPr>
          <w:sz w:val="24"/>
          <w:szCs w:val="24"/>
        </w:rPr>
        <w:t xml:space="preserve"> atau </w:t>
      </w:r>
      <w:r w:rsidR="007C4588" w:rsidRPr="00610384">
        <w:rPr>
          <w:i/>
          <w:sz w:val="24"/>
          <w:szCs w:val="24"/>
        </w:rPr>
        <w:t>signature malware</w:t>
      </w:r>
      <w:r w:rsidR="007C4588" w:rsidRPr="00610384">
        <w:rPr>
          <w:sz w:val="24"/>
          <w:szCs w:val="24"/>
        </w:rPr>
        <w:t xml:space="preserve">. Kemudian pertimbangkan semua </w:t>
      </w:r>
      <w:r w:rsidR="007C4588" w:rsidRPr="00610384">
        <w:rPr>
          <w:i/>
          <w:sz w:val="24"/>
          <w:szCs w:val="24"/>
        </w:rPr>
        <w:t>suffix</w:t>
      </w:r>
      <w:r w:rsidR="007C4588" w:rsidRPr="00610384">
        <w:rPr>
          <w:sz w:val="24"/>
          <w:szCs w:val="24"/>
        </w:rPr>
        <w:t xml:space="preserve"> menjadi kata – kata individual dan buat sebuat </w:t>
      </w:r>
      <w:r w:rsidR="007C4588" w:rsidRPr="00610384">
        <w:rPr>
          <w:i/>
          <w:sz w:val="24"/>
          <w:szCs w:val="24"/>
        </w:rPr>
        <w:t>tree</w:t>
      </w:r>
      <w:r w:rsidR="007C4588" w:rsidRPr="00610384">
        <w:rPr>
          <w:sz w:val="24"/>
          <w:szCs w:val="24"/>
        </w:rPr>
        <w:t xml:space="preserve"> yang telah dikompres. Kemudian untuk metode </w:t>
      </w:r>
      <w:r w:rsidR="007C4588" w:rsidRPr="00610384">
        <w:rPr>
          <w:i/>
          <w:sz w:val="24"/>
          <w:szCs w:val="24"/>
        </w:rPr>
        <w:t xml:space="preserve">string searching </w:t>
      </w:r>
      <w:r w:rsidR="007C4588" w:rsidRPr="00610384">
        <w:rPr>
          <w:sz w:val="24"/>
          <w:szCs w:val="24"/>
        </w:rPr>
        <w:t xml:space="preserve">yang dimulai dari root tree kemudian ke setiap </w:t>
      </w:r>
      <w:r w:rsidR="007C4588" w:rsidRPr="00EA23F5">
        <w:rPr>
          <w:i/>
          <w:sz w:val="24"/>
          <w:szCs w:val="24"/>
        </w:rPr>
        <w:t>edge</w:t>
      </w:r>
      <w:r w:rsidR="007C4588" w:rsidRPr="00610384">
        <w:rPr>
          <w:sz w:val="24"/>
          <w:szCs w:val="24"/>
        </w:rPr>
        <w:t xml:space="preserve"> dari </w:t>
      </w:r>
      <w:r w:rsidR="007C4588" w:rsidRPr="00EA23F5">
        <w:rPr>
          <w:i/>
          <w:sz w:val="24"/>
          <w:szCs w:val="24"/>
        </w:rPr>
        <w:t>tree</w:t>
      </w:r>
      <w:r w:rsidR="007C4588" w:rsidRPr="00610384">
        <w:rPr>
          <w:sz w:val="24"/>
          <w:szCs w:val="24"/>
        </w:rPr>
        <w:t xml:space="preserve"> tersebut. Untuk </w:t>
      </w:r>
      <w:r>
        <w:rPr>
          <w:i/>
          <w:sz w:val="24"/>
          <w:szCs w:val="24"/>
        </w:rPr>
        <w:t>flowchart</w:t>
      </w:r>
      <w:r w:rsidR="007C4588" w:rsidRPr="00610384">
        <w:rPr>
          <w:sz w:val="24"/>
          <w:szCs w:val="24"/>
        </w:rPr>
        <w:t xml:space="preserve"> pada algoritma ini dapat dilihat pada </w:t>
      </w:r>
      <w:r w:rsidR="007C4588" w:rsidRPr="00610384">
        <w:rPr>
          <w:sz w:val="24"/>
          <w:szCs w:val="24"/>
        </w:rPr>
        <w:fldChar w:fldCharType="begin"/>
      </w:r>
      <w:r w:rsidR="007C4588" w:rsidRPr="00610384">
        <w:rPr>
          <w:sz w:val="24"/>
          <w:szCs w:val="24"/>
        </w:rPr>
        <w:instrText xml:space="preserve"> REF _Ref521588150 \h  \* MERGEFORMAT </w:instrText>
      </w:r>
      <w:r w:rsidR="007C4588" w:rsidRPr="00610384">
        <w:rPr>
          <w:sz w:val="24"/>
          <w:szCs w:val="24"/>
        </w:rPr>
      </w:r>
      <w:r w:rsidR="007C4588" w:rsidRPr="00610384">
        <w:rPr>
          <w:sz w:val="24"/>
          <w:szCs w:val="24"/>
        </w:rPr>
        <w:fldChar w:fldCharType="separate"/>
      </w:r>
      <w:r w:rsidR="00EC7493" w:rsidRPr="00EC7493">
        <w:rPr>
          <w:sz w:val="24"/>
          <w:szCs w:val="24"/>
        </w:rPr>
        <w:t xml:space="preserve">Gambar </w:t>
      </w:r>
      <w:r w:rsidR="00EC7493" w:rsidRPr="00EC7493">
        <w:rPr>
          <w:noProof/>
          <w:sz w:val="24"/>
          <w:szCs w:val="24"/>
        </w:rPr>
        <w:t>4.9</w:t>
      </w:r>
      <w:r w:rsidR="007C4588" w:rsidRPr="00610384">
        <w:rPr>
          <w:sz w:val="24"/>
          <w:szCs w:val="24"/>
        </w:rPr>
        <w:fldChar w:fldCharType="end"/>
      </w:r>
      <w:r w:rsidR="007C4588" w:rsidRPr="00610384">
        <w:rPr>
          <w:i/>
          <w:sz w:val="24"/>
          <w:szCs w:val="24"/>
        </w:rPr>
        <w:t>.</w:t>
      </w:r>
      <w:bookmarkStart w:id="589" w:name="_Ref519686044"/>
      <w:bookmarkStart w:id="590" w:name="_Toc519843460"/>
    </w:p>
    <w:p w14:paraId="0EC29665" w14:textId="72DA91E1" w:rsidR="00F914A7" w:rsidRDefault="00F914A7" w:rsidP="00F914A7">
      <w:pPr>
        <w:tabs>
          <w:tab w:val="left" w:pos="3632"/>
        </w:tabs>
        <w:rPr>
          <w:sz w:val="24"/>
          <w:szCs w:val="24"/>
        </w:rPr>
        <w:sectPr w:rsidR="00F914A7" w:rsidSect="00F322E8">
          <w:type w:val="continuous"/>
          <w:pgSz w:w="11906" w:h="16838" w:code="9"/>
          <w:pgMar w:top="1701" w:right="1701" w:bottom="1701" w:left="2268" w:header="851" w:footer="1418" w:gutter="0"/>
          <w:cols w:space="708"/>
          <w:titlePg/>
          <w:docGrid w:linePitch="360"/>
        </w:sectPr>
      </w:pPr>
      <w:r>
        <w:rPr>
          <w:sz w:val="24"/>
          <w:szCs w:val="24"/>
        </w:rPr>
        <w:tab/>
      </w:r>
    </w:p>
    <w:bookmarkEnd w:id="589"/>
    <w:bookmarkEnd w:id="590"/>
    <w:p w14:paraId="2E6CD7D3" w14:textId="1F8DA3F4" w:rsidR="007A382B" w:rsidRPr="00D54A55" w:rsidRDefault="00D54A55" w:rsidP="00FD414A">
      <w:pPr>
        <w:pStyle w:val="Heading1"/>
        <w:spacing w:line="360" w:lineRule="auto"/>
        <w:ind w:firstLine="360"/>
        <w:jc w:val="center"/>
        <w:rPr>
          <w:rFonts w:ascii="Times New Roman" w:hAnsi="Times New Roman"/>
          <w:b/>
          <w:color w:val="auto"/>
          <w:sz w:val="24"/>
          <w:szCs w:val="24"/>
        </w:rPr>
      </w:pPr>
      <w:r w:rsidRPr="00D54A55">
        <w:rPr>
          <w:rFonts w:ascii="Times New Roman" w:hAnsi="Times New Roman"/>
          <w:b/>
          <w:color w:val="auto"/>
          <w:sz w:val="24"/>
          <w:szCs w:val="24"/>
        </w:rPr>
        <w:lastRenderedPageBreak/>
        <w:br/>
      </w:r>
      <w:bookmarkStart w:id="591" w:name="_Toc522192801"/>
      <w:r w:rsidRPr="00D54A55">
        <w:rPr>
          <w:rFonts w:ascii="Times New Roman" w:hAnsi="Times New Roman"/>
          <w:b/>
          <w:color w:val="auto"/>
          <w:sz w:val="24"/>
          <w:szCs w:val="24"/>
        </w:rPr>
        <w:t>IMPLEMENTASI</w:t>
      </w:r>
      <w:bookmarkEnd w:id="591"/>
    </w:p>
    <w:p w14:paraId="75F8F5B8" w14:textId="77777777" w:rsidR="007A382B" w:rsidRPr="00610384" w:rsidRDefault="007A382B" w:rsidP="007A382B">
      <w:pPr>
        <w:spacing w:before="240" w:line="360" w:lineRule="auto"/>
        <w:jc w:val="both"/>
        <w:rPr>
          <w:rFonts w:ascii="DejaVu Sans" w:eastAsia="DejaVu Sans" w:hAnsi="DejaVu Sans" w:cs="DejaVu Sans"/>
          <w:sz w:val="24"/>
          <w:szCs w:val="24"/>
        </w:rPr>
      </w:pPr>
      <w:r w:rsidRPr="00610384">
        <w:rPr>
          <w:sz w:val="24"/>
          <w:szCs w:val="24"/>
        </w:rPr>
        <w:t xml:space="preserve">Pada bab ini diuraikan hasil implementasi berupa batasan implementasi, implementasi </w:t>
      </w:r>
      <w:r w:rsidRPr="00610384">
        <w:rPr>
          <w:i/>
          <w:iCs/>
          <w:sz w:val="24"/>
          <w:szCs w:val="24"/>
        </w:rPr>
        <w:t>debugger</w:t>
      </w:r>
      <w:r w:rsidRPr="00610384">
        <w:rPr>
          <w:sz w:val="24"/>
          <w:szCs w:val="24"/>
        </w:rPr>
        <w:t xml:space="preserve"> dengan algoritma </w:t>
      </w:r>
      <w:r w:rsidRPr="00610384">
        <w:rPr>
          <w:i/>
          <w:iCs/>
          <w:sz w:val="24"/>
          <w:szCs w:val="24"/>
        </w:rPr>
        <w:t>memory scanning</w:t>
      </w:r>
      <w:r w:rsidRPr="00610384">
        <w:rPr>
          <w:sz w:val="24"/>
          <w:szCs w:val="24"/>
        </w:rPr>
        <w:t xml:space="preserve"> yang telah dianalisis dan dirancang sebelumnya.</w:t>
      </w:r>
    </w:p>
    <w:p w14:paraId="6AF777DF" w14:textId="77777777" w:rsidR="007A382B" w:rsidRPr="007D1FF5" w:rsidRDefault="007A382B" w:rsidP="008F3623">
      <w:pPr>
        <w:pStyle w:val="Heading2"/>
        <w:keepLines w:val="0"/>
        <w:numPr>
          <w:ilvl w:val="1"/>
          <w:numId w:val="18"/>
        </w:numPr>
        <w:spacing w:before="240" w:after="60" w:line="360" w:lineRule="auto"/>
        <w:rPr>
          <w:rFonts w:ascii="Times New Roman" w:eastAsia="Times New Roman,DejaVu Sans" w:hAnsi="Times New Roman" w:cs="Times New Roman"/>
          <w:b/>
          <w:sz w:val="24"/>
          <w:szCs w:val="24"/>
        </w:rPr>
      </w:pPr>
      <w:r w:rsidRPr="007D1FF5">
        <w:rPr>
          <w:rFonts w:ascii="Times New Roman" w:hAnsi="Times New Roman" w:cs="Times New Roman"/>
          <w:b/>
          <w:color w:val="auto"/>
          <w:sz w:val="24"/>
          <w:szCs w:val="24"/>
        </w:rPr>
        <w:t xml:space="preserve"> </w:t>
      </w:r>
      <w:bookmarkStart w:id="592" w:name="_Toc519843397"/>
      <w:bookmarkStart w:id="593" w:name="_Toc519867728"/>
      <w:bookmarkStart w:id="594" w:name="_Toc522192802"/>
      <w:r w:rsidRPr="007D1FF5">
        <w:rPr>
          <w:rFonts w:ascii="Times New Roman" w:hAnsi="Times New Roman" w:cs="Times New Roman"/>
          <w:b/>
          <w:color w:val="auto"/>
          <w:sz w:val="24"/>
          <w:szCs w:val="24"/>
        </w:rPr>
        <w:t>Batasan Implementasi</w:t>
      </w:r>
      <w:bookmarkEnd w:id="592"/>
      <w:bookmarkEnd w:id="593"/>
      <w:bookmarkEnd w:id="594"/>
    </w:p>
    <w:p w14:paraId="32BE92BC" w14:textId="77777777" w:rsidR="007A382B" w:rsidRPr="00610384" w:rsidRDefault="007A382B" w:rsidP="007A382B">
      <w:pPr>
        <w:spacing w:line="360" w:lineRule="auto"/>
        <w:rPr>
          <w:rFonts w:ascii="DejaVu Sans" w:eastAsia="DejaVu Sans" w:hAnsi="DejaVu Sans" w:cs="DejaVu Sans"/>
          <w:sz w:val="24"/>
          <w:szCs w:val="24"/>
        </w:rPr>
      </w:pPr>
      <w:r w:rsidRPr="00610384">
        <w:rPr>
          <w:sz w:val="24"/>
          <w:szCs w:val="24"/>
        </w:rPr>
        <w:t xml:space="preserve">Hal-hal yang dijadikan batasan dalam melakukan implementasi </w:t>
      </w:r>
      <w:r w:rsidRPr="00610384">
        <w:rPr>
          <w:i/>
          <w:iCs/>
          <w:sz w:val="24"/>
          <w:szCs w:val="24"/>
        </w:rPr>
        <w:t>In Memory Process Scaning for</w:t>
      </w:r>
      <w:r w:rsidRPr="00610384">
        <w:rPr>
          <w:rFonts w:ascii="DejaVu Sans" w:eastAsia="DejaVu Sans" w:hAnsi="DejaVu Sans" w:cs="DejaVu Sans"/>
          <w:sz w:val="24"/>
          <w:szCs w:val="24"/>
        </w:rPr>
        <w:t xml:space="preserve"> </w:t>
      </w:r>
      <w:r w:rsidRPr="00610384">
        <w:rPr>
          <w:i/>
          <w:iCs/>
          <w:sz w:val="24"/>
          <w:szCs w:val="24"/>
        </w:rPr>
        <w:t>Malware Detection</w:t>
      </w:r>
      <w:r w:rsidRPr="00610384">
        <w:rPr>
          <w:sz w:val="24"/>
          <w:szCs w:val="24"/>
        </w:rPr>
        <w:t xml:space="preserve"> adalah sebagai berikut:</w:t>
      </w:r>
    </w:p>
    <w:p w14:paraId="540FFF5A" w14:textId="77777777" w:rsidR="007A382B" w:rsidRPr="00610384" w:rsidRDefault="007A382B" w:rsidP="008F3623">
      <w:pPr>
        <w:pStyle w:val="ListParagraph"/>
        <w:numPr>
          <w:ilvl w:val="0"/>
          <w:numId w:val="17"/>
        </w:numPr>
        <w:spacing w:line="360" w:lineRule="auto"/>
        <w:ind w:left="426"/>
        <w:jc w:val="both"/>
        <w:rPr>
          <w:rFonts w:eastAsia="Times New Roman,DejaVu Sans"/>
          <w:b w:val="0"/>
          <w:szCs w:val="24"/>
        </w:rPr>
      </w:pPr>
      <w:r w:rsidRPr="00610384">
        <w:rPr>
          <w:b w:val="0"/>
          <w:i/>
          <w:szCs w:val="24"/>
        </w:rPr>
        <w:t>File executable</w:t>
      </w:r>
      <w:r w:rsidRPr="00610384">
        <w:rPr>
          <w:b w:val="0"/>
          <w:szCs w:val="24"/>
        </w:rPr>
        <w:t xml:space="preserve"> yang digunakan ada 2 jenis </w:t>
      </w:r>
      <w:r w:rsidRPr="00610384">
        <w:rPr>
          <w:b w:val="0"/>
          <w:i/>
          <w:szCs w:val="24"/>
        </w:rPr>
        <w:t>file</w:t>
      </w:r>
      <w:r w:rsidRPr="00610384">
        <w:rPr>
          <w:b w:val="0"/>
          <w:szCs w:val="24"/>
        </w:rPr>
        <w:t xml:space="preserve">, yaitu </w:t>
      </w:r>
      <w:r w:rsidRPr="00610384">
        <w:rPr>
          <w:b w:val="0"/>
          <w:i/>
          <w:szCs w:val="24"/>
        </w:rPr>
        <w:t>file</w:t>
      </w:r>
      <w:r w:rsidRPr="00610384">
        <w:rPr>
          <w:b w:val="0"/>
          <w:szCs w:val="24"/>
        </w:rPr>
        <w:t xml:space="preserve"> yang mengandung </w:t>
      </w:r>
      <w:r w:rsidRPr="00610384">
        <w:rPr>
          <w:b w:val="0"/>
          <w:i/>
          <w:szCs w:val="24"/>
        </w:rPr>
        <w:t>malware</w:t>
      </w:r>
      <w:r w:rsidRPr="00610384">
        <w:rPr>
          <w:b w:val="0"/>
          <w:szCs w:val="24"/>
        </w:rPr>
        <w:t xml:space="preserve"> dan yang tidak mengandung </w:t>
      </w:r>
      <w:r w:rsidRPr="00610384">
        <w:rPr>
          <w:b w:val="0"/>
          <w:i/>
          <w:szCs w:val="24"/>
        </w:rPr>
        <w:t>malware</w:t>
      </w:r>
      <w:r w:rsidRPr="00610384">
        <w:rPr>
          <w:rFonts w:eastAsia="Times New Roman,DejaVu Sans"/>
          <w:b w:val="0"/>
          <w:szCs w:val="24"/>
        </w:rPr>
        <w:t xml:space="preserve">. Dimana </w:t>
      </w:r>
      <w:r w:rsidRPr="00610384">
        <w:rPr>
          <w:rFonts w:eastAsia="Times New Roman,DejaVu Sans"/>
          <w:b w:val="0"/>
          <w:i/>
          <w:szCs w:val="24"/>
        </w:rPr>
        <w:t>file</w:t>
      </w:r>
      <w:r w:rsidRPr="00610384">
        <w:rPr>
          <w:rFonts w:eastAsia="Times New Roman,DejaVu Sans"/>
          <w:b w:val="0"/>
          <w:szCs w:val="24"/>
        </w:rPr>
        <w:t xml:space="preserve"> yang mengandung </w:t>
      </w:r>
      <w:r w:rsidRPr="00610384">
        <w:rPr>
          <w:rFonts w:eastAsia="Times New Roman,DejaVu Sans"/>
          <w:b w:val="0"/>
          <w:i/>
          <w:szCs w:val="24"/>
        </w:rPr>
        <w:t>malware</w:t>
      </w:r>
      <w:r w:rsidRPr="00610384">
        <w:rPr>
          <w:rFonts w:eastAsia="Times New Roman,DejaVu Sans"/>
          <w:b w:val="0"/>
          <w:szCs w:val="24"/>
        </w:rPr>
        <w:t xml:space="preserve"> tersebut ada yang tidak terdeteksi oleh antivirus biasa tetapi dapat dideteksi oleh </w:t>
      </w:r>
      <w:r w:rsidRPr="00610384">
        <w:rPr>
          <w:rFonts w:eastAsia="Times New Roman,DejaVu Sans"/>
          <w:b w:val="0"/>
          <w:i/>
          <w:szCs w:val="24"/>
        </w:rPr>
        <w:t>debugger</w:t>
      </w:r>
      <w:r w:rsidRPr="00610384">
        <w:rPr>
          <w:rFonts w:eastAsia="Times New Roman,DejaVu Sans"/>
          <w:b w:val="0"/>
          <w:szCs w:val="24"/>
        </w:rPr>
        <w:t xml:space="preserve"> yang dibangun peneliti.</w:t>
      </w:r>
    </w:p>
    <w:p w14:paraId="04C3FD5C" w14:textId="6B9309BC" w:rsidR="007A382B" w:rsidRPr="00610384" w:rsidRDefault="00EF569C" w:rsidP="008F3623">
      <w:pPr>
        <w:pStyle w:val="ListParagraph"/>
        <w:numPr>
          <w:ilvl w:val="0"/>
          <w:numId w:val="17"/>
        </w:numPr>
        <w:spacing w:line="360" w:lineRule="auto"/>
        <w:ind w:left="426"/>
        <w:jc w:val="both"/>
        <w:rPr>
          <w:rFonts w:eastAsia="Times New Roman,DejaVu Sans"/>
          <w:b w:val="0"/>
          <w:szCs w:val="24"/>
        </w:rPr>
      </w:pPr>
      <w:r w:rsidRPr="00610384">
        <w:rPr>
          <w:b w:val="0"/>
          <w:i/>
          <w:szCs w:val="24"/>
        </w:rPr>
        <w:t>S</w:t>
      </w:r>
      <w:r w:rsidR="007A382B" w:rsidRPr="00610384">
        <w:rPr>
          <w:b w:val="0"/>
          <w:i/>
          <w:szCs w:val="24"/>
        </w:rPr>
        <w:t>ignature malware</w:t>
      </w:r>
      <w:r w:rsidRPr="00610384">
        <w:rPr>
          <w:b w:val="0"/>
          <w:i/>
          <w:szCs w:val="24"/>
        </w:rPr>
        <w:t xml:space="preserve"> database</w:t>
      </w:r>
      <w:r w:rsidR="007A382B" w:rsidRPr="00610384">
        <w:rPr>
          <w:b w:val="0"/>
          <w:szCs w:val="24"/>
        </w:rPr>
        <w:t xml:space="preserve"> yang digunakan berasal dari ClamAV.</w:t>
      </w:r>
    </w:p>
    <w:p w14:paraId="6DDB67D8" w14:textId="77777777" w:rsidR="007A382B" w:rsidRPr="00610384" w:rsidRDefault="007A382B" w:rsidP="008F3623">
      <w:pPr>
        <w:pStyle w:val="ListParagraph"/>
        <w:numPr>
          <w:ilvl w:val="0"/>
          <w:numId w:val="17"/>
        </w:numPr>
        <w:spacing w:line="360" w:lineRule="auto"/>
        <w:ind w:left="426"/>
        <w:jc w:val="both"/>
        <w:rPr>
          <w:rFonts w:eastAsia="Times New Roman,DejaVu Sans"/>
          <w:b w:val="0"/>
          <w:szCs w:val="24"/>
        </w:rPr>
      </w:pPr>
      <w:r w:rsidRPr="00610384">
        <w:rPr>
          <w:b w:val="0"/>
          <w:szCs w:val="24"/>
        </w:rPr>
        <w:t xml:space="preserve">Bahasa pemrograman yang digunakan untuk mengimplementasikan </w:t>
      </w:r>
      <w:r w:rsidRPr="00610384">
        <w:rPr>
          <w:b w:val="0"/>
          <w:i/>
          <w:szCs w:val="24"/>
        </w:rPr>
        <w:t>debugger</w:t>
      </w:r>
      <w:r w:rsidRPr="00610384">
        <w:rPr>
          <w:b w:val="0"/>
          <w:szCs w:val="24"/>
        </w:rPr>
        <w:t xml:space="preserve"> ini yaitu bahasa Python.</w:t>
      </w:r>
    </w:p>
    <w:p w14:paraId="152BB6DE" w14:textId="77777777" w:rsidR="007A382B" w:rsidRPr="007D1FF5" w:rsidRDefault="007A382B" w:rsidP="008F3623">
      <w:pPr>
        <w:pStyle w:val="Heading2"/>
        <w:keepLines w:val="0"/>
        <w:numPr>
          <w:ilvl w:val="1"/>
          <w:numId w:val="18"/>
        </w:numPr>
        <w:spacing w:before="240" w:after="60" w:line="360" w:lineRule="auto"/>
        <w:rPr>
          <w:rFonts w:ascii="Times New Roman" w:eastAsia="Times New Roman,DejaVu Sans" w:hAnsi="Times New Roman" w:cs="Times New Roman"/>
          <w:b/>
          <w:color w:val="auto"/>
          <w:sz w:val="24"/>
          <w:szCs w:val="24"/>
        </w:rPr>
      </w:pPr>
      <w:r w:rsidRPr="007D1FF5">
        <w:rPr>
          <w:rFonts w:ascii="Times New Roman" w:hAnsi="Times New Roman" w:cs="Times New Roman"/>
          <w:b/>
          <w:color w:val="auto"/>
          <w:sz w:val="24"/>
          <w:szCs w:val="24"/>
        </w:rPr>
        <w:t xml:space="preserve"> </w:t>
      </w:r>
      <w:bookmarkStart w:id="595" w:name="_Toc519843398"/>
      <w:bookmarkStart w:id="596" w:name="_Toc519867729"/>
      <w:bookmarkStart w:id="597" w:name="_Toc522192803"/>
      <w:r w:rsidRPr="007D1FF5">
        <w:rPr>
          <w:rFonts w:ascii="Times New Roman" w:hAnsi="Times New Roman" w:cs="Times New Roman"/>
          <w:b/>
          <w:color w:val="auto"/>
          <w:sz w:val="24"/>
          <w:szCs w:val="24"/>
        </w:rPr>
        <w:t xml:space="preserve">Implementasi </w:t>
      </w:r>
      <w:r w:rsidRPr="007D1FF5">
        <w:rPr>
          <w:rFonts w:ascii="Times New Roman" w:hAnsi="Times New Roman" w:cs="Times New Roman"/>
          <w:b/>
          <w:i/>
          <w:color w:val="auto"/>
          <w:sz w:val="24"/>
          <w:szCs w:val="24"/>
        </w:rPr>
        <w:t>Debugger</w:t>
      </w:r>
      <w:r w:rsidRPr="007D1FF5">
        <w:rPr>
          <w:rFonts w:ascii="Times New Roman" w:hAnsi="Times New Roman" w:cs="Times New Roman"/>
          <w:b/>
          <w:color w:val="auto"/>
          <w:sz w:val="24"/>
          <w:szCs w:val="24"/>
        </w:rPr>
        <w:t xml:space="preserve"> dengan Algoritma </w:t>
      </w:r>
      <w:r w:rsidRPr="007D1FF5">
        <w:rPr>
          <w:rFonts w:ascii="Times New Roman" w:hAnsi="Times New Roman" w:cs="Times New Roman"/>
          <w:b/>
          <w:i/>
          <w:color w:val="auto"/>
          <w:sz w:val="24"/>
          <w:szCs w:val="24"/>
        </w:rPr>
        <w:t>Memory Scanning</w:t>
      </w:r>
      <w:bookmarkEnd w:id="595"/>
      <w:bookmarkEnd w:id="596"/>
      <w:bookmarkEnd w:id="597"/>
    </w:p>
    <w:p w14:paraId="49131D9E" w14:textId="699CA480" w:rsidR="007A382B" w:rsidRPr="00610384" w:rsidRDefault="007A382B" w:rsidP="007A382B">
      <w:pPr>
        <w:spacing w:line="360" w:lineRule="auto"/>
        <w:jc w:val="both"/>
        <w:rPr>
          <w:sz w:val="24"/>
          <w:szCs w:val="24"/>
        </w:rPr>
      </w:pPr>
      <w:r w:rsidRPr="00610384">
        <w:rPr>
          <w:sz w:val="24"/>
          <w:szCs w:val="24"/>
        </w:rPr>
        <w:t xml:space="preserve">Pada bab ini akan dijelaskan tentang pembangunan </w:t>
      </w:r>
      <w:r w:rsidRPr="00610384">
        <w:rPr>
          <w:i/>
          <w:sz w:val="24"/>
          <w:szCs w:val="24"/>
        </w:rPr>
        <w:t>debugger</w:t>
      </w:r>
      <w:r w:rsidRPr="00610384">
        <w:rPr>
          <w:sz w:val="24"/>
          <w:szCs w:val="24"/>
        </w:rPr>
        <w:t xml:space="preserve"> dengan algoritma </w:t>
      </w:r>
      <w:r w:rsidRPr="00610384">
        <w:rPr>
          <w:i/>
          <w:sz w:val="24"/>
          <w:szCs w:val="24"/>
        </w:rPr>
        <w:t>memory scanning</w:t>
      </w:r>
      <w:r w:rsidRPr="00610384">
        <w:rPr>
          <w:sz w:val="24"/>
          <w:szCs w:val="24"/>
        </w:rPr>
        <w:t xml:space="preserve">. Adapun proses yang terjadi adalah mengakses </w:t>
      </w:r>
      <w:r w:rsidRPr="00610384">
        <w:rPr>
          <w:i/>
          <w:sz w:val="24"/>
          <w:szCs w:val="24"/>
        </w:rPr>
        <w:t>file executable</w:t>
      </w:r>
      <w:r w:rsidRPr="00610384">
        <w:rPr>
          <w:sz w:val="24"/>
          <w:szCs w:val="24"/>
        </w:rPr>
        <w:t xml:space="preserve">, mengakses </w:t>
      </w:r>
      <w:r w:rsidRPr="00610384">
        <w:rPr>
          <w:i/>
          <w:sz w:val="24"/>
          <w:szCs w:val="24"/>
        </w:rPr>
        <w:t>text section</w:t>
      </w:r>
      <w:r w:rsidRPr="00610384">
        <w:rPr>
          <w:sz w:val="24"/>
          <w:szCs w:val="24"/>
        </w:rPr>
        <w:t xml:space="preserve">, mengambil </w:t>
      </w:r>
      <w:r w:rsidRPr="00610384">
        <w:rPr>
          <w:i/>
          <w:sz w:val="24"/>
          <w:szCs w:val="24"/>
        </w:rPr>
        <w:t>snapshot text section</w:t>
      </w:r>
      <w:r w:rsidRPr="00610384">
        <w:rPr>
          <w:sz w:val="24"/>
          <w:szCs w:val="24"/>
        </w:rPr>
        <w:t xml:space="preserve"> dan </w:t>
      </w:r>
      <w:r w:rsidRPr="00610384">
        <w:rPr>
          <w:i/>
          <w:sz w:val="24"/>
          <w:szCs w:val="24"/>
        </w:rPr>
        <w:t>substring matching</w:t>
      </w:r>
      <w:r w:rsidRPr="00610384">
        <w:rPr>
          <w:sz w:val="24"/>
          <w:szCs w:val="24"/>
        </w:rPr>
        <w:t>. Untuk kode program dapat dilihat pada</w:t>
      </w:r>
      <w:r w:rsidR="00735425">
        <w:rPr>
          <w:sz w:val="24"/>
          <w:szCs w:val="24"/>
        </w:rPr>
        <w:t xml:space="preserve"> Gambar</w:t>
      </w:r>
      <w:r w:rsidR="007074E7">
        <w:rPr>
          <w:sz w:val="24"/>
          <w:szCs w:val="24"/>
        </w:rPr>
        <w:t xml:space="preserve"> </w:t>
      </w:r>
      <w:r w:rsidR="00735425">
        <w:rPr>
          <w:sz w:val="24"/>
          <w:szCs w:val="24"/>
        </w:rPr>
        <w:t xml:space="preserve">5.1 </w:t>
      </w:r>
      <w:r w:rsidRPr="00610384">
        <w:rPr>
          <w:sz w:val="24"/>
          <w:szCs w:val="24"/>
        </w:rPr>
        <w:t>yang didef</w:t>
      </w:r>
      <w:r w:rsidR="00E9407F">
        <w:rPr>
          <w:sz w:val="24"/>
          <w:szCs w:val="24"/>
        </w:rPr>
        <w:t>i</w:t>
      </w:r>
      <w:r w:rsidRPr="00610384">
        <w:rPr>
          <w:sz w:val="24"/>
          <w:szCs w:val="24"/>
        </w:rPr>
        <w:t xml:space="preserve">nisikan dengan fungsi </w:t>
      </w:r>
      <w:proofErr w:type="gramStart"/>
      <w:r w:rsidRPr="00610384">
        <w:rPr>
          <w:rFonts w:ascii="Courier New" w:hAnsi="Courier New" w:cs="Courier New"/>
          <w:sz w:val="24"/>
          <w:szCs w:val="24"/>
        </w:rPr>
        <w:t>main(</w:t>
      </w:r>
      <w:proofErr w:type="gramEnd"/>
      <w:r w:rsidRPr="00610384">
        <w:rPr>
          <w:rFonts w:ascii="Courier New" w:hAnsi="Courier New" w:cs="Courier New"/>
          <w:sz w:val="24"/>
          <w:szCs w:val="24"/>
        </w:rPr>
        <w:t>)</w:t>
      </w:r>
      <w:r w:rsidR="00682557" w:rsidRPr="00610384">
        <w:rPr>
          <w:sz w:val="24"/>
          <w:szCs w:val="24"/>
        </w:rPr>
        <w:t>pada halaman berikutnya</w:t>
      </w:r>
      <w:r w:rsidRPr="00610384">
        <w:rPr>
          <w:sz w:val="24"/>
          <w:szCs w:val="24"/>
        </w:rPr>
        <w:t>.</w:t>
      </w:r>
    </w:p>
    <w:p w14:paraId="503F5F84" w14:textId="0F0F695F" w:rsidR="002012D7" w:rsidRPr="00610384" w:rsidRDefault="002012D7" w:rsidP="007A382B">
      <w:pPr>
        <w:keepNext/>
        <w:spacing w:line="360" w:lineRule="auto"/>
        <w:jc w:val="center"/>
        <w:rPr>
          <w:noProof/>
          <w:sz w:val="24"/>
          <w:szCs w:val="24"/>
          <w:lang w:val="en-GB" w:eastAsia="en-GB"/>
        </w:rPr>
      </w:pPr>
      <w:bookmarkStart w:id="598" w:name="_Ref519873758"/>
      <w:bookmarkStart w:id="599" w:name="_Toc519869766"/>
      <w:r w:rsidRPr="00610384">
        <w:rPr>
          <w:noProof/>
          <w:sz w:val="24"/>
          <w:szCs w:val="24"/>
        </w:rPr>
        <w:lastRenderedPageBreak/>
        <w:drawing>
          <wp:anchor distT="0" distB="0" distL="114300" distR="114300" simplePos="0" relativeHeight="251790848" behindDoc="0" locked="0" layoutInCell="1" allowOverlap="1" wp14:anchorId="3C5AA81D" wp14:editId="3747640C">
            <wp:simplePos x="0" y="0"/>
            <wp:positionH relativeFrom="column">
              <wp:posOffset>-403225</wp:posOffset>
            </wp:positionH>
            <wp:positionV relativeFrom="paragraph">
              <wp:posOffset>215900</wp:posOffset>
            </wp:positionV>
            <wp:extent cx="6250305" cy="6991350"/>
            <wp:effectExtent l="0" t="0" r="0" b="0"/>
            <wp:wrapTopAndBottom/>
            <wp:docPr id="1561472774" name="Picture 156147277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73">
                      <a:extLst>
                        <a:ext uri="{28A0092B-C50C-407E-A947-70E740481C1C}">
                          <a14:useLocalDpi xmlns:a14="http://schemas.microsoft.com/office/drawing/2010/main" val="0"/>
                        </a:ext>
                      </a:extLst>
                    </a:blip>
                    <a:srcRect r="2532"/>
                    <a:stretch/>
                  </pic:blipFill>
                  <pic:spPr bwMode="auto">
                    <a:xfrm>
                      <a:off x="0" y="0"/>
                      <a:ext cx="6250305" cy="699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5D24E0" w14:textId="77777777" w:rsidR="00682557" w:rsidRPr="00610384" w:rsidRDefault="00682557" w:rsidP="007A382B">
      <w:pPr>
        <w:keepNext/>
        <w:spacing w:line="360" w:lineRule="auto"/>
        <w:jc w:val="center"/>
        <w:rPr>
          <w:sz w:val="24"/>
          <w:szCs w:val="24"/>
        </w:rPr>
      </w:pPr>
      <w:bookmarkStart w:id="600" w:name="_Ref521512446"/>
    </w:p>
    <w:p w14:paraId="7D640E5C" w14:textId="7B28FDAD" w:rsidR="007A382B" w:rsidRPr="002F5E4B" w:rsidRDefault="007A382B" w:rsidP="007A382B">
      <w:pPr>
        <w:keepNext/>
        <w:spacing w:line="360" w:lineRule="auto"/>
        <w:jc w:val="center"/>
        <w:rPr>
          <w:b/>
        </w:rPr>
      </w:pPr>
      <w:bookmarkStart w:id="601" w:name="_Toc522079717"/>
      <w:r w:rsidRPr="002F5E4B">
        <w:rPr>
          <w:b/>
        </w:rPr>
        <w:t xml:space="preserve">Gambar </w:t>
      </w:r>
      <w:r w:rsidR="00517711">
        <w:rPr>
          <w:b/>
        </w:rPr>
        <w:fldChar w:fldCharType="begin"/>
      </w:r>
      <w:r w:rsidR="00517711">
        <w:rPr>
          <w:b/>
        </w:rPr>
        <w:instrText xml:space="preserve"> STYLEREF 1 \s </w:instrText>
      </w:r>
      <w:r w:rsidR="00517711">
        <w:rPr>
          <w:b/>
        </w:rPr>
        <w:fldChar w:fldCharType="separate"/>
      </w:r>
      <w:r w:rsidR="00EC7493">
        <w:rPr>
          <w:b/>
          <w:noProof/>
        </w:rPr>
        <w:t>5</w:t>
      </w:r>
      <w:r w:rsidR="00517711">
        <w:rPr>
          <w:b/>
        </w:rPr>
        <w:fldChar w:fldCharType="end"/>
      </w:r>
      <w:r w:rsidR="00517711">
        <w:rPr>
          <w:b/>
        </w:rPr>
        <w:t>.</w:t>
      </w:r>
      <w:r w:rsidR="00517711">
        <w:rPr>
          <w:b/>
        </w:rPr>
        <w:fldChar w:fldCharType="begin"/>
      </w:r>
      <w:r w:rsidR="00517711">
        <w:rPr>
          <w:b/>
        </w:rPr>
        <w:instrText xml:space="preserve"> SEQ Gambar \* ARABIC \s 1 </w:instrText>
      </w:r>
      <w:r w:rsidR="00517711">
        <w:rPr>
          <w:b/>
        </w:rPr>
        <w:fldChar w:fldCharType="separate"/>
      </w:r>
      <w:r w:rsidR="00EC7493">
        <w:rPr>
          <w:b/>
          <w:noProof/>
        </w:rPr>
        <w:t>1</w:t>
      </w:r>
      <w:r w:rsidR="00517711">
        <w:rPr>
          <w:b/>
        </w:rPr>
        <w:fldChar w:fldCharType="end"/>
      </w:r>
      <w:bookmarkEnd w:id="598"/>
      <w:bookmarkEnd w:id="600"/>
      <w:r w:rsidRPr="002F5E4B">
        <w:rPr>
          <w:b/>
        </w:rPr>
        <w:t xml:space="preserve"> Implementasi </w:t>
      </w:r>
      <w:proofErr w:type="gramStart"/>
      <w:r w:rsidRPr="002F5E4B">
        <w:rPr>
          <w:b/>
        </w:rPr>
        <w:t>main(</w:t>
      </w:r>
      <w:proofErr w:type="gramEnd"/>
      <w:r w:rsidRPr="002F5E4B">
        <w:rPr>
          <w:b/>
        </w:rPr>
        <w:t>)</w:t>
      </w:r>
      <w:bookmarkEnd w:id="599"/>
      <w:bookmarkEnd w:id="601"/>
    </w:p>
    <w:p w14:paraId="4F3E5E0F" w14:textId="26AB4476" w:rsidR="00EF569C" w:rsidRPr="00610384" w:rsidRDefault="00EF569C" w:rsidP="007A382B">
      <w:pPr>
        <w:keepNext/>
        <w:spacing w:line="360" w:lineRule="auto"/>
        <w:jc w:val="center"/>
        <w:rPr>
          <w:sz w:val="24"/>
          <w:szCs w:val="24"/>
        </w:rPr>
      </w:pPr>
    </w:p>
    <w:p w14:paraId="136E39A3" w14:textId="311E3357" w:rsidR="00EF569C" w:rsidRPr="00610384" w:rsidRDefault="00EF569C" w:rsidP="007A382B">
      <w:pPr>
        <w:keepNext/>
        <w:spacing w:line="360" w:lineRule="auto"/>
        <w:jc w:val="center"/>
        <w:rPr>
          <w:sz w:val="24"/>
          <w:szCs w:val="24"/>
        </w:rPr>
      </w:pPr>
    </w:p>
    <w:p w14:paraId="6EA45D68" w14:textId="77777777" w:rsidR="00EF569C" w:rsidRPr="00610384" w:rsidRDefault="00EF569C" w:rsidP="007A382B">
      <w:pPr>
        <w:keepNext/>
        <w:spacing w:line="360" w:lineRule="auto"/>
        <w:jc w:val="center"/>
        <w:rPr>
          <w:sz w:val="24"/>
          <w:szCs w:val="24"/>
        </w:rPr>
      </w:pPr>
    </w:p>
    <w:p w14:paraId="0287E912" w14:textId="77777777" w:rsidR="007A382B" w:rsidRPr="007D1FF5" w:rsidRDefault="007A382B" w:rsidP="008F3623">
      <w:pPr>
        <w:pStyle w:val="Heading3"/>
        <w:keepLines w:val="0"/>
        <w:numPr>
          <w:ilvl w:val="2"/>
          <w:numId w:val="18"/>
        </w:numPr>
        <w:spacing w:before="240" w:after="60" w:line="360" w:lineRule="auto"/>
        <w:rPr>
          <w:rFonts w:ascii="Times New Roman" w:eastAsia="Times New Roman,DejaVu Sans" w:hAnsi="Times New Roman" w:cs="Times New Roman"/>
          <w:b/>
          <w:color w:val="auto"/>
        </w:rPr>
      </w:pPr>
      <w:bookmarkStart w:id="602" w:name="_Toc519858720"/>
      <w:bookmarkStart w:id="603" w:name="_Toc519863616"/>
      <w:bookmarkStart w:id="604" w:name="_Toc519867730"/>
      <w:bookmarkStart w:id="605" w:name="_Toc519843399"/>
      <w:bookmarkStart w:id="606" w:name="_Toc519867731"/>
      <w:bookmarkStart w:id="607" w:name="_Toc522192804"/>
      <w:bookmarkEnd w:id="602"/>
      <w:bookmarkEnd w:id="603"/>
      <w:bookmarkEnd w:id="604"/>
      <w:r w:rsidRPr="007D1FF5">
        <w:rPr>
          <w:rFonts w:ascii="Times New Roman" w:hAnsi="Times New Roman" w:cs="Times New Roman"/>
          <w:b/>
          <w:color w:val="auto"/>
        </w:rPr>
        <w:lastRenderedPageBreak/>
        <w:t xml:space="preserve">Implementasi untuk Mengakses </w:t>
      </w:r>
      <w:r w:rsidRPr="007D1FF5">
        <w:rPr>
          <w:rFonts w:ascii="Times New Roman" w:hAnsi="Times New Roman" w:cs="Times New Roman"/>
          <w:b/>
          <w:i/>
          <w:color w:val="auto"/>
        </w:rPr>
        <w:t>File Executable</w:t>
      </w:r>
      <w:bookmarkEnd w:id="605"/>
      <w:bookmarkEnd w:id="606"/>
      <w:bookmarkEnd w:id="607"/>
    </w:p>
    <w:p w14:paraId="7BD4BE6A" w14:textId="75CC542B" w:rsidR="00EE33C9" w:rsidRPr="00610384" w:rsidRDefault="007A382B" w:rsidP="00EE33C9">
      <w:pPr>
        <w:pStyle w:val="Heading"/>
        <w:spacing w:line="360" w:lineRule="auto"/>
        <w:jc w:val="both"/>
        <w:rPr>
          <w:rFonts w:ascii="Times New Roman" w:hAnsi="Times New Roman" w:cs="Times New Roman"/>
          <w:sz w:val="24"/>
          <w:szCs w:val="24"/>
        </w:rPr>
      </w:pPr>
      <w:r w:rsidRPr="00610384">
        <w:rPr>
          <w:rFonts w:ascii="Times New Roman" w:hAnsi="Times New Roman" w:cs="Times New Roman"/>
          <w:sz w:val="24"/>
          <w:szCs w:val="24"/>
        </w:rPr>
        <w:t xml:space="preserve">Pada implementasi ini, cara untuk mengakses </w:t>
      </w:r>
      <w:r w:rsidRPr="00610384">
        <w:rPr>
          <w:rFonts w:ascii="Times New Roman" w:hAnsi="Times New Roman" w:cs="Times New Roman"/>
          <w:i/>
          <w:iCs/>
          <w:sz w:val="24"/>
          <w:szCs w:val="24"/>
        </w:rPr>
        <w:t>file executable</w:t>
      </w:r>
      <w:r w:rsidRPr="00610384">
        <w:rPr>
          <w:rFonts w:ascii="Times New Roman" w:hAnsi="Times New Roman" w:cs="Times New Roman"/>
          <w:sz w:val="24"/>
          <w:szCs w:val="24"/>
        </w:rPr>
        <w:t xml:space="preserve"> dengan </w:t>
      </w:r>
      <w:r w:rsidRPr="00610384">
        <w:rPr>
          <w:rFonts w:ascii="Times New Roman" w:hAnsi="Times New Roman" w:cs="Times New Roman"/>
          <w:i/>
          <w:iCs/>
          <w:sz w:val="24"/>
          <w:szCs w:val="24"/>
        </w:rPr>
        <w:t>load process</w:t>
      </w:r>
      <w:r w:rsidRPr="00610384">
        <w:rPr>
          <w:rFonts w:ascii="Times New Roman" w:hAnsi="Times New Roman" w:cs="Times New Roman"/>
          <w:sz w:val="24"/>
          <w:szCs w:val="24"/>
        </w:rPr>
        <w:t xml:space="preserve">. Fungsi ini digunakan untuk membuat proses dan menginisialisasi setiap atribut yang digunakan dalam </w:t>
      </w:r>
      <w:r w:rsidRPr="00610384">
        <w:rPr>
          <w:rFonts w:ascii="Times New Roman" w:hAnsi="Times New Roman" w:cs="Times New Roman"/>
          <w:i/>
          <w:iCs/>
          <w:sz w:val="24"/>
          <w:szCs w:val="24"/>
        </w:rPr>
        <w:t>load process</w:t>
      </w:r>
      <w:r w:rsidRPr="00610384">
        <w:rPr>
          <w:rFonts w:ascii="Times New Roman" w:hAnsi="Times New Roman" w:cs="Times New Roman"/>
          <w:sz w:val="24"/>
          <w:szCs w:val="24"/>
        </w:rPr>
        <w:t xml:space="preserve">, fungsi ini memanggil </w:t>
      </w:r>
      <w:r w:rsidRPr="00610384">
        <w:rPr>
          <w:rFonts w:ascii="Times New Roman" w:hAnsi="Times New Roman" w:cs="Times New Roman"/>
          <w:i/>
          <w:iCs/>
          <w:sz w:val="24"/>
          <w:szCs w:val="24"/>
        </w:rPr>
        <w:t>library</w:t>
      </w:r>
      <w:r w:rsidRPr="00610384">
        <w:rPr>
          <w:rFonts w:ascii="Times New Roman" w:hAnsi="Times New Roman" w:cs="Times New Roman"/>
          <w:sz w:val="24"/>
          <w:szCs w:val="24"/>
        </w:rPr>
        <w:t xml:space="preserve"> kernel32 </w:t>
      </w:r>
      <w:r w:rsidRPr="00610384">
        <w:rPr>
          <w:rFonts w:ascii="Times New Roman" w:hAnsi="Times New Roman" w:cs="Times New Roman"/>
          <w:i/>
          <w:iCs/>
          <w:sz w:val="24"/>
          <w:szCs w:val="24"/>
        </w:rPr>
        <w:t>create process</w:t>
      </w:r>
      <w:r w:rsidRPr="00610384">
        <w:rPr>
          <w:rFonts w:ascii="Times New Roman" w:hAnsi="Times New Roman" w:cs="Times New Roman"/>
          <w:sz w:val="24"/>
          <w:szCs w:val="24"/>
        </w:rPr>
        <w:t xml:space="preserve">. Pada fungsi ini, membutuhkan </w:t>
      </w:r>
      <w:r w:rsidRPr="00610384">
        <w:rPr>
          <w:rFonts w:ascii="Times New Roman" w:hAnsi="Times New Roman" w:cs="Times New Roman"/>
          <w:i/>
          <w:iCs/>
          <w:sz w:val="24"/>
          <w:szCs w:val="24"/>
        </w:rPr>
        <w:t>path</w:t>
      </w:r>
      <w:r w:rsidRPr="00610384">
        <w:rPr>
          <w:rFonts w:ascii="Times New Roman" w:hAnsi="Times New Roman" w:cs="Times New Roman"/>
          <w:sz w:val="24"/>
          <w:szCs w:val="24"/>
        </w:rPr>
        <w:t xml:space="preserve"> dari </w:t>
      </w:r>
      <w:r w:rsidRPr="00610384">
        <w:rPr>
          <w:rFonts w:ascii="Times New Roman" w:hAnsi="Times New Roman" w:cs="Times New Roman"/>
          <w:i/>
          <w:iCs/>
          <w:sz w:val="24"/>
          <w:szCs w:val="24"/>
        </w:rPr>
        <w:t>file</w:t>
      </w:r>
      <w:r w:rsidRPr="00610384">
        <w:rPr>
          <w:rFonts w:ascii="Times New Roman" w:hAnsi="Times New Roman" w:cs="Times New Roman"/>
          <w:i/>
          <w:sz w:val="24"/>
          <w:szCs w:val="24"/>
        </w:rPr>
        <w:t xml:space="preserve"> </w:t>
      </w:r>
      <w:r w:rsidRPr="00610384">
        <w:rPr>
          <w:rFonts w:ascii="Times New Roman" w:hAnsi="Times New Roman" w:cs="Times New Roman"/>
          <w:sz w:val="24"/>
          <w:szCs w:val="24"/>
        </w:rPr>
        <w:t xml:space="preserve">tersebut sehingga </w:t>
      </w:r>
      <w:r w:rsidRPr="00610384">
        <w:rPr>
          <w:rFonts w:ascii="Times New Roman" w:hAnsi="Times New Roman" w:cs="Times New Roman"/>
          <w:i/>
          <w:iCs/>
          <w:sz w:val="24"/>
          <w:szCs w:val="24"/>
        </w:rPr>
        <w:t>file</w:t>
      </w:r>
      <w:r w:rsidRPr="00610384">
        <w:rPr>
          <w:rFonts w:ascii="Times New Roman" w:hAnsi="Times New Roman" w:cs="Times New Roman"/>
          <w:sz w:val="24"/>
          <w:szCs w:val="24"/>
        </w:rPr>
        <w:t>-nya dapat diakses. Kode program fungsi ini dapat dilihat pada</w:t>
      </w:r>
      <w:r w:rsidR="004641C4" w:rsidRPr="00F914A7">
        <w:rPr>
          <w:rFonts w:ascii="Times New Roman" w:hAnsi="Times New Roman" w:cs="Times New Roman"/>
          <w:sz w:val="24"/>
          <w:szCs w:val="24"/>
        </w:rPr>
        <w:fldChar w:fldCharType="begin"/>
      </w:r>
      <w:r w:rsidR="004641C4" w:rsidRPr="00F914A7">
        <w:rPr>
          <w:rFonts w:ascii="Times New Roman" w:hAnsi="Times New Roman" w:cs="Times New Roman"/>
          <w:sz w:val="24"/>
          <w:szCs w:val="24"/>
        </w:rPr>
        <w:instrText xml:space="preserve"> REF _Ref519873792 \h  \* MERGEFORMAT </w:instrText>
      </w:r>
      <w:r w:rsidR="004641C4" w:rsidRPr="00F914A7">
        <w:rPr>
          <w:rFonts w:ascii="Times New Roman" w:hAnsi="Times New Roman" w:cs="Times New Roman"/>
          <w:sz w:val="24"/>
          <w:szCs w:val="24"/>
        </w:rPr>
      </w:r>
      <w:r w:rsidR="004641C4" w:rsidRPr="00F914A7">
        <w:rPr>
          <w:rFonts w:ascii="Times New Roman" w:hAnsi="Times New Roman" w:cs="Times New Roman"/>
          <w:sz w:val="24"/>
          <w:szCs w:val="24"/>
        </w:rPr>
        <w:fldChar w:fldCharType="separate"/>
      </w:r>
      <w:r w:rsidR="00EC7493" w:rsidRPr="00EC7493">
        <w:rPr>
          <w:rFonts w:ascii="Times New Roman" w:hAnsi="Times New Roman" w:cs="Times New Roman"/>
          <w:sz w:val="24"/>
          <w:szCs w:val="24"/>
        </w:rPr>
        <w:t xml:space="preserve"> Gambar</w:t>
      </w:r>
      <w:r w:rsidR="00EC7493" w:rsidRPr="00EC7493">
        <w:rPr>
          <w:rFonts w:ascii="Times New Roman" w:hAnsi="Times New Roman" w:cs="Times New Roman"/>
          <w:noProof/>
          <w:sz w:val="24"/>
          <w:szCs w:val="24"/>
        </w:rPr>
        <w:t xml:space="preserve"> 5.2</w:t>
      </w:r>
      <w:r w:rsidR="004641C4" w:rsidRPr="00F914A7">
        <w:rPr>
          <w:rFonts w:ascii="Times New Roman" w:hAnsi="Times New Roman" w:cs="Times New Roman"/>
          <w:sz w:val="24"/>
          <w:szCs w:val="24"/>
        </w:rPr>
        <w:fldChar w:fldCharType="end"/>
      </w:r>
      <w:r w:rsidR="00EE33C9" w:rsidRPr="00F914A7">
        <w:rPr>
          <w:rFonts w:ascii="Times New Roman" w:hAnsi="Times New Roman" w:cs="Times New Roman"/>
          <w:sz w:val="24"/>
          <w:szCs w:val="24"/>
        </w:rPr>
        <w:t>.</w:t>
      </w:r>
    </w:p>
    <w:p w14:paraId="683F942A" w14:textId="59392CC1" w:rsidR="007A382B" w:rsidRPr="00610384" w:rsidRDefault="00EE33C9" w:rsidP="00EE33C9">
      <w:pPr>
        <w:spacing w:line="360" w:lineRule="auto"/>
        <w:jc w:val="center"/>
        <w:rPr>
          <w:sz w:val="24"/>
          <w:szCs w:val="24"/>
        </w:rPr>
      </w:pPr>
      <w:bookmarkStart w:id="608" w:name="_Toc522079718"/>
      <w:r w:rsidRPr="00610384">
        <w:rPr>
          <w:noProof/>
          <w:sz w:val="24"/>
          <w:szCs w:val="24"/>
        </w:rPr>
        <w:drawing>
          <wp:inline distT="0" distB="0" distL="0" distR="0" wp14:anchorId="65C4BF8A" wp14:editId="48D5F6AD">
            <wp:extent cx="5446395" cy="3514725"/>
            <wp:effectExtent l="0" t="0" r="1905" b="9525"/>
            <wp:docPr id="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5446395" cy="3514725"/>
                    </a:xfrm>
                    <a:prstGeom prst="rect">
                      <a:avLst/>
                    </a:prstGeom>
                  </pic:spPr>
                </pic:pic>
              </a:graphicData>
            </a:graphic>
          </wp:inline>
        </w:drawing>
      </w:r>
      <w:bookmarkStart w:id="609" w:name="_Ref519873792"/>
      <w:bookmarkStart w:id="610" w:name="_Toc519869767"/>
      <w:r w:rsidR="007074E7" w:rsidRPr="00610384">
        <w:rPr>
          <w:sz w:val="24"/>
          <w:szCs w:val="24"/>
        </w:rPr>
        <w:t xml:space="preserve"> </w:t>
      </w:r>
      <w:r w:rsidR="007A382B" w:rsidRPr="002F5E4B">
        <w:rPr>
          <w:b/>
        </w:rPr>
        <w:t xml:space="preserve">Gambar </w:t>
      </w:r>
      <w:r w:rsidR="00517711">
        <w:rPr>
          <w:b/>
        </w:rPr>
        <w:fldChar w:fldCharType="begin"/>
      </w:r>
      <w:r w:rsidR="00517711">
        <w:rPr>
          <w:b/>
        </w:rPr>
        <w:instrText xml:space="preserve"> STYLEREF 1 \s </w:instrText>
      </w:r>
      <w:r w:rsidR="00517711">
        <w:rPr>
          <w:b/>
        </w:rPr>
        <w:fldChar w:fldCharType="separate"/>
      </w:r>
      <w:r w:rsidR="00EC7493">
        <w:rPr>
          <w:b/>
          <w:noProof/>
        </w:rPr>
        <w:t>5</w:t>
      </w:r>
      <w:r w:rsidR="00517711">
        <w:rPr>
          <w:b/>
        </w:rPr>
        <w:fldChar w:fldCharType="end"/>
      </w:r>
      <w:r w:rsidR="00517711">
        <w:rPr>
          <w:b/>
        </w:rPr>
        <w:t>.</w:t>
      </w:r>
      <w:r w:rsidR="00517711">
        <w:rPr>
          <w:b/>
        </w:rPr>
        <w:fldChar w:fldCharType="begin"/>
      </w:r>
      <w:r w:rsidR="00517711">
        <w:rPr>
          <w:b/>
        </w:rPr>
        <w:instrText xml:space="preserve"> SEQ Gambar \* ARABIC \s 1 </w:instrText>
      </w:r>
      <w:r w:rsidR="00517711">
        <w:rPr>
          <w:b/>
        </w:rPr>
        <w:fldChar w:fldCharType="separate"/>
      </w:r>
      <w:r w:rsidR="00EC7493">
        <w:rPr>
          <w:b/>
          <w:noProof/>
        </w:rPr>
        <w:t>2</w:t>
      </w:r>
      <w:r w:rsidR="00517711">
        <w:rPr>
          <w:b/>
        </w:rPr>
        <w:fldChar w:fldCharType="end"/>
      </w:r>
      <w:bookmarkEnd w:id="609"/>
      <w:r w:rsidR="007A382B" w:rsidRPr="002F5E4B">
        <w:rPr>
          <w:b/>
        </w:rPr>
        <w:t xml:space="preserve"> Implementasi </w:t>
      </w:r>
      <w:r w:rsidR="007A382B" w:rsidRPr="002F5E4B">
        <w:rPr>
          <w:b/>
          <w:bCs/>
          <w:i/>
        </w:rPr>
        <w:t>Load Process</w:t>
      </w:r>
      <w:bookmarkEnd w:id="608"/>
      <w:bookmarkEnd w:id="610"/>
    </w:p>
    <w:p w14:paraId="6A240950" w14:textId="77777777" w:rsidR="007A382B" w:rsidRPr="007D1FF5" w:rsidRDefault="007A382B" w:rsidP="008F3623">
      <w:pPr>
        <w:pStyle w:val="Heading3"/>
        <w:keepLines w:val="0"/>
        <w:numPr>
          <w:ilvl w:val="2"/>
          <w:numId w:val="18"/>
        </w:numPr>
        <w:spacing w:before="240" w:after="60" w:line="360" w:lineRule="auto"/>
        <w:rPr>
          <w:rFonts w:ascii="Times New Roman" w:eastAsia="Times New Roman,DejaVu Sans" w:hAnsi="Times New Roman" w:cs="Times New Roman"/>
          <w:b/>
          <w:color w:val="auto"/>
        </w:rPr>
      </w:pPr>
      <w:bookmarkStart w:id="611" w:name="_Toc519858722"/>
      <w:bookmarkStart w:id="612" w:name="_Toc519863618"/>
      <w:bookmarkStart w:id="613" w:name="_Toc519867732"/>
      <w:bookmarkStart w:id="614" w:name="_Toc519843400"/>
      <w:bookmarkStart w:id="615" w:name="_Toc519867733"/>
      <w:bookmarkStart w:id="616" w:name="_Toc522192805"/>
      <w:bookmarkEnd w:id="611"/>
      <w:bookmarkEnd w:id="612"/>
      <w:bookmarkEnd w:id="613"/>
      <w:r w:rsidRPr="007D1FF5">
        <w:rPr>
          <w:rFonts w:ascii="Times New Roman" w:hAnsi="Times New Roman" w:cs="Times New Roman"/>
          <w:b/>
          <w:color w:val="auto"/>
        </w:rPr>
        <w:t xml:space="preserve">Implementasi untuk Mengakses </w:t>
      </w:r>
      <w:r w:rsidRPr="007D1FF5">
        <w:rPr>
          <w:rFonts w:ascii="Times New Roman" w:hAnsi="Times New Roman" w:cs="Times New Roman"/>
          <w:b/>
          <w:i/>
          <w:color w:val="auto"/>
        </w:rPr>
        <w:t>Text Section</w:t>
      </w:r>
      <w:bookmarkEnd w:id="614"/>
      <w:bookmarkEnd w:id="615"/>
      <w:bookmarkEnd w:id="616"/>
    </w:p>
    <w:p w14:paraId="12DE2F97" w14:textId="0330AB72" w:rsidR="00682557" w:rsidRPr="00610384" w:rsidRDefault="007A382B" w:rsidP="007A382B">
      <w:pPr>
        <w:pStyle w:val="Default"/>
        <w:spacing w:line="360" w:lineRule="auto"/>
        <w:jc w:val="both"/>
      </w:pPr>
      <w:r w:rsidRPr="00610384">
        <w:t xml:space="preserve">Pada implementasi ini, akan dicari alamat dari </w:t>
      </w:r>
      <w:r w:rsidRPr="00610384">
        <w:rPr>
          <w:i/>
          <w:iCs/>
        </w:rPr>
        <w:t>text section</w:t>
      </w:r>
      <w:r w:rsidRPr="00610384">
        <w:t xml:space="preserve"> dan </w:t>
      </w:r>
      <w:r w:rsidRPr="00610384">
        <w:rPr>
          <w:i/>
          <w:iCs/>
        </w:rPr>
        <w:t>size</w:t>
      </w:r>
      <w:r w:rsidRPr="00610384">
        <w:t xml:space="preserve"> dari alamat sehingga </w:t>
      </w:r>
      <w:r w:rsidRPr="00610384">
        <w:rPr>
          <w:i/>
          <w:iCs/>
        </w:rPr>
        <w:t>debugger</w:t>
      </w:r>
      <w:r w:rsidRPr="00610384">
        <w:t xml:space="preserve"> hanya akan memeriksa </w:t>
      </w:r>
      <w:r w:rsidRPr="00610384">
        <w:rPr>
          <w:i/>
          <w:iCs/>
        </w:rPr>
        <w:t>text section</w:t>
      </w:r>
      <w:r w:rsidRPr="00610384">
        <w:t xml:space="preserve"> dari memori </w:t>
      </w:r>
      <w:r w:rsidRPr="00610384">
        <w:rPr>
          <w:i/>
          <w:iCs/>
        </w:rPr>
        <w:t>file</w:t>
      </w:r>
      <w:r w:rsidRPr="00610384">
        <w:t xml:space="preserve"> tersebut. Pada proses ini menggunakan </w:t>
      </w:r>
      <w:r w:rsidRPr="00610384">
        <w:rPr>
          <w:i/>
          <w:iCs/>
        </w:rPr>
        <w:t>library</w:t>
      </w:r>
      <w:r w:rsidRPr="00610384">
        <w:t xml:space="preserve"> PE </w:t>
      </w:r>
      <w:r w:rsidRPr="00610384">
        <w:rPr>
          <w:i/>
          <w:iCs/>
        </w:rPr>
        <w:t>File</w:t>
      </w:r>
      <w:r w:rsidRPr="00610384">
        <w:t xml:space="preserve"> untuk </w:t>
      </w:r>
      <w:r w:rsidRPr="00610384">
        <w:rPr>
          <w:i/>
          <w:iCs/>
        </w:rPr>
        <w:t>file executable</w:t>
      </w:r>
      <w:r w:rsidRPr="00610384">
        <w:t xml:space="preserve">. Keluaran dari fungsi ini berupa </w:t>
      </w:r>
      <w:r w:rsidRPr="00610384">
        <w:rPr>
          <w:i/>
          <w:iCs/>
        </w:rPr>
        <w:t>array</w:t>
      </w:r>
      <w:r w:rsidRPr="00610384">
        <w:t xml:space="preserve"> yang berisi alamat </w:t>
      </w:r>
      <w:r w:rsidRPr="00610384">
        <w:rPr>
          <w:i/>
          <w:iCs/>
        </w:rPr>
        <w:t>text section</w:t>
      </w:r>
      <w:r w:rsidRPr="00610384">
        <w:t xml:space="preserve"> dan </w:t>
      </w:r>
      <w:r w:rsidRPr="00610384">
        <w:rPr>
          <w:i/>
          <w:iCs/>
        </w:rPr>
        <w:t>size</w:t>
      </w:r>
      <w:r w:rsidRPr="00610384">
        <w:rPr>
          <w:rFonts w:ascii="DejaVu Sans" w:eastAsia="DejaVu Sans" w:hAnsi="DejaVu Sans" w:cs="DejaVu Sans"/>
        </w:rPr>
        <w:t xml:space="preserve"> </w:t>
      </w:r>
      <w:r w:rsidRPr="00610384">
        <w:rPr>
          <w:i/>
          <w:iCs/>
        </w:rPr>
        <w:t>text section</w:t>
      </w:r>
      <w:r w:rsidRPr="00610384">
        <w:t>. Kode program</w:t>
      </w:r>
      <w:r w:rsidRPr="00610384">
        <w:rPr>
          <w:rFonts w:ascii="DejaVu Sans" w:eastAsia="DejaVu Sans" w:hAnsi="DejaVu Sans" w:cs="DejaVu Sans"/>
        </w:rPr>
        <w:t xml:space="preserve"> </w:t>
      </w:r>
      <w:r w:rsidRPr="00610384">
        <w:t>fungsi</w:t>
      </w:r>
      <w:r w:rsidRPr="00610384">
        <w:rPr>
          <w:rFonts w:ascii="DejaVu Sans" w:eastAsia="DejaVu Sans" w:hAnsi="DejaVu Sans" w:cs="DejaVu Sans"/>
        </w:rPr>
        <w:t xml:space="preserve"> </w:t>
      </w:r>
      <w:r w:rsidRPr="00610384">
        <w:t>ini dapat dilihat pada</w:t>
      </w:r>
      <w:r w:rsidR="004641C4" w:rsidRPr="00610384">
        <w:t xml:space="preserve"> </w:t>
      </w:r>
      <w:r w:rsidR="004641C4" w:rsidRPr="002F5E4B">
        <w:fldChar w:fldCharType="begin"/>
      </w:r>
      <w:r w:rsidR="004641C4" w:rsidRPr="002F5E4B">
        <w:instrText xml:space="preserve"> REF _Ref519858857 \h  \* MERGEFORMAT </w:instrText>
      </w:r>
      <w:r w:rsidR="004641C4" w:rsidRPr="002F5E4B">
        <w:fldChar w:fldCharType="separate"/>
      </w:r>
      <w:r w:rsidR="00EC7493" w:rsidRPr="00EC7493">
        <w:rPr>
          <w:color w:val="auto"/>
        </w:rPr>
        <w:t xml:space="preserve">Gambar </w:t>
      </w:r>
      <w:r w:rsidR="00EC7493" w:rsidRPr="00EC7493">
        <w:rPr>
          <w:noProof/>
          <w:color w:val="auto"/>
        </w:rPr>
        <w:t>5.3</w:t>
      </w:r>
      <w:r w:rsidR="004641C4" w:rsidRPr="002F5E4B">
        <w:fldChar w:fldCharType="end"/>
      </w:r>
      <w:r w:rsidR="00682557" w:rsidRPr="00610384">
        <w:t xml:space="preserve"> dihalaman berikutnya.</w:t>
      </w:r>
    </w:p>
    <w:p w14:paraId="500AE37D" w14:textId="70D47CD5" w:rsidR="007A382B" w:rsidRPr="00610384" w:rsidRDefault="004641C4" w:rsidP="00682557">
      <w:pPr>
        <w:pStyle w:val="Default"/>
        <w:spacing w:line="360" w:lineRule="auto"/>
        <w:jc w:val="both"/>
        <w:rPr>
          <w:rFonts w:ascii="DejaVu Sans" w:eastAsia="DejaVu Sans" w:hAnsi="DejaVu Sans" w:cs="DejaVu Sans"/>
        </w:rPr>
      </w:pPr>
      <w:r w:rsidRPr="00610384">
        <w:lastRenderedPageBreak/>
        <w:t xml:space="preserve"> </w:t>
      </w:r>
      <w:r w:rsidR="007A382B" w:rsidRPr="00610384">
        <w:t>.</w:t>
      </w:r>
      <w:r w:rsidR="00682557" w:rsidRPr="00610384">
        <w:rPr>
          <w:noProof/>
          <w:lang w:val="en-GB" w:eastAsia="en-GB"/>
        </w:rPr>
        <w:t xml:space="preserve"> </w:t>
      </w:r>
      <w:r w:rsidR="00682557" w:rsidRPr="00610384">
        <w:rPr>
          <w:noProof/>
        </w:rPr>
        <w:drawing>
          <wp:inline distT="0" distB="0" distL="0" distR="0" wp14:anchorId="7BF9FC5C" wp14:editId="53652E47">
            <wp:extent cx="4581525" cy="1114425"/>
            <wp:effectExtent l="0" t="0" r="9525" b="9525"/>
            <wp:docPr id="1561472775" name="Picture 156147277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5"/>
                    <a:stretch>
                      <a:fillRect/>
                    </a:stretch>
                  </pic:blipFill>
                  <pic:spPr>
                    <a:xfrm>
                      <a:off x="0" y="0"/>
                      <a:ext cx="4581525" cy="1114425"/>
                    </a:xfrm>
                    <a:prstGeom prst="rect">
                      <a:avLst/>
                    </a:prstGeom>
                  </pic:spPr>
                </pic:pic>
              </a:graphicData>
            </a:graphic>
          </wp:inline>
        </w:drawing>
      </w:r>
    </w:p>
    <w:p w14:paraId="4CC60847" w14:textId="008CB7DC" w:rsidR="007A382B" w:rsidRPr="002F5E4B" w:rsidRDefault="007A382B" w:rsidP="007A382B">
      <w:pPr>
        <w:pStyle w:val="Caption"/>
        <w:jc w:val="center"/>
        <w:rPr>
          <w:b/>
          <w:i w:val="0"/>
          <w:color w:val="auto"/>
          <w:sz w:val="20"/>
          <w:szCs w:val="20"/>
        </w:rPr>
      </w:pPr>
      <w:bookmarkStart w:id="617" w:name="_Ref519858857"/>
      <w:bookmarkStart w:id="618" w:name="_Toc519869768"/>
      <w:bookmarkStart w:id="619" w:name="_Toc522079719"/>
      <w:r w:rsidRPr="002F5E4B">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5</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3</w:t>
      </w:r>
      <w:r w:rsidR="00517711">
        <w:rPr>
          <w:b/>
          <w:i w:val="0"/>
          <w:color w:val="auto"/>
          <w:sz w:val="20"/>
          <w:szCs w:val="20"/>
        </w:rPr>
        <w:fldChar w:fldCharType="end"/>
      </w:r>
      <w:bookmarkEnd w:id="617"/>
      <w:r w:rsidRPr="002F5E4B">
        <w:rPr>
          <w:b/>
          <w:i w:val="0"/>
          <w:color w:val="auto"/>
          <w:sz w:val="20"/>
          <w:szCs w:val="20"/>
        </w:rPr>
        <w:t xml:space="preserve"> Implementasi </w:t>
      </w:r>
      <w:proofErr w:type="gramStart"/>
      <w:r w:rsidRPr="002F5E4B">
        <w:rPr>
          <w:b/>
          <w:i w:val="0"/>
          <w:color w:val="auto"/>
          <w:sz w:val="20"/>
          <w:szCs w:val="20"/>
        </w:rPr>
        <w:t>getAddress(</w:t>
      </w:r>
      <w:proofErr w:type="gramEnd"/>
      <w:r w:rsidRPr="002F5E4B">
        <w:rPr>
          <w:b/>
          <w:i w:val="0"/>
          <w:color w:val="auto"/>
          <w:sz w:val="20"/>
          <w:szCs w:val="20"/>
        </w:rPr>
        <w:t>)</w:t>
      </w:r>
      <w:bookmarkEnd w:id="618"/>
      <w:bookmarkEnd w:id="619"/>
    </w:p>
    <w:p w14:paraId="64386BC6" w14:textId="77777777" w:rsidR="007A382B" w:rsidRPr="007D1FF5" w:rsidRDefault="007A382B" w:rsidP="008F3623">
      <w:pPr>
        <w:pStyle w:val="Heading3"/>
        <w:keepLines w:val="0"/>
        <w:numPr>
          <w:ilvl w:val="2"/>
          <w:numId w:val="18"/>
        </w:numPr>
        <w:spacing w:before="240" w:after="60" w:line="360" w:lineRule="auto"/>
        <w:jc w:val="both"/>
        <w:rPr>
          <w:rFonts w:ascii="Times New Roman" w:hAnsi="Times New Roman" w:cs="Times New Roman"/>
          <w:b/>
          <w:color w:val="auto"/>
        </w:rPr>
      </w:pPr>
      <w:bookmarkStart w:id="620" w:name="_Toc519858724"/>
      <w:bookmarkStart w:id="621" w:name="_Toc519863620"/>
      <w:bookmarkStart w:id="622" w:name="_Toc519867734"/>
      <w:bookmarkStart w:id="623" w:name="_Toc519843401"/>
      <w:bookmarkStart w:id="624" w:name="_Toc519867735"/>
      <w:bookmarkStart w:id="625" w:name="_Toc522192806"/>
      <w:bookmarkEnd w:id="620"/>
      <w:bookmarkEnd w:id="621"/>
      <w:bookmarkEnd w:id="622"/>
      <w:r w:rsidRPr="007D1FF5">
        <w:rPr>
          <w:rFonts w:ascii="Times New Roman" w:hAnsi="Times New Roman" w:cs="Times New Roman"/>
          <w:b/>
          <w:color w:val="auto"/>
        </w:rPr>
        <w:t xml:space="preserve">Implementasi untuk Mengambil </w:t>
      </w:r>
      <w:r w:rsidRPr="007D1FF5">
        <w:rPr>
          <w:rFonts w:ascii="Times New Roman" w:hAnsi="Times New Roman" w:cs="Times New Roman"/>
          <w:b/>
          <w:i/>
          <w:color w:val="auto"/>
        </w:rPr>
        <w:t>Snapshot</w:t>
      </w:r>
      <w:r w:rsidRPr="007D1FF5">
        <w:rPr>
          <w:rFonts w:ascii="Times New Roman" w:hAnsi="Times New Roman" w:cs="Times New Roman"/>
          <w:b/>
          <w:color w:val="auto"/>
        </w:rPr>
        <w:t xml:space="preserve"> </w:t>
      </w:r>
      <w:r w:rsidRPr="007D1FF5">
        <w:rPr>
          <w:rFonts w:ascii="Times New Roman" w:hAnsi="Times New Roman" w:cs="Times New Roman"/>
          <w:b/>
          <w:i/>
          <w:color w:val="auto"/>
        </w:rPr>
        <w:t>Text Section</w:t>
      </w:r>
      <w:bookmarkEnd w:id="623"/>
      <w:bookmarkEnd w:id="624"/>
      <w:bookmarkEnd w:id="625"/>
    </w:p>
    <w:p w14:paraId="638B7EEB" w14:textId="77777777" w:rsidR="007A382B" w:rsidRPr="00610384" w:rsidRDefault="007A382B" w:rsidP="007A382B">
      <w:pPr>
        <w:spacing w:after="240" w:line="360" w:lineRule="auto"/>
        <w:jc w:val="both"/>
        <w:rPr>
          <w:sz w:val="24"/>
          <w:szCs w:val="24"/>
        </w:rPr>
      </w:pPr>
      <w:r w:rsidRPr="00610384">
        <w:rPr>
          <w:sz w:val="24"/>
          <w:szCs w:val="24"/>
        </w:rPr>
        <w:t xml:space="preserve">Pada implementasi ini, ada 2 cara yang digunakan untuk mengambil </w:t>
      </w:r>
      <w:r w:rsidRPr="00610384">
        <w:rPr>
          <w:i/>
          <w:sz w:val="24"/>
          <w:szCs w:val="24"/>
        </w:rPr>
        <w:t>snapshot text section</w:t>
      </w:r>
      <w:r w:rsidRPr="00610384">
        <w:rPr>
          <w:sz w:val="24"/>
          <w:szCs w:val="24"/>
        </w:rPr>
        <w:t xml:space="preserve">. </w:t>
      </w:r>
      <w:r w:rsidRPr="00610384">
        <w:rPr>
          <w:i/>
          <w:sz w:val="24"/>
          <w:szCs w:val="24"/>
        </w:rPr>
        <w:t>User</w:t>
      </w:r>
      <w:r w:rsidRPr="00610384">
        <w:rPr>
          <w:sz w:val="24"/>
          <w:szCs w:val="24"/>
        </w:rPr>
        <w:t xml:space="preserve"> dapat memilih salah satu dari kedua cara tersebut. Cara pertama dengan menggunakan </w:t>
      </w:r>
      <w:r w:rsidRPr="00610384">
        <w:rPr>
          <w:i/>
          <w:sz w:val="24"/>
          <w:szCs w:val="24"/>
        </w:rPr>
        <w:t>timer</w:t>
      </w:r>
      <w:r w:rsidRPr="00610384">
        <w:rPr>
          <w:sz w:val="24"/>
          <w:szCs w:val="24"/>
        </w:rPr>
        <w:t xml:space="preserve"> dan cara yang kedua dengan menggunakan </w:t>
      </w:r>
      <w:r w:rsidRPr="00610384">
        <w:rPr>
          <w:i/>
          <w:sz w:val="24"/>
          <w:szCs w:val="24"/>
        </w:rPr>
        <w:t>breakpoint</w:t>
      </w:r>
      <w:r w:rsidRPr="00610384">
        <w:rPr>
          <w:sz w:val="24"/>
          <w:szCs w:val="24"/>
        </w:rPr>
        <w:t xml:space="preserve"> yang di-</w:t>
      </w:r>
      <w:r w:rsidRPr="00610384">
        <w:rPr>
          <w:i/>
          <w:sz w:val="24"/>
          <w:szCs w:val="24"/>
        </w:rPr>
        <w:t>set</w:t>
      </w:r>
      <w:r w:rsidRPr="00610384">
        <w:rPr>
          <w:sz w:val="24"/>
          <w:szCs w:val="24"/>
        </w:rPr>
        <w:t xml:space="preserve"> secara random. Jika </w:t>
      </w:r>
      <w:r w:rsidRPr="00610384">
        <w:rPr>
          <w:i/>
          <w:sz w:val="24"/>
          <w:szCs w:val="24"/>
        </w:rPr>
        <w:t>user</w:t>
      </w:r>
      <w:r w:rsidRPr="00610384">
        <w:rPr>
          <w:sz w:val="24"/>
          <w:szCs w:val="24"/>
        </w:rPr>
        <w:t xml:space="preserve"> memilih menggunakan </w:t>
      </w:r>
      <w:r w:rsidRPr="00610384">
        <w:rPr>
          <w:i/>
          <w:sz w:val="24"/>
          <w:szCs w:val="24"/>
        </w:rPr>
        <w:t>timer</w:t>
      </w:r>
      <w:r w:rsidRPr="00610384">
        <w:rPr>
          <w:sz w:val="24"/>
          <w:szCs w:val="24"/>
        </w:rPr>
        <w:t xml:space="preserve">, maka </w:t>
      </w:r>
      <w:r w:rsidRPr="00610384">
        <w:rPr>
          <w:i/>
          <w:sz w:val="24"/>
          <w:szCs w:val="24"/>
        </w:rPr>
        <w:t>user</w:t>
      </w:r>
      <w:r w:rsidRPr="00610384">
        <w:rPr>
          <w:sz w:val="24"/>
          <w:szCs w:val="24"/>
        </w:rPr>
        <w:t xml:space="preserve"> juga diminta untuk menentukan berapa persen (%) waktu yang ditentukan untuk mengambil </w:t>
      </w:r>
      <w:r w:rsidRPr="00610384">
        <w:rPr>
          <w:i/>
          <w:sz w:val="24"/>
          <w:szCs w:val="24"/>
        </w:rPr>
        <w:t>snapshot</w:t>
      </w:r>
      <w:r w:rsidRPr="00610384">
        <w:rPr>
          <w:sz w:val="24"/>
          <w:szCs w:val="24"/>
        </w:rPr>
        <w:t xml:space="preserve"> </w:t>
      </w:r>
      <w:r w:rsidRPr="00610384">
        <w:rPr>
          <w:i/>
          <w:sz w:val="24"/>
          <w:szCs w:val="24"/>
        </w:rPr>
        <w:t>memory</w:t>
      </w:r>
      <w:r w:rsidRPr="00610384">
        <w:rPr>
          <w:sz w:val="24"/>
          <w:szCs w:val="24"/>
        </w:rPr>
        <w:t xml:space="preserve"> dari total waktu eksekusi semua isi </w:t>
      </w:r>
      <w:r w:rsidRPr="00610384">
        <w:rPr>
          <w:i/>
          <w:sz w:val="24"/>
          <w:szCs w:val="24"/>
        </w:rPr>
        <w:t>text section</w:t>
      </w:r>
      <w:r w:rsidRPr="00610384">
        <w:rPr>
          <w:sz w:val="24"/>
          <w:szCs w:val="24"/>
        </w:rPr>
        <w:t>.</w:t>
      </w:r>
    </w:p>
    <w:p w14:paraId="7990DE1A" w14:textId="72DADEE6" w:rsidR="007A382B" w:rsidRPr="00610384" w:rsidRDefault="007A382B" w:rsidP="007A382B">
      <w:pPr>
        <w:spacing w:line="360" w:lineRule="auto"/>
        <w:jc w:val="both"/>
        <w:rPr>
          <w:sz w:val="24"/>
          <w:szCs w:val="24"/>
        </w:rPr>
      </w:pPr>
      <w:r w:rsidRPr="00610384">
        <w:rPr>
          <w:sz w:val="24"/>
          <w:szCs w:val="24"/>
        </w:rPr>
        <w:t xml:space="preserve">Jika </w:t>
      </w:r>
      <w:r w:rsidRPr="00610384">
        <w:rPr>
          <w:i/>
          <w:sz w:val="24"/>
          <w:szCs w:val="24"/>
        </w:rPr>
        <w:t>user</w:t>
      </w:r>
      <w:r w:rsidRPr="00610384">
        <w:rPr>
          <w:sz w:val="24"/>
          <w:szCs w:val="24"/>
        </w:rPr>
        <w:t xml:space="preserve"> telah mengisi berapa persen waktu yang dibutuhkan untuk mengambil </w:t>
      </w:r>
      <w:r w:rsidRPr="00610384">
        <w:rPr>
          <w:i/>
          <w:sz w:val="24"/>
          <w:szCs w:val="24"/>
        </w:rPr>
        <w:t>snapshot text section</w:t>
      </w:r>
      <w:r w:rsidRPr="00610384">
        <w:rPr>
          <w:sz w:val="24"/>
          <w:szCs w:val="24"/>
        </w:rPr>
        <w:t xml:space="preserve"> pada waktu yang ditentukan kemudian </w:t>
      </w:r>
      <w:r w:rsidRPr="00610384">
        <w:rPr>
          <w:i/>
          <w:sz w:val="24"/>
          <w:szCs w:val="24"/>
        </w:rPr>
        <w:t>debugger</w:t>
      </w:r>
      <w:r w:rsidRPr="00610384">
        <w:rPr>
          <w:sz w:val="24"/>
          <w:szCs w:val="24"/>
        </w:rPr>
        <w:t xml:space="preserve"> akan di </w:t>
      </w:r>
      <w:proofErr w:type="gramStart"/>
      <w:r w:rsidRPr="00610384">
        <w:rPr>
          <w:rFonts w:ascii="Courier New" w:hAnsi="Courier New" w:cs="Courier New"/>
          <w:sz w:val="24"/>
          <w:szCs w:val="24"/>
        </w:rPr>
        <w:t>suspend(</w:t>
      </w:r>
      <w:proofErr w:type="gramEnd"/>
      <w:r w:rsidRPr="00610384">
        <w:rPr>
          <w:rFonts w:ascii="Courier New" w:hAnsi="Courier New" w:cs="Courier New"/>
          <w:sz w:val="24"/>
          <w:szCs w:val="24"/>
        </w:rPr>
        <w:t>)</w:t>
      </w:r>
      <w:r w:rsidRPr="00610384">
        <w:rPr>
          <w:sz w:val="24"/>
          <w:szCs w:val="24"/>
        </w:rPr>
        <w:t xml:space="preserve"> atau diberhentikan sementara sehingga </w:t>
      </w:r>
      <w:r w:rsidRPr="00610384">
        <w:rPr>
          <w:i/>
          <w:sz w:val="24"/>
          <w:szCs w:val="24"/>
        </w:rPr>
        <w:t>snapshot text section</w:t>
      </w:r>
      <w:r w:rsidRPr="00610384">
        <w:rPr>
          <w:sz w:val="24"/>
          <w:szCs w:val="24"/>
        </w:rPr>
        <w:t xml:space="preserve"> dapat diambil. Jika </w:t>
      </w:r>
      <w:r w:rsidRPr="00610384">
        <w:rPr>
          <w:i/>
          <w:sz w:val="24"/>
          <w:szCs w:val="24"/>
        </w:rPr>
        <w:t>user</w:t>
      </w:r>
      <w:r w:rsidRPr="00610384">
        <w:rPr>
          <w:sz w:val="24"/>
          <w:szCs w:val="24"/>
        </w:rPr>
        <w:t xml:space="preserve"> memilih menggunakan </w:t>
      </w:r>
      <w:r w:rsidRPr="00610384">
        <w:rPr>
          <w:i/>
          <w:sz w:val="24"/>
          <w:szCs w:val="24"/>
        </w:rPr>
        <w:t>breakpoint</w:t>
      </w:r>
      <w:r w:rsidRPr="00610384">
        <w:rPr>
          <w:sz w:val="24"/>
          <w:szCs w:val="24"/>
        </w:rPr>
        <w:t xml:space="preserve">, maka akan dipilih secara acak alamat pada </w:t>
      </w:r>
      <w:r w:rsidRPr="00610384">
        <w:rPr>
          <w:i/>
          <w:sz w:val="24"/>
          <w:szCs w:val="24"/>
        </w:rPr>
        <w:t>text section</w:t>
      </w:r>
      <w:r w:rsidRPr="00610384">
        <w:rPr>
          <w:sz w:val="24"/>
          <w:szCs w:val="24"/>
        </w:rPr>
        <w:t xml:space="preserve"> sehingga jika sudah melalui alamat tersebut maka akan diambil </w:t>
      </w:r>
      <w:r w:rsidRPr="00610384">
        <w:rPr>
          <w:i/>
          <w:sz w:val="24"/>
          <w:szCs w:val="24"/>
        </w:rPr>
        <w:t>snapshot</w:t>
      </w:r>
      <w:r w:rsidRPr="00610384">
        <w:rPr>
          <w:sz w:val="24"/>
          <w:szCs w:val="24"/>
        </w:rPr>
        <w:t xml:space="preserve"> sampai alamat tersebut dengan memanggil fungsi </w:t>
      </w:r>
      <w:r w:rsidRPr="00610384">
        <w:rPr>
          <w:rFonts w:ascii="Courier New" w:hAnsi="Courier New" w:cs="Courier New"/>
          <w:sz w:val="24"/>
          <w:szCs w:val="24"/>
        </w:rPr>
        <w:t>bp_</w:t>
      </w:r>
      <w:proofErr w:type="gramStart"/>
      <w:r w:rsidRPr="00610384">
        <w:rPr>
          <w:rFonts w:ascii="Courier New" w:hAnsi="Courier New" w:cs="Courier New"/>
          <w:sz w:val="24"/>
          <w:szCs w:val="24"/>
        </w:rPr>
        <w:t>set(</w:t>
      </w:r>
      <w:proofErr w:type="gramEnd"/>
      <w:r w:rsidRPr="00610384">
        <w:rPr>
          <w:rFonts w:ascii="Courier New" w:hAnsi="Courier New" w:cs="Courier New"/>
          <w:sz w:val="24"/>
          <w:szCs w:val="24"/>
        </w:rPr>
        <w:t>).</w:t>
      </w:r>
      <w:r w:rsidRPr="00610384">
        <w:rPr>
          <w:sz w:val="24"/>
          <w:szCs w:val="24"/>
        </w:rPr>
        <w:t xml:space="preserve"> Untuk kode program pada proses </w:t>
      </w:r>
      <w:r w:rsidRPr="00610384">
        <w:rPr>
          <w:i/>
          <w:sz w:val="24"/>
          <w:szCs w:val="24"/>
        </w:rPr>
        <w:t>timer</w:t>
      </w:r>
      <w:r w:rsidRPr="00610384">
        <w:rPr>
          <w:sz w:val="24"/>
          <w:szCs w:val="24"/>
        </w:rPr>
        <w:t xml:space="preserve"> dapat dilihat pada</w:t>
      </w:r>
      <w:r w:rsidR="00F04574" w:rsidRPr="00610384">
        <w:rPr>
          <w:sz w:val="24"/>
          <w:szCs w:val="24"/>
        </w:rPr>
        <w:t xml:space="preserve"> </w:t>
      </w:r>
      <w:r w:rsidR="00F04574" w:rsidRPr="002F5E4B">
        <w:rPr>
          <w:sz w:val="24"/>
          <w:szCs w:val="24"/>
        </w:rPr>
        <w:fldChar w:fldCharType="begin"/>
      </w:r>
      <w:r w:rsidR="00F04574" w:rsidRPr="002F5E4B">
        <w:rPr>
          <w:sz w:val="24"/>
          <w:szCs w:val="24"/>
        </w:rPr>
        <w:instrText xml:space="preserve"> REF _Ref519858858 \h  \* MERGEFORMAT </w:instrText>
      </w:r>
      <w:r w:rsidR="00F04574" w:rsidRPr="002F5E4B">
        <w:rPr>
          <w:sz w:val="24"/>
          <w:szCs w:val="24"/>
        </w:rPr>
      </w:r>
      <w:r w:rsidR="00F04574" w:rsidRPr="002F5E4B">
        <w:rPr>
          <w:sz w:val="24"/>
          <w:szCs w:val="24"/>
        </w:rPr>
        <w:fldChar w:fldCharType="separate"/>
      </w:r>
      <w:r w:rsidR="00EC7493" w:rsidRPr="00EC7493">
        <w:rPr>
          <w:sz w:val="24"/>
          <w:szCs w:val="24"/>
        </w:rPr>
        <w:t xml:space="preserve">Gambar </w:t>
      </w:r>
      <w:r w:rsidR="00EC7493" w:rsidRPr="00EC7493">
        <w:rPr>
          <w:noProof/>
          <w:sz w:val="24"/>
          <w:szCs w:val="24"/>
        </w:rPr>
        <w:t>5.4</w:t>
      </w:r>
      <w:r w:rsidR="00F04574" w:rsidRPr="002F5E4B">
        <w:rPr>
          <w:sz w:val="24"/>
          <w:szCs w:val="24"/>
        </w:rPr>
        <w:fldChar w:fldCharType="end"/>
      </w:r>
      <w:r w:rsidRPr="002F5E4B">
        <w:rPr>
          <w:sz w:val="24"/>
          <w:szCs w:val="24"/>
        </w:rPr>
        <w:t xml:space="preserve">  dan untuk kode program untuk set breakpoint secara random dapat dilihat pada</w:t>
      </w:r>
      <w:r w:rsidR="00F04574" w:rsidRPr="002F5E4B">
        <w:rPr>
          <w:sz w:val="24"/>
          <w:szCs w:val="24"/>
        </w:rPr>
        <w:t xml:space="preserve"> </w:t>
      </w:r>
      <w:r w:rsidR="00F04574" w:rsidRPr="002F5E4B">
        <w:rPr>
          <w:sz w:val="24"/>
          <w:szCs w:val="24"/>
        </w:rPr>
        <w:fldChar w:fldCharType="begin"/>
      </w:r>
      <w:r w:rsidR="00F04574" w:rsidRPr="002F5E4B">
        <w:rPr>
          <w:sz w:val="24"/>
          <w:szCs w:val="24"/>
        </w:rPr>
        <w:instrText xml:space="preserve"> REF _Ref519848796 \h  \* MERGEFORMAT </w:instrText>
      </w:r>
      <w:r w:rsidR="00F04574" w:rsidRPr="002F5E4B">
        <w:rPr>
          <w:sz w:val="24"/>
          <w:szCs w:val="24"/>
        </w:rPr>
      </w:r>
      <w:r w:rsidR="00F04574" w:rsidRPr="002F5E4B">
        <w:rPr>
          <w:sz w:val="24"/>
          <w:szCs w:val="24"/>
        </w:rPr>
        <w:fldChar w:fldCharType="separate"/>
      </w:r>
      <w:r w:rsidR="00EC7493" w:rsidRPr="00EC7493">
        <w:rPr>
          <w:sz w:val="24"/>
          <w:szCs w:val="24"/>
        </w:rPr>
        <w:t xml:space="preserve">Gambar </w:t>
      </w:r>
      <w:r w:rsidR="00EC7493" w:rsidRPr="00EC7493">
        <w:rPr>
          <w:noProof/>
          <w:sz w:val="24"/>
          <w:szCs w:val="24"/>
        </w:rPr>
        <w:t>5.5</w:t>
      </w:r>
      <w:r w:rsidR="00F04574" w:rsidRPr="002F5E4B">
        <w:rPr>
          <w:sz w:val="24"/>
          <w:szCs w:val="24"/>
        </w:rPr>
        <w:fldChar w:fldCharType="end"/>
      </w:r>
      <w:r w:rsidRPr="00610384">
        <w:rPr>
          <w:sz w:val="24"/>
          <w:szCs w:val="24"/>
        </w:rPr>
        <w:t>.</w:t>
      </w:r>
    </w:p>
    <w:p w14:paraId="45A57864" w14:textId="4ECBE4C8" w:rsidR="007A382B" w:rsidRPr="00610384" w:rsidRDefault="004641C4" w:rsidP="007A382B">
      <w:pPr>
        <w:keepNext/>
        <w:spacing w:before="240" w:line="360" w:lineRule="auto"/>
        <w:rPr>
          <w:sz w:val="24"/>
          <w:szCs w:val="24"/>
        </w:rPr>
      </w:pPr>
      <w:r w:rsidRPr="00610384">
        <w:rPr>
          <w:noProof/>
          <w:sz w:val="24"/>
          <w:szCs w:val="24"/>
        </w:rPr>
        <w:drawing>
          <wp:inline distT="0" distB="0" distL="0" distR="0" wp14:anchorId="7F149FE6" wp14:editId="6BAD350E">
            <wp:extent cx="4899025" cy="2006600"/>
            <wp:effectExtent l="0" t="0" r="0" b="0"/>
            <wp:docPr id="92040988" name="Picture 9204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2564"/>
                    <a:stretch/>
                  </pic:blipFill>
                  <pic:spPr bwMode="auto">
                    <a:xfrm>
                      <a:off x="0" y="0"/>
                      <a:ext cx="4899025" cy="2006600"/>
                    </a:xfrm>
                    <a:prstGeom prst="rect">
                      <a:avLst/>
                    </a:prstGeom>
                    <a:ln>
                      <a:noFill/>
                    </a:ln>
                    <a:extLst>
                      <a:ext uri="{53640926-AAD7-44D8-BBD7-CCE9431645EC}">
                        <a14:shadowObscured xmlns:a14="http://schemas.microsoft.com/office/drawing/2010/main"/>
                      </a:ext>
                    </a:extLst>
                  </pic:spPr>
                </pic:pic>
              </a:graphicData>
            </a:graphic>
          </wp:inline>
        </w:drawing>
      </w:r>
    </w:p>
    <w:p w14:paraId="7718320C" w14:textId="3977FBBC" w:rsidR="007A382B" w:rsidRPr="007D1FF5" w:rsidRDefault="007A382B" w:rsidP="004641C4">
      <w:pPr>
        <w:pStyle w:val="Caption"/>
        <w:jc w:val="center"/>
        <w:rPr>
          <w:b/>
          <w:i w:val="0"/>
          <w:color w:val="auto"/>
          <w:sz w:val="20"/>
          <w:szCs w:val="20"/>
        </w:rPr>
      </w:pPr>
      <w:bookmarkStart w:id="626" w:name="_Ref519858858"/>
      <w:bookmarkStart w:id="627" w:name="_Toc519869769"/>
      <w:bookmarkStart w:id="628" w:name="_Toc522079720"/>
      <w:r w:rsidRPr="007D1FF5">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5</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4</w:t>
      </w:r>
      <w:r w:rsidR="00517711">
        <w:rPr>
          <w:b/>
          <w:i w:val="0"/>
          <w:color w:val="auto"/>
          <w:sz w:val="20"/>
          <w:szCs w:val="20"/>
        </w:rPr>
        <w:fldChar w:fldCharType="end"/>
      </w:r>
      <w:bookmarkEnd w:id="626"/>
      <w:r w:rsidRPr="007D1FF5">
        <w:rPr>
          <w:b/>
          <w:i w:val="0"/>
          <w:color w:val="auto"/>
          <w:sz w:val="20"/>
          <w:szCs w:val="20"/>
        </w:rPr>
        <w:t xml:space="preserve"> Implementasi Teknik T</w:t>
      </w:r>
      <w:r w:rsidRPr="007D1FF5">
        <w:rPr>
          <w:b/>
          <w:color w:val="auto"/>
          <w:sz w:val="20"/>
          <w:szCs w:val="20"/>
        </w:rPr>
        <w:t>imer</w:t>
      </w:r>
      <w:bookmarkEnd w:id="627"/>
      <w:bookmarkEnd w:id="628"/>
    </w:p>
    <w:p w14:paraId="7644F5A9" w14:textId="26E54096" w:rsidR="007A382B" w:rsidRPr="00610384" w:rsidRDefault="004641C4" w:rsidP="007A382B">
      <w:pPr>
        <w:keepNext/>
        <w:rPr>
          <w:sz w:val="24"/>
          <w:szCs w:val="24"/>
        </w:rPr>
      </w:pPr>
      <w:r w:rsidRPr="00610384">
        <w:rPr>
          <w:noProof/>
          <w:sz w:val="24"/>
          <w:szCs w:val="24"/>
        </w:rPr>
        <w:lastRenderedPageBreak/>
        <w:drawing>
          <wp:inline distT="0" distB="0" distL="0" distR="0" wp14:anchorId="43EB85B8" wp14:editId="6ED93D10">
            <wp:extent cx="5457217" cy="814070"/>
            <wp:effectExtent l="0" t="0" r="0" b="5080"/>
            <wp:docPr id="92040989" name="Picture 9204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12612" cy="822333"/>
                    </a:xfrm>
                    <a:prstGeom prst="rect">
                      <a:avLst/>
                    </a:prstGeom>
                  </pic:spPr>
                </pic:pic>
              </a:graphicData>
            </a:graphic>
          </wp:inline>
        </w:drawing>
      </w:r>
    </w:p>
    <w:p w14:paraId="4E91459C" w14:textId="5219AF07" w:rsidR="007A382B" w:rsidRPr="007D1FF5" w:rsidRDefault="007A382B" w:rsidP="007A382B">
      <w:pPr>
        <w:pStyle w:val="Caption"/>
        <w:jc w:val="center"/>
        <w:rPr>
          <w:b/>
          <w:i w:val="0"/>
          <w:color w:val="auto"/>
          <w:sz w:val="20"/>
          <w:szCs w:val="20"/>
        </w:rPr>
      </w:pPr>
      <w:bookmarkStart w:id="629" w:name="_Ref519848796"/>
      <w:bookmarkStart w:id="630" w:name="_Toc519869770"/>
      <w:bookmarkStart w:id="631" w:name="_Toc522079721"/>
      <w:r w:rsidRPr="007D1FF5">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5</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5</w:t>
      </w:r>
      <w:r w:rsidR="00517711">
        <w:rPr>
          <w:b/>
          <w:i w:val="0"/>
          <w:color w:val="auto"/>
          <w:sz w:val="20"/>
          <w:szCs w:val="20"/>
        </w:rPr>
        <w:fldChar w:fldCharType="end"/>
      </w:r>
      <w:bookmarkEnd w:id="629"/>
      <w:r w:rsidRPr="007D1FF5">
        <w:rPr>
          <w:b/>
          <w:i w:val="0"/>
          <w:color w:val="auto"/>
          <w:sz w:val="20"/>
          <w:szCs w:val="20"/>
        </w:rPr>
        <w:t xml:space="preserve"> Implementasi Teknik </w:t>
      </w:r>
      <w:r w:rsidRPr="007D1FF5">
        <w:rPr>
          <w:b/>
          <w:color w:val="auto"/>
          <w:sz w:val="20"/>
          <w:szCs w:val="20"/>
        </w:rPr>
        <w:t>Set Breakpoint</w:t>
      </w:r>
      <w:r w:rsidRPr="007D1FF5">
        <w:rPr>
          <w:b/>
          <w:i w:val="0"/>
          <w:color w:val="auto"/>
          <w:sz w:val="20"/>
          <w:szCs w:val="20"/>
        </w:rPr>
        <w:t xml:space="preserve"> dengan </w:t>
      </w:r>
      <w:r w:rsidRPr="007D1FF5">
        <w:rPr>
          <w:b/>
          <w:color w:val="auto"/>
          <w:sz w:val="20"/>
          <w:szCs w:val="20"/>
        </w:rPr>
        <w:t>Random</w:t>
      </w:r>
      <w:bookmarkEnd w:id="630"/>
      <w:bookmarkEnd w:id="631"/>
    </w:p>
    <w:p w14:paraId="36285D32" w14:textId="6B54F28D" w:rsidR="007A382B" w:rsidRPr="00610384" w:rsidRDefault="008165EE" w:rsidP="007A382B">
      <w:pPr>
        <w:spacing w:after="240" w:line="360" w:lineRule="auto"/>
        <w:jc w:val="both"/>
        <w:rPr>
          <w:sz w:val="24"/>
          <w:szCs w:val="24"/>
        </w:rPr>
      </w:pPr>
      <w:r w:rsidRPr="00610384">
        <w:rPr>
          <w:noProof/>
          <w:sz w:val="24"/>
          <w:szCs w:val="24"/>
        </w:rPr>
        <w:drawing>
          <wp:anchor distT="0" distB="0" distL="114300" distR="114300" simplePos="0" relativeHeight="251811328" behindDoc="0" locked="0" layoutInCell="1" allowOverlap="1" wp14:anchorId="2742F461" wp14:editId="1F088D12">
            <wp:simplePos x="0" y="0"/>
            <wp:positionH relativeFrom="column">
              <wp:posOffset>-74958</wp:posOffset>
            </wp:positionH>
            <wp:positionV relativeFrom="paragraph">
              <wp:posOffset>843280</wp:posOffset>
            </wp:positionV>
            <wp:extent cx="5680710" cy="1807210"/>
            <wp:effectExtent l="0" t="0" r="0" b="254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0710" cy="1807210"/>
                    </a:xfrm>
                    <a:prstGeom prst="rect">
                      <a:avLst/>
                    </a:prstGeom>
                    <a:noFill/>
                    <a:ln>
                      <a:noFill/>
                    </a:ln>
                  </pic:spPr>
                </pic:pic>
              </a:graphicData>
            </a:graphic>
            <wp14:sizeRelH relativeFrom="margin">
              <wp14:pctWidth>0</wp14:pctWidth>
            </wp14:sizeRelH>
          </wp:anchor>
        </w:drawing>
      </w:r>
      <w:r w:rsidR="004641C4" w:rsidRPr="00610384">
        <w:rPr>
          <w:noProof/>
          <w:sz w:val="24"/>
          <w:szCs w:val="24"/>
        </w:rPr>
        <mc:AlternateContent>
          <mc:Choice Requires="wps">
            <w:drawing>
              <wp:anchor distT="0" distB="0" distL="114300" distR="114300" simplePos="0" relativeHeight="251911680" behindDoc="0" locked="0" layoutInCell="1" allowOverlap="1" wp14:anchorId="0DAFCAFC" wp14:editId="2618A190">
                <wp:simplePos x="0" y="0"/>
                <wp:positionH relativeFrom="column">
                  <wp:posOffset>-694690</wp:posOffset>
                </wp:positionH>
                <wp:positionV relativeFrom="paragraph">
                  <wp:posOffset>2665095</wp:posOffset>
                </wp:positionV>
                <wp:extent cx="6995795" cy="635"/>
                <wp:effectExtent l="0" t="0" r="0" b="0"/>
                <wp:wrapTopAndBottom/>
                <wp:docPr id="92040990" name="Text Box 92040990"/>
                <wp:cNvGraphicFramePr/>
                <a:graphic xmlns:a="http://schemas.openxmlformats.org/drawingml/2006/main">
                  <a:graphicData uri="http://schemas.microsoft.com/office/word/2010/wordprocessingShape">
                    <wps:wsp>
                      <wps:cNvSpPr txBox="1"/>
                      <wps:spPr>
                        <a:xfrm>
                          <a:off x="0" y="0"/>
                          <a:ext cx="6995795" cy="635"/>
                        </a:xfrm>
                        <a:prstGeom prst="rect">
                          <a:avLst/>
                        </a:prstGeom>
                        <a:solidFill>
                          <a:prstClr val="white"/>
                        </a:solidFill>
                        <a:ln>
                          <a:noFill/>
                        </a:ln>
                      </wps:spPr>
                      <wps:txbx>
                        <w:txbxContent>
                          <w:p w14:paraId="62745FA1" w14:textId="28F06C8D" w:rsidR="00EC7493" w:rsidRPr="004641C4" w:rsidRDefault="00EC7493" w:rsidP="004641C4">
                            <w:pPr>
                              <w:pStyle w:val="Caption"/>
                              <w:jc w:val="center"/>
                              <w:rPr>
                                <w:b/>
                                <w:noProof/>
                                <w:color w:val="auto"/>
                                <w:sz w:val="20"/>
                                <w:szCs w:val="20"/>
                                <w:lang w:val="en-GB" w:eastAsia="en-GB"/>
                              </w:rPr>
                            </w:pPr>
                            <w:bookmarkStart w:id="632" w:name="_Ref521512619"/>
                            <w:bookmarkStart w:id="633" w:name="_Toc522079722"/>
                            <w:r w:rsidRPr="00983710">
                              <w:rPr>
                                <w:b/>
                                <w:i w:val="0"/>
                                <w:color w:val="auto"/>
                                <w:sz w:val="20"/>
                                <w:szCs w:val="20"/>
                              </w:rPr>
                              <w:t xml:space="preserve">Gambar </w:t>
                            </w:r>
                            <w:r w:rsidRPr="00983710">
                              <w:rPr>
                                <w:b/>
                                <w:i w:val="0"/>
                                <w:color w:val="auto"/>
                                <w:sz w:val="20"/>
                                <w:szCs w:val="20"/>
                              </w:rPr>
                              <w:fldChar w:fldCharType="begin"/>
                            </w:r>
                            <w:r w:rsidRPr="00983710">
                              <w:rPr>
                                <w:b/>
                                <w:i w:val="0"/>
                                <w:color w:val="auto"/>
                                <w:sz w:val="20"/>
                                <w:szCs w:val="20"/>
                              </w:rPr>
                              <w:instrText xml:space="preserve"> STYLEREF 1 \s </w:instrText>
                            </w:r>
                            <w:r w:rsidRPr="00983710">
                              <w:rPr>
                                <w:b/>
                                <w:i w:val="0"/>
                                <w:color w:val="auto"/>
                                <w:sz w:val="20"/>
                                <w:szCs w:val="20"/>
                              </w:rPr>
                              <w:fldChar w:fldCharType="separate"/>
                            </w:r>
                            <w:r>
                              <w:rPr>
                                <w:b/>
                                <w:i w:val="0"/>
                                <w:noProof/>
                                <w:color w:val="auto"/>
                                <w:sz w:val="20"/>
                                <w:szCs w:val="20"/>
                              </w:rPr>
                              <w:t>5</w:t>
                            </w:r>
                            <w:r w:rsidRPr="00983710">
                              <w:rPr>
                                <w:b/>
                                <w:i w:val="0"/>
                                <w:color w:val="auto"/>
                                <w:sz w:val="20"/>
                                <w:szCs w:val="20"/>
                              </w:rPr>
                              <w:fldChar w:fldCharType="end"/>
                            </w:r>
                            <w:r w:rsidRPr="00983710">
                              <w:rPr>
                                <w:b/>
                                <w:i w:val="0"/>
                                <w:color w:val="auto"/>
                                <w:sz w:val="20"/>
                                <w:szCs w:val="20"/>
                              </w:rPr>
                              <w:t>.</w:t>
                            </w:r>
                            <w:r w:rsidRPr="00983710">
                              <w:rPr>
                                <w:b/>
                                <w:i w:val="0"/>
                                <w:color w:val="auto"/>
                                <w:sz w:val="20"/>
                                <w:szCs w:val="20"/>
                              </w:rPr>
                              <w:fldChar w:fldCharType="begin"/>
                            </w:r>
                            <w:r w:rsidRPr="00983710">
                              <w:rPr>
                                <w:b/>
                                <w:i w:val="0"/>
                                <w:color w:val="auto"/>
                                <w:sz w:val="20"/>
                                <w:szCs w:val="20"/>
                              </w:rPr>
                              <w:instrText xml:space="preserve"> SEQ Gambar \* ARABIC \s 1 </w:instrText>
                            </w:r>
                            <w:r w:rsidRPr="00983710">
                              <w:rPr>
                                <w:b/>
                                <w:i w:val="0"/>
                                <w:color w:val="auto"/>
                                <w:sz w:val="20"/>
                                <w:szCs w:val="20"/>
                              </w:rPr>
                              <w:fldChar w:fldCharType="separate"/>
                            </w:r>
                            <w:r>
                              <w:rPr>
                                <w:b/>
                                <w:i w:val="0"/>
                                <w:noProof/>
                                <w:color w:val="auto"/>
                                <w:sz w:val="20"/>
                                <w:szCs w:val="20"/>
                              </w:rPr>
                              <w:t>6</w:t>
                            </w:r>
                            <w:r w:rsidRPr="00983710">
                              <w:rPr>
                                <w:b/>
                                <w:i w:val="0"/>
                                <w:color w:val="auto"/>
                                <w:sz w:val="20"/>
                                <w:szCs w:val="20"/>
                              </w:rPr>
                              <w:fldChar w:fldCharType="end"/>
                            </w:r>
                            <w:bookmarkEnd w:id="632"/>
                            <w:r w:rsidRPr="004641C4">
                              <w:rPr>
                                <w:b/>
                                <w:color w:val="auto"/>
                                <w:sz w:val="20"/>
                                <w:szCs w:val="20"/>
                              </w:rPr>
                              <w:t xml:space="preserve"> </w:t>
                            </w:r>
                            <w:r>
                              <w:rPr>
                                <w:b/>
                                <w:i w:val="0"/>
                                <w:color w:val="auto"/>
                                <w:sz w:val="20"/>
                                <w:szCs w:val="20"/>
                              </w:rPr>
                              <w:t>I</w:t>
                            </w:r>
                            <w:r w:rsidRPr="004641C4">
                              <w:rPr>
                                <w:b/>
                                <w:i w:val="0"/>
                                <w:color w:val="auto"/>
                                <w:sz w:val="20"/>
                                <w:szCs w:val="20"/>
                              </w:rPr>
                              <w:t>mplementasi</w:t>
                            </w:r>
                            <w:r w:rsidRPr="004641C4">
                              <w:rPr>
                                <w:b/>
                                <w:color w:val="auto"/>
                                <w:sz w:val="20"/>
                                <w:szCs w:val="20"/>
                              </w:rPr>
                              <w:t xml:space="preserve"> bp_set</w:t>
                            </w:r>
                            <w:bookmarkEnd w:id="6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FCAFC" id="Text Box 92040990" o:spid="_x0000_s1047" type="#_x0000_t202" style="position:absolute;left:0;text-align:left;margin-left:-54.7pt;margin-top:209.85pt;width:550.85pt;height:.05pt;z-index:25191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" stroked="f">
                <v:textbox style="mso-fit-shape-to-text:t" inset="0,0,0,0">
                  <w:txbxContent>
                    <w:p w14:paraId="62745FA1" w14:textId="28F06C8D" w:rsidR="00EC7493" w:rsidRPr="004641C4" w:rsidRDefault="00EC7493" w:rsidP="004641C4">
                      <w:pPr>
                        <w:pStyle w:val="Caption"/>
                        <w:jc w:val="center"/>
                        <w:rPr>
                          <w:b/>
                          <w:noProof/>
                          <w:color w:val="auto"/>
                          <w:sz w:val="20"/>
                          <w:szCs w:val="20"/>
                          <w:lang w:val="en-GB" w:eastAsia="en-GB"/>
                        </w:rPr>
                      </w:pPr>
                      <w:bookmarkStart w:id="666" w:name="_Ref521512619"/>
                      <w:bookmarkStart w:id="667" w:name="_Toc522079722"/>
                      <w:r w:rsidRPr="00983710">
                        <w:rPr>
                          <w:b/>
                          <w:i w:val="0"/>
                          <w:color w:val="auto"/>
                          <w:sz w:val="20"/>
                          <w:szCs w:val="20"/>
                        </w:rPr>
                        <w:t xml:space="preserve">Gambar </w:t>
                      </w:r>
                      <w:r w:rsidRPr="00983710">
                        <w:rPr>
                          <w:b/>
                          <w:i w:val="0"/>
                          <w:color w:val="auto"/>
                          <w:sz w:val="20"/>
                          <w:szCs w:val="20"/>
                        </w:rPr>
                        <w:fldChar w:fldCharType="begin"/>
                      </w:r>
                      <w:r w:rsidRPr="00983710">
                        <w:rPr>
                          <w:b/>
                          <w:i w:val="0"/>
                          <w:color w:val="auto"/>
                          <w:sz w:val="20"/>
                          <w:szCs w:val="20"/>
                        </w:rPr>
                        <w:instrText xml:space="preserve"> STYLEREF 1 \s </w:instrText>
                      </w:r>
                      <w:r w:rsidRPr="00983710">
                        <w:rPr>
                          <w:b/>
                          <w:i w:val="0"/>
                          <w:color w:val="auto"/>
                          <w:sz w:val="20"/>
                          <w:szCs w:val="20"/>
                        </w:rPr>
                        <w:fldChar w:fldCharType="separate"/>
                      </w:r>
                      <w:r>
                        <w:rPr>
                          <w:b/>
                          <w:i w:val="0"/>
                          <w:noProof/>
                          <w:color w:val="auto"/>
                          <w:sz w:val="20"/>
                          <w:szCs w:val="20"/>
                        </w:rPr>
                        <w:t>5</w:t>
                      </w:r>
                      <w:r w:rsidRPr="00983710">
                        <w:rPr>
                          <w:b/>
                          <w:i w:val="0"/>
                          <w:color w:val="auto"/>
                          <w:sz w:val="20"/>
                          <w:szCs w:val="20"/>
                        </w:rPr>
                        <w:fldChar w:fldCharType="end"/>
                      </w:r>
                      <w:r w:rsidRPr="00983710">
                        <w:rPr>
                          <w:b/>
                          <w:i w:val="0"/>
                          <w:color w:val="auto"/>
                          <w:sz w:val="20"/>
                          <w:szCs w:val="20"/>
                        </w:rPr>
                        <w:t>.</w:t>
                      </w:r>
                      <w:r w:rsidRPr="00983710">
                        <w:rPr>
                          <w:b/>
                          <w:i w:val="0"/>
                          <w:color w:val="auto"/>
                          <w:sz w:val="20"/>
                          <w:szCs w:val="20"/>
                        </w:rPr>
                        <w:fldChar w:fldCharType="begin"/>
                      </w:r>
                      <w:r w:rsidRPr="00983710">
                        <w:rPr>
                          <w:b/>
                          <w:i w:val="0"/>
                          <w:color w:val="auto"/>
                          <w:sz w:val="20"/>
                          <w:szCs w:val="20"/>
                        </w:rPr>
                        <w:instrText xml:space="preserve"> SEQ Gambar \* ARABIC \s 1 </w:instrText>
                      </w:r>
                      <w:r w:rsidRPr="00983710">
                        <w:rPr>
                          <w:b/>
                          <w:i w:val="0"/>
                          <w:color w:val="auto"/>
                          <w:sz w:val="20"/>
                          <w:szCs w:val="20"/>
                        </w:rPr>
                        <w:fldChar w:fldCharType="separate"/>
                      </w:r>
                      <w:r>
                        <w:rPr>
                          <w:b/>
                          <w:i w:val="0"/>
                          <w:noProof/>
                          <w:color w:val="auto"/>
                          <w:sz w:val="20"/>
                          <w:szCs w:val="20"/>
                        </w:rPr>
                        <w:t>6</w:t>
                      </w:r>
                      <w:r w:rsidRPr="00983710">
                        <w:rPr>
                          <w:b/>
                          <w:i w:val="0"/>
                          <w:color w:val="auto"/>
                          <w:sz w:val="20"/>
                          <w:szCs w:val="20"/>
                        </w:rPr>
                        <w:fldChar w:fldCharType="end"/>
                      </w:r>
                      <w:bookmarkEnd w:id="666"/>
                      <w:r w:rsidRPr="004641C4">
                        <w:rPr>
                          <w:b/>
                          <w:color w:val="auto"/>
                          <w:sz w:val="20"/>
                          <w:szCs w:val="20"/>
                        </w:rPr>
                        <w:t xml:space="preserve"> </w:t>
                      </w:r>
                      <w:r>
                        <w:rPr>
                          <w:b/>
                          <w:i w:val="0"/>
                          <w:color w:val="auto"/>
                          <w:sz w:val="20"/>
                          <w:szCs w:val="20"/>
                        </w:rPr>
                        <w:t>I</w:t>
                      </w:r>
                      <w:r w:rsidRPr="004641C4">
                        <w:rPr>
                          <w:b/>
                          <w:i w:val="0"/>
                          <w:color w:val="auto"/>
                          <w:sz w:val="20"/>
                          <w:szCs w:val="20"/>
                        </w:rPr>
                        <w:t>mplementasi</w:t>
                      </w:r>
                      <w:r w:rsidRPr="004641C4">
                        <w:rPr>
                          <w:b/>
                          <w:color w:val="auto"/>
                          <w:sz w:val="20"/>
                          <w:szCs w:val="20"/>
                        </w:rPr>
                        <w:t xml:space="preserve"> bp_set</w:t>
                      </w:r>
                      <w:bookmarkEnd w:id="667"/>
                    </w:p>
                  </w:txbxContent>
                </v:textbox>
                <w10:wrap type="topAndBottom"/>
              </v:shape>
            </w:pict>
          </mc:Fallback>
        </mc:AlternateContent>
      </w:r>
      <w:r w:rsidR="007A382B" w:rsidRPr="00610384">
        <w:rPr>
          <w:sz w:val="24"/>
          <w:szCs w:val="24"/>
        </w:rPr>
        <w:t xml:space="preserve">Pada </w:t>
      </w:r>
      <w:r w:rsidR="004641C4" w:rsidRPr="00610384">
        <w:rPr>
          <w:sz w:val="24"/>
          <w:szCs w:val="24"/>
        </w:rPr>
        <w:fldChar w:fldCharType="begin"/>
      </w:r>
      <w:r w:rsidR="004641C4" w:rsidRPr="00610384">
        <w:rPr>
          <w:sz w:val="24"/>
          <w:szCs w:val="24"/>
        </w:rPr>
        <w:instrText xml:space="preserve"> REF _Ref519848796 \h  \* MERGEFORMAT </w:instrText>
      </w:r>
      <w:r w:rsidR="004641C4" w:rsidRPr="00610384">
        <w:rPr>
          <w:sz w:val="24"/>
          <w:szCs w:val="24"/>
        </w:rPr>
      </w:r>
      <w:r w:rsidR="004641C4" w:rsidRPr="00610384">
        <w:rPr>
          <w:sz w:val="24"/>
          <w:szCs w:val="24"/>
        </w:rPr>
        <w:fldChar w:fldCharType="separate"/>
      </w:r>
      <w:r w:rsidR="00EC7493" w:rsidRPr="00EC7493">
        <w:rPr>
          <w:i/>
          <w:sz w:val="24"/>
          <w:szCs w:val="24"/>
        </w:rPr>
        <w:t xml:space="preserve">Gambar </w:t>
      </w:r>
      <w:r w:rsidR="00EC7493" w:rsidRPr="00EC7493">
        <w:rPr>
          <w:i/>
          <w:noProof/>
          <w:sz w:val="24"/>
          <w:szCs w:val="24"/>
        </w:rPr>
        <w:t>5.5</w:t>
      </w:r>
      <w:r w:rsidR="004641C4" w:rsidRPr="00610384">
        <w:rPr>
          <w:sz w:val="24"/>
          <w:szCs w:val="24"/>
        </w:rPr>
        <w:fldChar w:fldCharType="end"/>
      </w:r>
      <w:r w:rsidR="004641C4" w:rsidRPr="00610384">
        <w:rPr>
          <w:sz w:val="24"/>
          <w:szCs w:val="24"/>
        </w:rPr>
        <w:t xml:space="preserve"> </w:t>
      </w:r>
      <w:r w:rsidR="007A382B" w:rsidRPr="00610384">
        <w:rPr>
          <w:sz w:val="24"/>
          <w:szCs w:val="24"/>
        </w:rPr>
        <w:t xml:space="preserve">dapat dilihat bahwa teknik </w:t>
      </w:r>
      <w:r w:rsidR="007A382B" w:rsidRPr="00610384">
        <w:rPr>
          <w:i/>
          <w:sz w:val="24"/>
          <w:szCs w:val="24"/>
        </w:rPr>
        <w:t>set</w:t>
      </w:r>
      <w:r w:rsidR="007A382B" w:rsidRPr="00610384">
        <w:rPr>
          <w:sz w:val="24"/>
          <w:szCs w:val="24"/>
        </w:rPr>
        <w:t xml:space="preserve"> </w:t>
      </w:r>
      <w:r w:rsidR="007A382B" w:rsidRPr="00610384">
        <w:rPr>
          <w:i/>
          <w:sz w:val="24"/>
          <w:szCs w:val="24"/>
        </w:rPr>
        <w:t>breakpoint</w:t>
      </w:r>
      <w:r w:rsidR="007A382B" w:rsidRPr="00610384">
        <w:rPr>
          <w:sz w:val="24"/>
          <w:szCs w:val="24"/>
        </w:rPr>
        <w:t xml:space="preserve"> menggunakan fungsi </w:t>
      </w:r>
      <w:r w:rsidR="007A382B" w:rsidRPr="00610384">
        <w:rPr>
          <w:rFonts w:ascii="Courier New" w:hAnsi="Courier New" w:cs="Courier New"/>
          <w:sz w:val="24"/>
          <w:szCs w:val="24"/>
        </w:rPr>
        <w:t>bp_</w:t>
      </w:r>
      <w:proofErr w:type="gramStart"/>
      <w:r w:rsidR="007A382B" w:rsidRPr="00610384">
        <w:rPr>
          <w:rFonts w:ascii="Courier New" w:hAnsi="Courier New" w:cs="Courier New"/>
          <w:sz w:val="24"/>
          <w:szCs w:val="24"/>
        </w:rPr>
        <w:t>set(</w:t>
      </w:r>
      <w:proofErr w:type="gramEnd"/>
      <w:r w:rsidR="007A382B" w:rsidRPr="00610384">
        <w:rPr>
          <w:rFonts w:ascii="Courier New" w:hAnsi="Courier New" w:cs="Courier New"/>
          <w:sz w:val="24"/>
          <w:szCs w:val="24"/>
        </w:rPr>
        <w:t>)</w:t>
      </w:r>
      <w:r w:rsidR="007A382B" w:rsidRPr="00610384">
        <w:rPr>
          <w:sz w:val="24"/>
          <w:szCs w:val="24"/>
        </w:rPr>
        <w:t xml:space="preserve"> yang digunakan untuk men-</w:t>
      </w:r>
      <w:r w:rsidR="007A382B" w:rsidRPr="00610384">
        <w:rPr>
          <w:i/>
          <w:sz w:val="24"/>
          <w:szCs w:val="24"/>
        </w:rPr>
        <w:t xml:space="preserve">set breakpoint </w:t>
      </w:r>
      <w:r w:rsidR="007A382B" w:rsidRPr="00610384">
        <w:rPr>
          <w:sz w:val="24"/>
          <w:szCs w:val="24"/>
        </w:rPr>
        <w:t xml:space="preserve">pada awal dari </w:t>
      </w:r>
      <w:r w:rsidR="007A382B" w:rsidRPr="00610384">
        <w:rPr>
          <w:i/>
          <w:sz w:val="24"/>
          <w:szCs w:val="24"/>
        </w:rPr>
        <w:t>text section</w:t>
      </w:r>
      <w:r w:rsidR="007A382B" w:rsidRPr="00610384">
        <w:rPr>
          <w:sz w:val="24"/>
          <w:szCs w:val="24"/>
        </w:rPr>
        <w:t>. Kode program untuk fungsi ini dapat dilihat pada</w:t>
      </w:r>
      <w:r w:rsidR="004641C4" w:rsidRPr="00610384">
        <w:rPr>
          <w:sz w:val="24"/>
          <w:szCs w:val="24"/>
        </w:rPr>
        <w:t xml:space="preserve"> </w:t>
      </w:r>
      <w:r w:rsidR="004641C4" w:rsidRPr="00610384">
        <w:rPr>
          <w:sz w:val="24"/>
          <w:szCs w:val="24"/>
        </w:rPr>
        <w:fldChar w:fldCharType="begin"/>
      </w:r>
      <w:r w:rsidR="004641C4" w:rsidRPr="00610384">
        <w:rPr>
          <w:sz w:val="24"/>
          <w:szCs w:val="24"/>
        </w:rPr>
        <w:instrText xml:space="preserve"> REF _Ref521512619 \h  \* MERGEFORMAT </w:instrText>
      </w:r>
      <w:r w:rsidR="004641C4" w:rsidRPr="00610384">
        <w:rPr>
          <w:sz w:val="24"/>
          <w:szCs w:val="24"/>
        </w:rPr>
      </w:r>
      <w:r w:rsidR="004641C4" w:rsidRPr="00610384">
        <w:rPr>
          <w:sz w:val="24"/>
          <w:szCs w:val="24"/>
        </w:rPr>
        <w:fldChar w:fldCharType="separate"/>
      </w:r>
      <w:r w:rsidR="00EC7493" w:rsidRPr="00EC7493">
        <w:rPr>
          <w:sz w:val="24"/>
          <w:szCs w:val="24"/>
        </w:rPr>
        <w:t xml:space="preserve">Gambar </w:t>
      </w:r>
      <w:r w:rsidR="00EC7493" w:rsidRPr="00EC7493">
        <w:rPr>
          <w:noProof/>
          <w:sz w:val="24"/>
          <w:szCs w:val="24"/>
        </w:rPr>
        <w:t>5.6</w:t>
      </w:r>
      <w:r w:rsidR="004641C4" w:rsidRPr="00610384">
        <w:rPr>
          <w:sz w:val="24"/>
          <w:szCs w:val="24"/>
        </w:rPr>
        <w:fldChar w:fldCharType="end"/>
      </w:r>
      <w:r w:rsidR="004641C4" w:rsidRPr="00610384">
        <w:rPr>
          <w:sz w:val="24"/>
          <w:szCs w:val="24"/>
        </w:rPr>
        <w:t>.</w:t>
      </w:r>
    </w:p>
    <w:p w14:paraId="458C13BE" w14:textId="4B830561" w:rsidR="007A382B" w:rsidRPr="00610384" w:rsidRDefault="004641C4" w:rsidP="00515587">
      <w:pPr>
        <w:spacing w:before="240" w:line="360" w:lineRule="auto"/>
        <w:jc w:val="both"/>
        <w:rPr>
          <w:sz w:val="24"/>
          <w:szCs w:val="24"/>
        </w:rPr>
      </w:pPr>
      <w:r w:rsidRPr="00610384">
        <w:rPr>
          <w:noProof/>
          <w:sz w:val="24"/>
          <w:szCs w:val="24"/>
        </w:rPr>
        <w:drawing>
          <wp:anchor distT="0" distB="0" distL="114300" distR="114300" simplePos="0" relativeHeight="251825664" behindDoc="0" locked="0" layoutInCell="1" allowOverlap="1" wp14:anchorId="4E094E60" wp14:editId="19FAE9BB">
            <wp:simplePos x="0" y="0"/>
            <wp:positionH relativeFrom="margin">
              <wp:align>left</wp:align>
            </wp:positionH>
            <wp:positionV relativeFrom="paragraph">
              <wp:posOffset>3317793</wp:posOffset>
            </wp:positionV>
            <wp:extent cx="5724525" cy="1685925"/>
            <wp:effectExtent l="0" t="0" r="9525" b="9525"/>
            <wp:wrapTopAndBottom/>
            <wp:docPr id="1015655955" name="Picture 1015655955"/>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9">
                      <a:extLst>
                        <a:ext uri="{28A0092B-C50C-407E-A947-70E740481C1C}">
                          <a14:useLocalDpi xmlns:a14="http://schemas.microsoft.com/office/drawing/2010/main" val="0"/>
                        </a:ext>
                      </a:extLst>
                    </a:blip>
                    <a:stretch>
                      <a:fillRect/>
                    </a:stretch>
                  </pic:blipFill>
                  <pic:spPr>
                    <a:xfrm>
                      <a:off x="0" y="0"/>
                      <a:ext cx="5724525" cy="1685925"/>
                    </a:xfrm>
                    <a:prstGeom prst="rect">
                      <a:avLst/>
                    </a:prstGeom>
                  </pic:spPr>
                </pic:pic>
              </a:graphicData>
            </a:graphic>
            <wp14:sizeRelH relativeFrom="margin">
              <wp14:pctWidth>0</wp14:pctWidth>
            </wp14:sizeRelH>
            <wp14:sizeRelV relativeFrom="margin">
              <wp14:pctHeight>0</wp14:pctHeight>
            </wp14:sizeRelV>
          </wp:anchor>
        </w:drawing>
      </w:r>
      <w:r w:rsidR="007A382B" w:rsidRPr="00610384">
        <w:rPr>
          <w:sz w:val="24"/>
          <w:szCs w:val="24"/>
        </w:rPr>
        <w:t xml:space="preserve">Pada </w:t>
      </w:r>
      <w:r w:rsidR="00FA6E4B" w:rsidRPr="00610384">
        <w:rPr>
          <w:sz w:val="24"/>
          <w:szCs w:val="24"/>
        </w:rPr>
        <w:t>kode program yang digunakan untuk menentukan breakpoint</w:t>
      </w:r>
      <w:r w:rsidRPr="00610384">
        <w:rPr>
          <w:sz w:val="24"/>
          <w:szCs w:val="24"/>
        </w:rPr>
        <w:t>,</w:t>
      </w:r>
      <w:r w:rsidR="00FA6E4B" w:rsidRPr="00610384">
        <w:rPr>
          <w:sz w:val="24"/>
          <w:szCs w:val="24"/>
        </w:rPr>
        <w:t xml:space="preserve"> </w:t>
      </w:r>
      <w:r w:rsidR="007A382B" w:rsidRPr="00610384">
        <w:rPr>
          <w:sz w:val="24"/>
          <w:szCs w:val="24"/>
        </w:rPr>
        <w:t xml:space="preserve">menggunakan fungsi </w:t>
      </w:r>
      <w:r w:rsidR="007A382B" w:rsidRPr="00610384">
        <w:rPr>
          <w:rFonts w:ascii="Courier New" w:hAnsi="Courier New" w:cs="Courier New"/>
          <w:sz w:val="24"/>
          <w:szCs w:val="24"/>
        </w:rPr>
        <w:t>read_process</w:t>
      </w:r>
      <w:r w:rsidR="006C31E2">
        <w:rPr>
          <w:rFonts w:ascii="Courier New" w:hAnsi="Courier New" w:cs="Courier New"/>
          <w:sz w:val="24"/>
          <w:szCs w:val="24"/>
        </w:rPr>
        <w:t>_</w:t>
      </w:r>
      <w:proofErr w:type="gramStart"/>
      <w:r w:rsidR="007A382B" w:rsidRPr="00610384">
        <w:rPr>
          <w:rFonts w:ascii="Courier New" w:hAnsi="Courier New" w:cs="Courier New"/>
          <w:sz w:val="24"/>
          <w:szCs w:val="24"/>
        </w:rPr>
        <w:t>memory(</w:t>
      </w:r>
      <w:proofErr w:type="gramEnd"/>
      <w:r w:rsidR="007A382B" w:rsidRPr="00610384">
        <w:rPr>
          <w:rFonts w:ascii="Courier New" w:hAnsi="Courier New" w:cs="Courier New"/>
          <w:sz w:val="24"/>
          <w:szCs w:val="24"/>
        </w:rPr>
        <w:t>)</w:t>
      </w:r>
      <w:r w:rsidR="007A382B" w:rsidRPr="00610384">
        <w:rPr>
          <w:sz w:val="24"/>
          <w:szCs w:val="24"/>
        </w:rPr>
        <w:t xml:space="preserve"> dan </w:t>
      </w:r>
      <w:r w:rsidR="007A382B" w:rsidRPr="00610384">
        <w:rPr>
          <w:rFonts w:ascii="Courier New" w:hAnsi="Courier New" w:cs="Courier New"/>
          <w:sz w:val="24"/>
          <w:szCs w:val="24"/>
        </w:rPr>
        <w:t>write_process_memory()</w:t>
      </w:r>
      <w:r w:rsidR="007A382B" w:rsidRPr="00610384">
        <w:rPr>
          <w:sz w:val="24"/>
          <w:szCs w:val="24"/>
        </w:rPr>
        <w:t xml:space="preserve"> untuk membaca dan menulis 0xCC pada memori. Kode program fungsi </w:t>
      </w:r>
      <w:r w:rsidR="00FA6E4B" w:rsidRPr="00610384">
        <w:rPr>
          <w:rFonts w:ascii="Courier New" w:hAnsi="Courier New" w:cs="Courier New"/>
          <w:sz w:val="24"/>
          <w:szCs w:val="24"/>
        </w:rPr>
        <w:t xml:space="preserve">read_process </w:t>
      </w:r>
      <w:proofErr w:type="gramStart"/>
      <w:r w:rsidR="00FA6E4B" w:rsidRPr="00610384">
        <w:rPr>
          <w:rFonts w:ascii="Courier New" w:hAnsi="Courier New" w:cs="Courier New"/>
          <w:sz w:val="24"/>
          <w:szCs w:val="24"/>
        </w:rPr>
        <w:t>memory(</w:t>
      </w:r>
      <w:proofErr w:type="gramEnd"/>
      <w:r w:rsidR="00FA6E4B" w:rsidRPr="00610384">
        <w:rPr>
          <w:rFonts w:ascii="Courier New" w:hAnsi="Courier New" w:cs="Courier New"/>
          <w:sz w:val="24"/>
          <w:szCs w:val="24"/>
        </w:rPr>
        <w:t>)</w:t>
      </w:r>
      <w:r w:rsidR="00FA6E4B" w:rsidRPr="00610384">
        <w:rPr>
          <w:sz w:val="24"/>
          <w:szCs w:val="24"/>
        </w:rPr>
        <w:t xml:space="preserve"> dan </w:t>
      </w:r>
      <w:r w:rsidR="00FA6E4B" w:rsidRPr="00610384">
        <w:rPr>
          <w:rFonts w:ascii="Courier New" w:hAnsi="Courier New" w:cs="Courier New"/>
          <w:sz w:val="24"/>
          <w:szCs w:val="24"/>
        </w:rPr>
        <w:t>write_process_memory()</w:t>
      </w:r>
      <w:r w:rsidR="007A382B" w:rsidRPr="00610384">
        <w:rPr>
          <w:sz w:val="24"/>
          <w:szCs w:val="24"/>
        </w:rPr>
        <w:t xml:space="preserve">dapat dilihat pada </w:t>
      </w:r>
      <w:r w:rsidR="00FF133C" w:rsidRPr="00610384">
        <w:rPr>
          <w:sz w:val="24"/>
          <w:szCs w:val="24"/>
        </w:rPr>
        <w:fldChar w:fldCharType="begin"/>
      </w:r>
      <w:r w:rsidR="00FF133C" w:rsidRPr="00610384">
        <w:rPr>
          <w:sz w:val="24"/>
          <w:szCs w:val="24"/>
        </w:rPr>
        <w:instrText xml:space="preserve"> REF _Ref521512705 \h  \* MERGEFORMAT </w:instrText>
      </w:r>
      <w:r w:rsidR="00FF133C" w:rsidRPr="00610384">
        <w:rPr>
          <w:sz w:val="24"/>
          <w:szCs w:val="24"/>
        </w:rPr>
      </w:r>
      <w:r w:rsidR="00FF133C" w:rsidRPr="00610384">
        <w:rPr>
          <w:sz w:val="24"/>
          <w:szCs w:val="24"/>
        </w:rPr>
        <w:fldChar w:fldCharType="separate"/>
      </w:r>
      <w:r w:rsidR="00EC7493" w:rsidRPr="00EC7493">
        <w:rPr>
          <w:sz w:val="24"/>
          <w:szCs w:val="24"/>
        </w:rPr>
        <w:t xml:space="preserve">Gambar </w:t>
      </w:r>
      <w:r w:rsidR="00EC7493" w:rsidRPr="00EC7493">
        <w:rPr>
          <w:noProof/>
          <w:sz w:val="24"/>
          <w:szCs w:val="24"/>
        </w:rPr>
        <w:t>5.7</w:t>
      </w:r>
      <w:r w:rsidR="00FF133C" w:rsidRPr="00610384">
        <w:rPr>
          <w:sz w:val="24"/>
          <w:szCs w:val="24"/>
        </w:rPr>
        <w:fldChar w:fldCharType="end"/>
      </w:r>
      <w:r w:rsidR="00FF133C" w:rsidRPr="00610384">
        <w:rPr>
          <w:sz w:val="24"/>
          <w:szCs w:val="24"/>
        </w:rPr>
        <w:t xml:space="preserve"> </w:t>
      </w:r>
      <w:r w:rsidR="00515587" w:rsidRPr="00610384">
        <w:rPr>
          <w:sz w:val="24"/>
          <w:szCs w:val="24"/>
        </w:rPr>
        <w:t xml:space="preserve">dan </w:t>
      </w:r>
      <w:r w:rsidR="00FF133C" w:rsidRPr="00610384">
        <w:rPr>
          <w:sz w:val="24"/>
          <w:szCs w:val="24"/>
        </w:rPr>
        <w:fldChar w:fldCharType="begin"/>
      </w:r>
      <w:r w:rsidR="00FF133C" w:rsidRPr="00610384">
        <w:rPr>
          <w:sz w:val="24"/>
          <w:szCs w:val="24"/>
        </w:rPr>
        <w:instrText xml:space="preserve"> REF _Ref520818969 \h  \* MERGEFORMAT </w:instrText>
      </w:r>
      <w:r w:rsidR="00FF133C" w:rsidRPr="00610384">
        <w:rPr>
          <w:sz w:val="24"/>
          <w:szCs w:val="24"/>
        </w:rPr>
      </w:r>
      <w:r w:rsidR="00FF133C" w:rsidRPr="00610384">
        <w:rPr>
          <w:sz w:val="24"/>
          <w:szCs w:val="24"/>
        </w:rPr>
        <w:fldChar w:fldCharType="separate"/>
      </w:r>
      <w:r w:rsidR="00EC7493" w:rsidRPr="00EC7493">
        <w:rPr>
          <w:sz w:val="24"/>
          <w:szCs w:val="24"/>
        </w:rPr>
        <w:t xml:space="preserve">Gambar </w:t>
      </w:r>
      <w:r w:rsidR="00EC7493" w:rsidRPr="00EC7493">
        <w:rPr>
          <w:noProof/>
          <w:sz w:val="24"/>
          <w:szCs w:val="24"/>
        </w:rPr>
        <w:t>5.8</w:t>
      </w:r>
      <w:r w:rsidR="00FF133C" w:rsidRPr="00610384">
        <w:rPr>
          <w:sz w:val="24"/>
          <w:szCs w:val="24"/>
        </w:rPr>
        <w:fldChar w:fldCharType="end"/>
      </w:r>
      <w:r w:rsidR="00FF133C" w:rsidRPr="00610384">
        <w:rPr>
          <w:sz w:val="24"/>
          <w:szCs w:val="24"/>
        </w:rPr>
        <w:t xml:space="preserve"> </w:t>
      </w:r>
      <w:r w:rsidR="00FA4853">
        <w:rPr>
          <w:sz w:val="24"/>
          <w:szCs w:val="24"/>
        </w:rPr>
        <w:t>pada halaman selanjutnya</w:t>
      </w:r>
      <w:r w:rsidR="00FF133C" w:rsidRPr="00610384">
        <w:rPr>
          <w:sz w:val="24"/>
          <w:szCs w:val="24"/>
        </w:rPr>
        <w:t>.</w:t>
      </w:r>
    </w:p>
    <w:p w14:paraId="2885EDAE" w14:textId="11E25387" w:rsidR="00F04574" w:rsidRPr="00610384" w:rsidRDefault="00F04574" w:rsidP="00515587">
      <w:pPr>
        <w:spacing w:before="240" w:line="360" w:lineRule="auto"/>
        <w:jc w:val="both"/>
        <w:rPr>
          <w:noProof/>
          <w:sz w:val="24"/>
          <w:szCs w:val="24"/>
        </w:rPr>
      </w:pPr>
      <w:r w:rsidRPr="00610384">
        <w:rPr>
          <w:noProof/>
          <w:sz w:val="24"/>
          <w:szCs w:val="24"/>
        </w:rPr>
        <mc:AlternateContent>
          <mc:Choice Requires="wps">
            <w:drawing>
              <wp:anchor distT="0" distB="0" distL="114300" distR="114300" simplePos="0" relativeHeight="251913728" behindDoc="0" locked="0" layoutInCell="1" allowOverlap="1" wp14:anchorId="55543A4D" wp14:editId="49E56B4C">
                <wp:simplePos x="0" y="0"/>
                <wp:positionH relativeFrom="margin">
                  <wp:align>left</wp:align>
                </wp:positionH>
                <wp:positionV relativeFrom="paragraph">
                  <wp:posOffset>1799590</wp:posOffset>
                </wp:positionV>
                <wp:extent cx="5599430" cy="635"/>
                <wp:effectExtent l="0" t="0" r="1270" b="0"/>
                <wp:wrapTopAndBottom/>
                <wp:docPr id="1833221408" name="Text Box 1833221408"/>
                <wp:cNvGraphicFramePr/>
                <a:graphic xmlns:a="http://schemas.openxmlformats.org/drawingml/2006/main">
                  <a:graphicData uri="http://schemas.microsoft.com/office/word/2010/wordprocessingShape">
                    <wps:wsp>
                      <wps:cNvSpPr txBox="1"/>
                      <wps:spPr>
                        <a:xfrm>
                          <a:off x="0" y="0"/>
                          <a:ext cx="5599430" cy="635"/>
                        </a:xfrm>
                        <a:prstGeom prst="rect">
                          <a:avLst/>
                        </a:prstGeom>
                        <a:solidFill>
                          <a:prstClr val="white"/>
                        </a:solidFill>
                        <a:ln>
                          <a:noFill/>
                        </a:ln>
                      </wps:spPr>
                      <wps:txbx>
                        <w:txbxContent>
                          <w:p w14:paraId="0775A1BB" w14:textId="0FC60F21" w:rsidR="00EC7493" w:rsidRPr="007D1FF5" w:rsidRDefault="00EC7493" w:rsidP="00FF133C">
                            <w:pPr>
                              <w:pStyle w:val="Caption"/>
                              <w:jc w:val="center"/>
                              <w:rPr>
                                <w:b/>
                                <w:i w:val="0"/>
                                <w:noProof/>
                                <w:color w:val="auto"/>
                                <w:sz w:val="20"/>
                                <w:szCs w:val="20"/>
                                <w:lang w:val="en-GB" w:eastAsia="en-GB"/>
                              </w:rPr>
                            </w:pPr>
                            <w:bookmarkStart w:id="634" w:name="_Ref521512705"/>
                            <w:bookmarkStart w:id="635" w:name="_Toc522079723"/>
                            <w:r w:rsidRPr="007D1FF5">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5</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7</w:t>
                            </w:r>
                            <w:r>
                              <w:rPr>
                                <w:b/>
                                <w:i w:val="0"/>
                                <w:color w:val="auto"/>
                                <w:sz w:val="20"/>
                                <w:szCs w:val="20"/>
                              </w:rPr>
                              <w:fldChar w:fldCharType="end"/>
                            </w:r>
                            <w:bookmarkEnd w:id="634"/>
                            <w:r w:rsidRPr="007D1FF5">
                              <w:rPr>
                                <w:b/>
                                <w:i w:val="0"/>
                                <w:color w:val="auto"/>
                                <w:sz w:val="20"/>
                                <w:szCs w:val="20"/>
                              </w:rPr>
                              <w:t xml:space="preserve"> Implementasi </w:t>
                            </w:r>
                            <w:r w:rsidRPr="007D1FF5">
                              <w:rPr>
                                <w:b/>
                                <w:color w:val="auto"/>
                                <w:sz w:val="20"/>
                                <w:szCs w:val="20"/>
                              </w:rPr>
                              <w:t>Read Process Memory</w:t>
                            </w:r>
                            <w:bookmarkEnd w:id="6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43A4D" id="Text Box 1833221408" o:spid="_x0000_s1048" type="#_x0000_t202" style="position:absolute;left:0;text-align:left;margin-left:0;margin-top:141.7pt;width:440.9pt;height:.05pt;z-index:251913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" stroked="f">
                <v:textbox style="mso-fit-shape-to-text:t" inset="0,0,0,0">
                  <w:txbxContent>
                    <w:p w14:paraId="0775A1BB" w14:textId="0FC60F21" w:rsidR="00EC7493" w:rsidRPr="007D1FF5" w:rsidRDefault="00EC7493" w:rsidP="00FF133C">
                      <w:pPr>
                        <w:pStyle w:val="Caption"/>
                        <w:jc w:val="center"/>
                        <w:rPr>
                          <w:b/>
                          <w:i w:val="0"/>
                          <w:noProof/>
                          <w:color w:val="auto"/>
                          <w:sz w:val="20"/>
                          <w:szCs w:val="20"/>
                          <w:lang w:val="en-GB" w:eastAsia="en-GB"/>
                        </w:rPr>
                      </w:pPr>
                      <w:bookmarkStart w:id="670" w:name="_Ref521512705"/>
                      <w:bookmarkStart w:id="671" w:name="_Toc522079723"/>
                      <w:r w:rsidRPr="007D1FF5">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5</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7</w:t>
                      </w:r>
                      <w:r>
                        <w:rPr>
                          <w:b/>
                          <w:i w:val="0"/>
                          <w:color w:val="auto"/>
                          <w:sz w:val="20"/>
                          <w:szCs w:val="20"/>
                        </w:rPr>
                        <w:fldChar w:fldCharType="end"/>
                      </w:r>
                      <w:bookmarkEnd w:id="670"/>
                      <w:r w:rsidRPr="007D1FF5">
                        <w:rPr>
                          <w:b/>
                          <w:i w:val="0"/>
                          <w:color w:val="auto"/>
                          <w:sz w:val="20"/>
                          <w:szCs w:val="20"/>
                        </w:rPr>
                        <w:t xml:space="preserve"> Implementasi </w:t>
                      </w:r>
                      <w:r w:rsidRPr="007D1FF5">
                        <w:rPr>
                          <w:b/>
                          <w:color w:val="auto"/>
                          <w:sz w:val="20"/>
                          <w:szCs w:val="20"/>
                        </w:rPr>
                        <w:t>Read Process Memory</w:t>
                      </w:r>
                      <w:bookmarkEnd w:id="671"/>
                    </w:p>
                  </w:txbxContent>
                </v:textbox>
                <w10:wrap type="topAndBottom" anchorx="margin"/>
              </v:shape>
            </w:pict>
          </mc:Fallback>
        </mc:AlternateContent>
      </w:r>
    </w:p>
    <w:p w14:paraId="4B47FD03" w14:textId="77777777" w:rsidR="007A382B" w:rsidRPr="00610384" w:rsidRDefault="007A382B" w:rsidP="007A382B">
      <w:pPr>
        <w:spacing w:line="360" w:lineRule="auto"/>
        <w:jc w:val="both"/>
        <w:rPr>
          <w:sz w:val="24"/>
          <w:szCs w:val="24"/>
        </w:rPr>
      </w:pPr>
      <w:r w:rsidRPr="00610384">
        <w:rPr>
          <w:noProof/>
          <w:sz w:val="24"/>
          <w:szCs w:val="24"/>
        </w:rPr>
        <w:lastRenderedPageBreak/>
        <w:drawing>
          <wp:inline distT="0" distB="0" distL="0" distR="0" wp14:anchorId="32114502" wp14:editId="01521D94">
            <wp:extent cx="5731510" cy="1504950"/>
            <wp:effectExtent l="0" t="0" r="2540" b="0"/>
            <wp:docPr id="1561472779" name="Picture 1561472779"/>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0">
                      <a:extLst>
                        <a:ext uri="{28A0092B-C50C-407E-A947-70E740481C1C}">
                          <a14:useLocalDpi xmlns:a14="http://schemas.microsoft.com/office/drawing/2010/main" val="0"/>
                        </a:ext>
                      </a:extLst>
                    </a:blip>
                    <a:stretch>
                      <a:fillRect/>
                    </a:stretch>
                  </pic:blipFill>
                  <pic:spPr>
                    <a:xfrm>
                      <a:off x="0" y="0"/>
                      <a:ext cx="5731510" cy="1504950"/>
                    </a:xfrm>
                    <a:prstGeom prst="rect">
                      <a:avLst/>
                    </a:prstGeom>
                  </pic:spPr>
                </pic:pic>
              </a:graphicData>
            </a:graphic>
          </wp:inline>
        </w:drawing>
      </w:r>
    </w:p>
    <w:p w14:paraId="23C234BB" w14:textId="1E73EB4D" w:rsidR="007A382B" w:rsidRPr="007D1FF5" w:rsidRDefault="007A382B" w:rsidP="007A382B">
      <w:pPr>
        <w:spacing w:line="360" w:lineRule="auto"/>
        <w:jc w:val="center"/>
        <w:rPr>
          <w:b/>
        </w:rPr>
      </w:pPr>
      <w:bookmarkStart w:id="636" w:name="_Ref520818969"/>
      <w:bookmarkStart w:id="637" w:name="_Toc519869773"/>
      <w:bookmarkStart w:id="638" w:name="_Toc522079724"/>
      <w:r w:rsidRPr="007D1FF5">
        <w:rPr>
          <w:b/>
        </w:rPr>
        <w:t xml:space="preserve">Gambar </w:t>
      </w:r>
      <w:r w:rsidR="00517711">
        <w:rPr>
          <w:b/>
        </w:rPr>
        <w:fldChar w:fldCharType="begin"/>
      </w:r>
      <w:r w:rsidR="00517711">
        <w:rPr>
          <w:b/>
        </w:rPr>
        <w:instrText xml:space="preserve"> STYLEREF 1 \s </w:instrText>
      </w:r>
      <w:r w:rsidR="00517711">
        <w:rPr>
          <w:b/>
        </w:rPr>
        <w:fldChar w:fldCharType="separate"/>
      </w:r>
      <w:r w:rsidR="00EC7493">
        <w:rPr>
          <w:b/>
          <w:noProof/>
        </w:rPr>
        <w:t>5</w:t>
      </w:r>
      <w:r w:rsidR="00517711">
        <w:rPr>
          <w:b/>
        </w:rPr>
        <w:fldChar w:fldCharType="end"/>
      </w:r>
      <w:r w:rsidR="00517711">
        <w:rPr>
          <w:b/>
        </w:rPr>
        <w:t>.</w:t>
      </w:r>
      <w:r w:rsidR="00517711">
        <w:rPr>
          <w:b/>
        </w:rPr>
        <w:fldChar w:fldCharType="begin"/>
      </w:r>
      <w:r w:rsidR="00517711">
        <w:rPr>
          <w:b/>
        </w:rPr>
        <w:instrText xml:space="preserve"> SEQ Gambar \* ARABIC \s 1 </w:instrText>
      </w:r>
      <w:r w:rsidR="00517711">
        <w:rPr>
          <w:b/>
        </w:rPr>
        <w:fldChar w:fldCharType="separate"/>
      </w:r>
      <w:r w:rsidR="00EC7493">
        <w:rPr>
          <w:b/>
          <w:noProof/>
        </w:rPr>
        <w:t>8</w:t>
      </w:r>
      <w:r w:rsidR="00517711">
        <w:rPr>
          <w:b/>
        </w:rPr>
        <w:fldChar w:fldCharType="end"/>
      </w:r>
      <w:bookmarkEnd w:id="636"/>
      <w:r w:rsidRPr="007D1FF5">
        <w:rPr>
          <w:b/>
        </w:rPr>
        <w:t xml:space="preserve"> Implementasi write_proce</w:t>
      </w:r>
      <w:r w:rsidR="00FA6E4B" w:rsidRPr="007D1FF5">
        <w:rPr>
          <w:b/>
        </w:rPr>
        <w:t>ss</w:t>
      </w:r>
      <w:r w:rsidRPr="007D1FF5">
        <w:rPr>
          <w:b/>
        </w:rPr>
        <w:t>_memor</w:t>
      </w:r>
      <w:bookmarkEnd w:id="637"/>
      <w:r w:rsidR="00FA6E4B" w:rsidRPr="007D1FF5">
        <w:rPr>
          <w:b/>
        </w:rPr>
        <w:t>y</w:t>
      </w:r>
      <w:bookmarkEnd w:id="638"/>
    </w:p>
    <w:p w14:paraId="6C6DBF33" w14:textId="57EAE4A7" w:rsidR="007A382B" w:rsidRPr="00610384" w:rsidRDefault="008165EE" w:rsidP="008165EE">
      <w:pPr>
        <w:spacing w:before="240" w:after="240" w:line="360" w:lineRule="auto"/>
        <w:jc w:val="both"/>
        <w:rPr>
          <w:rFonts w:eastAsia="DejaVu Sans"/>
          <w:sz w:val="24"/>
          <w:szCs w:val="24"/>
        </w:rPr>
      </w:pPr>
      <w:r w:rsidRPr="00610384">
        <w:rPr>
          <w:noProof/>
          <w:sz w:val="24"/>
          <w:szCs w:val="24"/>
        </w:rPr>
        <w:drawing>
          <wp:anchor distT="0" distB="0" distL="114300" distR="114300" simplePos="0" relativeHeight="251774464" behindDoc="0" locked="0" layoutInCell="1" allowOverlap="1" wp14:anchorId="6DDC7E09" wp14:editId="46455782">
            <wp:simplePos x="0" y="0"/>
            <wp:positionH relativeFrom="column">
              <wp:posOffset>51748</wp:posOffset>
            </wp:positionH>
            <wp:positionV relativeFrom="paragraph">
              <wp:posOffset>1249614</wp:posOffset>
            </wp:positionV>
            <wp:extent cx="5695950" cy="2806700"/>
            <wp:effectExtent l="0" t="0" r="0" b="0"/>
            <wp:wrapTopAndBottom/>
            <wp:docPr id="1561472780" name="Picture 156147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95950" cy="2806700"/>
                    </a:xfrm>
                    <a:prstGeom prst="rect">
                      <a:avLst/>
                    </a:prstGeom>
                    <a:noFill/>
                  </pic:spPr>
                </pic:pic>
              </a:graphicData>
            </a:graphic>
            <wp14:sizeRelH relativeFrom="page">
              <wp14:pctWidth>0</wp14:pctWidth>
            </wp14:sizeRelH>
            <wp14:sizeRelV relativeFrom="page">
              <wp14:pctHeight>0</wp14:pctHeight>
            </wp14:sizeRelV>
          </wp:anchor>
        </w:drawing>
      </w:r>
      <w:r w:rsidR="00FF133C" w:rsidRPr="00610384">
        <w:rPr>
          <w:noProof/>
          <w:sz w:val="24"/>
          <w:szCs w:val="24"/>
        </w:rPr>
        <mc:AlternateContent>
          <mc:Choice Requires="wps">
            <w:drawing>
              <wp:anchor distT="0" distB="0" distL="114300" distR="114300" simplePos="0" relativeHeight="251781632" behindDoc="0" locked="0" layoutInCell="1" allowOverlap="1" wp14:anchorId="1966281C" wp14:editId="6D3AFE87">
                <wp:simplePos x="0" y="0"/>
                <wp:positionH relativeFrom="column">
                  <wp:posOffset>47625</wp:posOffset>
                </wp:positionH>
                <wp:positionV relativeFrom="paragraph">
                  <wp:posOffset>3909424</wp:posOffset>
                </wp:positionV>
                <wp:extent cx="5695950" cy="635"/>
                <wp:effectExtent l="0" t="0" r="0" b="0"/>
                <wp:wrapTopAndBottom/>
                <wp:docPr id="92040975" name="Text Box 92040975"/>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63494EDC" w14:textId="454622B4" w:rsidR="00EC7493" w:rsidRPr="007D1FF5" w:rsidRDefault="00EC7493" w:rsidP="007A382B">
                            <w:pPr>
                              <w:pStyle w:val="Heading"/>
                              <w:jc w:val="center"/>
                              <w:rPr>
                                <w:b/>
                                <w:noProof/>
                                <w:sz w:val="20"/>
                                <w:szCs w:val="20"/>
                              </w:rPr>
                            </w:pPr>
                            <w:bookmarkStart w:id="639" w:name="_Ref519858935"/>
                            <w:bookmarkStart w:id="640" w:name="_Toc519869774"/>
                            <w:bookmarkStart w:id="641" w:name="_Toc522079725"/>
                            <w:r w:rsidRPr="007D1FF5">
                              <w:rPr>
                                <w:rFonts w:ascii="Times New Roman" w:hAnsi="Times New Roman" w:cs="Times New Roman"/>
                                <w:b/>
                                <w:sz w:val="20"/>
                                <w:szCs w:val="20"/>
                              </w:rPr>
                              <w:t xml:space="preserve">Gambar </w: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STYLEREF 1 \s </w:instrText>
                            </w:r>
                            <w:r>
                              <w:rPr>
                                <w:rFonts w:ascii="Times New Roman" w:hAnsi="Times New Roman" w:cs="Times New Roman"/>
                                <w:b/>
                                <w:sz w:val="20"/>
                                <w:szCs w:val="20"/>
                              </w:rPr>
                              <w:fldChar w:fldCharType="separate"/>
                            </w:r>
                            <w:r>
                              <w:rPr>
                                <w:rFonts w:ascii="Times New Roman" w:hAnsi="Times New Roman" w:cs="Times New Roman"/>
                                <w:b/>
                                <w:noProof/>
                                <w:sz w:val="20"/>
                                <w:szCs w:val="20"/>
                              </w:rPr>
                              <w:t>5</w:t>
                            </w:r>
                            <w:r>
                              <w:rPr>
                                <w:rFonts w:ascii="Times New Roman" w:hAnsi="Times New Roman" w:cs="Times New Roman"/>
                                <w:b/>
                                <w:sz w:val="20"/>
                                <w:szCs w:val="20"/>
                              </w:rPr>
                              <w:fldChar w:fldCharType="end"/>
                            </w:r>
                            <w:r>
                              <w:rPr>
                                <w:rFonts w:ascii="Times New Roman" w:hAnsi="Times New Roman" w:cs="Times New Roman"/>
                                <w:b/>
                                <w:sz w:val="20"/>
                                <w:szCs w:val="20"/>
                              </w:rPr>
                              <w:t>.</w: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SEQ Gambar \* ARABIC \s 1 </w:instrText>
                            </w:r>
                            <w:r>
                              <w:rPr>
                                <w:rFonts w:ascii="Times New Roman" w:hAnsi="Times New Roman" w:cs="Times New Roman"/>
                                <w:b/>
                                <w:sz w:val="20"/>
                                <w:szCs w:val="20"/>
                              </w:rPr>
                              <w:fldChar w:fldCharType="separate"/>
                            </w:r>
                            <w:r>
                              <w:rPr>
                                <w:rFonts w:ascii="Times New Roman" w:hAnsi="Times New Roman" w:cs="Times New Roman"/>
                                <w:b/>
                                <w:noProof/>
                                <w:sz w:val="20"/>
                                <w:szCs w:val="20"/>
                              </w:rPr>
                              <w:t>9</w:t>
                            </w:r>
                            <w:r>
                              <w:rPr>
                                <w:rFonts w:ascii="Times New Roman" w:hAnsi="Times New Roman" w:cs="Times New Roman"/>
                                <w:b/>
                                <w:sz w:val="20"/>
                                <w:szCs w:val="20"/>
                              </w:rPr>
                              <w:fldChar w:fldCharType="end"/>
                            </w:r>
                            <w:bookmarkEnd w:id="639"/>
                            <w:r w:rsidRPr="007D1FF5">
                              <w:rPr>
                                <w:rFonts w:ascii="Times New Roman" w:hAnsi="Times New Roman" w:cs="Times New Roman"/>
                                <w:b/>
                                <w:sz w:val="20"/>
                                <w:szCs w:val="20"/>
                              </w:rPr>
                              <w:t xml:space="preserve"> Implementasi exception_handler_breakpoint()</w:t>
                            </w:r>
                            <w:bookmarkEnd w:id="640"/>
                            <w:bookmarkEnd w:id="6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6281C" id="Text Box 92040975" o:spid="_x0000_s1049" type="#_x0000_t202" style="position:absolute;left:0;text-align:left;margin-left:3.75pt;margin-top:307.85pt;width:448.5pt;height:.05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" stroked="f">
                <v:textbox style="mso-fit-shape-to-text:t" inset="0,0,0,0">
                  <w:txbxContent>
                    <w:p w14:paraId="63494EDC" w14:textId="454622B4" w:rsidR="00EC7493" w:rsidRPr="007D1FF5" w:rsidRDefault="00EC7493" w:rsidP="007A382B">
                      <w:pPr>
                        <w:pStyle w:val="Heading"/>
                        <w:jc w:val="center"/>
                        <w:rPr>
                          <w:b/>
                          <w:noProof/>
                          <w:sz w:val="20"/>
                          <w:szCs w:val="20"/>
                        </w:rPr>
                      </w:pPr>
                      <w:bookmarkStart w:id="678" w:name="_Ref519858935"/>
                      <w:bookmarkStart w:id="679" w:name="_Toc519869774"/>
                      <w:bookmarkStart w:id="680" w:name="_Toc522079725"/>
                      <w:r w:rsidRPr="007D1FF5">
                        <w:rPr>
                          <w:rFonts w:ascii="Times New Roman" w:hAnsi="Times New Roman" w:cs="Times New Roman"/>
                          <w:b/>
                          <w:sz w:val="20"/>
                          <w:szCs w:val="20"/>
                        </w:rPr>
                        <w:t xml:space="preserve">Gambar </w: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STYLEREF 1 \s </w:instrText>
                      </w:r>
                      <w:r>
                        <w:rPr>
                          <w:rFonts w:ascii="Times New Roman" w:hAnsi="Times New Roman" w:cs="Times New Roman"/>
                          <w:b/>
                          <w:sz w:val="20"/>
                          <w:szCs w:val="20"/>
                        </w:rPr>
                        <w:fldChar w:fldCharType="separate"/>
                      </w:r>
                      <w:r>
                        <w:rPr>
                          <w:rFonts w:ascii="Times New Roman" w:hAnsi="Times New Roman" w:cs="Times New Roman"/>
                          <w:b/>
                          <w:noProof/>
                          <w:sz w:val="20"/>
                          <w:szCs w:val="20"/>
                        </w:rPr>
                        <w:t>5</w:t>
                      </w:r>
                      <w:r>
                        <w:rPr>
                          <w:rFonts w:ascii="Times New Roman" w:hAnsi="Times New Roman" w:cs="Times New Roman"/>
                          <w:b/>
                          <w:sz w:val="20"/>
                          <w:szCs w:val="20"/>
                        </w:rPr>
                        <w:fldChar w:fldCharType="end"/>
                      </w:r>
                      <w:r>
                        <w:rPr>
                          <w:rFonts w:ascii="Times New Roman" w:hAnsi="Times New Roman" w:cs="Times New Roman"/>
                          <w:b/>
                          <w:sz w:val="20"/>
                          <w:szCs w:val="20"/>
                        </w:rPr>
                        <w:t>.</w: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SEQ Gambar \* ARABIC \s 1 </w:instrText>
                      </w:r>
                      <w:r>
                        <w:rPr>
                          <w:rFonts w:ascii="Times New Roman" w:hAnsi="Times New Roman" w:cs="Times New Roman"/>
                          <w:b/>
                          <w:sz w:val="20"/>
                          <w:szCs w:val="20"/>
                        </w:rPr>
                        <w:fldChar w:fldCharType="separate"/>
                      </w:r>
                      <w:r>
                        <w:rPr>
                          <w:rFonts w:ascii="Times New Roman" w:hAnsi="Times New Roman" w:cs="Times New Roman"/>
                          <w:b/>
                          <w:noProof/>
                          <w:sz w:val="20"/>
                          <w:szCs w:val="20"/>
                        </w:rPr>
                        <w:t>9</w:t>
                      </w:r>
                      <w:r>
                        <w:rPr>
                          <w:rFonts w:ascii="Times New Roman" w:hAnsi="Times New Roman" w:cs="Times New Roman"/>
                          <w:b/>
                          <w:sz w:val="20"/>
                          <w:szCs w:val="20"/>
                        </w:rPr>
                        <w:fldChar w:fldCharType="end"/>
                      </w:r>
                      <w:bookmarkEnd w:id="678"/>
                      <w:r w:rsidRPr="007D1FF5">
                        <w:rPr>
                          <w:rFonts w:ascii="Times New Roman" w:hAnsi="Times New Roman" w:cs="Times New Roman"/>
                          <w:b/>
                          <w:sz w:val="20"/>
                          <w:szCs w:val="20"/>
                        </w:rPr>
                        <w:t xml:space="preserve"> Implementasi exception_handler_breakpoint()</w:t>
                      </w:r>
                      <w:bookmarkEnd w:id="679"/>
                      <w:bookmarkEnd w:id="680"/>
                    </w:p>
                  </w:txbxContent>
                </v:textbox>
                <w10:wrap type="topAndBottom"/>
              </v:shape>
            </w:pict>
          </mc:Fallback>
        </mc:AlternateContent>
      </w:r>
      <w:r w:rsidR="007A382B" w:rsidRPr="00610384">
        <w:rPr>
          <w:sz w:val="24"/>
          <w:szCs w:val="24"/>
        </w:rPr>
        <w:t>Apabila</w:t>
      </w:r>
      <w:r w:rsidR="007A382B" w:rsidRPr="00610384">
        <w:rPr>
          <w:rFonts w:eastAsia="DejaVu Sans"/>
          <w:sz w:val="24"/>
          <w:szCs w:val="24"/>
        </w:rPr>
        <w:t xml:space="preserve"> </w:t>
      </w:r>
      <w:r w:rsidR="007A382B" w:rsidRPr="00610384">
        <w:rPr>
          <w:i/>
          <w:iCs/>
          <w:sz w:val="24"/>
          <w:szCs w:val="24"/>
        </w:rPr>
        <w:t>exception</w:t>
      </w:r>
      <w:r w:rsidR="007A382B" w:rsidRPr="00610384">
        <w:rPr>
          <w:rFonts w:eastAsia="DejaVu Sans"/>
          <w:sz w:val="24"/>
          <w:szCs w:val="24"/>
        </w:rPr>
        <w:t xml:space="preserve"> </w:t>
      </w:r>
      <w:r w:rsidR="007A382B" w:rsidRPr="00610384">
        <w:rPr>
          <w:sz w:val="24"/>
          <w:szCs w:val="24"/>
        </w:rPr>
        <w:t xml:space="preserve">terjadi ketika </w:t>
      </w:r>
      <w:r w:rsidRPr="008165EE">
        <w:rPr>
          <w:i/>
          <w:sz w:val="24"/>
          <w:szCs w:val="24"/>
        </w:rPr>
        <w:t>debugger</w:t>
      </w:r>
      <w:r>
        <w:rPr>
          <w:sz w:val="24"/>
          <w:szCs w:val="24"/>
        </w:rPr>
        <w:t xml:space="preserve"> </w:t>
      </w:r>
      <w:r w:rsidR="007A382B" w:rsidRPr="00610384">
        <w:rPr>
          <w:sz w:val="24"/>
          <w:szCs w:val="24"/>
        </w:rPr>
        <w:t xml:space="preserve">mengakses </w:t>
      </w:r>
      <w:r w:rsidR="007A382B" w:rsidRPr="00610384">
        <w:rPr>
          <w:i/>
          <w:iCs/>
          <w:sz w:val="24"/>
          <w:szCs w:val="24"/>
        </w:rPr>
        <w:t>text section</w:t>
      </w:r>
      <w:r w:rsidR="007A382B" w:rsidRPr="00610384">
        <w:rPr>
          <w:sz w:val="24"/>
          <w:szCs w:val="24"/>
        </w:rPr>
        <w:t xml:space="preserve"> maka sistem akan menanganinya</w:t>
      </w:r>
      <w:r>
        <w:rPr>
          <w:sz w:val="24"/>
          <w:szCs w:val="24"/>
        </w:rPr>
        <w:t xml:space="preserve"> </w:t>
      </w:r>
      <w:r w:rsidR="007A382B" w:rsidRPr="00610384">
        <w:rPr>
          <w:sz w:val="24"/>
          <w:szCs w:val="24"/>
        </w:rPr>
        <w:t>dengan menggunakan fungsi</w:t>
      </w:r>
      <w:r>
        <w:rPr>
          <w:sz w:val="24"/>
          <w:szCs w:val="24"/>
        </w:rPr>
        <w:t xml:space="preserve"> </w:t>
      </w:r>
      <w:r w:rsidRPr="008165EE">
        <w:rPr>
          <w:i/>
          <w:sz w:val="24"/>
          <w:szCs w:val="24"/>
        </w:rPr>
        <w:t>debugger</w:t>
      </w:r>
      <w:r>
        <w:rPr>
          <w:sz w:val="24"/>
          <w:szCs w:val="24"/>
        </w:rPr>
        <w:t xml:space="preserve"> berupa </w:t>
      </w:r>
      <w:r w:rsidR="007A382B" w:rsidRPr="00610384">
        <w:rPr>
          <w:rFonts w:ascii="Courier New" w:hAnsi="Courier New" w:cs="Courier New"/>
          <w:sz w:val="24"/>
          <w:szCs w:val="24"/>
        </w:rPr>
        <w:t>exeception_handler_</w:t>
      </w:r>
      <w:proofErr w:type="gramStart"/>
      <w:r w:rsidR="007A382B" w:rsidRPr="00610384">
        <w:rPr>
          <w:rFonts w:ascii="Courier New" w:hAnsi="Courier New" w:cs="Courier New"/>
          <w:sz w:val="24"/>
          <w:szCs w:val="24"/>
        </w:rPr>
        <w:t>breakpoint</w:t>
      </w:r>
      <w:r w:rsidR="00F04574" w:rsidRPr="00610384">
        <w:rPr>
          <w:rFonts w:ascii="Courier New" w:hAnsi="Courier New" w:cs="Courier New"/>
          <w:sz w:val="24"/>
          <w:szCs w:val="24"/>
        </w:rPr>
        <w:t>(</w:t>
      </w:r>
      <w:proofErr w:type="gramEnd"/>
      <w:r w:rsidR="002F5E4B">
        <w:rPr>
          <w:rFonts w:ascii="Courier New" w:hAnsi="Courier New" w:cs="Courier New"/>
          <w:sz w:val="24"/>
          <w:szCs w:val="24"/>
        </w:rPr>
        <w:t>)</w:t>
      </w:r>
      <w:r w:rsidR="00F04574" w:rsidRPr="00610384">
        <w:rPr>
          <w:rFonts w:ascii="Courier New" w:hAnsi="Courier New" w:cs="Courier New"/>
          <w:sz w:val="24"/>
          <w:szCs w:val="24"/>
        </w:rPr>
        <w:t>.</w:t>
      </w:r>
      <w:r w:rsidR="002F5E4B">
        <w:rPr>
          <w:sz w:val="24"/>
          <w:szCs w:val="24"/>
        </w:rPr>
        <w:t xml:space="preserve"> </w:t>
      </w:r>
      <w:r w:rsidR="007A382B" w:rsidRPr="00610384">
        <w:rPr>
          <w:sz w:val="24"/>
          <w:szCs w:val="24"/>
        </w:rPr>
        <w:t>Kode program</w:t>
      </w:r>
      <w:r w:rsidR="007A382B" w:rsidRPr="00610384">
        <w:rPr>
          <w:rFonts w:eastAsia="DejaVu Sans"/>
          <w:sz w:val="24"/>
          <w:szCs w:val="24"/>
        </w:rPr>
        <w:t xml:space="preserve"> </w:t>
      </w:r>
      <w:r w:rsidR="007A382B" w:rsidRPr="00610384">
        <w:rPr>
          <w:sz w:val="24"/>
          <w:szCs w:val="24"/>
        </w:rPr>
        <w:t>fungsi ini dapat dilihat pada</w:t>
      </w:r>
      <w:r w:rsidR="00FF133C" w:rsidRPr="00610384">
        <w:rPr>
          <w:sz w:val="24"/>
          <w:szCs w:val="24"/>
        </w:rPr>
        <w:t xml:space="preserve"> </w:t>
      </w:r>
      <w:r w:rsidR="00FF133C" w:rsidRPr="00610384">
        <w:rPr>
          <w:sz w:val="24"/>
          <w:szCs w:val="24"/>
        </w:rPr>
        <w:fldChar w:fldCharType="begin"/>
      </w:r>
      <w:r w:rsidR="00FF133C" w:rsidRPr="00610384">
        <w:rPr>
          <w:sz w:val="24"/>
          <w:szCs w:val="24"/>
        </w:rPr>
        <w:instrText xml:space="preserve"> REF _Ref519858935 \h  \* MERGEFORMAT </w:instrText>
      </w:r>
      <w:r w:rsidR="00FF133C" w:rsidRPr="00610384">
        <w:rPr>
          <w:sz w:val="24"/>
          <w:szCs w:val="24"/>
        </w:rPr>
      </w:r>
      <w:r w:rsidR="00FF133C" w:rsidRPr="00610384">
        <w:rPr>
          <w:sz w:val="24"/>
          <w:szCs w:val="24"/>
        </w:rPr>
        <w:fldChar w:fldCharType="separate"/>
      </w:r>
      <w:r w:rsidR="00EC7493" w:rsidRPr="00EC7493">
        <w:rPr>
          <w:sz w:val="24"/>
          <w:szCs w:val="24"/>
        </w:rPr>
        <w:t xml:space="preserve">Gambar </w:t>
      </w:r>
      <w:r w:rsidR="00EC7493" w:rsidRPr="00EC7493">
        <w:rPr>
          <w:noProof/>
          <w:sz w:val="24"/>
          <w:szCs w:val="24"/>
        </w:rPr>
        <w:t>5.9</w:t>
      </w:r>
      <w:r w:rsidR="00FF133C" w:rsidRPr="00610384">
        <w:rPr>
          <w:sz w:val="24"/>
          <w:szCs w:val="24"/>
        </w:rPr>
        <w:fldChar w:fldCharType="end"/>
      </w:r>
      <w:r w:rsidR="00032D6C" w:rsidRPr="00610384">
        <w:rPr>
          <w:sz w:val="24"/>
          <w:szCs w:val="24"/>
        </w:rPr>
        <w:t>.</w:t>
      </w:r>
    </w:p>
    <w:p w14:paraId="494CFC7D" w14:textId="74F2AB84" w:rsidR="007A382B" w:rsidRPr="00C41634" w:rsidRDefault="007A382B" w:rsidP="008F3623">
      <w:pPr>
        <w:pStyle w:val="Heading4"/>
        <w:keepLines w:val="0"/>
        <w:numPr>
          <w:ilvl w:val="3"/>
          <w:numId w:val="18"/>
        </w:numPr>
        <w:spacing w:before="240" w:after="240" w:line="360" w:lineRule="auto"/>
        <w:rPr>
          <w:rFonts w:ascii="Times New Roman" w:eastAsia="DejaVu Sans" w:hAnsi="Times New Roman" w:cs="Times New Roman"/>
          <w:b/>
          <w:i w:val="0"/>
          <w:color w:val="auto"/>
          <w:sz w:val="24"/>
          <w:szCs w:val="24"/>
        </w:rPr>
      </w:pPr>
      <w:bookmarkStart w:id="642" w:name="_Toc519867736"/>
      <w:bookmarkStart w:id="643" w:name="_Toc522192807"/>
      <w:r w:rsidRPr="00C41634">
        <w:rPr>
          <w:rFonts w:ascii="Times New Roman" w:eastAsia="DejaVu Sans" w:hAnsi="Times New Roman" w:cs="Times New Roman"/>
          <w:b/>
          <w:i w:val="0"/>
          <w:color w:val="auto"/>
          <w:sz w:val="24"/>
          <w:szCs w:val="24"/>
        </w:rPr>
        <w:t>Memanggil Fungsi</w:t>
      </w:r>
      <w:r w:rsidRPr="00C41634">
        <w:rPr>
          <w:rFonts w:ascii="Times New Roman" w:eastAsia="DejaVu Sans" w:hAnsi="Times New Roman" w:cs="Times New Roman"/>
          <w:b/>
          <w:color w:val="auto"/>
          <w:sz w:val="24"/>
          <w:szCs w:val="24"/>
        </w:rPr>
        <w:t xml:space="preserve"> Run</w:t>
      </w:r>
      <w:bookmarkEnd w:id="642"/>
      <w:bookmarkEnd w:id="643"/>
    </w:p>
    <w:p w14:paraId="297F3615" w14:textId="54CA8A2B" w:rsidR="007A382B" w:rsidRPr="00610384" w:rsidRDefault="007A382B" w:rsidP="00F04574">
      <w:pPr>
        <w:spacing w:line="360" w:lineRule="auto"/>
        <w:jc w:val="both"/>
        <w:rPr>
          <w:rFonts w:eastAsia="DejaVu Sans"/>
          <w:sz w:val="24"/>
          <w:szCs w:val="24"/>
        </w:rPr>
      </w:pPr>
      <w:r w:rsidRPr="00610384">
        <w:rPr>
          <w:rFonts w:eastAsia="DejaVu Sans"/>
          <w:sz w:val="24"/>
          <w:szCs w:val="24"/>
        </w:rPr>
        <w:t xml:space="preserve">Proses ini dilakukan pada teknik </w:t>
      </w:r>
      <w:r w:rsidRPr="00610384">
        <w:rPr>
          <w:rFonts w:eastAsia="DejaVu Sans"/>
          <w:i/>
          <w:sz w:val="24"/>
          <w:szCs w:val="24"/>
        </w:rPr>
        <w:t>timer</w:t>
      </w:r>
      <w:r w:rsidRPr="00610384">
        <w:rPr>
          <w:rFonts w:eastAsia="DejaVu Sans"/>
          <w:sz w:val="24"/>
          <w:szCs w:val="24"/>
        </w:rPr>
        <w:t xml:space="preserve"> dan </w:t>
      </w:r>
      <w:r w:rsidRPr="00610384">
        <w:rPr>
          <w:rFonts w:eastAsia="DejaVu Sans"/>
          <w:i/>
          <w:sz w:val="24"/>
          <w:szCs w:val="24"/>
        </w:rPr>
        <w:t>set breakpoint</w:t>
      </w:r>
      <w:r w:rsidRPr="00610384">
        <w:rPr>
          <w:rFonts w:eastAsia="DejaVu Sans"/>
          <w:sz w:val="24"/>
          <w:szCs w:val="24"/>
        </w:rPr>
        <w:t xml:space="preserve"> secara random. Pada implementasi ini berguna untuk mengeksekusi kode pada </w:t>
      </w:r>
      <w:r w:rsidRPr="00610384">
        <w:rPr>
          <w:rFonts w:eastAsia="DejaVu Sans"/>
          <w:i/>
          <w:sz w:val="24"/>
          <w:szCs w:val="24"/>
        </w:rPr>
        <w:t>debugger</w:t>
      </w:r>
      <w:r w:rsidRPr="00610384">
        <w:rPr>
          <w:rFonts w:eastAsia="DejaVu Sans"/>
          <w:sz w:val="24"/>
          <w:szCs w:val="24"/>
        </w:rPr>
        <w:t xml:space="preserve">. Pada proses ini menggunakan fungsi </w:t>
      </w:r>
      <w:r w:rsidRPr="00610384">
        <w:rPr>
          <w:rFonts w:ascii="Courier New" w:eastAsia="DejaVu Sans" w:hAnsi="Courier New" w:cs="Courier New"/>
          <w:sz w:val="24"/>
          <w:szCs w:val="24"/>
        </w:rPr>
        <w:t>debugger_active</w:t>
      </w:r>
      <w:r w:rsidRPr="00610384">
        <w:rPr>
          <w:rFonts w:eastAsia="DejaVu Sans"/>
          <w:sz w:val="24"/>
          <w:szCs w:val="24"/>
        </w:rPr>
        <w:t xml:space="preserve"> dan </w:t>
      </w:r>
      <w:r w:rsidRPr="00610384">
        <w:rPr>
          <w:rFonts w:ascii="Courier New" w:eastAsia="DejaVu Sans" w:hAnsi="Courier New" w:cs="Courier New"/>
          <w:sz w:val="24"/>
          <w:szCs w:val="24"/>
        </w:rPr>
        <w:t>get_debug_event</w:t>
      </w:r>
      <w:r w:rsidRPr="00610384">
        <w:rPr>
          <w:rFonts w:eastAsia="DejaVu Sans"/>
          <w:sz w:val="24"/>
          <w:szCs w:val="24"/>
        </w:rPr>
        <w:t xml:space="preserve">. </w:t>
      </w:r>
      <w:r w:rsidRPr="00610384">
        <w:rPr>
          <w:rFonts w:eastAsia="DejaVu Sans"/>
          <w:i/>
          <w:sz w:val="24"/>
          <w:szCs w:val="24"/>
        </w:rPr>
        <w:t>Debugger active</w:t>
      </w:r>
      <w:r w:rsidRPr="00610384">
        <w:rPr>
          <w:rFonts w:eastAsia="DejaVu Sans"/>
          <w:sz w:val="24"/>
          <w:szCs w:val="24"/>
        </w:rPr>
        <w:t xml:space="preserve"> ini menandakan </w:t>
      </w:r>
      <w:r w:rsidRPr="00610384">
        <w:rPr>
          <w:rFonts w:eastAsia="DejaVu Sans"/>
          <w:i/>
          <w:sz w:val="24"/>
          <w:szCs w:val="24"/>
        </w:rPr>
        <w:t>debugger</w:t>
      </w:r>
      <w:r w:rsidRPr="00610384">
        <w:rPr>
          <w:rFonts w:eastAsia="DejaVu Sans"/>
          <w:sz w:val="24"/>
          <w:szCs w:val="24"/>
        </w:rPr>
        <w:t xml:space="preserve"> aktif, dan jika </w:t>
      </w:r>
      <w:r w:rsidRPr="00610384">
        <w:rPr>
          <w:rFonts w:eastAsia="DejaVu Sans"/>
          <w:i/>
          <w:sz w:val="24"/>
          <w:szCs w:val="24"/>
        </w:rPr>
        <w:t>debugger</w:t>
      </w:r>
      <w:r w:rsidRPr="00610384">
        <w:rPr>
          <w:rFonts w:eastAsia="DejaVu Sans"/>
          <w:sz w:val="24"/>
          <w:szCs w:val="24"/>
        </w:rPr>
        <w:t xml:space="preserve"> aktif maka akan dipanggil fungsi </w:t>
      </w:r>
      <w:r w:rsidRPr="00610384">
        <w:rPr>
          <w:rFonts w:ascii="Courier New" w:eastAsia="DejaVu Sans" w:hAnsi="Courier New" w:cs="Courier New"/>
          <w:sz w:val="24"/>
          <w:szCs w:val="24"/>
        </w:rPr>
        <w:t>get_debug_</w:t>
      </w:r>
      <w:proofErr w:type="gramStart"/>
      <w:r w:rsidRPr="00610384">
        <w:rPr>
          <w:rFonts w:ascii="Courier New" w:eastAsia="DejaVu Sans" w:hAnsi="Courier New" w:cs="Courier New"/>
          <w:sz w:val="24"/>
          <w:szCs w:val="24"/>
        </w:rPr>
        <w:t>event(</w:t>
      </w:r>
      <w:proofErr w:type="gramEnd"/>
      <w:r w:rsidRPr="00610384">
        <w:rPr>
          <w:rFonts w:ascii="Courier New" w:eastAsia="DejaVu Sans" w:hAnsi="Courier New" w:cs="Courier New"/>
          <w:sz w:val="24"/>
          <w:szCs w:val="24"/>
        </w:rPr>
        <w:t>)</w:t>
      </w:r>
      <w:r w:rsidRPr="00610384">
        <w:rPr>
          <w:rFonts w:eastAsia="DejaVu Sans"/>
          <w:sz w:val="24"/>
          <w:szCs w:val="24"/>
        </w:rPr>
        <w:t>. Kode program pada proses ini dapat dilihat pada</w:t>
      </w:r>
      <w:r w:rsidR="00FF133C" w:rsidRPr="00610384">
        <w:rPr>
          <w:rFonts w:eastAsia="DejaVu Sans"/>
          <w:sz w:val="24"/>
          <w:szCs w:val="24"/>
        </w:rPr>
        <w:t xml:space="preserve"> </w:t>
      </w:r>
      <w:r w:rsidR="00FF133C" w:rsidRPr="00610384">
        <w:rPr>
          <w:rFonts w:eastAsia="DejaVu Sans"/>
          <w:sz w:val="24"/>
          <w:szCs w:val="24"/>
        </w:rPr>
        <w:fldChar w:fldCharType="begin"/>
      </w:r>
      <w:r w:rsidR="00FF133C" w:rsidRPr="00610384">
        <w:rPr>
          <w:rFonts w:eastAsia="DejaVu Sans"/>
          <w:sz w:val="24"/>
          <w:szCs w:val="24"/>
        </w:rPr>
        <w:instrText xml:space="preserve"> REF _Ref519858918 \h  \* MERGEFORMAT </w:instrText>
      </w:r>
      <w:r w:rsidR="00FF133C" w:rsidRPr="00610384">
        <w:rPr>
          <w:rFonts w:eastAsia="DejaVu Sans"/>
          <w:sz w:val="24"/>
          <w:szCs w:val="24"/>
        </w:rPr>
      </w:r>
      <w:r w:rsidR="00FF133C" w:rsidRPr="00610384">
        <w:rPr>
          <w:rFonts w:eastAsia="DejaVu Sans"/>
          <w:sz w:val="24"/>
          <w:szCs w:val="24"/>
        </w:rPr>
        <w:fldChar w:fldCharType="separate"/>
      </w:r>
      <w:r w:rsidR="00EC7493" w:rsidRPr="00EC7493">
        <w:rPr>
          <w:sz w:val="24"/>
          <w:szCs w:val="24"/>
        </w:rPr>
        <w:t xml:space="preserve">Gambar </w:t>
      </w:r>
      <w:r w:rsidR="00EC7493" w:rsidRPr="00EC7493">
        <w:rPr>
          <w:noProof/>
          <w:sz w:val="24"/>
          <w:szCs w:val="24"/>
        </w:rPr>
        <w:t>5.10</w:t>
      </w:r>
      <w:r w:rsidR="00FF133C" w:rsidRPr="00610384">
        <w:rPr>
          <w:rFonts w:eastAsia="DejaVu Sans"/>
          <w:sz w:val="24"/>
          <w:szCs w:val="24"/>
        </w:rPr>
        <w:fldChar w:fldCharType="end"/>
      </w:r>
      <w:r w:rsidR="00FA4853">
        <w:rPr>
          <w:rFonts w:eastAsia="DejaVu Sans"/>
          <w:sz w:val="24"/>
          <w:szCs w:val="24"/>
        </w:rPr>
        <w:t xml:space="preserve"> pada halaman selanjutnya</w:t>
      </w:r>
      <w:r w:rsidRPr="00610384">
        <w:rPr>
          <w:rFonts w:eastAsia="DejaVu Sans"/>
          <w:sz w:val="24"/>
          <w:szCs w:val="24"/>
        </w:rPr>
        <w:t>.</w:t>
      </w:r>
    </w:p>
    <w:p w14:paraId="104A81F9" w14:textId="77777777" w:rsidR="007A382B" w:rsidRPr="00610384" w:rsidRDefault="007A382B" w:rsidP="007A382B">
      <w:pPr>
        <w:keepNext/>
        <w:ind w:left="360"/>
        <w:jc w:val="center"/>
        <w:rPr>
          <w:sz w:val="24"/>
          <w:szCs w:val="24"/>
        </w:rPr>
      </w:pPr>
      <w:r w:rsidRPr="00610384">
        <w:rPr>
          <w:noProof/>
          <w:sz w:val="24"/>
          <w:szCs w:val="24"/>
        </w:rPr>
        <w:lastRenderedPageBreak/>
        <w:drawing>
          <wp:inline distT="0" distB="0" distL="0" distR="0" wp14:anchorId="28321D66" wp14:editId="0B43605B">
            <wp:extent cx="2905125" cy="600075"/>
            <wp:effectExtent l="0" t="0" r="9525" b="9525"/>
            <wp:docPr id="1561472781" name="Picture 156147278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a:stretch>
                      <a:fillRect/>
                    </a:stretch>
                  </pic:blipFill>
                  <pic:spPr>
                    <a:xfrm>
                      <a:off x="0" y="0"/>
                      <a:ext cx="2905125" cy="600075"/>
                    </a:xfrm>
                    <a:prstGeom prst="rect">
                      <a:avLst/>
                    </a:prstGeom>
                  </pic:spPr>
                </pic:pic>
              </a:graphicData>
            </a:graphic>
          </wp:inline>
        </w:drawing>
      </w:r>
    </w:p>
    <w:p w14:paraId="1568E5BB" w14:textId="04294E46" w:rsidR="007A382B" w:rsidRPr="007D1FF5" w:rsidRDefault="007A382B" w:rsidP="007A382B">
      <w:pPr>
        <w:pStyle w:val="Caption"/>
        <w:jc w:val="center"/>
        <w:rPr>
          <w:rFonts w:eastAsia="DejaVu Sans"/>
          <w:b/>
          <w:i w:val="0"/>
          <w:color w:val="auto"/>
          <w:sz w:val="20"/>
          <w:szCs w:val="20"/>
        </w:rPr>
      </w:pPr>
      <w:bookmarkStart w:id="644" w:name="_Ref519858918"/>
      <w:bookmarkStart w:id="645" w:name="_Toc519869775"/>
      <w:bookmarkStart w:id="646" w:name="_Toc522079726"/>
      <w:r w:rsidRPr="007D1FF5">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5</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10</w:t>
      </w:r>
      <w:r w:rsidR="00517711">
        <w:rPr>
          <w:b/>
          <w:i w:val="0"/>
          <w:color w:val="auto"/>
          <w:sz w:val="20"/>
          <w:szCs w:val="20"/>
        </w:rPr>
        <w:fldChar w:fldCharType="end"/>
      </w:r>
      <w:bookmarkEnd w:id="644"/>
      <w:r w:rsidRPr="007D1FF5">
        <w:rPr>
          <w:b/>
          <w:i w:val="0"/>
          <w:color w:val="auto"/>
          <w:sz w:val="20"/>
          <w:szCs w:val="20"/>
        </w:rPr>
        <w:t xml:space="preserve"> Implementasi fungsi </w:t>
      </w:r>
      <w:proofErr w:type="gramStart"/>
      <w:r w:rsidRPr="007D1FF5">
        <w:rPr>
          <w:b/>
          <w:i w:val="0"/>
          <w:color w:val="auto"/>
          <w:sz w:val="20"/>
          <w:szCs w:val="20"/>
        </w:rPr>
        <w:t>run(</w:t>
      </w:r>
      <w:proofErr w:type="gramEnd"/>
      <w:r w:rsidRPr="007D1FF5">
        <w:rPr>
          <w:b/>
          <w:i w:val="0"/>
          <w:color w:val="auto"/>
          <w:sz w:val="20"/>
          <w:szCs w:val="20"/>
        </w:rPr>
        <w:t>)</w:t>
      </w:r>
      <w:bookmarkEnd w:id="645"/>
      <w:bookmarkEnd w:id="646"/>
    </w:p>
    <w:p w14:paraId="7441FA37" w14:textId="5D0874EA" w:rsidR="007A382B" w:rsidRPr="00610384" w:rsidRDefault="007A382B" w:rsidP="007A382B">
      <w:pPr>
        <w:spacing w:line="360" w:lineRule="auto"/>
        <w:jc w:val="both"/>
        <w:rPr>
          <w:rFonts w:eastAsia="DejaVu Sans"/>
          <w:sz w:val="24"/>
          <w:szCs w:val="24"/>
        </w:rPr>
      </w:pPr>
      <w:r w:rsidRPr="00610384">
        <w:rPr>
          <w:rFonts w:eastAsia="DejaVu Sans"/>
          <w:sz w:val="24"/>
          <w:szCs w:val="24"/>
        </w:rPr>
        <w:t xml:space="preserve">Pada fungsi </w:t>
      </w:r>
      <w:r w:rsidRPr="00610384">
        <w:rPr>
          <w:rFonts w:ascii="Courier New" w:eastAsia="DejaVu Sans" w:hAnsi="Courier New" w:cs="Courier New"/>
          <w:sz w:val="24"/>
          <w:szCs w:val="24"/>
        </w:rPr>
        <w:t>get_debug_</w:t>
      </w:r>
      <w:proofErr w:type="gramStart"/>
      <w:r w:rsidRPr="00610384">
        <w:rPr>
          <w:rFonts w:ascii="Courier New" w:eastAsia="DejaVu Sans" w:hAnsi="Courier New" w:cs="Courier New"/>
          <w:sz w:val="24"/>
          <w:szCs w:val="24"/>
        </w:rPr>
        <w:t>event(</w:t>
      </w:r>
      <w:proofErr w:type="gramEnd"/>
      <w:r w:rsidRPr="00610384">
        <w:rPr>
          <w:rFonts w:ascii="Courier New" w:eastAsia="DejaVu Sans" w:hAnsi="Courier New" w:cs="Courier New"/>
          <w:sz w:val="24"/>
          <w:szCs w:val="24"/>
        </w:rPr>
        <w:t>)</w:t>
      </w:r>
      <w:r w:rsidRPr="00610384">
        <w:rPr>
          <w:rFonts w:eastAsia="DejaVu Sans"/>
          <w:sz w:val="24"/>
          <w:szCs w:val="24"/>
        </w:rPr>
        <w:t xml:space="preserve"> ini berisi fungsi WaitForDebugEvent dan ContinueDebugEvent. Proses akan mengeksekusi tiap-tiap instruksi dan memeriksa apakah instruksi mengandung </w:t>
      </w:r>
      <w:r w:rsidRPr="00610384">
        <w:rPr>
          <w:rFonts w:eastAsia="DejaVu Sans"/>
          <w:i/>
          <w:sz w:val="24"/>
          <w:szCs w:val="24"/>
        </w:rPr>
        <w:t>exception</w:t>
      </w:r>
      <w:r w:rsidRPr="00610384">
        <w:rPr>
          <w:rFonts w:eastAsia="DejaVu Sans"/>
          <w:sz w:val="24"/>
          <w:szCs w:val="24"/>
        </w:rPr>
        <w:t xml:space="preserve"> atau tidak. Jika mengandung </w:t>
      </w:r>
      <w:r w:rsidRPr="00610384">
        <w:rPr>
          <w:rFonts w:eastAsia="DejaVu Sans"/>
          <w:i/>
          <w:sz w:val="24"/>
          <w:szCs w:val="24"/>
        </w:rPr>
        <w:t>exception</w:t>
      </w:r>
      <w:r w:rsidRPr="00610384">
        <w:rPr>
          <w:rFonts w:eastAsia="DejaVu Sans"/>
          <w:sz w:val="24"/>
          <w:szCs w:val="24"/>
        </w:rPr>
        <w:t xml:space="preserve"> maka akan ditangani sesuai dengan kondisi </w:t>
      </w:r>
      <w:r w:rsidRPr="00610384">
        <w:rPr>
          <w:rFonts w:eastAsia="DejaVu Sans"/>
          <w:i/>
          <w:sz w:val="24"/>
          <w:szCs w:val="24"/>
        </w:rPr>
        <w:t>exception</w:t>
      </w:r>
      <w:r w:rsidRPr="00610384">
        <w:rPr>
          <w:rFonts w:eastAsia="DejaVu Sans"/>
          <w:sz w:val="24"/>
          <w:szCs w:val="24"/>
        </w:rPr>
        <w:t xml:space="preserve"> yang ada misalnya </w:t>
      </w:r>
      <w:r w:rsidRPr="00610384">
        <w:rPr>
          <w:rFonts w:ascii="Courier New" w:eastAsia="DejaVu Sans" w:hAnsi="Courier New" w:cs="Courier New"/>
          <w:sz w:val="24"/>
          <w:szCs w:val="24"/>
        </w:rPr>
        <w:t>exception_breakpoint</w:t>
      </w:r>
      <w:r w:rsidRPr="00610384">
        <w:rPr>
          <w:rFonts w:eastAsia="DejaVu Sans"/>
          <w:sz w:val="24"/>
          <w:szCs w:val="24"/>
        </w:rPr>
        <w:t xml:space="preserve"> dengan menangani alamat </w:t>
      </w:r>
      <w:r w:rsidRPr="00610384">
        <w:rPr>
          <w:rFonts w:eastAsia="DejaVu Sans"/>
          <w:i/>
          <w:sz w:val="24"/>
          <w:szCs w:val="24"/>
        </w:rPr>
        <w:t>exception-</w:t>
      </w:r>
      <w:r w:rsidRPr="00610384">
        <w:rPr>
          <w:rFonts w:eastAsia="DejaVu Sans"/>
          <w:sz w:val="24"/>
          <w:szCs w:val="24"/>
        </w:rPr>
        <w:t xml:space="preserve">nya. Jika tidak mengandung </w:t>
      </w:r>
      <w:r w:rsidRPr="00610384">
        <w:rPr>
          <w:rFonts w:eastAsia="DejaVu Sans"/>
          <w:i/>
          <w:sz w:val="24"/>
          <w:szCs w:val="24"/>
        </w:rPr>
        <w:t>exception</w:t>
      </w:r>
      <w:r w:rsidRPr="00610384">
        <w:rPr>
          <w:rFonts w:eastAsia="DejaVu Sans"/>
          <w:sz w:val="24"/>
          <w:szCs w:val="24"/>
        </w:rPr>
        <w:t xml:space="preserve"> maka akan dijalankan fungsi ContinueDebugEvent. Kode program untuk fungsi ContinueDebugEvent dapat dilihat pada </w:t>
      </w:r>
      <w:r w:rsidR="00460FA2" w:rsidRPr="002F5E4B">
        <w:rPr>
          <w:rFonts w:eastAsia="DejaVu Sans"/>
          <w:sz w:val="24"/>
          <w:szCs w:val="24"/>
        </w:rPr>
        <w:fldChar w:fldCharType="begin"/>
      </w:r>
      <w:r w:rsidR="00460FA2" w:rsidRPr="002F5E4B">
        <w:rPr>
          <w:rFonts w:eastAsia="DejaVu Sans"/>
          <w:sz w:val="24"/>
          <w:szCs w:val="24"/>
        </w:rPr>
        <w:instrText xml:space="preserve"> REF _Ref519850401 \h  \* MERGEFORMAT </w:instrText>
      </w:r>
      <w:r w:rsidR="00460FA2" w:rsidRPr="002F5E4B">
        <w:rPr>
          <w:rFonts w:eastAsia="DejaVu Sans"/>
          <w:sz w:val="24"/>
          <w:szCs w:val="24"/>
        </w:rPr>
      </w:r>
      <w:r w:rsidR="00460FA2" w:rsidRPr="002F5E4B">
        <w:rPr>
          <w:rFonts w:eastAsia="DejaVu Sans"/>
          <w:sz w:val="24"/>
          <w:szCs w:val="24"/>
        </w:rPr>
        <w:fldChar w:fldCharType="separate"/>
      </w:r>
      <w:r w:rsidR="00EC7493" w:rsidRPr="00EC7493">
        <w:rPr>
          <w:sz w:val="24"/>
          <w:szCs w:val="24"/>
        </w:rPr>
        <w:t xml:space="preserve">Gambar </w:t>
      </w:r>
      <w:r w:rsidR="00EC7493" w:rsidRPr="00EC7493">
        <w:rPr>
          <w:noProof/>
          <w:sz w:val="24"/>
          <w:szCs w:val="24"/>
        </w:rPr>
        <w:t>5.11</w:t>
      </w:r>
      <w:r w:rsidR="00460FA2" w:rsidRPr="002F5E4B">
        <w:rPr>
          <w:rFonts w:eastAsia="DejaVu Sans"/>
          <w:sz w:val="24"/>
          <w:szCs w:val="24"/>
        </w:rPr>
        <w:fldChar w:fldCharType="end"/>
      </w:r>
      <w:r w:rsidR="00460FA2" w:rsidRPr="00610384">
        <w:rPr>
          <w:rFonts w:eastAsia="DejaVu Sans"/>
          <w:sz w:val="24"/>
          <w:szCs w:val="24"/>
        </w:rPr>
        <w:t>.</w:t>
      </w:r>
    </w:p>
    <w:p w14:paraId="22291488" w14:textId="77777777" w:rsidR="007A382B" w:rsidRPr="00610384" w:rsidRDefault="007A382B" w:rsidP="007A382B">
      <w:pPr>
        <w:keepNext/>
        <w:spacing w:line="360" w:lineRule="auto"/>
        <w:jc w:val="center"/>
        <w:rPr>
          <w:sz w:val="24"/>
          <w:szCs w:val="24"/>
        </w:rPr>
      </w:pPr>
      <w:r w:rsidRPr="00610384">
        <w:rPr>
          <w:noProof/>
          <w:sz w:val="24"/>
          <w:szCs w:val="24"/>
        </w:rPr>
        <w:drawing>
          <wp:inline distT="0" distB="0" distL="0" distR="0" wp14:anchorId="518BD501" wp14:editId="32D43855">
            <wp:extent cx="5731510" cy="3017520"/>
            <wp:effectExtent l="0" t="0" r="2540" b="0"/>
            <wp:docPr id="1561472783" name="Picture 1561472783"/>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stretch>
                      <a:fillRect/>
                    </a:stretch>
                  </pic:blipFill>
                  <pic:spPr>
                    <a:xfrm>
                      <a:off x="0" y="0"/>
                      <a:ext cx="5731510" cy="3017520"/>
                    </a:xfrm>
                    <a:prstGeom prst="rect">
                      <a:avLst/>
                    </a:prstGeom>
                  </pic:spPr>
                </pic:pic>
              </a:graphicData>
            </a:graphic>
          </wp:inline>
        </w:drawing>
      </w:r>
    </w:p>
    <w:p w14:paraId="1D056553" w14:textId="52FAF173" w:rsidR="007A382B" w:rsidRPr="002F5E4B" w:rsidRDefault="007A382B" w:rsidP="007A382B">
      <w:pPr>
        <w:pStyle w:val="Caption"/>
        <w:jc w:val="center"/>
        <w:rPr>
          <w:b/>
          <w:i w:val="0"/>
          <w:color w:val="auto"/>
          <w:sz w:val="20"/>
          <w:szCs w:val="20"/>
        </w:rPr>
      </w:pPr>
      <w:bookmarkStart w:id="647" w:name="_Ref519850401"/>
      <w:bookmarkStart w:id="648" w:name="_Toc519869776"/>
      <w:bookmarkStart w:id="649" w:name="_Toc522079727"/>
      <w:r w:rsidRPr="002F5E4B">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5</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11</w:t>
      </w:r>
      <w:r w:rsidR="00517711">
        <w:rPr>
          <w:b/>
          <w:i w:val="0"/>
          <w:color w:val="auto"/>
          <w:sz w:val="20"/>
          <w:szCs w:val="20"/>
        </w:rPr>
        <w:fldChar w:fldCharType="end"/>
      </w:r>
      <w:bookmarkEnd w:id="647"/>
      <w:r w:rsidRPr="002F5E4B">
        <w:rPr>
          <w:b/>
          <w:i w:val="0"/>
          <w:color w:val="auto"/>
          <w:sz w:val="20"/>
          <w:szCs w:val="20"/>
        </w:rPr>
        <w:t xml:space="preserve"> Implementasi get_debug_</w:t>
      </w:r>
      <w:proofErr w:type="gramStart"/>
      <w:r w:rsidRPr="002F5E4B">
        <w:rPr>
          <w:b/>
          <w:i w:val="0"/>
          <w:color w:val="auto"/>
          <w:sz w:val="20"/>
          <w:szCs w:val="20"/>
        </w:rPr>
        <w:t>event(</w:t>
      </w:r>
      <w:proofErr w:type="gramEnd"/>
      <w:r w:rsidRPr="002F5E4B">
        <w:rPr>
          <w:b/>
          <w:i w:val="0"/>
          <w:color w:val="auto"/>
          <w:sz w:val="20"/>
          <w:szCs w:val="20"/>
        </w:rPr>
        <w:t>)</w:t>
      </w:r>
      <w:bookmarkEnd w:id="648"/>
      <w:bookmarkEnd w:id="649"/>
    </w:p>
    <w:p w14:paraId="730CD24D" w14:textId="6D72C59C" w:rsidR="007A382B" w:rsidRPr="00610384" w:rsidRDefault="007A382B" w:rsidP="00887AAA">
      <w:pPr>
        <w:spacing w:line="360" w:lineRule="auto"/>
        <w:jc w:val="both"/>
        <w:rPr>
          <w:sz w:val="24"/>
          <w:szCs w:val="24"/>
        </w:rPr>
      </w:pPr>
      <w:r w:rsidRPr="00610384">
        <w:rPr>
          <w:sz w:val="24"/>
          <w:szCs w:val="24"/>
        </w:rPr>
        <w:t xml:space="preserve">Jika proses </w:t>
      </w:r>
      <w:r w:rsidRPr="00610384">
        <w:rPr>
          <w:i/>
          <w:sz w:val="24"/>
          <w:szCs w:val="24"/>
        </w:rPr>
        <w:t>timer</w:t>
      </w:r>
      <w:r w:rsidRPr="00610384">
        <w:rPr>
          <w:sz w:val="24"/>
          <w:szCs w:val="24"/>
        </w:rPr>
        <w:t xml:space="preserve"> dan </w:t>
      </w:r>
      <w:r w:rsidRPr="00610384">
        <w:rPr>
          <w:i/>
          <w:sz w:val="24"/>
          <w:szCs w:val="24"/>
        </w:rPr>
        <w:t>set breakpoint</w:t>
      </w:r>
      <w:r w:rsidRPr="00610384">
        <w:rPr>
          <w:sz w:val="24"/>
          <w:szCs w:val="24"/>
        </w:rPr>
        <w:t xml:space="preserve"> </w:t>
      </w:r>
      <w:r w:rsidRPr="00610384">
        <w:rPr>
          <w:i/>
          <w:sz w:val="24"/>
          <w:szCs w:val="24"/>
        </w:rPr>
        <w:t>random</w:t>
      </w:r>
      <w:r w:rsidRPr="00610384">
        <w:rPr>
          <w:sz w:val="24"/>
          <w:szCs w:val="24"/>
        </w:rPr>
        <w:t xml:space="preserve"> telah selesai maka akan dipanggil fungsi </w:t>
      </w:r>
      <w:proofErr w:type="gramStart"/>
      <w:r w:rsidRPr="00610384">
        <w:rPr>
          <w:rFonts w:ascii="Courier New" w:hAnsi="Courier New" w:cs="Courier New"/>
          <w:sz w:val="24"/>
          <w:szCs w:val="24"/>
        </w:rPr>
        <w:t>suspend(</w:t>
      </w:r>
      <w:proofErr w:type="gramEnd"/>
      <w:r w:rsidRPr="00610384">
        <w:rPr>
          <w:rFonts w:ascii="Courier New" w:hAnsi="Courier New" w:cs="Courier New"/>
          <w:sz w:val="24"/>
          <w:szCs w:val="24"/>
        </w:rPr>
        <w:t>)</w:t>
      </w:r>
      <w:r w:rsidRPr="00610384">
        <w:rPr>
          <w:sz w:val="24"/>
          <w:szCs w:val="24"/>
        </w:rPr>
        <w:t xml:space="preserve"> yang digunakan untuk menghentikan </w:t>
      </w:r>
      <w:r w:rsidRPr="00610384">
        <w:rPr>
          <w:i/>
          <w:sz w:val="24"/>
          <w:szCs w:val="24"/>
        </w:rPr>
        <w:t>debugger</w:t>
      </w:r>
      <w:r w:rsidRPr="00610384">
        <w:rPr>
          <w:sz w:val="24"/>
          <w:szCs w:val="24"/>
        </w:rPr>
        <w:t xml:space="preserve"> sementara sehingga </w:t>
      </w:r>
      <w:r w:rsidRPr="00610384">
        <w:rPr>
          <w:i/>
          <w:sz w:val="24"/>
          <w:szCs w:val="24"/>
        </w:rPr>
        <w:t>snapshot</w:t>
      </w:r>
      <w:r w:rsidRPr="00610384">
        <w:rPr>
          <w:sz w:val="24"/>
          <w:szCs w:val="24"/>
        </w:rPr>
        <w:t xml:space="preserve"> memori dapat diambil untuk digunakan pada proses selanjutnya. Kode program untuk fungsi </w:t>
      </w:r>
      <w:proofErr w:type="gramStart"/>
      <w:r w:rsidRPr="00610384">
        <w:rPr>
          <w:rFonts w:ascii="Courier New" w:hAnsi="Courier New" w:cs="Courier New"/>
          <w:sz w:val="24"/>
          <w:szCs w:val="24"/>
        </w:rPr>
        <w:t>suspend(</w:t>
      </w:r>
      <w:proofErr w:type="gramEnd"/>
      <w:r w:rsidRPr="00610384">
        <w:rPr>
          <w:rFonts w:ascii="Courier New" w:hAnsi="Courier New" w:cs="Courier New"/>
          <w:sz w:val="24"/>
          <w:szCs w:val="24"/>
        </w:rPr>
        <w:t>)</w:t>
      </w:r>
      <w:r w:rsidRPr="00610384">
        <w:rPr>
          <w:sz w:val="24"/>
          <w:szCs w:val="24"/>
        </w:rPr>
        <w:t xml:space="preserve"> dapat dilihat pada </w:t>
      </w:r>
      <w:r w:rsidR="00460FA2" w:rsidRPr="002F5E4B">
        <w:rPr>
          <w:sz w:val="24"/>
          <w:szCs w:val="24"/>
        </w:rPr>
        <w:fldChar w:fldCharType="begin"/>
      </w:r>
      <w:r w:rsidR="00460FA2" w:rsidRPr="002F5E4B">
        <w:rPr>
          <w:sz w:val="24"/>
          <w:szCs w:val="24"/>
        </w:rPr>
        <w:instrText xml:space="preserve"> REF _Ref519850585 \h  \* MERGEFORMAT </w:instrText>
      </w:r>
      <w:r w:rsidR="00460FA2" w:rsidRPr="002F5E4B">
        <w:rPr>
          <w:sz w:val="24"/>
          <w:szCs w:val="24"/>
        </w:rPr>
      </w:r>
      <w:r w:rsidR="00460FA2" w:rsidRPr="002F5E4B">
        <w:rPr>
          <w:sz w:val="24"/>
          <w:szCs w:val="24"/>
        </w:rPr>
        <w:fldChar w:fldCharType="separate"/>
      </w:r>
      <w:r w:rsidR="00EC7493" w:rsidRPr="00EC7493">
        <w:rPr>
          <w:sz w:val="24"/>
          <w:szCs w:val="24"/>
        </w:rPr>
        <w:t xml:space="preserve">Gambar </w:t>
      </w:r>
      <w:r w:rsidR="00EC7493" w:rsidRPr="00EC7493">
        <w:rPr>
          <w:noProof/>
          <w:sz w:val="24"/>
          <w:szCs w:val="24"/>
        </w:rPr>
        <w:t>5.12</w:t>
      </w:r>
      <w:r w:rsidR="00460FA2" w:rsidRPr="002F5E4B">
        <w:rPr>
          <w:sz w:val="24"/>
          <w:szCs w:val="24"/>
        </w:rPr>
        <w:fldChar w:fldCharType="end"/>
      </w:r>
      <w:r w:rsidR="00460FA2" w:rsidRPr="002F5E4B">
        <w:rPr>
          <w:sz w:val="24"/>
          <w:szCs w:val="24"/>
        </w:rPr>
        <w:t>.</w:t>
      </w:r>
    </w:p>
    <w:p w14:paraId="73BED4F1" w14:textId="007D79A0" w:rsidR="00F04574" w:rsidRPr="00610384" w:rsidRDefault="007A382B" w:rsidP="00F04574">
      <w:pPr>
        <w:keepNext/>
        <w:spacing w:line="360" w:lineRule="auto"/>
        <w:jc w:val="center"/>
        <w:rPr>
          <w:sz w:val="24"/>
          <w:szCs w:val="24"/>
        </w:rPr>
      </w:pPr>
      <w:r w:rsidRPr="00610384">
        <w:rPr>
          <w:i/>
          <w:noProof/>
          <w:sz w:val="24"/>
          <w:szCs w:val="24"/>
        </w:rPr>
        <w:drawing>
          <wp:inline distT="0" distB="0" distL="0" distR="0" wp14:anchorId="0A322111" wp14:editId="1281F457">
            <wp:extent cx="1943100" cy="657225"/>
            <wp:effectExtent l="0" t="0" r="0" b="9525"/>
            <wp:docPr id="1561472784" name="Picture 156147278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3"/>
                    <a:stretch>
                      <a:fillRect/>
                    </a:stretch>
                  </pic:blipFill>
                  <pic:spPr>
                    <a:xfrm>
                      <a:off x="0" y="0"/>
                      <a:ext cx="1943100" cy="657225"/>
                    </a:xfrm>
                    <a:prstGeom prst="rect">
                      <a:avLst/>
                    </a:prstGeom>
                  </pic:spPr>
                </pic:pic>
              </a:graphicData>
            </a:graphic>
          </wp:inline>
        </w:drawing>
      </w:r>
    </w:p>
    <w:p w14:paraId="127A89C0" w14:textId="6A0DFC6B" w:rsidR="007A382B" w:rsidRPr="002F5E4B" w:rsidRDefault="007A382B" w:rsidP="007A382B">
      <w:pPr>
        <w:pStyle w:val="Caption"/>
        <w:jc w:val="center"/>
        <w:rPr>
          <w:b/>
          <w:i w:val="0"/>
          <w:color w:val="auto"/>
          <w:sz w:val="20"/>
          <w:szCs w:val="20"/>
        </w:rPr>
      </w:pPr>
      <w:bookmarkStart w:id="650" w:name="_Ref519850585"/>
      <w:bookmarkStart w:id="651" w:name="_Toc519869777"/>
      <w:bookmarkStart w:id="652" w:name="_Toc522079728"/>
      <w:r w:rsidRPr="002F5E4B">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5</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12</w:t>
      </w:r>
      <w:r w:rsidR="00517711">
        <w:rPr>
          <w:b/>
          <w:i w:val="0"/>
          <w:color w:val="auto"/>
          <w:sz w:val="20"/>
          <w:szCs w:val="20"/>
        </w:rPr>
        <w:fldChar w:fldCharType="end"/>
      </w:r>
      <w:bookmarkEnd w:id="650"/>
      <w:r w:rsidRPr="002F5E4B">
        <w:rPr>
          <w:b/>
          <w:i w:val="0"/>
          <w:color w:val="auto"/>
          <w:sz w:val="20"/>
          <w:szCs w:val="20"/>
        </w:rPr>
        <w:t xml:space="preserve"> Implementasi </w:t>
      </w:r>
      <w:proofErr w:type="gramStart"/>
      <w:r w:rsidRPr="002F5E4B">
        <w:rPr>
          <w:b/>
          <w:i w:val="0"/>
          <w:color w:val="auto"/>
          <w:sz w:val="20"/>
          <w:szCs w:val="20"/>
        </w:rPr>
        <w:t>suspend(</w:t>
      </w:r>
      <w:proofErr w:type="gramEnd"/>
      <w:r w:rsidRPr="002F5E4B">
        <w:rPr>
          <w:b/>
          <w:i w:val="0"/>
          <w:color w:val="auto"/>
          <w:sz w:val="20"/>
          <w:szCs w:val="20"/>
        </w:rPr>
        <w:t>)</w:t>
      </w:r>
      <w:bookmarkEnd w:id="651"/>
      <w:bookmarkEnd w:id="652"/>
    </w:p>
    <w:p w14:paraId="02035455" w14:textId="77777777" w:rsidR="007A382B" w:rsidRPr="007D1FF5" w:rsidRDefault="007A382B" w:rsidP="008F3623">
      <w:pPr>
        <w:pStyle w:val="Heading3"/>
        <w:keepLines w:val="0"/>
        <w:numPr>
          <w:ilvl w:val="2"/>
          <w:numId w:val="18"/>
        </w:numPr>
        <w:spacing w:before="240" w:after="60"/>
        <w:rPr>
          <w:rFonts w:ascii="Times New Roman" w:hAnsi="Times New Roman" w:cs="Times New Roman"/>
          <w:b/>
          <w:color w:val="auto"/>
        </w:rPr>
      </w:pPr>
      <w:bookmarkStart w:id="653" w:name="_Toc519843402"/>
      <w:bookmarkStart w:id="654" w:name="_Toc519867737"/>
      <w:bookmarkStart w:id="655" w:name="_Toc522192808"/>
      <w:r w:rsidRPr="007D1FF5">
        <w:rPr>
          <w:rFonts w:ascii="Times New Roman" w:hAnsi="Times New Roman" w:cs="Times New Roman"/>
          <w:b/>
          <w:color w:val="auto"/>
        </w:rPr>
        <w:lastRenderedPageBreak/>
        <w:t xml:space="preserve">Mengambil </w:t>
      </w:r>
      <w:r w:rsidRPr="007D1FF5">
        <w:rPr>
          <w:rFonts w:ascii="Times New Roman" w:hAnsi="Times New Roman" w:cs="Times New Roman"/>
          <w:b/>
          <w:i/>
          <w:color w:val="auto"/>
        </w:rPr>
        <w:t>Signature Malware</w:t>
      </w:r>
      <w:r w:rsidRPr="007D1FF5">
        <w:rPr>
          <w:rFonts w:ascii="Times New Roman" w:hAnsi="Times New Roman" w:cs="Times New Roman"/>
          <w:b/>
          <w:color w:val="auto"/>
        </w:rPr>
        <w:t xml:space="preserve"> dari </w:t>
      </w:r>
      <w:r w:rsidRPr="007D1FF5">
        <w:rPr>
          <w:rFonts w:ascii="Times New Roman" w:hAnsi="Times New Roman" w:cs="Times New Roman"/>
          <w:b/>
          <w:i/>
          <w:color w:val="auto"/>
        </w:rPr>
        <w:t>Database</w:t>
      </w:r>
      <w:bookmarkEnd w:id="653"/>
      <w:bookmarkEnd w:id="654"/>
      <w:bookmarkEnd w:id="655"/>
    </w:p>
    <w:p w14:paraId="54C70297" w14:textId="75C79B08" w:rsidR="007A382B" w:rsidRPr="00610384" w:rsidRDefault="007A382B" w:rsidP="007A382B">
      <w:pPr>
        <w:spacing w:before="240" w:after="240" w:line="360" w:lineRule="auto"/>
        <w:jc w:val="both"/>
        <w:rPr>
          <w:sz w:val="24"/>
          <w:szCs w:val="24"/>
        </w:rPr>
      </w:pPr>
      <w:r w:rsidRPr="00610384">
        <w:rPr>
          <w:sz w:val="24"/>
          <w:szCs w:val="24"/>
        </w:rPr>
        <w:t xml:space="preserve">Proses ini digunakan untuk mengambil </w:t>
      </w:r>
      <w:r w:rsidRPr="00610384">
        <w:rPr>
          <w:i/>
          <w:sz w:val="24"/>
          <w:szCs w:val="24"/>
        </w:rPr>
        <w:t>signature</w:t>
      </w:r>
      <w:r w:rsidRPr="00610384">
        <w:rPr>
          <w:sz w:val="24"/>
          <w:szCs w:val="24"/>
        </w:rPr>
        <w:t xml:space="preserve"> </w:t>
      </w:r>
      <w:r w:rsidRPr="00610384">
        <w:rPr>
          <w:i/>
          <w:sz w:val="24"/>
          <w:szCs w:val="24"/>
        </w:rPr>
        <w:t>malware</w:t>
      </w:r>
      <w:r w:rsidRPr="00610384">
        <w:rPr>
          <w:sz w:val="24"/>
          <w:szCs w:val="24"/>
        </w:rPr>
        <w:t xml:space="preserve"> pada </w:t>
      </w:r>
      <w:r w:rsidRPr="00610384">
        <w:rPr>
          <w:i/>
          <w:sz w:val="24"/>
          <w:szCs w:val="24"/>
        </w:rPr>
        <w:t>database</w:t>
      </w:r>
      <w:r w:rsidRPr="00610384">
        <w:rPr>
          <w:sz w:val="24"/>
          <w:szCs w:val="24"/>
        </w:rPr>
        <w:t xml:space="preserve">, sehingga </w:t>
      </w:r>
      <w:r w:rsidRPr="00610384">
        <w:rPr>
          <w:i/>
          <w:sz w:val="24"/>
          <w:szCs w:val="24"/>
        </w:rPr>
        <w:t>signature</w:t>
      </w:r>
      <w:r w:rsidRPr="00610384">
        <w:rPr>
          <w:sz w:val="24"/>
          <w:szCs w:val="24"/>
        </w:rPr>
        <w:t xml:space="preserve"> dapat digunakan pada algoritma selanjutnya untuk melakukan proses </w:t>
      </w:r>
      <w:r w:rsidRPr="00610384">
        <w:rPr>
          <w:i/>
          <w:sz w:val="24"/>
          <w:szCs w:val="24"/>
        </w:rPr>
        <w:t>string matching</w:t>
      </w:r>
      <w:r w:rsidRPr="00610384">
        <w:rPr>
          <w:sz w:val="24"/>
          <w:szCs w:val="24"/>
        </w:rPr>
        <w:t>. Kode program pada proses ini dapat dilihat pada</w:t>
      </w:r>
      <w:r w:rsidR="00460FA2" w:rsidRPr="00610384">
        <w:rPr>
          <w:sz w:val="24"/>
          <w:szCs w:val="24"/>
        </w:rPr>
        <w:t xml:space="preserve"> </w:t>
      </w:r>
      <w:r w:rsidR="00460FA2" w:rsidRPr="00932D57">
        <w:rPr>
          <w:sz w:val="24"/>
          <w:szCs w:val="24"/>
        </w:rPr>
        <w:fldChar w:fldCharType="begin"/>
      </w:r>
      <w:r w:rsidR="00460FA2" w:rsidRPr="00932D57">
        <w:rPr>
          <w:sz w:val="24"/>
          <w:szCs w:val="24"/>
        </w:rPr>
        <w:instrText xml:space="preserve"> REF _Ref520541386 \h  \* MERGEFORMAT </w:instrText>
      </w:r>
      <w:r w:rsidR="00460FA2" w:rsidRPr="00932D57">
        <w:rPr>
          <w:sz w:val="24"/>
          <w:szCs w:val="24"/>
        </w:rPr>
      </w:r>
      <w:r w:rsidR="00460FA2" w:rsidRPr="00932D57">
        <w:rPr>
          <w:sz w:val="24"/>
          <w:szCs w:val="24"/>
        </w:rPr>
        <w:fldChar w:fldCharType="separate"/>
      </w:r>
      <w:r w:rsidR="00EC7493" w:rsidRPr="00EC7493">
        <w:rPr>
          <w:sz w:val="24"/>
          <w:szCs w:val="24"/>
        </w:rPr>
        <w:t xml:space="preserve">Gambar </w:t>
      </w:r>
      <w:r w:rsidR="00EC7493" w:rsidRPr="00EC7493">
        <w:rPr>
          <w:noProof/>
          <w:sz w:val="24"/>
          <w:szCs w:val="24"/>
        </w:rPr>
        <w:t>5.13</w:t>
      </w:r>
      <w:r w:rsidR="00460FA2" w:rsidRPr="00932D57">
        <w:rPr>
          <w:sz w:val="24"/>
          <w:szCs w:val="24"/>
        </w:rPr>
        <w:fldChar w:fldCharType="end"/>
      </w:r>
      <w:r w:rsidR="00460FA2" w:rsidRPr="00932D57">
        <w:rPr>
          <w:sz w:val="24"/>
          <w:szCs w:val="24"/>
        </w:rPr>
        <w:t>.</w:t>
      </w:r>
    </w:p>
    <w:p w14:paraId="71BB4028" w14:textId="77777777" w:rsidR="007A382B" w:rsidRPr="00610384" w:rsidRDefault="007A382B" w:rsidP="007A382B">
      <w:pPr>
        <w:keepNext/>
        <w:spacing w:before="240" w:after="240" w:line="360" w:lineRule="auto"/>
        <w:jc w:val="center"/>
        <w:rPr>
          <w:sz w:val="24"/>
          <w:szCs w:val="24"/>
        </w:rPr>
      </w:pPr>
      <w:r w:rsidRPr="00610384">
        <w:rPr>
          <w:noProof/>
          <w:sz w:val="24"/>
          <w:szCs w:val="24"/>
        </w:rPr>
        <w:drawing>
          <wp:inline distT="0" distB="0" distL="0" distR="0" wp14:anchorId="570495DB" wp14:editId="1E8770D2">
            <wp:extent cx="2743200" cy="523875"/>
            <wp:effectExtent l="0" t="0" r="0" b="9525"/>
            <wp:docPr id="1561472785" name="Picture 156147278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4"/>
                    <a:stretch>
                      <a:fillRect/>
                    </a:stretch>
                  </pic:blipFill>
                  <pic:spPr>
                    <a:xfrm>
                      <a:off x="0" y="0"/>
                      <a:ext cx="2743200" cy="523875"/>
                    </a:xfrm>
                    <a:prstGeom prst="rect">
                      <a:avLst/>
                    </a:prstGeom>
                  </pic:spPr>
                </pic:pic>
              </a:graphicData>
            </a:graphic>
          </wp:inline>
        </w:drawing>
      </w:r>
    </w:p>
    <w:p w14:paraId="3799458E" w14:textId="6931F22D" w:rsidR="007A382B" w:rsidRPr="007D1FF5" w:rsidRDefault="007A382B" w:rsidP="008165EE">
      <w:pPr>
        <w:pStyle w:val="Caption"/>
        <w:spacing w:line="360" w:lineRule="auto"/>
        <w:jc w:val="center"/>
        <w:rPr>
          <w:b/>
          <w:i w:val="0"/>
          <w:color w:val="auto"/>
          <w:sz w:val="20"/>
          <w:szCs w:val="20"/>
        </w:rPr>
      </w:pPr>
      <w:bookmarkStart w:id="656" w:name="_Ref520541386"/>
      <w:bookmarkStart w:id="657" w:name="_Toc522079729"/>
      <w:r w:rsidRPr="007D1FF5">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5</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13</w:t>
      </w:r>
      <w:r w:rsidR="00517711">
        <w:rPr>
          <w:b/>
          <w:i w:val="0"/>
          <w:color w:val="auto"/>
          <w:sz w:val="20"/>
          <w:szCs w:val="20"/>
        </w:rPr>
        <w:fldChar w:fldCharType="end"/>
      </w:r>
      <w:bookmarkEnd w:id="656"/>
      <w:r w:rsidRPr="007D1FF5">
        <w:rPr>
          <w:b/>
          <w:i w:val="0"/>
          <w:color w:val="auto"/>
          <w:sz w:val="20"/>
          <w:szCs w:val="20"/>
        </w:rPr>
        <w:t xml:space="preserve"> Implementasi </w:t>
      </w:r>
      <w:proofErr w:type="gramStart"/>
      <w:r w:rsidRPr="007D1FF5">
        <w:rPr>
          <w:b/>
          <w:i w:val="0"/>
          <w:color w:val="auto"/>
          <w:sz w:val="20"/>
          <w:szCs w:val="20"/>
        </w:rPr>
        <w:t>getFromDatabase(</w:t>
      </w:r>
      <w:proofErr w:type="gramEnd"/>
      <w:r w:rsidRPr="007D1FF5">
        <w:rPr>
          <w:b/>
          <w:i w:val="0"/>
          <w:color w:val="auto"/>
          <w:sz w:val="20"/>
          <w:szCs w:val="20"/>
        </w:rPr>
        <w:t>)</w:t>
      </w:r>
      <w:bookmarkEnd w:id="657"/>
    </w:p>
    <w:p w14:paraId="0E0E185A" w14:textId="77777777" w:rsidR="007A382B" w:rsidRPr="007D1FF5" w:rsidRDefault="007A382B" w:rsidP="008165EE">
      <w:pPr>
        <w:pStyle w:val="Heading3"/>
        <w:spacing w:after="240" w:line="360" w:lineRule="auto"/>
        <w:ind w:left="720" w:hanging="720"/>
        <w:rPr>
          <w:rFonts w:ascii="Times New Roman" w:hAnsi="Times New Roman" w:cs="Times New Roman"/>
          <w:b/>
          <w:color w:val="auto"/>
        </w:rPr>
      </w:pPr>
      <w:bookmarkStart w:id="658" w:name="_Toc519843403"/>
      <w:bookmarkStart w:id="659" w:name="_Toc519867738"/>
      <w:bookmarkStart w:id="660" w:name="_Toc522192809"/>
      <w:r w:rsidRPr="007D1FF5">
        <w:rPr>
          <w:rFonts w:ascii="Times New Roman" w:hAnsi="Times New Roman" w:cs="Times New Roman"/>
          <w:b/>
          <w:color w:val="auto"/>
        </w:rPr>
        <w:t xml:space="preserve">5.2.5 Proses </w:t>
      </w:r>
      <w:r w:rsidRPr="007D1FF5">
        <w:rPr>
          <w:rFonts w:ascii="Times New Roman" w:hAnsi="Times New Roman" w:cs="Times New Roman"/>
          <w:b/>
          <w:i/>
          <w:color w:val="auto"/>
        </w:rPr>
        <w:t>String Matching</w:t>
      </w:r>
      <w:bookmarkEnd w:id="658"/>
      <w:bookmarkEnd w:id="659"/>
      <w:bookmarkEnd w:id="660"/>
    </w:p>
    <w:p w14:paraId="49775AEF" w14:textId="792B958E" w:rsidR="00610384" w:rsidRPr="00C41634" w:rsidRDefault="007A382B" w:rsidP="008165EE">
      <w:pPr>
        <w:spacing w:before="240" w:after="240" w:line="360" w:lineRule="auto"/>
        <w:jc w:val="both"/>
        <w:rPr>
          <w:sz w:val="24"/>
          <w:szCs w:val="24"/>
        </w:rPr>
      </w:pPr>
      <w:r w:rsidRPr="00610384">
        <w:rPr>
          <w:sz w:val="24"/>
          <w:szCs w:val="24"/>
        </w:rPr>
        <w:t xml:space="preserve">Proses ini digunakan untuk mencari </w:t>
      </w:r>
      <w:r w:rsidRPr="00610384">
        <w:rPr>
          <w:i/>
          <w:sz w:val="24"/>
          <w:szCs w:val="24"/>
        </w:rPr>
        <w:t>signature malware</w:t>
      </w:r>
      <w:r w:rsidRPr="00610384">
        <w:rPr>
          <w:sz w:val="24"/>
          <w:szCs w:val="24"/>
        </w:rPr>
        <w:t xml:space="preserve"> pada </w:t>
      </w:r>
      <w:r w:rsidRPr="00610384">
        <w:rPr>
          <w:i/>
          <w:sz w:val="24"/>
          <w:szCs w:val="24"/>
        </w:rPr>
        <w:t>database</w:t>
      </w:r>
      <w:r w:rsidRPr="00610384">
        <w:rPr>
          <w:sz w:val="24"/>
          <w:szCs w:val="24"/>
        </w:rPr>
        <w:t xml:space="preserve"> apakah sama dengan </w:t>
      </w:r>
      <w:r w:rsidRPr="00610384">
        <w:rPr>
          <w:i/>
          <w:sz w:val="24"/>
          <w:szCs w:val="24"/>
        </w:rPr>
        <w:t>snapshot text section</w:t>
      </w:r>
      <w:r w:rsidRPr="00610384">
        <w:rPr>
          <w:sz w:val="24"/>
          <w:szCs w:val="24"/>
        </w:rPr>
        <w:t xml:space="preserve"> yang telah diambil sebelumnya. Ada beberapa algoritma yang dapat digunakan pada proses </w:t>
      </w:r>
      <w:r w:rsidRPr="00610384">
        <w:rPr>
          <w:i/>
          <w:sz w:val="24"/>
          <w:szCs w:val="24"/>
        </w:rPr>
        <w:t>string matching</w:t>
      </w:r>
      <w:r w:rsidRPr="00610384">
        <w:rPr>
          <w:sz w:val="24"/>
          <w:szCs w:val="24"/>
        </w:rPr>
        <w:t xml:space="preserve">, seperti: Boyer-Moore, Rabin-Karp, dan Suffix Tree. </w:t>
      </w:r>
      <w:r w:rsidRPr="00610384">
        <w:rPr>
          <w:i/>
          <w:sz w:val="24"/>
          <w:szCs w:val="24"/>
        </w:rPr>
        <w:t>User</w:t>
      </w:r>
      <w:r w:rsidRPr="00610384">
        <w:rPr>
          <w:sz w:val="24"/>
          <w:szCs w:val="24"/>
        </w:rPr>
        <w:t xml:space="preserve"> dapat memilih satu dari ketiga algoritma diatas, yang digunakan untuk proses </w:t>
      </w:r>
      <w:r w:rsidRPr="00610384">
        <w:rPr>
          <w:i/>
          <w:sz w:val="24"/>
          <w:szCs w:val="24"/>
        </w:rPr>
        <w:t>string matching</w:t>
      </w:r>
      <w:r w:rsidRPr="00610384">
        <w:rPr>
          <w:sz w:val="24"/>
          <w:szCs w:val="24"/>
        </w:rPr>
        <w:t xml:space="preserve">. </w:t>
      </w:r>
      <w:r w:rsidRPr="00610384">
        <w:rPr>
          <w:i/>
          <w:sz w:val="24"/>
          <w:szCs w:val="24"/>
        </w:rPr>
        <w:t>Signature malware</w:t>
      </w:r>
      <w:r w:rsidRPr="00610384">
        <w:rPr>
          <w:sz w:val="24"/>
          <w:szCs w:val="24"/>
        </w:rPr>
        <w:t xml:space="preserve"> dibandingkan dengan </w:t>
      </w:r>
      <w:r w:rsidRPr="00610384">
        <w:rPr>
          <w:i/>
          <w:sz w:val="24"/>
          <w:szCs w:val="24"/>
        </w:rPr>
        <w:t>snapshot text section</w:t>
      </w:r>
      <w:r w:rsidRPr="00610384">
        <w:rPr>
          <w:sz w:val="24"/>
          <w:szCs w:val="24"/>
        </w:rPr>
        <w:t xml:space="preserve"> dalam heksadesimal</w:t>
      </w:r>
      <w:r w:rsidRPr="00610384">
        <w:rPr>
          <w:i/>
          <w:sz w:val="24"/>
          <w:szCs w:val="24"/>
        </w:rPr>
        <w:t>.</w:t>
      </w:r>
      <w:r w:rsidRPr="00610384">
        <w:rPr>
          <w:sz w:val="24"/>
          <w:szCs w:val="24"/>
        </w:rPr>
        <w:t xml:space="preserve"> Jika </w:t>
      </w:r>
      <w:r w:rsidRPr="00610384">
        <w:rPr>
          <w:i/>
          <w:sz w:val="24"/>
          <w:szCs w:val="24"/>
        </w:rPr>
        <w:t>signature malware</w:t>
      </w:r>
      <w:r w:rsidRPr="00610384">
        <w:rPr>
          <w:sz w:val="24"/>
          <w:szCs w:val="24"/>
        </w:rPr>
        <w:t xml:space="preserve"> sama dengan </w:t>
      </w:r>
      <w:r w:rsidRPr="00610384">
        <w:rPr>
          <w:i/>
          <w:sz w:val="24"/>
          <w:szCs w:val="24"/>
        </w:rPr>
        <w:t>snapshot text section</w:t>
      </w:r>
      <w:r w:rsidRPr="00610384">
        <w:rPr>
          <w:sz w:val="24"/>
          <w:szCs w:val="24"/>
        </w:rPr>
        <w:t xml:space="preserve">, maka dapat dipastikan bahwa </w:t>
      </w:r>
      <w:r w:rsidRPr="00610384">
        <w:rPr>
          <w:i/>
          <w:sz w:val="24"/>
          <w:szCs w:val="24"/>
        </w:rPr>
        <w:t>file executable</w:t>
      </w:r>
      <w:r w:rsidRPr="00610384">
        <w:rPr>
          <w:sz w:val="24"/>
          <w:szCs w:val="24"/>
        </w:rPr>
        <w:t xml:space="preserve"> mengandung </w:t>
      </w:r>
      <w:r w:rsidRPr="00610384">
        <w:rPr>
          <w:i/>
          <w:sz w:val="24"/>
          <w:szCs w:val="24"/>
        </w:rPr>
        <w:t>malware</w:t>
      </w:r>
      <w:r w:rsidRPr="00610384">
        <w:rPr>
          <w:sz w:val="24"/>
          <w:szCs w:val="24"/>
        </w:rPr>
        <w:t xml:space="preserve">. Sebaliknya jika tidak sama maka </w:t>
      </w:r>
      <w:r w:rsidRPr="00610384">
        <w:rPr>
          <w:i/>
          <w:sz w:val="24"/>
          <w:szCs w:val="24"/>
        </w:rPr>
        <w:t>file executable</w:t>
      </w:r>
      <w:r w:rsidRPr="00610384">
        <w:rPr>
          <w:sz w:val="24"/>
          <w:szCs w:val="24"/>
        </w:rPr>
        <w:t xml:space="preserve"> belum dapat dipastikan mengandung </w:t>
      </w:r>
      <w:r w:rsidRPr="00610384">
        <w:rPr>
          <w:i/>
          <w:sz w:val="24"/>
          <w:szCs w:val="24"/>
        </w:rPr>
        <w:t>malware</w:t>
      </w:r>
      <w:r w:rsidRPr="00610384">
        <w:rPr>
          <w:sz w:val="24"/>
          <w:szCs w:val="24"/>
        </w:rPr>
        <w:t xml:space="preserve"> atau tidak.</w:t>
      </w:r>
      <w:bookmarkStart w:id="661" w:name="_Toc519843405"/>
      <w:bookmarkStart w:id="662" w:name="_Toc519867740"/>
    </w:p>
    <w:p w14:paraId="32CFAB82" w14:textId="19D3B262" w:rsidR="007A382B" w:rsidRDefault="007A382B" w:rsidP="008165EE">
      <w:pPr>
        <w:pStyle w:val="Heading4"/>
        <w:spacing w:after="240" w:line="360" w:lineRule="auto"/>
        <w:ind w:left="864" w:hanging="864"/>
        <w:rPr>
          <w:rFonts w:ascii="Times New Roman" w:hAnsi="Times New Roman" w:cs="Times New Roman"/>
          <w:b/>
          <w:i w:val="0"/>
          <w:color w:val="auto"/>
          <w:sz w:val="24"/>
          <w:szCs w:val="24"/>
        </w:rPr>
      </w:pPr>
      <w:bookmarkStart w:id="663" w:name="_Toc522192810"/>
      <w:r w:rsidRPr="002372C9">
        <w:rPr>
          <w:rFonts w:ascii="Times New Roman" w:hAnsi="Times New Roman" w:cs="Times New Roman"/>
          <w:b/>
          <w:i w:val="0"/>
          <w:color w:val="auto"/>
          <w:sz w:val="24"/>
          <w:szCs w:val="24"/>
        </w:rPr>
        <w:t>5.2.5.</w:t>
      </w:r>
      <w:r w:rsidR="002372C9" w:rsidRPr="002372C9">
        <w:rPr>
          <w:rFonts w:ascii="Times New Roman" w:hAnsi="Times New Roman" w:cs="Times New Roman"/>
          <w:b/>
          <w:i w:val="0"/>
          <w:color w:val="auto"/>
          <w:sz w:val="24"/>
          <w:szCs w:val="24"/>
        </w:rPr>
        <w:t>1</w:t>
      </w:r>
      <w:r w:rsidR="005958EB" w:rsidRPr="002372C9">
        <w:rPr>
          <w:rFonts w:ascii="Times New Roman" w:hAnsi="Times New Roman" w:cs="Times New Roman"/>
          <w:b/>
          <w:i w:val="0"/>
          <w:color w:val="auto"/>
          <w:sz w:val="24"/>
          <w:szCs w:val="24"/>
        </w:rPr>
        <w:t xml:space="preserve"> Algoritma</w:t>
      </w:r>
      <w:r w:rsidRPr="002372C9">
        <w:rPr>
          <w:rFonts w:ascii="Times New Roman" w:hAnsi="Times New Roman" w:cs="Times New Roman"/>
          <w:b/>
          <w:i w:val="0"/>
          <w:color w:val="auto"/>
          <w:sz w:val="24"/>
          <w:szCs w:val="24"/>
        </w:rPr>
        <w:t xml:space="preserve"> Boyer Moore</w:t>
      </w:r>
      <w:bookmarkEnd w:id="661"/>
      <w:bookmarkEnd w:id="662"/>
      <w:bookmarkEnd w:id="663"/>
    </w:p>
    <w:p w14:paraId="394FF54C" w14:textId="73215FA9" w:rsidR="00932D57" w:rsidRDefault="00932D57" w:rsidP="00932D57">
      <w:pPr>
        <w:spacing w:line="360" w:lineRule="auto"/>
        <w:jc w:val="both"/>
      </w:pPr>
      <w:r w:rsidRPr="00610384">
        <w:rPr>
          <w:noProof/>
          <w:sz w:val="24"/>
          <w:szCs w:val="24"/>
        </w:rPr>
        <mc:AlternateContent>
          <mc:Choice Requires="wps">
            <w:drawing>
              <wp:anchor distT="0" distB="0" distL="114300" distR="114300" simplePos="0" relativeHeight="251965952" behindDoc="0" locked="0" layoutInCell="1" allowOverlap="1" wp14:anchorId="4C6EF794" wp14:editId="4CFFD924">
                <wp:simplePos x="0" y="0"/>
                <wp:positionH relativeFrom="page">
                  <wp:posOffset>2003425</wp:posOffset>
                </wp:positionH>
                <wp:positionV relativeFrom="paragraph">
                  <wp:posOffset>2405465</wp:posOffset>
                </wp:positionV>
                <wp:extent cx="3733800" cy="635"/>
                <wp:effectExtent l="0" t="0" r="0" b="2540"/>
                <wp:wrapTopAndBottom/>
                <wp:docPr id="22" name="Text Box 22"/>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7FB00ABE" w14:textId="4F932635" w:rsidR="00EC7493" w:rsidRPr="002F5E4B" w:rsidRDefault="00EC7493" w:rsidP="0088173A">
                            <w:pPr>
                              <w:pStyle w:val="Caption"/>
                              <w:jc w:val="center"/>
                              <w:rPr>
                                <w:b/>
                                <w:color w:val="auto"/>
                                <w:sz w:val="20"/>
                                <w:szCs w:val="20"/>
                              </w:rPr>
                            </w:pPr>
                            <w:bookmarkStart w:id="664" w:name="_Ref521592859"/>
                            <w:bookmarkStart w:id="665" w:name="_Toc522079730"/>
                            <w:r w:rsidRPr="002F5E4B">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5</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14</w:t>
                            </w:r>
                            <w:r>
                              <w:rPr>
                                <w:b/>
                                <w:i w:val="0"/>
                                <w:color w:val="auto"/>
                                <w:sz w:val="20"/>
                                <w:szCs w:val="20"/>
                              </w:rPr>
                              <w:fldChar w:fldCharType="end"/>
                            </w:r>
                            <w:bookmarkEnd w:id="664"/>
                            <w:r w:rsidRPr="002F5E4B">
                              <w:rPr>
                                <w:b/>
                                <w:i w:val="0"/>
                                <w:color w:val="auto"/>
                                <w:sz w:val="20"/>
                                <w:szCs w:val="20"/>
                              </w:rPr>
                              <w:t xml:space="preserve"> Implementasi</w:t>
                            </w:r>
                            <w:r w:rsidRPr="002F5E4B">
                              <w:rPr>
                                <w:b/>
                                <w:color w:val="auto"/>
                                <w:sz w:val="20"/>
                                <w:szCs w:val="20"/>
                              </w:rPr>
                              <w:t xml:space="preserve"> Boyer-Moore</w:t>
                            </w:r>
                            <w:bookmarkEnd w:id="6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EF794" id="Text Box 22" o:spid="_x0000_s1050" type="#_x0000_t202" style="position:absolute;left:0;text-align:left;margin-left:157.75pt;margin-top:189.4pt;width:294pt;height:.05pt;z-index:2519659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" stroked="f">
                <v:textbox style="mso-fit-shape-to-text:t" inset="0,0,0,0">
                  <w:txbxContent>
                    <w:p w14:paraId="7FB00ABE" w14:textId="4F932635" w:rsidR="00EC7493" w:rsidRPr="002F5E4B" w:rsidRDefault="00EC7493" w:rsidP="0088173A">
                      <w:pPr>
                        <w:pStyle w:val="Caption"/>
                        <w:jc w:val="center"/>
                        <w:rPr>
                          <w:b/>
                          <w:color w:val="auto"/>
                          <w:sz w:val="20"/>
                          <w:szCs w:val="20"/>
                        </w:rPr>
                      </w:pPr>
                      <w:bookmarkStart w:id="705" w:name="_Ref521592859"/>
                      <w:bookmarkStart w:id="706" w:name="_Toc522079730"/>
                      <w:r w:rsidRPr="002F5E4B">
                        <w:rPr>
                          <w:b/>
                          <w:i w:val="0"/>
                          <w:color w:val="auto"/>
                          <w:sz w:val="20"/>
                          <w:szCs w:val="20"/>
                        </w:rPr>
                        <w:t xml:space="preserve">Gambar </w:t>
                      </w:r>
                      <w:r>
                        <w:rPr>
                          <w:b/>
                          <w:i w:val="0"/>
                          <w:color w:val="auto"/>
                          <w:sz w:val="20"/>
                          <w:szCs w:val="20"/>
                        </w:rPr>
                        <w:fldChar w:fldCharType="begin"/>
                      </w:r>
                      <w:r>
                        <w:rPr>
                          <w:b/>
                          <w:i w:val="0"/>
                          <w:color w:val="auto"/>
                          <w:sz w:val="20"/>
                          <w:szCs w:val="20"/>
                        </w:rPr>
                        <w:instrText xml:space="preserve"> STYLEREF 1 \s </w:instrText>
                      </w:r>
                      <w:r>
                        <w:rPr>
                          <w:b/>
                          <w:i w:val="0"/>
                          <w:color w:val="auto"/>
                          <w:sz w:val="20"/>
                          <w:szCs w:val="20"/>
                        </w:rPr>
                        <w:fldChar w:fldCharType="separate"/>
                      </w:r>
                      <w:r>
                        <w:rPr>
                          <w:b/>
                          <w:i w:val="0"/>
                          <w:noProof/>
                          <w:color w:val="auto"/>
                          <w:sz w:val="20"/>
                          <w:szCs w:val="20"/>
                        </w:rPr>
                        <w:t>5</w:t>
                      </w:r>
                      <w:r>
                        <w:rPr>
                          <w:b/>
                          <w:i w:val="0"/>
                          <w:color w:val="auto"/>
                          <w:sz w:val="20"/>
                          <w:szCs w:val="20"/>
                        </w:rPr>
                        <w:fldChar w:fldCharType="end"/>
                      </w:r>
                      <w:r>
                        <w:rPr>
                          <w:b/>
                          <w:i w:val="0"/>
                          <w:color w:val="auto"/>
                          <w:sz w:val="20"/>
                          <w:szCs w:val="20"/>
                        </w:rPr>
                        <w:t>.</w:t>
                      </w:r>
                      <w:r>
                        <w:rPr>
                          <w:b/>
                          <w:i w:val="0"/>
                          <w:color w:val="auto"/>
                          <w:sz w:val="20"/>
                          <w:szCs w:val="20"/>
                        </w:rPr>
                        <w:fldChar w:fldCharType="begin"/>
                      </w:r>
                      <w:r>
                        <w:rPr>
                          <w:b/>
                          <w:i w:val="0"/>
                          <w:color w:val="auto"/>
                          <w:sz w:val="20"/>
                          <w:szCs w:val="20"/>
                        </w:rPr>
                        <w:instrText xml:space="preserve"> SEQ Gambar \* ARABIC \s 1 </w:instrText>
                      </w:r>
                      <w:r>
                        <w:rPr>
                          <w:b/>
                          <w:i w:val="0"/>
                          <w:color w:val="auto"/>
                          <w:sz w:val="20"/>
                          <w:szCs w:val="20"/>
                        </w:rPr>
                        <w:fldChar w:fldCharType="separate"/>
                      </w:r>
                      <w:r>
                        <w:rPr>
                          <w:b/>
                          <w:i w:val="0"/>
                          <w:noProof/>
                          <w:color w:val="auto"/>
                          <w:sz w:val="20"/>
                          <w:szCs w:val="20"/>
                        </w:rPr>
                        <w:t>14</w:t>
                      </w:r>
                      <w:r>
                        <w:rPr>
                          <w:b/>
                          <w:i w:val="0"/>
                          <w:color w:val="auto"/>
                          <w:sz w:val="20"/>
                          <w:szCs w:val="20"/>
                        </w:rPr>
                        <w:fldChar w:fldCharType="end"/>
                      </w:r>
                      <w:bookmarkEnd w:id="705"/>
                      <w:r w:rsidRPr="002F5E4B">
                        <w:rPr>
                          <w:b/>
                          <w:i w:val="0"/>
                          <w:color w:val="auto"/>
                          <w:sz w:val="20"/>
                          <w:szCs w:val="20"/>
                        </w:rPr>
                        <w:t xml:space="preserve"> Implementasi</w:t>
                      </w:r>
                      <w:r w:rsidRPr="002F5E4B">
                        <w:rPr>
                          <w:b/>
                          <w:color w:val="auto"/>
                          <w:sz w:val="20"/>
                          <w:szCs w:val="20"/>
                        </w:rPr>
                        <w:t xml:space="preserve"> Boyer-Moore</w:t>
                      </w:r>
                      <w:bookmarkEnd w:id="706"/>
                    </w:p>
                  </w:txbxContent>
                </v:textbox>
                <w10:wrap type="topAndBottom" anchorx="page"/>
              </v:shape>
            </w:pict>
          </mc:Fallback>
        </mc:AlternateContent>
      </w:r>
      <w:r w:rsidRPr="00610384">
        <w:rPr>
          <w:noProof/>
          <w:sz w:val="24"/>
          <w:szCs w:val="24"/>
        </w:rPr>
        <w:drawing>
          <wp:anchor distT="0" distB="0" distL="114300" distR="114300" simplePos="0" relativeHeight="251943424" behindDoc="0" locked="0" layoutInCell="1" allowOverlap="1" wp14:anchorId="43F8AE46" wp14:editId="0E3A2468">
            <wp:simplePos x="0" y="0"/>
            <wp:positionH relativeFrom="margin">
              <wp:align>center</wp:align>
            </wp:positionH>
            <wp:positionV relativeFrom="paragraph">
              <wp:posOffset>1284605</wp:posOffset>
            </wp:positionV>
            <wp:extent cx="3457575" cy="1181100"/>
            <wp:effectExtent l="0" t="0" r="9525" b="0"/>
            <wp:wrapTopAndBottom/>
            <wp:docPr id="1561472787" name="Picture 156147278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5">
                      <a:extLst>
                        <a:ext uri="{28A0092B-C50C-407E-A947-70E740481C1C}">
                          <a14:useLocalDpi xmlns:a14="http://schemas.microsoft.com/office/drawing/2010/main" val="0"/>
                        </a:ext>
                      </a:extLst>
                    </a:blip>
                    <a:stretch>
                      <a:fillRect/>
                    </a:stretch>
                  </pic:blipFill>
                  <pic:spPr>
                    <a:xfrm>
                      <a:off x="0" y="0"/>
                      <a:ext cx="3457575" cy="1181100"/>
                    </a:xfrm>
                    <a:prstGeom prst="rect">
                      <a:avLst/>
                    </a:prstGeom>
                  </pic:spPr>
                </pic:pic>
              </a:graphicData>
            </a:graphic>
            <wp14:sizeRelV relativeFrom="margin">
              <wp14:pctHeight>0</wp14:pctHeight>
            </wp14:sizeRelV>
          </wp:anchor>
        </w:drawing>
      </w:r>
      <w:r w:rsidRPr="00610384">
        <w:rPr>
          <w:sz w:val="24"/>
          <w:szCs w:val="24"/>
        </w:rPr>
        <w:t xml:space="preserve">Algoritma ini menggunakan pendekatan </w:t>
      </w:r>
      <w:r w:rsidRPr="00610384">
        <w:rPr>
          <w:i/>
          <w:sz w:val="24"/>
          <w:szCs w:val="24"/>
        </w:rPr>
        <w:t>bad character</w:t>
      </w:r>
      <w:r w:rsidRPr="00610384">
        <w:rPr>
          <w:sz w:val="24"/>
          <w:szCs w:val="24"/>
        </w:rPr>
        <w:t xml:space="preserve">. Pencarian pada algoritma ini, mengecek kecocokkan per karakter antara </w:t>
      </w:r>
      <w:r w:rsidRPr="00610384">
        <w:rPr>
          <w:i/>
          <w:sz w:val="24"/>
          <w:szCs w:val="24"/>
        </w:rPr>
        <w:t>signature malware</w:t>
      </w:r>
      <w:r w:rsidRPr="00610384">
        <w:rPr>
          <w:sz w:val="24"/>
          <w:szCs w:val="24"/>
        </w:rPr>
        <w:t xml:space="preserve"> dan </w:t>
      </w:r>
      <w:r w:rsidRPr="00610384">
        <w:rPr>
          <w:i/>
          <w:sz w:val="24"/>
          <w:szCs w:val="24"/>
        </w:rPr>
        <w:t>shellcode text section</w:t>
      </w:r>
      <w:r w:rsidRPr="00610384">
        <w:rPr>
          <w:sz w:val="24"/>
          <w:szCs w:val="24"/>
        </w:rPr>
        <w:t xml:space="preserve">. Jika tidak cocok maka akan dilakukan pergeseran karakter dengan metode </w:t>
      </w:r>
      <w:r w:rsidRPr="00610384">
        <w:rPr>
          <w:i/>
          <w:sz w:val="24"/>
          <w:szCs w:val="24"/>
        </w:rPr>
        <w:t>bad</w:t>
      </w:r>
      <w:r>
        <w:rPr>
          <w:i/>
          <w:sz w:val="24"/>
          <w:szCs w:val="24"/>
        </w:rPr>
        <w:t xml:space="preserve"> </w:t>
      </w:r>
      <w:r w:rsidRPr="00610384">
        <w:rPr>
          <w:i/>
          <w:sz w:val="24"/>
          <w:szCs w:val="24"/>
        </w:rPr>
        <w:t>character</w:t>
      </w:r>
      <w:r w:rsidRPr="00610384">
        <w:rPr>
          <w:sz w:val="24"/>
          <w:szCs w:val="24"/>
        </w:rPr>
        <w:t xml:space="preserve"> dan melakukan pencocokan kembali. Kode program pada algoritma Boyer- Moore dapat dilihat pada</w:t>
      </w:r>
      <w:r>
        <w:rPr>
          <w:sz w:val="24"/>
          <w:szCs w:val="24"/>
        </w:rPr>
        <w:t xml:space="preserve"> </w:t>
      </w:r>
      <w:r w:rsidRPr="007074E7">
        <w:rPr>
          <w:sz w:val="24"/>
          <w:szCs w:val="24"/>
        </w:rPr>
        <w:fldChar w:fldCharType="begin"/>
      </w:r>
      <w:r w:rsidRPr="007074E7">
        <w:rPr>
          <w:sz w:val="24"/>
          <w:szCs w:val="24"/>
        </w:rPr>
        <w:instrText xml:space="preserve"> REF _Ref521592859 \h  \* MERGEFORMAT </w:instrText>
      </w:r>
      <w:r w:rsidRPr="007074E7">
        <w:rPr>
          <w:sz w:val="24"/>
          <w:szCs w:val="24"/>
        </w:rPr>
      </w:r>
      <w:r w:rsidRPr="007074E7">
        <w:rPr>
          <w:sz w:val="24"/>
          <w:szCs w:val="24"/>
        </w:rPr>
        <w:fldChar w:fldCharType="separate"/>
      </w:r>
      <w:r w:rsidR="00EC7493" w:rsidRPr="00EC7493">
        <w:rPr>
          <w:sz w:val="24"/>
          <w:szCs w:val="24"/>
        </w:rPr>
        <w:t xml:space="preserve">Gambar </w:t>
      </w:r>
      <w:r w:rsidR="00EC7493" w:rsidRPr="00EC7493">
        <w:rPr>
          <w:noProof/>
          <w:sz w:val="24"/>
          <w:szCs w:val="24"/>
        </w:rPr>
        <w:t>5.14</w:t>
      </w:r>
      <w:r w:rsidRPr="007074E7">
        <w:rPr>
          <w:sz w:val="24"/>
          <w:szCs w:val="24"/>
        </w:rPr>
        <w:fldChar w:fldCharType="end"/>
      </w:r>
      <w:r>
        <w:rPr>
          <w:sz w:val="24"/>
          <w:szCs w:val="24"/>
        </w:rPr>
        <w:t xml:space="preserve"> .</w:t>
      </w:r>
    </w:p>
    <w:p w14:paraId="569CAF39" w14:textId="064E1CB8" w:rsidR="00515587" w:rsidRDefault="00932D57" w:rsidP="00932D57">
      <w:pPr>
        <w:spacing w:line="360" w:lineRule="auto"/>
        <w:jc w:val="both"/>
        <w:rPr>
          <w:sz w:val="24"/>
          <w:szCs w:val="24"/>
        </w:rPr>
      </w:pPr>
      <w:r w:rsidRPr="00610384">
        <w:rPr>
          <w:noProof/>
          <w:sz w:val="24"/>
          <w:szCs w:val="24"/>
        </w:rPr>
        <w:lastRenderedPageBreak/>
        <w:drawing>
          <wp:anchor distT="0" distB="0" distL="114300" distR="114300" simplePos="0" relativeHeight="251939328" behindDoc="0" locked="0" layoutInCell="1" allowOverlap="1" wp14:anchorId="188A7D6B" wp14:editId="67935397">
            <wp:simplePos x="0" y="0"/>
            <wp:positionH relativeFrom="margin">
              <wp:align>center</wp:align>
            </wp:positionH>
            <wp:positionV relativeFrom="paragraph">
              <wp:posOffset>546735</wp:posOffset>
            </wp:positionV>
            <wp:extent cx="4238625" cy="3105150"/>
            <wp:effectExtent l="0" t="0" r="9525" b="0"/>
            <wp:wrapTopAndBottom/>
            <wp:docPr id="1833221409" name="Picture 183322140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6">
                      <a:extLst>
                        <a:ext uri="{28A0092B-C50C-407E-A947-70E740481C1C}">
                          <a14:useLocalDpi xmlns:a14="http://schemas.microsoft.com/office/drawing/2010/main" val="0"/>
                        </a:ext>
                      </a:extLst>
                    </a:blip>
                    <a:stretch>
                      <a:fillRect/>
                    </a:stretch>
                  </pic:blipFill>
                  <pic:spPr>
                    <a:xfrm>
                      <a:off x="0" y="0"/>
                      <a:ext cx="4238625" cy="3105150"/>
                    </a:xfrm>
                    <a:prstGeom prst="rect">
                      <a:avLst/>
                    </a:prstGeom>
                  </pic:spPr>
                </pic:pic>
              </a:graphicData>
            </a:graphic>
          </wp:anchor>
        </w:drawing>
      </w:r>
      <w:r w:rsidR="007A382B" w:rsidRPr="00610384">
        <w:rPr>
          <w:sz w:val="24"/>
          <w:szCs w:val="24"/>
        </w:rPr>
        <w:t xml:space="preserve">Untuk kode program untuk fungsi Boyer-Moore dengan pendekatan </w:t>
      </w:r>
      <w:r w:rsidR="007A382B" w:rsidRPr="00610384">
        <w:rPr>
          <w:i/>
          <w:sz w:val="24"/>
          <w:szCs w:val="24"/>
        </w:rPr>
        <w:t xml:space="preserve">bad character </w:t>
      </w:r>
      <w:r w:rsidR="007A382B" w:rsidRPr="00610384">
        <w:rPr>
          <w:sz w:val="24"/>
          <w:szCs w:val="24"/>
        </w:rPr>
        <w:t xml:space="preserve">dapat dilihat pada </w:t>
      </w:r>
      <w:r w:rsidR="0088173A" w:rsidRPr="002F5E4B">
        <w:rPr>
          <w:sz w:val="24"/>
          <w:szCs w:val="24"/>
        </w:rPr>
        <w:fldChar w:fldCharType="begin"/>
      </w:r>
      <w:r w:rsidR="0088173A" w:rsidRPr="002F5E4B">
        <w:rPr>
          <w:sz w:val="24"/>
          <w:szCs w:val="24"/>
        </w:rPr>
        <w:instrText xml:space="preserve"> REF _Ref520819120 \h  \* MERGEFORMAT </w:instrText>
      </w:r>
      <w:r w:rsidR="0088173A" w:rsidRPr="002F5E4B">
        <w:rPr>
          <w:sz w:val="24"/>
          <w:szCs w:val="24"/>
        </w:rPr>
      </w:r>
      <w:r w:rsidR="0088173A" w:rsidRPr="002F5E4B">
        <w:rPr>
          <w:sz w:val="24"/>
          <w:szCs w:val="24"/>
        </w:rPr>
        <w:fldChar w:fldCharType="separate"/>
      </w:r>
      <w:r w:rsidR="00EC7493" w:rsidRPr="00EC7493">
        <w:rPr>
          <w:sz w:val="24"/>
          <w:szCs w:val="24"/>
        </w:rPr>
        <w:t xml:space="preserve">Gambar </w:t>
      </w:r>
      <w:r w:rsidR="00EC7493" w:rsidRPr="00EC7493">
        <w:rPr>
          <w:noProof/>
          <w:sz w:val="24"/>
          <w:szCs w:val="24"/>
        </w:rPr>
        <w:t>5.15</w:t>
      </w:r>
      <w:r w:rsidR="0088173A" w:rsidRPr="002F5E4B">
        <w:rPr>
          <w:sz w:val="24"/>
          <w:szCs w:val="24"/>
        </w:rPr>
        <w:fldChar w:fldCharType="end"/>
      </w:r>
      <w:r w:rsidR="0088173A" w:rsidRPr="002F5E4B">
        <w:rPr>
          <w:sz w:val="24"/>
          <w:szCs w:val="24"/>
        </w:rPr>
        <w:t>.</w:t>
      </w:r>
    </w:p>
    <w:p w14:paraId="04DAE21C" w14:textId="23B68C4B" w:rsidR="007A382B" w:rsidRDefault="00515587" w:rsidP="00732F9E">
      <w:pPr>
        <w:pStyle w:val="Caption"/>
        <w:spacing w:before="240"/>
        <w:jc w:val="center"/>
        <w:rPr>
          <w:b/>
          <w:color w:val="auto"/>
          <w:sz w:val="20"/>
          <w:szCs w:val="20"/>
        </w:rPr>
      </w:pPr>
      <w:bookmarkStart w:id="666" w:name="_Ref520819120"/>
      <w:bookmarkStart w:id="667" w:name="_Toc522079731"/>
      <w:r w:rsidRPr="00BE0372">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5</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15</w:t>
      </w:r>
      <w:r w:rsidR="00517711">
        <w:rPr>
          <w:b/>
          <w:i w:val="0"/>
          <w:color w:val="auto"/>
          <w:sz w:val="20"/>
          <w:szCs w:val="20"/>
        </w:rPr>
        <w:fldChar w:fldCharType="end"/>
      </w:r>
      <w:bookmarkEnd w:id="666"/>
      <w:r w:rsidRPr="00BE0372">
        <w:rPr>
          <w:b/>
          <w:i w:val="0"/>
          <w:color w:val="auto"/>
          <w:sz w:val="20"/>
          <w:szCs w:val="20"/>
        </w:rPr>
        <w:t xml:space="preserve"> Implementasi Boyer-Moore dengan pendekatan </w:t>
      </w:r>
      <w:r w:rsidRPr="00BE0372">
        <w:rPr>
          <w:b/>
          <w:color w:val="auto"/>
          <w:sz w:val="20"/>
          <w:szCs w:val="20"/>
        </w:rPr>
        <w:t>Bad Character Heuristic</w:t>
      </w:r>
      <w:bookmarkEnd w:id="667"/>
    </w:p>
    <w:p w14:paraId="312D7099" w14:textId="77777777" w:rsidR="00732F9E" w:rsidRPr="00732F9E" w:rsidRDefault="00732F9E" w:rsidP="00732F9E"/>
    <w:p w14:paraId="7BA2B674" w14:textId="7B8A566A" w:rsidR="007A382B" w:rsidRDefault="007A382B" w:rsidP="00732F9E">
      <w:pPr>
        <w:pStyle w:val="Heading4"/>
        <w:spacing w:after="240" w:line="360" w:lineRule="auto"/>
        <w:ind w:left="864" w:hanging="864"/>
        <w:rPr>
          <w:rFonts w:ascii="Times New Roman" w:hAnsi="Times New Roman" w:cs="Times New Roman"/>
          <w:b/>
          <w:i w:val="0"/>
          <w:color w:val="auto"/>
          <w:sz w:val="24"/>
          <w:szCs w:val="24"/>
        </w:rPr>
      </w:pPr>
      <w:bookmarkStart w:id="668" w:name="_Toc519843406"/>
      <w:bookmarkStart w:id="669" w:name="_Toc519867741"/>
      <w:bookmarkStart w:id="670" w:name="_Toc522192811"/>
      <w:r w:rsidRPr="002372C9">
        <w:rPr>
          <w:rFonts w:ascii="Times New Roman" w:hAnsi="Times New Roman" w:cs="Times New Roman"/>
          <w:b/>
          <w:i w:val="0"/>
          <w:color w:val="auto"/>
          <w:sz w:val="24"/>
          <w:szCs w:val="24"/>
        </w:rPr>
        <w:t>5.2.5.</w:t>
      </w:r>
      <w:r w:rsidR="002372C9" w:rsidRPr="002372C9">
        <w:rPr>
          <w:rFonts w:ascii="Times New Roman" w:hAnsi="Times New Roman" w:cs="Times New Roman"/>
          <w:b/>
          <w:i w:val="0"/>
          <w:color w:val="auto"/>
          <w:sz w:val="24"/>
          <w:szCs w:val="24"/>
        </w:rPr>
        <w:t>2</w:t>
      </w:r>
      <w:r w:rsidRPr="002372C9">
        <w:rPr>
          <w:rFonts w:ascii="Times New Roman" w:hAnsi="Times New Roman" w:cs="Times New Roman"/>
          <w:b/>
          <w:i w:val="0"/>
          <w:color w:val="auto"/>
          <w:sz w:val="24"/>
          <w:szCs w:val="24"/>
        </w:rPr>
        <w:t xml:space="preserve"> </w:t>
      </w:r>
      <w:r w:rsidR="005958EB" w:rsidRPr="002372C9">
        <w:rPr>
          <w:rFonts w:ascii="Times New Roman" w:hAnsi="Times New Roman" w:cs="Times New Roman"/>
          <w:b/>
          <w:i w:val="0"/>
          <w:color w:val="auto"/>
          <w:sz w:val="24"/>
          <w:szCs w:val="24"/>
        </w:rPr>
        <w:t xml:space="preserve">Algoritma </w:t>
      </w:r>
      <w:r w:rsidRPr="002372C9">
        <w:rPr>
          <w:rFonts w:ascii="Times New Roman" w:hAnsi="Times New Roman" w:cs="Times New Roman"/>
          <w:b/>
          <w:i w:val="0"/>
          <w:color w:val="auto"/>
          <w:sz w:val="24"/>
          <w:szCs w:val="24"/>
        </w:rPr>
        <w:t>Rabin-Karp</w:t>
      </w:r>
      <w:bookmarkEnd w:id="668"/>
      <w:bookmarkEnd w:id="669"/>
      <w:bookmarkEnd w:id="670"/>
    </w:p>
    <w:p w14:paraId="20CAEE82" w14:textId="5172083D" w:rsidR="00BE0372" w:rsidRDefault="00A3139B" w:rsidP="00A3139B">
      <w:pPr>
        <w:spacing w:line="360" w:lineRule="auto"/>
        <w:jc w:val="both"/>
        <w:rPr>
          <w:sz w:val="24"/>
          <w:szCs w:val="24"/>
        </w:rPr>
      </w:pPr>
      <w:r w:rsidRPr="00610384">
        <w:rPr>
          <w:sz w:val="24"/>
          <w:szCs w:val="24"/>
        </w:rPr>
        <w:t xml:space="preserve">Pada algoritma ini, memperhitungkan panjang dari </w:t>
      </w:r>
      <w:r w:rsidRPr="00610384">
        <w:rPr>
          <w:i/>
          <w:sz w:val="24"/>
          <w:szCs w:val="24"/>
        </w:rPr>
        <w:t>shellcode text section</w:t>
      </w:r>
      <w:r w:rsidRPr="00610384">
        <w:rPr>
          <w:sz w:val="24"/>
          <w:szCs w:val="24"/>
        </w:rPr>
        <w:t xml:space="preserve"> dan </w:t>
      </w:r>
      <w:r w:rsidRPr="00610384">
        <w:rPr>
          <w:i/>
          <w:sz w:val="24"/>
          <w:szCs w:val="24"/>
        </w:rPr>
        <w:t>signature</w:t>
      </w:r>
      <w:r w:rsidRPr="00610384">
        <w:rPr>
          <w:sz w:val="24"/>
          <w:szCs w:val="24"/>
        </w:rPr>
        <w:t xml:space="preserve"> yang akan dibandingkan. Dimana </w:t>
      </w:r>
      <w:r w:rsidRPr="00610384">
        <w:rPr>
          <w:i/>
          <w:sz w:val="24"/>
          <w:szCs w:val="24"/>
        </w:rPr>
        <w:t>shellcode text section</w:t>
      </w:r>
      <w:r w:rsidRPr="00610384">
        <w:rPr>
          <w:sz w:val="24"/>
          <w:szCs w:val="24"/>
        </w:rPr>
        <w:t xml:space="preserve"> dibuah menggunakan </w:t>
      </w:r>
      <w:r w:rsidRPr="00610384">
        <w:rPr>
          <w:i/>
          <w:sz w:val="24"/>
          <w:szCs w:val="24"/>
        </w:rPr>
        <w:t>hash value</w:t>
      </w:r>
      <w:r w:rsidRPr="00610384">
        <w:rPr>
          <w:sz w:val="24"/>
          <w:szCs w:val="24"/>
        </w:rPr>
        <w:t xml:space="preserve"> kemudian dibandingkan dengan </w:t>
      </w:r>
      <w:r w:rsidRPr="00610384">
        <w:rPr>
          <w:i/>
          <w:sz w:val="24"/>
          <w:szCs w:val="24"/>
        </w:rPr>
        <w:t>signature</w:t>
      </w:r>
      <w:r w:rsidRPr="00610384">
        <w:rPr>
          <w:sz w:val="24"/>
          <w:szCs w:val="24"/>
        </w:rPr>
        <w:t xml:space="preserve">. Jika pada saat membandingkan, </w:t>
      </w:r>
      <w:r w:rsidRPr="00610384">
        <w:rPr>
          <w:i/>
          <w:sz w:val="24"/>
          <w:szCs w:val="24"/>
        </w:rPr>
        <w:t xml:space="preserve">shellcode text section </w:t>
      </w:r>
      <w:r w:rsidRPr="00610384">
        <w:rPr>
          <w:sz w:val="24"/>
          <w:szCs w:val="24"/>
        </w:rPr>
        <w:t xml:space="preserve">tidak sama dengan </w:t>
      </w:r>
      <w:r w:rsidRPr="00610384">
        <w:rPr>
          <w:i/>
          <w:sz w:val="24"/>
          <w:szCs w:val="24"/>
        </w:rPr>
        <w:t>signature</w:t>
      </w:r>
      <w:r w:rsidRPr="00610384">
        <w:rPr>
          <w:sz w:val="24"/>
          <w:szCs w:val="24"/>
        </w:rPr>
        <w:t xml:space="preserve"> maka akan di </w:t>
      </w:r>
      <w:r w:rsidRPr="00610384">
        <w:rPr>
          <w:i/>
          <w:sz w:val="24"/>
          <w:szCs w:val="24"/>
        </w:rPr>
        <w:t>swap</w:t>
      </w:r>
      <w:r w:rsidRPr="00610384">
        <w:rPr>
          <w:sz w:val="24"/>
          <w:szCs w:val="24"/>
        </w:rPr>
        <w:t xml:space="preserve"> satu karakter dari </w:t>
      </w:r>
      <w:r w:rsidRPr="00610384">
        <w:rPr>
          <w:i/>
          <w:sz w:val="24"/>
          <w:szCs w:val="24"/>
        </w:rPr>
        <w:t>signature</w:t>
      </w:r>
      <w:r w:rsidRPr="00610384">
        <w:rPr>
          <w:sz w:val="24"/>
          <w:szCs w:val="24"/>
        </w:rPr>
        <w:t xml:space="preserve"> dan dibandingkan lagi, apakah sama dengan </w:t>
      </w:r>
      <w:r w:rsidRPr="00610384">
        <w:rPr>
          <w:i/>
          <w:sz w:val="24"/>
          <w:szCs w:val="24"/>
        </w:rPr>
        <w:t>shellcode</w:t>
      </w:r>
      <w:r w:rsidRPr="00610384">
        <w:rPr>
          <w:sz w:val="24"/>
          <w:szCs w:val="24"/>
        </w:rPr>
        <w:t xml:space="preserve">. Begitu sampai proses selanjutnya sampai ditemukan kecocokkan antara </w:t>
      </w:r>
      <w:r w:rsidRPr="00610384">
        <w:rPr>
          <w:i/>
          <w:sz w:val="24"/>
          <w:szCs w:val="24"/>
        </w:rPr>
        <w:t>shellcode text section</w:t>
      </w:r>
      <w:r w:rsidRPr="00610384">
        <w:rPr>
          <w:sz w:val="24"/>
          <w:szCs w:val="24"/>
        </w:rPr>
        <w:t xml:space="preserve"> dan </w:t>
      </w:r>
      <w:r w:rsidRPr="00610384">
        <w:rPr>
          <w:i/>
          <w:sz w:val="24"/>
          <w:szCs w:val="24"/>
        </w:rPr>
        <w:t>signature malware</w:t>
      </w:r>
      <w:r w:rsidRPr="00610384">
        <w:rPr>
          <w:sz w:val="24"/>
          <w:szCs w:val="24"/>
        </w:rPr>
        <w:t xml:space="preserve">. Jika </w:t>
      </w:r>
      <w:r w:rsidRPr="00610384">
        <w:rPr>
          <w:i/>
          <w:sz w:val="24"/>
          <w:szCs w:val="24"/>
        </w:rPr>
        <w:t>shellcode text section</w:t>
      </w:r>
      <w:r w:rsidRPr="00610384">
        <w:rPr>
          <w:sz w:val="24"/>
          <w:szCs w:val="24"/>
        </w:rPr>
        <w:t xml:space="preserve"> dibandingkan dengan semua </w:t>
      </w:r>
      <w:r w:rsidRPr="00610384">
        <w:rPr>
          <w:i/>
          <w:sz w:val="24"/>
          <w:szCs w:val="24"/>
        </w:rPr>
        <w:t>signature malware</w:t>
      </w:r>
      <w:r w:rsidRPr="00610384">
        <w:rPr>
          <w:sz w:val="24"/>
          <w:szCs w:val="24"/>
        </w:rPr>
        <w:t xml:space="preserve"> dan tidak ditemukan kecocokkan maka tidak dapat disimpulkan mengandung </w:t>
      </w:r>
      <w:r w:rsidRPr="00610384">
        <w:rPr>
          <w:i/>
          <w:sz w:val="24"/>
          <w:szCs w:val="24"/>
        </w:rPr>
        <w:t>malware</w:t>
      </w:r>
      <w:r w:rsidRPr="00610384">
        <w:rPr>
          <w:sz w:val="24"/>
          <w:szCs w:val="24"/>
        </w:rPr>
        <w:t xml:space="preserve"> atau tidak. Kode program algoritma Rabin-Karp yang digunakan untuk mencari </w:t>
      </w:r>
      <w:r w:rsidRPr="00610384">
        <w:rPr>
          <w:i/>
          <w:sz w:val="24"/>
          <w:szCs w:val="24"/>
        </w:rPr>
        <w:t>shellcode text section</w:t>
      </w:r>
      <w:r w:rsidRPr="00610384">
        <w:rPr>
          <w:sz w:val="24"/>
          <w:szCs w:val="24"/>
        </w:rPr>
        <w:t xml:space="preserve"> pada </w:t>
      </w:r>
      <w:r w:rsidRPr="00610384">
        <w:rPr>
          <w:i/>
          <w:sz w:val="24"/>
          <w:szCs w:val="24"/>
        </w:rPr>
        <w:t>signature malware</w:t>
      </w:r>
      <w:r w:rsidRPr="00610384">
        <w:rPr>
          <w:sz w:val="24"/>
          <w:szCs w:val="24"/>
        </w:rPr>
        <w:t xml:space="preserve"> dapat dilihat pada </w:t>
      </w:r>
      <w:r w:rsidR="00BE0372" w:rsidRPr="00BE0372">
        <w:rPr>
          <w:sz w:val="24"/>
          <w:szCs w:val="24"/>
        </w:rPr>
        <w:fldChar w:fldCharType="begin"/>
      </w:r>
      <w:r w:rsidR="00BE0372" w:rsidRPr="00BE0372">
        <w:rPr>
          <w:sz w:val="24"/>
          <w:szCs w:val="24"/>
        </w:rPr>
        <w:instrText xml:space="preserve"> REF _Ref521936102 \h  \* MERGEFORMAT </w:instrText>
      </w:r>
      <w:r w:rsidR="00BE0372" w:rsidRPr="00BE0372">
        <w:rPr>
          <w:sz w:val="24"/>
          <w:szCs w:val="24"/>
        </w:rPr>
      </w:r>
      <w:r w:rsidR="00BE0372" w:rsidRPr="00BE0372">
        <w:rPr>
          <w:sz w:val="24"/>
          <w:szCs w:val="24"/>
        </w:rPr>
        <w:fldChar w:fldCharType="separate"/>
      </w:r>
      <w:r w:rsidR="00EC7493" w:rsidRPr="00EC7493">
        <w:rPr>
          <w:sz w:val="24"/>
          <w:szCs w:val="24"/>
        </w:rPr>
        <w:t xml:space="preserve">Gambar </w:t>
      </w:r>
      <w:r w:rsidR="00EC7493" w:rsidRPr="00EC7493">
        <w:rPr>
          <w:noProof/>
          <w:sz w:val="24"/>
          <w:szCs w:val="24"/>
        </w:rPr>
        <w:t>5.16</w:t>
      </w:r>
      <w:r w:rsidR="00BE0372" w:rsidRPr="00BE0372">
        <w:rPr>
          <w:sz w:val="24"/>
          <w:szCs w:val="24"/>
        </w:rPr>
        <w:fldChar w:fldCharType="end"/>
      </w:r>
      <w:r w:rsidR="00BE0372">
        <w:rPr>
          <w:sz w:val="24"/>
          <w:szCs w:val="24"/>
        </w:rPr>
        <w:t xml:space="preserve"> </w:t>
      </w:r>
      <w:r w:rsidR="00CB7246">
        <w:rPr>
          <w:sz w:val="24"/>
          <w:szCs w:val="24"/>
        </w:rPr>
        <w:t>dihalaman berikutnya</w:t>
      </w:r>
      <w:r w:rsidR="00BE0372">
        <w:rPr>
          <w:sz w:val="24"/>
          <w:szCs w:val="24"/>
        </w:rPr>
        <w:t xml:space="preserve"> dan implementasi pendefenisian algoritma Rabin-Karp dapat dilihat pada </w:t>
      </w:r>
      <w:r w:rsidR="00BE0372" w:rsidRPr="00BE0372">
        <w:rPr>
          <w:sz w:val="24"/>
          <w:szCs w:val="24"/>
        </w:rPr>
        <w:fldChar w:fldCharType="begin"/>
      </w:r>
      <w:r w:rsidR="00BE0372" w:rsidRPr="00BE0372">
        <w:rPr>
          <w:sz w:val="24"/>
          <w:szCs w:val="24"/>
        </w:rPr>
        <w:instrText xml:space="preserve"> REF _Ref519868987 \h  \* MERGEFORMAT </w:instrText>
      </w:r>
      <w:r w:rsidR="00BE0372" w:rsidRPr="00BE0372">
        <w:rPr>
          <w:sz w:val="24"/>
          <w:szCs w:val="24"/>
        </w:rPr>
      </w:r>
      <w:r w:rsidR="00BE0372" w:rsidRPr="00BE0372">
        <w:rPr>
          <w:sz w:val="24"/>
          <w:szCs w:val="24"/>
        </w:rPr>
        <w:fldChar w:fldCharType="separate"/>
      </w:r>
      <w:r w:rsidR="00EC7493" w:rsidRPr="00EC7493">
        <w:rPr>
          <w:sz w:val="24"/>
          <w:szCs w:val="24"/>
        </w:rPr>
        <w:t xml:space="preserve">Gambar </w:t>
      </w:r>
      <w:r w:rsidR="00EC7493" w:rsidRPr="00EC7493">
        <w:rPr>
          <w:noProof/>
          <w:sz w:val="24"/>
          <w:szCs w:val="24"/>
        </w:rPr>
        <w:t>5.17</w:t>
      </w:r>
      <w:r w:rsidR="00BE0372" w:rsidRPr="00BE0372">
        <w:rPr>
          <w:sz w:val="24"/>
          <w:szCs w:val="24"/>
        </w:rPr>
        <w:fldChar w:fldCharType="end"/>
      </w:r>
      <w:r w:rsidR="00BE0372" w:rsidRPr="00BE0372">
        <w:rPr>
          <w:sz w:val="24"/>
          <w:szCs w:val="24"/>
        </w:rPr>
        <w:t xml:space="preserve"> </w:t>
      </w:r>
      <w:r w:rsidR="00BE0372">
        <w:rPr>
          <w:sz w:val="24"/>
          <w:szCs w:val="24"/>
        </w:rPr>
        <w:t xml:space="preserve">dihalaman </w:t>
      </w:r>
      <w:r w:rsidR="00FA4853">
        <w:rPr>
          <w:sz w:val="24"/>
          <w:szCs w:val="24"/>
        </w:rPr>
        <w:t>selanjutnya</w:t>
      </w:r>
      <w:r w:rsidR="00BE0372">
        <w:rPr>
          <w:sz w:val="24"/>
          <w:szCs w:val="24"/>
        </w:rPr>
        <w:t>.</w:t>
      </w:r>
    </w:p>
    <w:p w14:paraId="7906A17E" w14:textId="7A54C597" w:rsidR="007A382B" w:rsidRPr="00610384" w:rsidRDefault="00BE0372" w:rsidP="00CC2F9B">
      <w:pPr>
        <w:spacing w:line="360" w:lineRule="auto"/>
        <w:jc w:val="both"/>
        <w:rPr>
          <w:sz w:val="24"/>
          <w:szCs w:val="24"/>
        </w:rPr>
      </w:pPr>
      <w:r>
        <w:rPr>
          <w:noProof/>
        </w:rPr>
        <w:lastRenderedPageBreak/>
        <mc:AlternateContent>
          <mc:Choice Requires="wps">
            <w:drawing>
              <wp:anchor distT="0" distB="0" distL="114300" distR="114300" simplePos="0" relativeHeight="251945472" behindDoc="0" locked="0" layoutInCell="1" allowOverlap="1" wp14:anchorId="7CE50333" wp14:editId="19FAAF56">
                <wp:simplePos x="0" y="0"/>
                <wp:positionH relativeFrom="margin">
                  <wp:align>center</wp:align>
                </wp:positionH>
                <wp:positionV relativeFrom="paragraph">
                  <wp:posOffset>2066925</wp:posOffset>
                </wp:positionV>
                <wp:extent cx="4171950" cy="635"/>
                <wp:effectExtent l="0" t="0" r="0" b="2540"/>
                <wp:wrapTopAndBottom/>
                <wp:docPr id="7" name="Text Box 7"/>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104B67BA" w14:textId="3592573E" w:rsidR="00EC7493" w:rsidRPr="00983710" w:rsidRDefault="00EC7493" w:rsidP="00A3139B">
                            <w:pPr>
                              <w:pStyle w:val="Caption"/>
                              <w:jc w:val="center"/>
                              <w:rPr>
                                <w:b/>
                                <w:i w:val="0"/>
                                <w:noProof/>
                                <w:color w:val="auto"/>
                                <w:sz w:val="20"/>
                                <w:szCs w:val="24"/>
                                <w:lang w:val="en-GB" w:eastAsia="en-GB"/>
                              </w:rPr>
                            </w:pPr>
                            <w:bookmarkStart w:id="671" w:name="_Ref521936102"/>
                            <w:bookmarkStart w:id="672" w:name="_Toc522079732"/>
                            <w:r w:rsidRPr="00983710">
                              <w:rPr>
                                <w:b/>
                                <w:i w:val="0"/>
                                <w:color w:val="auto"/>
                                <w:sz w:val="20"/>
                                <w:szCs w:val="24"/>
                              </w:rPr>
                              <w:t xml:space="preserve">Gambar </w:t>
                            </w:r>
                            <w:r w:rsidRPr="00983710">
                              <w:rPr>
                                <w:b/>
                                <w:i w:val="0"/>
                                <w:color w:val="auto"/>
                                <w:sz w:val="20"/>
                                <w:szCs w:val="24"/>
                              </w:rPr>
                              <w:fldChar w:fldCharType="begin"/>
                            </w:r>
                            <w:r w:rsidRPr="00983710">
                              <w:rPr>
                                <w:b/>
                                <w:i w:val="0"/>
                                <w:color w:val="auto"/>
                                <w:sz w:val="20"/>
                                <w:szCs w:val="24"/>
                              </w:rPr>
                              <w:instrText xml:space="preserve"> STYLEREF 1 \s </w:instrText>
                            </w:r>
                            <w:r w:rsidRPr="00983710">
                              <w:rPr>
                                <w:b/>
                                <w:i w:val="0"/>
                                <w:color w:val="auto"/>
                                <w:sz w:val="20"/>
                                <w:szCs w:val="24"/>
                              </w:rPr>
                              <w:fldChar w:fldCharType="separate"/>
                            </w:r>
                            <w:r>
                              <w:rPr>
                                <w:b/>
                                <w:i w:val="0"/>
                                <w:noProof/>
                                <w:color w:val="auto"/>
                                <w:sz w:val="20"/>
                                <w:szCs w:val="24"/>
                              </w:rPr>
                              <w:t>5</w:t>
                            </w:r>
                            <w:r w:rsidRPr="00983710">
                              <w:rPr>
                                <w:b/>
                                <w:i w:val="0"/>
                                <w:color w:val="auto"/>
                                <w:sz w:val="20"/>
                                <w:szCs w:val="24"/>
                              </w:rPr>
                              <w:fldChar w:fldCharType="end"/>
                            </w:r>
                            <w:r w:rsidRPr="00983710">
                              <w:rPr>
                                <w:b/>
                                <w:i w:val="0"/>
                                <w:color w:val="auto"/>
                                <w:sz w:val="20"/>
                                <w:szCs w:val="24"/>
                              </w:rPr>
                              <w:t>.</w:t>
                            </w:r>
                            <w:r w:rsidRPr="00983710">
                              <w:rPr>
                                <w:b/>
                                <w:i w:val="0"/>
                                <w:color w:val="auto"/>
                                <w:sz w:val="20"/>
                                <w:szCs w:val="24"/>
                              </w:rPr>
                              <w:fldChar w:fldCharType="begin"/>
                            </w:r>
                            <w:r w:rsidRPr="00983710">
                              <w:rPr>
                                <w:b/>
                                <w:i w:val="0"/>
                                <w:color w:val="auto"/>
                                <w:sz w:val="20"/>
                                <w:szCs w:val="24"/>
                              </w:rPr>
                              <w:instrText xml:space="preserve"> SEQ Gambar \* ARABIC \s 1 </w:instrText>
                            </w:r>
                            <w:r w:rsidRPr="00983710">
                              <w:rPr>
                                <w:b/>
                                <w:i w:val="0"/>
                                <w:color w:val="auto"/>
                                <w:sz w:val="20"/>
                                <w:szCs w:val="24"/>
                              </w:rPr>
                              <w:fldChar w:fldCharType="separate"/>
                            </w:r>
                            <w:r>
                              <w:rPr>
                                <w:b/>
                                <w:i w:val="0"/>
                                <w:noProof/>
                                <w:color w:val="auto"/>
                                <w:sz w:val="20"/>
                                <w:szCs w:val="24"/>
                              </w:rPr>
                              <w:t>16</w:t>
                            </w:r>
                            <w:r w:rsidRPr="00983710">
                              <w:rPr>
                                <w:b/>
                                <w:i w:val="0"/>
                                <w:color w:val="auto"/>
                                <w:sz w:val="20"/>
                                <w:szCs w:val="24"/>
                              </w:rPr>
                              <w:fldChar w:fldCharType="end"/>
                            </w:r>
                            <w:bookmarkEnd w:id="671"/>
                            <w:r w:rsidRPr="00983710">
                              <w:rPr>
                                <w:b/>
                                <w:i w:val="0"/>
                                <w:color w:val="auto"/>
                                <w:sz w:val="20"/>
                                <w:szCs w:val="24"/>
                              </w:rPr>
                              <w:t xml:space="preserve"> Implementasi Algoritma Rabin Karp</w:t>
                            </w:r>
                            <w:bookmarkEnd w:id="6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50333" id="Text Box 7" o:spid="_x0000_s1051" type="#_x0000_t202" style="position:absolute;left:0;text-align:left;margin-left:0;margin-top:162.75pt;width:328.5pt;height:.05pt;z-index:25194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" stroked="f">
                <v:textbox style="mso-fit-shape-to-text:t" inset="0,0,0,0">
                  <w:txbxContent>
                    <w:p w14:paraId="104B67BA" w14:textId="3592573E" w:rsidR="00EC7493" w:rsidRPr="00983710" w:rsidRDefault="00EC7493" w:rsidP="00A3139B">
                      <w:pPr>
                        <w:pStyle w:val="Caption"/>
                        <w:jc w:val="center"/>
                        <w:rPr>
                          <w:b/>
                          <w:i w:val="0"/>
                          <w:noProof/>
                          <w:color w:val="auto"/>
                          <w:sz w:val="20"/>
                          <w:szCs w:val="24"/>
                          <w:lang w:val="en-GB" w:eastAsia="en-GB"/>
                        </w:rPr>
                      </w:pPr>
                      <w:bookmarkStart w:id="714" w:name="_Ref521936102"/>
                      <w:bookmarkStart w:id="715" w:name="_Toc522079732"/>
                      <w:r w:rsidRPr="00983710">
                        <w:rPr>
                          <w:b/>
                          <w:i w:val="0"/>
                          <w:color w:val="auto"/>
                          <w:sz w:val="20"/>
                          <w:szCs w:val="24"/>
                        </w:rPr>
                        <w:t xml:space="preserve">Gambar </w:t>
                      </w:r>
                      <w:r w:rsidRPr="00983710">
                        <w:rPr>
                          <w:b/>
                          <w:i w:val="0"/>
                          <w:color w:val="auto"/>
                          <w:sz w:val="20"/>
                          <w:szCs w:val="24"/>
                        </w:rPr>
                        <w:fldChar w:fldCharType="begin"/>
                      </w:r>
                      <w:r w:rsidRPr="00983710">
                        <w:rPr>
                          <w:b/>
                          <w:i w:val="0"/>
                          <w:color w:val="auto"/>
                          <w:sz w:val="20"/>
                          <w:szCs w:val="24"/>
                        </w:rPr>
                        <w:instrText xml:space="preserve"> STYLEREF 1 \s </w:instrText>
                      </w:r>
                      <w:r w:rsidRPr="00983710">
                        <w:rPr>
                          <w:b/>
                          <w:i w:val="0"/>
                          <w:color w:val="auto"/>
                          <w:sz w:val="20"/>
                          <w:szCs w:val="24"/>
                        </w:rPr>
                        <w:fldChar w:fldCharType="separate"/>
                      </w:r>
                      <w:r>
                        <w:rPr>
                          <w:b/>
                          <w:i w:val="0"/>
                          <w:noProof/>
                          <w:color w:val="auto"/>
                          <w:sz w:val="20"/>
                          <w:szCs w:val="24"/>
                        </w:rPr>
                        <w:t>5</w:t>
                      </w:r>
                      <w:r w:rsidRPr="00983710">
                        <w:rPr>
                          <w:b/>
                          <w:i w:val="0"/>
                          <w:color w:val="auto"/>
                          <w:sz w:val="20"/>
                          <w:szCs w:val="24"/>
                        </w:rPr>
                        <w:fldChar w:fldCharType="end"/>
                      </w:r>
                      <w:r w:rsidRPr="00983710">
                        <w:rPr>
                          <w:b/>
                          <w:i w:val="0"/>
                          <w:color w:val="auto"/>
                          <w:sz w:val="20"/>
                          <w:szCs w:val="24"/>
                        </w:rPr>
                        <w:t>.</w:t>
                      </w:r>
                      <w:r w:rsidRPr="00983710">
                        <w:rPr>
                          <w:b/>
                          <w:i w:val="0"/>
                          <w:color w:val="auto"/>
                          <w:sz w:val="20"/>
                          <w:szCs w:val="24"/>
                        </w:rPr>
                        <w:fldChar w:fldCharType="begin"/>
                      </w:r>
                      <w:r w:rsidRPr="00983710">
                        <w:rPr>
                          <w:b/>
                          <w:i w:val="0"/>
                          <w:color w:val="auto"/>
                          <w:sz w:val="20"/>
                          <w:szCs w:val="24"/>
                        </w:rPr>
                        <w:instrText xml:space="preserve"> SEQ Gambar \* ARABIC \s 1 </w:instrText>
                      </w:r>
                      <w:r w:rsidRPr="00983710">
                        <w:rPr>
                          <w:b/>
                          <w:i w:val="0"/>
                          <w:color w:val="auto"/>
                          <w:sz w:val="20"/>
                          <w:szCs w:val="24"/>
                        </w:rPr>
                        <w:fldChar w:fldCharType="separate"/>
                      </w:r>
                      <w:r>
                        <w:rPr>
                          <w:b/>
                          <w:i w:val="0"/>
                          <w:noProof/>
                          <w:color w:val="auto"/>
                          <w:sz w:val="20"/>
                          <w:szCs w:val="24"/>
                        </w:rPr>
                        <w:t>16</w:t>
                      </w:r>
                      <w:r w:rsidRPr="00983710">
                        <w:rPr>
                          <w:b/>
                          <w:i w:val="0"/>
                          <w:color w:val="auto"/>
                          <w:sz w:val="20"/>
                          <w:szCs w:val="24"/>
                        </w:rPr>
                        <w:fldChar w:fldCharType="end"/>
                      </w:r>
                      <w:bookmarkEnd w:id="714"/>
                      <w:r w:rsidRPr="00983710">
                        <w:rPr>
                          <w:b/>
                          <w:i w:val="0"/>
                          <w:color w:val="auto"/>
                          <w:sz w:val="20"/>
                          <w:szCs w:val="24"/>
                        </w:rPr>
                        <w:t xml:space="preserve"> Implementasi Algoritma Rabin Karp</w:t>
                      </w:r>
                      <w:bookmarkEnd w:id="715"/>
                    </w:p>
                  </w:txbxContent>
                </v:textbox>
                <w10:wrap type="topAndBottom" anchorx="margin"/>
              </v:shape>
            </w:pict>
          </mc:Fallback>
        </mc:AlternateContent>
      </w:r>
      <w:r w:rsidRPr="00610384">
        <w:rPr>
          <w:noProof/>
          <w:sz w:val="24"/>
          <w:szCs w:val="24"/>
        </w:rPr>
        <w:drawing>
          <wp:anchor distT="0" distB="0" distL="114300" distR="114300" simplePos="0" relativeHeight="251840000" behindDoc="0" locked="0" layoutInCell="1" allowOverlap="1" wp14:anchorId="5E8F577E" wp14:editId="412523CD">
            <wp:simplePos x="0" y="0"/>
            <wp:positionH relativeFrom="margin">
              <wp:posOffset>667385</wp:posOffset>
            </wp:positionH>
            <wp:positionV relativeFrom="paragraph">
              <wp:posOffset>0</wp:posOffset>
            </wp:positionV>
            <wp:extent cx="4171950" cy="2000250"/>
            <wp:effectExtent l="0" t="0" r="0" b="0"/>
            <wp:wrapTopAndBottom/>
            <wp:docPr id="1561472789" name="Picture 156147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171950" cy="2000250"/>
                    </a:xfrm>
                    <a:prstGeom prst="rect">
                      <a:avLst/>
                    </a:prstGeom>
                  </pic:spPr>
                </pic:pic>
              </a:graphicData>
            </a:graphic>
          </wp:anchor>
        </w:drawing>
      </w:r>
    </w:p>
    <w:p w14:paraId="0E6E541D" w14:textId="76FCD91C" w:rsidR="007A382B" w:rsidRPr="00610384" w:rsidRDefault="00AE4F98" w:rsidP="007A382B">
      <w:pPr>
        <w:keepNext/>
        <w:jc w:val="center"/>
        <w:rPr>
          <w:sz w:val="24"/>
          <w:szCs w:val="24"/>
        </w:rPr>
      </w:pPr>
      <w:r w:rsidRPr="00610384">
        <w:rPr>
          <w:noProof/>
          <w:sz w:val="24"/>
          <w:szCs w:val="24"/>
        </w:rPr>
        <w:drawing>
          <wp:inline distT="0" distB="0" distL="0" distR="0" wp14:anchorId="5D21FFCE" wp14:editId="7FC88D74">
            <wp:extent cx="4086225" cy="3248025"/>
            <wp:effectExtent l="0" t="0" r="9525" b="9525"/>
            <wp:docPr id="1833221411" name="Picture 183322141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8"/>
                    <a:stretch>
                      <a:fillRect/>
                    </a:stretch>
                  </pic:blipFill>
                  <pic:spPr>
                    <a:xfrm>
                      <a:off x="0" y="0"/>
                      <a:ext cx="4086225" cy="3248025"/>
                    </a:xfrm>
                    <a:prstGeom prst="rect">
                      <a:avLst/>
                    </a:prstGeom>
                  </pic:spPr>
                </pic:pic>
              </a:graphicData>
            </a:graphic>
          </wp:inline>
        </w:drawing>
      </w:r>
    </w:p>
    <w:p w14:paraId="399DA165" w14:textId="05433D1D" w:rsidR="007A382B" w:rsidRPr="00983710" w:rsidRDefault="007A382B" w:rsidP="007A382B">
      <w:pPr>
        <w:pStyle w:val="Caption"/>
        <w:jc w:val="center"/>
        <w:rPr>
          <w:b/>
          <w:i w:val="0"/>
          <w:color w:val="auto"/>
          <w:sz w:val="20"/>
          <w:szCs w:val="24"/>
        </w:rPr>
      </w:pPr>
      <w:bookmarkStart w:id="673" w:name="_Ref519868987"/>
      <w:bookmarkStart w:id="674" w:name="_Toc519869783"/>
      <w:bookmarkStart w:id="675" w:name="_Toc522079733"/>
      <w:r w:rsidRPr="00983710">
        <w:rPr>
          <w:b/>
          <w:i w:val="0"/>
          <w:color w:val="auto"/>
          <w:sz w:val="20"/>
          <w:szCs w:val="24"/>
        </w:rPr>
        <w:t xml:space="preserve">Gambar </w:t>
      </w:r>
      <w:r w:rsidR="00517711" w:rsidRPr="00983710">
        <w:rPr>
          <w:b/>
          <w:i w:val="0"/>
          <w:color w:val="auto"/>
          <w:sz w:val="20"/>
          <w:szCs w:val="24"/>
        </w:rPr>
        <w:fldChar w:fldCharType="begin"/>
      </w:r>
      <w:r w:rsidR="00517711" w:rsidRPr="00983710">
        <w:rPr>
          <w:b/>
          <w:i w:val="0"/>
          <w:color w:val="auto"/>
          <w:sz w:val="20"/>
          <w:szCs w:val="24"/>
        </w:rPr>
        <w:instrText xml:space="preserve"> STYLEREF 1 \s </w:instrText>
      </w:r>
      <w:r w:rsidR="00517711" w:rsidRPr="00983710">
        <w:rPr>
          <w:b/>
          <w:i w:val="0"/>
          <w:color w:val="auto"/>
          <w:sz w:val="20"/>
          <w:szCs w:val="24"/>
        </w:rPr>
        <w:fldChar w:fldCharType="separate"/>
      </w:r>
      <w:r w:rsidR="00EC7493">
        <w:rPr>
          <w:b/>
          <w:i w:val="0"/>
          <w:noProof/>
          <w:color w:val="auto"/>
          <w:sz w:val="20"/>
          <w:szCs w:val="24"/>
        </w:rPr>
        <w:t>5</w:t>
      </w:r>
      <w:r w:rsidR="00517711" w:rsidRPr="00983710">
        <w:rPr>
          <w:b/>
          <w:i w:val="0"/>
          <w:color w:val="auto"/>
          <w:sz w:val="20"/>
          <w:szCs w:val="24"/>
        </w:rPr>
        <w:fldChar w:fldCharType="end"/>
      </w:r>
      <w:r w:rsidR="00517711" w:rsidRPr="00983710">
        <w:rPr>
          <w:b/>
          <w:i w:val="0"/>
          <w:color w:val="auto"/>
          <w:sz w:val="20"/>
          <w:szCs w:val="24"/>
        </w:rPr>
        <w:t>.</w:t>
      </w:r>
      <w:r w:rsidR="00517711" w:rsidRPr="00983710">
        <w:rPr>
          <w:b/>
          <w:i w:val="0"/>
          <w:color w:val="auto"/>
          <w:sz w:val="20"/>
          <w:szCs w:val="24"/>
        </w:rPr>
        <w:fldChar w:fldCharType="begin"/>
      </w:r>
      <w:r w:rsidR="00517711" w:rsidRPr="00983710">
        <w:rPr>
          <w:b/>
          <w:i w:val="0"/>
          <w:color w:val="auto"/>
          <w:sz w:val="20"/>
          <w:szCs w:val="24"/>
        </w:rPr>
        <w:instrText xml:space="preserve"> SEQ Gambar \* ARABIC \s 1 </w:instrText>
      </w:r>
      <w:r w:rsidR="00517711" w:rsidRPr="00983710">
        <w:rPr>
          <w:b/>
          <w:i w:val="0"/>
          <w:color w:val="auto"/>
          <w:sz w:val="20"/>
          <w:szCs w:val="24"/>
        </w:rPr>
        <w:fldChar w:fldCharType="separate"/>
      </w:r>
      <w:r w:rsidR="00EC7493">
        <w:rPr>
          <w:b/>
          <w:i w:val="0"/>
          <w:noProof/>
          <w:color w:val="auto"/>
          <w:sz w:val="20"/>
          <w:szCs w:val="24"/>
        </w:rPr>
        <w:t>17</w:t>
      </w:r>
      <w:r w:rsidR="00517711" w:rsidRPr="00983710">
        <w:rPr>
          <w:b/>
          <w:i w:val="0"/>
          <w:color w:val="auto"/>
          <w:sz w:val="20"/>
          <w:szCs w:val="24"/>
        </w:rPr>
        <w:fldChar w:fldCharType="end"/>
      </w:r>
      <w:bookmarkEnd w:id="673"/>
      <w:r w:rsidRPr="00983710">
        <w:rPr>
          <w:b/>
          <w:i w:val="0"/>
          <w:color w:val="auto"/>
          <w:sz w:val="20"/>
          <w:szCs w:val="24"/>
        </w:rPr>
        <w:t xml:space="preserve"> Implementasi Pendefenisian Fungsi Rabin Karp</w:t>
      </w:r>
      <w:bookmarkEnd w:id="674"/>
      <w:bookmarkEnd w:id="675"/>
    </w:p>
    <w:p w14:paraId="1AC831C8" w14:textId="0D2A8353" w:rsidR="0088173A" w:rsidRPr="00610384" w:rsidRDefault="0088173A" w:rsidP="0088173A">
      <w:pPr>
        <w:rPr>
          <w:sz w:val="24"/>
          <w:szCs w:val="24"/>
        </w:rPr>
      </w:pPr>
    </w:p>
    <w:p w14:paraId="32FCCD70" w14:textId="43C33379" w:rsidR="0088173A" w:rsidRPr="00610384" w:rsidRDefault="0088173A" w:rsidP="00732F9E">
      <w:pPr>
        <w:spacing w:line="360" w:lineRule="auto"/>
        <w:jc w:val="both"/>
        <w:rPr>
          <w:sz w:val="24"/>
          <w:szCs w:val="24"/>
        </w:rPr>
      </w:pPr>
      <w:r w:rsidRPr="00610384">
        <w:rPr>
          <w:sz w:val="24"/>
          <w:szCs w:val="24"/>
        </w:rPr>
        <w:t xml:space="preserve">Jika proses </w:t>
      </w:r>
      <w:r w:rsidRPr="00610384">
        <w:rPr>
          <w:i/>
          <w:sz w:val="24"/>
          <w:szCs w:val="24"/>
        </w:rPr>
        <w:t>string matching</w:t>
      </w:r>
      <w:r w:rsidRPr="00610384">
        <w:rPr>
          <w:sz w:val="24"/>
          <w:szCs w:val="24"/>
        </w:rPr>
        <w:t xml:space="preserve"> telah selesai, akan dipanggil fungsi </w:t>
      </w:r>
      <w:proofErr w:type="gramStart"/>
      <w:r w:rsidRPr="00610384">
        <w:rPr>
          <w:sz w:val="24"/>
          <w:szCs w:val="24"/>
        </w:rPr>
        <w:t>detach(</w:t>
      </w:r>
      <w:proofErr w:type="gramEnd"/>
      <w:r w:rsidRPr="00610384">
        <w:rPr>
          <w:sz w:val="24"/>
          <w:szCs w:val="24"/>
        </w:rPr>
        <w:t xml:space="preserve">) untuk mengakhiri proses </w:t>
      </w:r>
      <w:r w:rsidRPr="00610384">
        <w:rPr>
          <w:i/>
          <w:sz w:val="24"/>
          <w:szCs w:val="24"/>
        </w:rPr>
        <w:t xml:space="preserve">debugging. </w:t>
      </w:r>
      <w:r w:rsidRPr="00610384">
        <w:rPr>
          <w:sz w:val="24"/>
          <w:szCs w:val="24"/>
        </w:rPr>
        <w:t xml:space="preserve">Kode program fungsi ini dapat dilihat pada </w:t>
      </w:r>
      <w:r w:rsidRPr="00610384">
        <w:rPr>
          <w:sz w:val="24"/>
          <w:szCs w:val="24"/>
        </w:rPr>
        <w:fldChar w:fldCharType="begin"/>
      </w:r>
      <w:r w:rsidRPr="00610384">
        <w:rPr>
          <w:sz w:val="24"/>
          <w:szCs w:val="24"/>
        </w:rPr>
        <w:instrText xml:space="preserve"> REF _Ref519869079 \h  \* MERGEFORMAT </w:instrText>
      </w:r>
      <w:r w:rsidRPr="00610384">
        <w:rPr>
          <w:sz w:val="24"/>
          <w:szCs w:val="24"/>
        </w:rPr>
      </w:r>
      <w:r w:rsidRPr="00610384">
        <w:rPr>
          <w:sz w:val="24"/>
          <w:szCs w:val="24"/>
        </w:rPr>
        <w:fldChar w:fldCharType="separate"/>
      </w:r>
      <w:r w:rsidR="00EC7493" w:rsidRPr="00EC7493">
        <w:rPr>
          <w:sz w:val="24"/>
          <w:szCs w:val="24"/>
        </w:rPr>
        <w:t xml:space="preserve">Gambar </w:t>
      </w:r>
      <w:r w:rsidR="00EC7493" w:rsidRPr="00EC7493">
        <w:rPr>
          <w:noProof/>
          <w:sz w:val="24"/>
          <w:szCs w:val="24"/>
        </w:rPr>
        <w:t>5.18</w:t>
      </w:r>
      <w:r w:rsidRPr="00610384">
        <w:rPr>
          <w:sz w:val="24"/>
          <w:szCs w:val="24"/>
        </w:rPr>
        <w:fldChar w:fldCharType="end"/>
      </w:r>
      <w:r w:rsidR="00BE0372">
        <w:rPr>
          <w:sz w:val="24"/>
          <w:szCs w:val="24"/>
        </w:rPr>
        <w:t>.</w:t>
      </w:r>
    </w:p>
    <w:p w14:paraId="56E9CCDD" w14:textId="77777777" w:rsidR="007A382B" w:rsidRPr="00610384" w:rsidRDefault="007A382B" w:rsidP="007A382B">
      <w:pPr>
        <w:keepNext/>
        <w:spacing w:line="360" w:lineRule="auto"/>
        <w:jc w:val="center"/>
        <w:rPr>
          <w:sz w:val="24"/>
          <w:szCs w:val="24"/>
        </w:rPr>
      </w:pPr>
      <w:r w:rsidRPr="00610384">
        <w:rPr>
          <w:noProof/>
          <w:sz w:val="24"/>
          <w:szCs w:val="24"/>
        </w:rPr>
        <w:drawing>
          <wp:inline distT="0" distB="0" distL="0" distR="0" wp14:anchorId="0693694C" wp14:editId="403C273C">
            <wp:extent cx="3752850" cy="942975"/>
            <wp:effectExtent l="0" t="0" r="0" b="9525"/>
            <wp:docPr id="1561472788" name="picture"/>
            <wp:cNvGraphicFramePr/>
            <a:graphic xmlns:a="http://schemas.openxmlformats.org/drawingml/2006/main">
              <a:graphicData uri="http://schemas.openxmlformats.org/drawingml/2006/picture">
                <pic:pic xmlns:pic="http://schemas.openxmlformats.org/drawingml/2006/picture">
                  <pic:nvPicPr>
                    <pic:cNvPr id="836395244" name="picture"/>
                    <pic:cNvPicPr/>
                  </pic:nvPicPr>
                  <pic:blipFill>
                    <a:blip r:embed="rId89">
                      <a:extLst>
                        <a:ext uri="{28A0092B-C50C-407E-A947-70E740481C1C}">
                          <a14:useLocalDpi xmlns:a14="http://schemas.microsoft.com/office/drawing/2010/main" val="0"/>
                        </a:ext>
                      </a:extLst>
                    </a:blip>
                    <a:stretch>
                      <a:fillRect/>
                    </a:stretch>
                  </pic:blipFill>
                  <pic:spPr>
                    <a:xfrm>
                      <a:off x="0" y="0"/>
                      <a:ext cx="3752850" cy="942975"/>
                    </a:xfrm>
                    <a:prstGeom prst="rect">
                      <a:avLst/>
                    </a:prstGeom>
                  </pic:spPr>
                </pic:pic>
              </a:graphicData>
            </a:graphic>
          </wp:inline>
        </w:drawing>
      </w:r>
    </w:p>
    <w:p w14:paraId="6A951B8A" w14:textId="6FF8EFCB" w:rsidR="007A382B" w:rsidRPr="00BE0372" w:rsidRDefault="007A382B" w:rsidP="00F72FF0">
      <w:pPr>
        <w:pStyle w:val="Caption"/>
        <w:jc w:val="center"/>
        <w:rPr>
          <w:b/>
          <w:sz w:val="20"/>
          <w:szCs w:val="20"/>
        </w:rPr>
      </w:pPr>
      <w:bookmarkStart w:id="676" w:name="_Ref519869079"/>
      <w:bookmarkStart w:id="677" w:name="_Toc519869784"/>
      <w:bookmarkStart w:id="678" w:name="_Toc522079734"/>
      <w:r w:rsidRPr="00BE0372">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5</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18</w:t>
      </w:r>
      <w:r w:rsidR="00517711">
        <w:rPr>
          <w:b/>
          <w:i w:val="0"/>
          <w:color w:val="auto"/>
          <w:sz w:val="20"/>
          <w:szCs w:val="20"/>
        </w:rPr>
        <w:fldChar w:fldCharType="end"/>
      </w:r>
      <w:bookmarkEnd w:id="676"/>
      <w:r w:rsidRPr="00BE0372">
        <w:rPr>
          <w:b/>
          <w:i w:val="0"/>
          <w:color w:val="auto"/>
          <w:sz w:val="20"/>
          <w:szCs w:val="20"/>
        </w:rPr>
        <w:t xml:space="preserve"> Implementasi </w:t>
      </w:r>
      <w:proofErr w:type="gramStart"/>
      <w:r w:rsidRPr="00BE0372">
        <w:rPr>
          <w:b/>
          <w:i w:val="0"/>
          <w:color w:val="auto"/>
          <w:sz w:val="20"/>
          <w:szCs w:val="20"/>
        </w:rPr>
        <w:t>detach(</w:t>
      </w:r>
      <w:proofErr w:type="gramEnd"/>
      <w:r w:rsidRPr="00BE0372">
        <w:rPr>
          <w:b/>
          <w:i w:val="0"/>
          <w:color w:val="auto"/>
          <w:sz w:val="20"/>
          <w:szCs w:val="20"/>
        </w:rPr>
        <w:t>)</w:t>
      </w:r>
      <w:bookmarkEnd w:id="677"/>
      <w:bookmarkEnd w:id="678"/>
    </w:p>
    <w:p w14:paraId="01036DBB" w14:textId="1934BC21" w:rsidR="007A382B" w:rsidRPr="002372C9" w:rsidRDefault="007A382B" w:rsidP="00983710">
      <w:pPr>
        <w:pStyle w:val="Heading4"/>
        <w:spacing w:after="240" w:line="360" w:lineRule="auto"/>
        <w:ind w:left="864" w:hanging="864"/>
        <w:jc w:val="both"/>
        <w:rPr>
          <w:rFonts w:ascii="Times New Roman" w:hAnsi="Times New Roman" w:cs="Times New Roman"/>
          <w:b/>
          <w:color w:val="auto"/>
          <w:sz w:val="24"/>
          <w:szCs w:val="24"/>
        </w:rPr>
      </w:pPr>
      <w:bookmarkStart w:id="679" w:name="_Toc519682996"/>
      <w:bookmarkStart w:id="680" w:name="_Toc519695245"/>
      <w:bookmarkStart w:id="681" w:name="_Toc519682997"/>
      <w:bookmarkStart w:id="682" w:name="_Toc519695246"/>
      <w:bookmarkStart w:id="683" w:name="_Toc519683001"/>
      <w:bookmarkStart w:id="684" w:name="_Toc519695250"/>
      <w:bookmarkStart w:id="685" w:name="_Toc519683002"/>
      <w:bookmarkStart w:id="686" w:name="_Toc519695251"/>
      <w:bookmarkStart w:id="687" w:name="_Toc519683006"/>
      <w:bookmarkStart w:id="688" w:name="_Toc519695255"/>
      <w:bookmarkStart w:id="689" w:name="_Toc519683007"/>
      <w:bookmarkStart w:id="690" w:name="_Toc519695256"/>
      <w:bookmarkStart w:id="691" w:name="_Toc519683008"/>
      <w:bookmarkStart w:id="692" w:name="_Toc519695257"/>
      <w:bookmarkStart w:id="693" w:name="_Toc519683009"/>
      <w:bookmarkStart w:id="694" w:name="_Toc519695258"/>
      <w:bookmarkStart w:id="695" w:name="_Toc519683010"/>
      <w:bookmarkStart w:id="696" w:name="_Toc519695259"/>
      <w:bookmarkStart w:id="697" w:name="_Toc519153251"/>
      <w:bookmarkStart w:id="698" w:name="_Toc519155977"/>
      <w:bookmarkStart w:id="699" w:name="_Toc519156588"/>
      <w:bookmarkStart w:id="700" w:name="_Toc519157199"/>
      <w:bookmarkStart w:id="701" w:name="_Toc519157810"/>
      <w:bookmarkStart w:id="702" w:name="_Toc519158421"/>
      <w:bookmarkStart w:id="703" w:name="_Toc519159032"/>
      <w:bookmarkStart w:id="704" w:name="_Toc519159643"/>
      <w:bookmarkStart w:id="705" w:name="_Toc519165098"/>
      <w:bookmarkStart w:id="706" w:name="_Toc519168062"/>
      <w:bookmarkStart w:id="707" w:name="_Toc519189712"/>
      <w:bookmarkStart w:id="708" w:name="_Toc519190321"/>
      <w:bookmarkStart w:id="709" w:name="_Toc519190932"/>
      <w:bookmarkStart w:id="710" w:name="_Toc519191590"/>
      <w:bookmarkStart w:id="711" w:name="_Toc519192248"/>
      <w:bookmarkStart w:id="712" w:name="_Toc519192906"/>
      <w:bookmarkStart w:id="713" w:name="_Toc519193564"/>
      <w:bookmarkStart w:id="714" w:name="_Toc519683014"/>
      <w:bookmarkStart w:id="715" w:name="_Toc519695263"/>
      <w:bookmarkStart w:id="716" w:name="_Toc519153441"/>
      <w:bookmarkStart w:id="717" w:name="_Toc519156167"/>
      <w:bookmarkStart w:id="718" w:name="_Toc519156778"/>
      <w:bookmarkStart w:id="719" w:name="_Toc519157389"/>
      <w:bookmarkStart w:id="720" w:name="_Toc519158000"/>
      <w:bookmarkStart w:id="721" w:name="_Toc519158611"/>
      <w:bookmarkStart w:id="722" w:name="_Toc519159222"/>
      <w:bookmarkStart w:id="723" w:name="_Toc519159833"/>
      <w:bookmarkStart w:id="724" w:name="_Toc519165288"/>
      <w:bookmarkStart w:id="725" w:name="_Toc519167613"/>
      <w:bookmarkStart w:id="726" w:name="_Toc519168271"/>
      <w:bookmarkStart w:id="727" w:name="_Toc519189263"/>
      <w:bookmarkStart w:id="728" w:name="_Toc519189921"/>
      <w:bookmarkStart w:id="729" w:name="_Toc519190511"/>
      <w:bookmarkStart w:id="730" w:name="_Toc519191141"/>
      <w:bookmarkStart w:id="731" w:name="_Toc519191799"/>
      <w:bookmarkStart w:id="732" w:name="_Toc519192457"/>
      <w:bookmarkStart w:id="733" w:name="_Toc519193115"/>
      <w:bookmarkStart w:id="734" w:name="_Toc519193773"/>
      <w:bookmarkStart w:id="735" w:name="_Toc519683223"/>
      <w:bookmarkStart w:id="736" w:name="_Toc519695472"/>
      <w:bookmarkStart w:id="737" w:name="_Toc519153442"/>
      <w:bookmarkStart w:id="738" w:name="_Toc519156168"/>
      <w:bookmarkStart w:id="739" w:name="_Toc519156779"/>
      <w:bookmarkStart w:id="740" w:name="_Toc519157390"/>
      <w:bookmarkStart w:id="741" w:name="_Toc519158001"/>
      <w:bookmarkStart w:id="742" w:name="_Toc519158612"/>
      <w:bookmarkStart w:id="743" w:name="_Toc519159223"/>
      <w:bookmarkStart w:id="744" w:name="_Toc519159834"/>
      <w:bookmarkStart w:id="745" w:name="_Toc519165289"/>
      <w:bookmarkStart w:id="746" w:name="_Toc519167614"/>
      <w:bookmarkStart w:id="747" w:name="_Toc519168272"/>
      <w:bookmarkStart w:id="748" w:name="_Toc519189264"/>
      <w:bookmarkStart w:id="749" w:name="_Toc519189922"/>
      <w:bookmarkStart w:id="750" w:name="_Toc519190512"/>
      <w:bookmarkStart w:id="751" w:name="_Toc519191142"/>
      <w:bookmarkStart w:id="752" w:name="_Toc519191800"/>
      <w:bookmarkStart w:id="753" w:name="_Toc519192458"/>
      <w:bookmarkStart w:id="754" w:name="_Toc519193116"/>
      <w:bookmarkStart w:id="755" w:name="_Toc519193774"/>
      <w:bookmarkStart w:id="756" w:name="_Toc519683224"/>
      <w:bookmarkStart w:id="757" w:name="_Toc519695473"/>
      <w:bookmarkStart w:id="758" w:name="_Toc519153443"/>
      <w:bookmarkStart w:id="759" w:name="_Toc519156169"/>
      <w:bookmarkStart w:id="760" w:name="_Toc519156780"/>
      <w:bookmarkStart w:id="761" w:name="_Toc519157391"/>
      <w:bookmarkStart w:id="762" w:name="_Toc519158002"/>
      <w:bookmarkStart w:id="763" w:name="_Toc519158613"/>
      <w:bookmarkStart w:id="764" w:name="_Toc519159224"/>
      <w:bookmarkStart w:id="765" w:name="_Toc519159835"/>
      <w:bookmarkStart w:id="766" w:name="_Toc519165290"/>
      <w:bookmarkStart w:id="767" w:name="_Toc519167615"/>
      <w:bookmarkStart w:id="768" w:name="_Toc519168273"/>
      <w:bookmarkStart w:id="769" w:name="_Toc519189265"/>
      <w:bookmarkStart w:id="770" w:name="_Toc519189923"/>
      <w:bookmarkStart w:id="771" w:name="_Toc519190513"/>
      <w:bookmarkStart w:id="772" w:name="_Toc519191143"/>
      <w:bookmarkStart w:id="773" w:name="_Toc519191801"/>
      <w:bookmarkStart w:id="774" w:name="_Toc519192459"/>
      <w:bookmarkStart w:id="775" w:name="_Toc519193117"/>
      <w:bookmarkStart w:id="776" w:name="_Toc519193775"/>
      <w:bookmarkStart w:id="777" w:name="_Toc519683225"/>
      <w:bookmarkStart w:id="778" w:name="_Toc519695474"/>
      <w:bookmarkStart w:id="779" w:name="_Toc519167616"/>
      <w:bookmarkStart w:id="780" w:name="_Toc519168274"/>
      <w:bookmarkStart w:id="781" w:name="_Toc519189266"/>
      <w:bookmarkStart w:id="782" w:name="_Toc519189924"/>
      <w:bookmarkStart w:id="783" w:name="_Toc519191144"/>
      <w:bookmarkStart w:id="784" w:name="_Toc519191802"/>
      <w:bookmarkStart w:id="785" w:name="_Toc519192460"/>
      <w:bookmarkStart w:id="786" w:name="_Toc519193118"/>
      <w:bookmarkStart w:id="787" w:name="_Toc519193776"/>
      <w:bookmarkStart w:id="788" w:name="_Toc519683226"/>
      <w:bookmarkStart w:id="789" w:name="_Toc519695475"/>
      <w:bookmarkStart w:id="790" w:name="_Toc519153455"/>
      <w:bookmarkStart w:id="791" w:name="_Toc519156181"/>
      <w:bookmarkStart w:id="792" w:name="_Toc519156792"/>
      <w:bookmarkStart w:id="793" w:name="_Toc519157403"/>
      <w:bookmarkStart w:id="794" w:name="_Toc519158014"/>
      <w:bookmarkStart w:id="795" w:name="_Toc519158625"/>
      <w:bookmarkStart w:id="796" w:name="_Toc519159236"/>
      <w:bookmarkStart w:id="797" w:name="_Toc519159847"/>
      <w:bookmarkStart w:id="798" w:name="_Toc519165302"/>
      <w:bookmarkStart w:id="799" w:name="_Toc519167632"/>
      <w:bookmarkStart w:id="800" w:name="_Toc519168290"/>
      <w:bookmarkStart w:id="801" w:name="_Toc519189282"/>
      <w:bookmarkStart w:id="802" w:name="_Toc519189940"/>
      <w:bookmarkStart w:id="803" w:name="_Toc519190525"/>
      <w:bookmarkStart w:id="804" w:name="_Toc519191160"/>
      <w:bookmarkStart w:id="805" w:name="_Toc519191818"/>
      <w:bookmarkStart w:id="806" w:name="_Toc519192476"/>
      <w:bookmarkStart w:id="807" w:name="_Toc519193134"/>
      <w:bookmarkStart w:id="808" w:name="_Toc519193792"/>
      <w:bookmarkStart w:id="809" w:name="_Toc519683242"/>
      <w:bookmarkStart w:id="810" w:name="_Toc519695491"/>
      <w:bookmarkStart w:id="811" w:name="_Toc519167633"/>
      <w:bookmarkStart w:id="812" w:name="_Toc519168291"/>
      <w:bookmarkStart w:id="813" w:name="_Toc519189283"/>
      <w:bookmarkStart w:id="814" w:name="_Toc519189941"/>
      <w:bookmarkStart w:id="815" w:name="_Toc519191161"/>
      <w:bookmarkStart w:id="816" w:name="_Toc519191819"/>
      <w:bookmarkStart w:id="817" w:name="_Toc519192477"/>
      <w:bookmarkStart w:id="818" w:name="_Toc519193135"/>
      <w:bookmarkStart w:id="819" w:name="_Toc519193793"/>
      <w:bookmarkStart w:id="820" w:name="_Toc519683243"/>
      <w:bookmarkStart w:id="821" w:name="_Toc519695492"/>
      <w:bookmarkStart w:id="822" w:name="_Toc519167634"/>
      <w:bookmarkStart w:id="823" w:name="_Toc519168292"/>
      <w:bookmarkStart w:id="824" w:name="_Toc519189284"/>
      <w:bookmarkStart w:id="825" w:name="_Toc519189942"/>
      <w:bookmarkStart w:id="826" w:name="_Toc519191162"/>
      <w:bookmarkStart w:id="827" w:name="_Toc519191820"/>
      <w:bookmarkStart w:id="828" w:name="_Toc519192478"/>
      <w:bookmarkStart w:id="829" w:name="_Toc519193136"/>
      <w:bookmarkStart w:id="830" w:name="_Toc519193794"/>
      <w:bookmarkStart w:id="831" w:name="_Toc519683244"/>
      <w:bookmarkStart w:id="832" w:name="_Toc519695493"/>
      <w:bookmarkStart w:id="833" w:name="_Toc519167635"/>
      <w:bookmarkStart w:id="834" w:name="_Toc519168293"/>
      <w:bookmarkStart w:id="835" w:name="_Toc519189285"/>
      <w:bookmarkStart w:id="836" w:name="_Toc519189943"/>
      <w:bookmarkStart w:id="837" w:name="_Toc519191163"/>
      <w:bookmarkStart w:id="838" w:name="_Toc519191821"/>
      <w:bookmarkStart w:id="839" w:name="_Toc519192479"/>
      <w:bookmarkStart w:id="840" w:name="_Toc519193137"/>
      <w:bookmarkStart w:id="841" w:name="_Toc519193795"/>
      <w:bookmarkStart w:id="842" w:name="_Toc519683245"/>
      <w:bookmarkStart w:id="843" w:name="_Toc519695494"/>
      <w:bookmarkStart w:id="844" w:name="_Toc519189286"/>
      <w:bookmarkStart w:id="845" w:name="_Toc519189944"/>
      <w:bookmarkStart w:id="846" w:name="_Toc519191164"/>
      <w:bookmarkStart w:id="847" w:name="_Toc519191822"/>
      <w:bookmarkStart w:id="848" w:name="_Toc519192480"/>
      <w:bookmarkStart w:id="849" w:name="_Toc519193138"/>
      <w:bookmarkStart w:id="850" w:name="_Toc519193796"/>
      <w:bookmarkStart w:id="851" w:name="_Toc519683246"/>
      <w:bookmarkStart w:id="852" w:name="_Toc519695495"/>
      <w:bookmarkStart w:id="853" w:name="_Toc519063022"/>
      <w:bookmarkStart w:id="854" w:name="_Toc519063446"/>
      <w:bookmarkStart w:id="855" w:name="_Toc519064478"/>
      <w:bookmarkStart w:id="856" w:name="_Toc519167637"/>
      <w:bookmarkStart w:id="857" w:name="_Toc519168295"/>
      <w:bookmarkStart w:id="858" w:name="_Toc519189287"/>
      <w:bookmarkStart w:id="859" w:name="_Toc519189945"/>
      <w:bookmarkStart w:id="860" w:name="_Toc519191165"/>
      <w:bookmarkStart w:id="861" w:name="_Toc519191823"/>
      <w:bookmarkStart w:id="862" w:name="_Toc519192481"/>
      <w:bookmarkStart w:id="863" w:name="_Toc519193139"/>
      <w:bookmarkStart w:id="864" w:name="_Toc519193797"/>
      <w:bookmarkStart w:id="865" w:name="_Toc519683247"/>
      <w:bookmarkStart w:id="866" w:name="_Toc519695496"/>
      <w:bookmarkStart w:id="867" w:name="_Toc519063023"/>
      <w:bookmarkStart w:id="868" w:name="_Toc519063447"/>
      <w:bookmarkStart w:id="869" w:name="_Toc519064479"/>
      <w:bookmarkStart w:id="870" w:name="_Toc519167638"/>
      <w:bookmarkStart w:id="871" w:name="_Toc519168296"/>
      <w:bookmarkStart w:id="872" w:name="_Toc519189288"/>
      <w:bookmarkStart w:id="873" w:name="_Toc519189946"/>
      <w:bookmarkStart w:id="874" w:name="_Toc519191166"/>
      <w:bookmarkStart w:id="875" w:name="_Toc519191824"/>
      <w:bookmarkStart w:id="876" w:name="_Toc519192482"/>
      <w:bookmarkStart w:id="877" w:name="_Toc519193140"/>
      <w:bookmarkStart w:id="878" w:name="_Toc519193798"/>
      <w:bookmarkStart w:id="879" w:name="_Toc519683248"/>
      <w:bookmarkStart w:id="880" w:name="_Toc519695497"/>
      <w:bookmarkStart w:id="881" w:name="_Toc519063024"/>
      <w:bookmarkStart w:id="882" w:name="_Toc519063448"/>
      <w:bookmarkStart w:id="883" w:name="_Toc519064480"/>
      <w:bookmarkStart w:id="884" w:name="_Toc519167639"/>
      <w:bookmarkStart w:id="885" w:name="_Toc519168297"/>
      <w:bookmarkStart w:id="886" w:name="_Toc519189289"/>
      <w:bookmarkStart w:id="887" w:name="_Toc519189947"/>
      <w:bookmarkStart w:id="888" w:name="_Toc519191167"/>
      <w:bookmarkStart w:id="889" w:name="_Toc519191825"/>
      <w:bookmarkStart w:id="890" w:name="_Toc519192483"/>
      <w:bookmarkStart w:id="891" w:name="_Toc519193141"/>
      <w:bookmarkStart w:id="892" w:name="_Toc519193799"/>
      <w:bookmarkStart w:id="893" w:name="_Toc519683249"/>
      <w:bookmarkStart w:id="894" w:name="_Toc519695498"/>
      <w:bookmarkStart w:id="895" w:name="_Toc519063026"/>
      <w:bookmarkStart w:id="896" w:name="_Toc519063450"/>
      <w:bookmarkStart w:id="897" w:name="_Toc519064482"/>
      <w:bookmarkStart w:id="898" w:name="_Toc519167641"/>
      <w:bookmarkStart w:id="899" w:name="_Toc519168299"/>
      <w:bookmarkStart w:id="900" w:name="_Toc519189291"/>
      <w:bookmarkStart w:id="901" w:name="_Toc519189949"/>
      <w:bookmarkStart w:id="902" w:name="_Toc519191169"/>
      <w:bookmarkStart w:id="903" w:name="_Toc519191827"/>
      <w:bookmarkStart w:id="904" w:name="_Toc519192485"/>
      <w:bookmarkStart w:id="905" w:name="_Toc519193143"/>
      <w:bookmarkStart w:id="906" w:name="_Toc519193801"/>
      <w:bookmarkStart w:id="907" w:name="_Toc519683251"/>
      <w:bookmarkStart w:id="908" w:name="_Toc519695500"/>
      <w:bookmarkStart w:id="909" w:name="_Toc519063027"/>
      <w:bookmarkStart w:id="910" w:name="_Toc519063451"/>
      <w:bookmarkStart w:id="911" w:name="_Toc519064483"/>
      <w:bookmarkStart w:id="912" w:name="_Toc519167642"/>
      <w:bookmarkStart w:id="913" w:name="_Toc519168300"/>
      <w:bookmarkStart w:id="914" w:name="_Toc519189292"/>
      <w:bookmarkStart w:id="915" w:name="_Toc519189950"/>
      <w:bookmarkStart w:id="916" w:name="_Toc519191170"/>
      <w:bookmarkStart w:id="917" w:name="_Toc519191828"/>
      <w:bookmarkStart w:id="918" w:name="_Toc519192486"/>
      <w:bookmarkStart w:id="919" w:name="_Toc519193144"/>
      <w:bookmarkStart w:id="920" w:name="_Toc519193802"/>
      <w:bookmarkStart w:id="921" w:name="_Toc519683252"/>
      <w:bookmarkStart w:id="922" w:name="_Toc519695501"/>
      <w:bookmarkStart w:id="923" w:name="_Toc519063028"/>
      <w:bookmarkStart w:id="924" w:name="_Toc519063452"/>
      <w:bookmarkStart w:id="925" w:name="_Toc519064484"/>
      <w:bookmarkStart w:id="926" w:name="_Toc519167643"/>
      <w:bookmarkStart w:id="927" w:name="_Toc519168301"/>
      <w:bookmarkStart w:id="928" w:name="_Toc519189293"/>
      <w:bookmarkStart w:id="929" w:name="_Toc519189951"/>
      <w:bookmarkStart w:id="930" w:name="_Toc519191171"/>
      <w:bookmarkStart w:id="931" w:name="_Toc519191829"/>
      <w:bookmarkStart w:id="932" w:name="_Toc519192487"/>
      <w:bookmarkStart w:id="933" w:name="_Toc519193145"/>
      <w:bookmarkStart w:id="934" w:name="_Toc519193803"/>
      <w:bookmarkStart w:id="935" w:name="_Toc519683253"/>
      <w:bookmarkStart w:id="936" w:name="_Toc519695502"/>
      <w:bookmarkStart w:id="937" w:name="_Toc519063029"/>
      <w:bookmarkStart w:id="938" w:name="_Toc519063453"/>
      <w:bookmarkStart w:id="939" w:name="_Toc519064485"/>
      <w:bookmarkStart w:id="940" w:name="_Toc519167644"/>
      <w:bookmarkStart w:id="941" w:name="_Toc519168302"/>
      <w:bookmarkStart w:id="942" w:name="_Toc519189294"/>
      <w:bookmarkStart w:id="943" w:name="_Toc519189952"/>
      <w:bookmarkStart w:id="944" w:name="_Toc519191172"/>
      <w:bookmarkStart w:id="945" w:name="_Toc519191830"/>
      <w:bookmarkStart w:id="946" w:name="_Toc519192488"/>
      <w:bookmarkStart w:id="947" w:name="_Toc519193146"/>
      <w:bookmarkStart w:id="948" w:name="_Toc519193804"/>
      <w:bookmarkStart w:id="949" w:name="_Toc519683254"/>
      <w:bookmarkStart w:id="950" w:name="_Toc519695503"/>
      <w:bookmarkStart w:id="951" w:name="_Toc519063030"/>
      <w:bookmarkStart w:id="952" w:name="_Toc519063454"/>
      <w:bookmarkStart w:id="953" w:name="_Toc519064486"/>
      <w:bookmarkStart w:id="954" w:name="_Toc519168303"/>
      <w:bookmarkStart w:id="955" w:name="_Toc519189295"/>
      <w:bookmarkStart w:id="956" w:name="_Toc519189953"/>
      <w:bookmarkStart w:id="957" w:name="_Toc519191173"/>
      <w:bookmarkStart w:id="958" w:name="_Toc519191831"/>
      <w:bookmarkStart w:id="959" w:name="_Toc519192489"/>
      <w:bookmarkStart w:id="960" w:name="_Toc519193147"/>
      <w:bookmarkStart w:id="961" w:name="_Toc519193805"/>
      <w:bookmarkStart w:id="962" w:name="_Toc519683255"/>
      <w:bookmarkStart w:id="963" w:name="_Toc519695504"/>
      <w:bookmarkStart w:id="964" w:name="_Toc519063031"/>
      <w:bookmarkStart w:id="965" w:name="_Toc519063455"/>
      <w:bookmarkStart w:id="966" w:name="_Toc519064487"/>
      <w:bookmarkStart w:id="967" w:name="_Toc519167646"/>
      <w:bookmarkStart w:id="968" w:name="_Toc519168304"/>
      <w:bookmarkStart w:id="969" w:name="_Toc519189296"/>
      <w:bookmarkStart w:id="970" w:name="_Toc519189954"/>
      <w:bookmarkStart w:id="971" w:name="_Toc519191174"/>
      <w:bookmarkStart w:id="972" w:name="_Toc519191832"/>
      <w:bookmarkStart w:id="973" w:name="_Toc519192490"/>
      <w:bookmarkStart w:id="974" w:name="_Toc519193148"/>
      <w:bookmarkStart w:id="975" w:name="_Toc519193806"/>
      <w:bookmarkStart w:id="976" w:name="_Toc519683256"/>
      <w:bookmarkStart w:id="977" w:name="_Toc519695505"/>
      <w:bookmarkStart w:id="978" w:name="_Toc519062105"/>
      <w:bookmarkStart w:id="979" w:name="_Toc519062533"/>
      <w:bookmarkStart w:id="980" w:name="_Toc519063035"/>
      <w:bookmarkStart w:id="981" w:name="_Toc519063459"/>
      <w:bookmarkStart w:id="982" w:name="_Toc519063803"/>
      <w:bookmarkStart w:id="983" w:name="_Toc519064181"/>
      <w:bookmarkStart w:id="984" w:name="_Toc519064491"/>
      <w:bookmarkStart w:id="985" w:name="_Toc519065610"/>
      <w:bookmarkStart w:id="986" w:name="_Toc519153472"/>
      <w:bookmarkStart w:id="987" w:name="_Toc519156198"/>
      <w:bookmarkStart w:id="988" w:name="_Toc519156809"/>
      <w:bookmarkStart w:id="989" w:name="_Toc519157420"/>
      <w:bookmarkStart w:id="990" w:name="_Toc519158031"/>
      <w:bookmarkStart w:id="991" w:name="_Toc519158642"/>
      <w:bookmarkStart w:id="992" w:name="_Toc519159253"/>
      <w:bookmarkStart w:id="993" w:name="_Toc519159864"/>
      <w:bookmarkStart w:id="994" w:name="_Toc519165319"/>
      <w:bookmarkStart w:id="995" w:name="_Toc519167650"/>
      <w:bookmarkStart w:id="996" w:name="_Toc519168308"/>
      <w:bookmarkStart w:id="997" w:name="_Toc519189300"/>
      <w:bookmarkStart w:id="998" w:name="_Toc519189958"/>
      <w:bookmarkStart w:id="999" w:name="_Toc519190542"/>
      <w:bookmarkStart w:id="1000" w:name="_Toc519191178"/>
      <w:bookmarkStart w:id="1001" w:name="_Toc519191836"/>
      <w:bookmarkStart w:id="1002" w:name="_Toc519192494"/>
      <w:bookmarkStart w:id="1003" w:name="_Toc519193152"/>
      <w:bookmarkStart w:id="1004" w:name="_Toc519193810"/>
      <w:bookmarkStart w:id="1005" w:name="_Toc519683260"/>
      <w:bookmarkStart w:id="1006" w:name="_Toc519695509"/>
      <w:bookmarkStart w:id="1007" w:name="_Toc519062295"/>
      <w:bookmarkStart w:id="1008" w:name="_Toc519062723"/>
      <w:bookmarkStart w:id="1009" w:name="_Toc519063244"/>
      <w:bookmarkStart w:id="1010" w:name="_Toc519063668"/>
      <w:bookmarkStart w:id="1011" w:name="_Toc519063993"/>
      <w:bookmarkStart w:id="1012" w:name="_Toc519064371"/>
      <w:bookmarkStart w:id="1013" w:name="_Toc519064700"/>
      <w:bookmarkStart w:id="1014" w:name="_Toc519065800"/>
      <w:bookmarkStart w:id="1015" w:name="_Toc519153662"/>
      <w:bookmarkStart w:id="1016" w:name="_Toc519156388"/>
      <w:bookmarkStart w:id="1017" w:name="_Toc519156999"/>
      <w:bookmarkStart w:id="1018" w:name="_Toc519157610"/>
      <w:bookmarkStart w:id="1019" w:name="_Toc519158221"/>
      <w:bookmarkStart w:id="1020" w:name="_Toc519158832"/>
      <w:bookmarkStart w:id="1021" w:name="_Toc519159443"/>
      <w:bookmarkStart w:id="1022" w:name="_Toc519160054"/>
      <w:bookmarkStart w:id="1023" w:name="_Toc519165509"/>
      <w:bookmarkStart w:id="1024" w:name="_Toc519167859"/>
      <w:bookmarkStart w:id="1025" w:name="_Toc519168517"/>
      <w:bookmarkStart w:id="1026" w:name="_Toc519189509"/>
      <w:bookmarkStart w:id="1027" w:name="_Toc519190167"/>
      <w:bookmarkStart w:id="1028" w:name="_Toc519190732"/>
      <w:bookmarkStart w:id="1029" w:name="_Toc519191387"/>
      <w:bookmarkStart w:id="1030" w:name="_Toc519192045"/>
      <w:bookmarkStart w:id="1031" w:name="_Toc519192703"/>
      <w:bookmarkStart w:id="1032" w:name="_Toc519193361"/>
      <w:bookmarkStart w:id="1033" w:name="_Toc519194019"/>
      <w:bookmarkStart w:id="1034" w:name="_Toc519683469"/>
      <w:bookmarkStart w:id="1035" w:name="_Toc519695718"/>
      <w:bookmarkStart w:id="1036" w:name="_Toc519063245"/>
      <w:bookmarkStart w:id="1037" w:name="_Toc519063669"/>
      <w:bookmarkStart w:id="1038" w:name="_Toc519064701"/>
      <w:bookmarkStart w:id="1039" w:name="_Toc519167860"/>
      <w:bookmarkStart w:id="1040" w:name="_Toc519168518"/>
      <w:bookmarkStart w:id="1041" w:name="_Toc519189510"/>
      <w:bookmarkStart w:id="1042" w:name="_Toc519190168"/>
      <w:bookmarkStart w:id="1043" w:name="_Toc519191388"/>
      <w:bookmarkStart w:id="1044" w:name="_Toc519192046"/>
      <w:bookmarkStart w:id="1045" w:name="_Toc519192704"/>
      <w:bookmarkStart w:id="1046" w:name="_Toc519193362"/>
      <w:bookmarkStart w:id="1047" w:name="_Toc519194020"/>
      <w:bookmarkStart w:id="1048" w:name="_Toc519683470"/>
      <w:bookmarkStart w:id="1049" w:name="_Toc519695719"/>
      <w:bookmarkStart w:id="1050" w:name="_Toc519062297"/>
      <w:bookmarkStart w:id="1051" w:name="_Toc519062725"/>
      <w:bookmarkStart w:id="1052" w:name="_Toc519063246"/>
      <w:bookmarkStart w:id="1053" w:name="_Toc519063670"/>
      <w:bookmarkStart w:id="1054" w:name="_Toc519063995"/>
      <w:bookmarkStart w:id="1055" w:name="_Toc519064373"/>
      <w:bookmarkStart w:id="1056" w:name="_Toc519064702"/>
      <w:bookmarkStart w:id="1057" w:name="_Toc519065802"/>
      <w:bookmarkStart w:id="1058" w:name="_Toc519153664"/>
      <w:bookmarkStart w:id="1059" w:name="_Toc519156390"/>
      <w:bookmarkStart w:id="1060" w:name="_Toc519157001"/>
      <w:bookmarkStart w:id="1061" w:name="_Toc519157612"/>
      <w:bookmarkStart w:id="1062" w:name="_Toc519158223"/>
      <w:bookmarkStart w:id="1063" w:name="_Toc519158834"/>
      <w:bookmarkStart w:id="1064" w:name="_Toc519159445"/>
      <w:bookmarkStart w:id="1065" w:name="_Toc519160056"/>
      <w:bookmarkStart w:id="1066" w:name="_Toc519165511"/>
      <w:bookmarkStart w:id="1067" w:name="_Toc519167861"/>
      <w:bookmarkStart w:id="1068" w:name="_Toc519168519"/>
      <w:bookmarkStart w:id="1069" w:name="_Toc519189511"/>
      <w:bookmarkStart w:id="1070" w:name="_Toc519190169"/>
      <w:bookmarkStart w:id="1071" w:name="_Toc519190734"/>
      <w:bookmarkStart w:id="1072" w:name="_Toc519191389"/>
      <w:bookmarkStart w:id="1073" w:name="_Toc519192047"/>
      <w:bookmarkStart w:id="1074" w:name="_Toc519192705"/>
      <w:bookmarkStart w:id="1075" w:name="_Toc519193363"/>
      <w:bookmarkStart w:id="1076" w:name="_Toc519194021"/>
      <w:bookmarkStart w:id="1077" w:name="_Toc519683471"/>
      <w:bookmarkStart w:id="1078" w:name="_Toc519695720"/>
      <w:bookmarkStart w:id="1079" w:name="_Toc519063247"/>
      <w:bookmarkStart w:id="1080" w:name="_Toc519063671"/>
      <w:bookmarkStart w:id="1081" w:name="_Toc519064703"/>
      <w:bookmarkStart w:id="1082" w:name="_Toc519167862"/>
      <w:bookmarkStart w:id="1083" w:name="_Toc519168520"/>
      <w:bookmarkStart w:id="1084" w:name="_Toc519189512"/>
      <w:bookmarkStart w:id="1085" w:name="_Toc519190170"/>
      <w:bookmarkStart w:id="1086" w:name="_Toc519191390"/>
      <w:bookmarkStart w:id="1087" w:name="_Toc519192048"/>
      <w:bookmarkStart w:id="1088" w:name="_Toc519192706"/>
      <w:bookmarkStart w:id="1089" w:name="_Toc519193364"/>
      <w:bookmarkStart w:id="1090" w:name="_Toc519194022"/>
      <w:bookmarkStart w:id="1091" w:name="_Toc519683472"/>
      <w:bookmarkStart w:id="1092" w:name="_Toc519695721"/>
      <w:bookmarkStart w:id="1093" w:name="_Toc519062309"/>
      <w:bookmarkStart w:id="1094" w:name="_Toc519062737"/>
      <w:bookmarkStart w:id="1095" w:name="_Toc519063263"/>
      <w:bookmarkStart w:id="1096" w:name="_Toc519063687"/>
      <w:bookmarkStart w:id="1097" w:name="_Toc519064007"/>
      <w:bookmarkStart w:id="1098" w:name="_Toc519064385"/>
      <w:bookmarkStart w:id="1099" w:name="_Toc519064719"/>
      <w:bookmarkStart w:id="1100" w:name="_Toc519065814"/>
      <w:bookmarkStart w:id="1101" w:name="_Toc519153676"/>
      <w:bookmarkStart w:id="1102" w:name="_Toc519156402"/>
      <w:bookmarkStart w:id="1103" w:name="_Toc519157013"/>
      <w:bookmarkStart w:id="1104" w:name="_Toc519157624"/>
      <w:bookmarkStart w:id="1105" w:name="_Toc519158235"/>
      <w:bookmarkStart w:id="1106" w:name="_Toc519158846"/>
      <w:bookmarkStart w:id="1107" w:name="_Toc519159457"/>
      <w:bookmarkStart w:id="1108" w:name="_Toc519160068"/>
      <w:bookmarkStart w:id="1109" w:name="_Toc519165523"/>
      <w:bookmarkStart w:id="1110" w:name="_Toc519167878"/>
      <w:bookmarkStart w:id="1111" w:name="_Toc519168536"/>
      <w:bookmarkStart w:id="1112" w:name="_Toc519189528"/>
      <w:bookmarkStart w:id="1113" w:name="_Toc519190186"/>
      <w:bookmarkStart w:id="1114" w:name="_Toc519190746"/>
      <w:bookmarkStart w:id="1115" w:name="_Toc519191406"/>
      <w:bookmarkStart w:id="1116" w:name="_Toc519192064"/>
      <w:bookmarkStart w:id="1117" w:name="_Toc519192722"/>
      <w:bookmarkStart w:id="1118" w:name="_Toc519193380"/>
      <w:bookmarkStart w:id="1119" w:name="_Toc519194038"/>
      <w:bookmarkStart w:id="1120" w:name="_Toc519683488"/>
      <w:bookmarkStart w:id="1121" w:name="_Toc519695737"/>
      <w:bookmarkStart w:id="1122" w:name="_Toc519063264"/>
      <w:bookmarkStart w:id="1123" w:name="_Toc519063688"/>
      <w:bookmarkStart w:id="1124" w:name="_Toc519064720"/>
      <w:bookmarkStart w:id="1125" w:name="_Toc519167879"/>
      <w:bookmarkStart w:id="1126" w:name="_Toc519168537"/>
      <w:bookmarkStart w:id="1127" w:name="_Toc519190187"/>
      <w:bookmarkStart w:id="1128" w:name="_Toc519191407"/>
      <w:bookmarkStart w:id="1129" w:name="_Toc519192065"/>
      <w:bookmarkStart w:id="1130" w:name="_Toc519192723"/>
      <w:bookmarkStart w:id="1131" w:name="_Toc519193381"/>
      <w:bookmarkStart w:id="1132" w:name="_Toc519194039"/>
      <w:bookmarkStart w:id="1133" w:name="_Toc519683489"/>
      <w:bookmarkStart w:id="1134" w:name="_Toc519695738"/>
      <w:bookmarkStart w:id="1135" w:name="_Toc519063265"/>
      <w:bookmarkStart w:id="1136" w:name="_Toc519063689"/>
      <w:bookmarkStart w:id="1137" w:name="_Toc519064721"/>
      <w:bookmarkStart w:id="1138" w:name="_Toc519167880"/>
      <w:bookmarkStart w:id="1139" w:name="_Toc519168538"/>
      <w:bookmarkStart w:id="1140" w:name="_Toc519190188"/>
      <w:bookmarkStart w:id="1141" w:name="_Toc519191408"/>
      <w:bookmarkStart w:id="1142" w:name="_Toc519192066"/>
      <w:bookmarkStart w:id="1143" w:name="_Toc519192724"/>
      <w:bookmarkStart w:id="1144" w:name="_Toc519193382"/>
      <w:bookmarkStart w:id="1145" w:name="_Toc519194040"/>
      <w:bookmarkStart w:id="1146" w:name="_Toc519683490"/>
      <w:bookmarkStart w:id="1147" w:name="_Toc519695739"/>
      <w:bookmarkStart w:id="1148" w:name="_Toc519063266"/>
      <w:bookmarkStart w:id="1149" w:name="_Toc519063690"/>
      <w:bookmarkStart w:id="1150" w:name="_Toc519064722"/>
      <w:bookmarkStart w:id="1151" w:name="_Toc519167881"/>
      <w:bookmarkStart w:id="1152" w:name="_Toc519168539"/>
      <w:bookmarkStart w:id="1153" w:name="_Toc519190189"/>
      <w:bookmarkStart w:id="1154" w:name="_Toc519191409"/>
      <w:bookmarkStart w:id="1155" w:name="_Toc519192067"/>
      <w:bookmarkStart w:id="1156" w:name="_Toc519192725"/>
      <w:bookmarkStart w:id="1157" w:name="_Toc519193383"/>
      <w:bookmarkStart w:id="1158" w:name="_Toc519194041"/>
      <w:bookmarkStart w:id="1159" w:name="_Toc519683491"/>
      <w:bookmarkStart w:id="1160" w:name="_Toc519695740"/>
      <w:bookmarkStart w:id="1161" w:name="_Toc519683492"/>
      <w:bookmarkStart w:id="1162" w:name="_Toc519695741"/>
      <w:bookmarkStart w:id="1163" w:name="_Toc519683493"/>
      <w:bookmarkStart w:id="1164" w:name="_Toc519695742"/>
      <w:bookmarkStart w:id="1165" w:name="_Toc519683494"/>
      <w:bookmarkStart w:id="1166" w:name="_Toc519695743"/>
      <w:bookmarkStart w:id="1167" w:name="_Toc519683496"/>
      <w:bookmarkStart w:id="1168" w:name="_Toc519695745"/>
      <w:bookmarkStart w:id="1169" w:name="_Toc519063269"/>
      <w:bookmarkStart w:id="1170" w:name="_Toc519063693"/>
      <w:bookmarkStart w:id="1171" w:name="_Toc519064725"/>
      <w:bookmarkStart w:id="1172" w:name="_Toc519167883"/>
      <w:bookmarkStart w:id="1173" w:name="_Toc519168541"/>
      <w:bookmarkStart w:id="1174" w:name="_Toc519190191"/>
      <w:bookmarkStart w:id="1175" w:name="_Toc519191411"/>
      <w:bookmarkStart w:id="1176" w:name="_Toc519192069"/>
      <w:bookmarkStart w:id="1177" w:name="_Toc519192727"/>
      <w:bookmarkStart w:id="1178" w:name="_Toc519193385"/>
      <w:bookmarkStart w:id="1179" w:name="_Toc519194043"/>
      <w:bookmarkStart w:id="1180" w:name="_Toc519683497"/>
      <w:bookmarkStart w:id="1181" w:name="_Toc519695746"/>
      <w:bookmarkStart w:id="1182" w:name="_Toc519063270"/>
      <w:bookmarkStart w:id="1183" w:name="_Toc519063694"/>
      <w:bookmarkStart w:id="1184" w:name="_Toc519064726"/>
      <w:bookmarkStart w:id="1185" w:name="_Toc519167884"/>
      <w:bookmarkStart w:id="1186" w:name="_Toc519168542"/>
      <w:bookmarkStart w:id="1187" w:name="_Toc519190192"/>
      <w:bookmarkStart w:id="1188" w:name="_Toc519191412"/>
      <w:bookmarkStart w:id="1189" w:name="_Toc519192070"/>
      <w:bookmarkStart w:id="1190" w:name="_Toc519192728"/>
      <w:bookmarkStart w:id="1191" w:name="_Toc519193386"/>
      <w:bookmarkStart w:id="1192" w:name="_Toc519194044"/>
      <w:bookmarkStart w:id="1193" w:name="_Toc519683498"/>
      <w:bookmarkStart w:id="1194" w:name="_Toc519695747"/>
      <w:bookmarkStart w:id="1195" w:name="_Toc519063279"/>
      <w:bookmarkStart w:id="1196" w:name="_Toc519063703"/>
      <w:bookmarkStart w:id="1197" w:name="_Toc519064735"/>
      <w:bookmarkStart w:id="1198" w:name="_Toc519167893"/>
      <w:bookmarkStart w:id="1199" w:name="_Toc519168551"/>
      <w:bookmarkStart w:id="1200" w:name="_Toc519190201"/>
      <w:bookmarkStart w:id="1201" w:name="_Toc519191421"/>
      <w:bookmarkStart w:id="1202" w:name="_Toc519192079"/>
      <w:bookmarkStart w:id="1203" w:name="_Toc519192737"/>
      <w:bookmarkStart w:id="1204" w:name="_Toc519193395"/>
      <w:bookmarkStart w:id="1205" w:name="_Toc519194053"/>
      <w:bookmarkStart w:id="1206" w:name="_Toc519683507"/>
      <w:bookmarkStart w:id="1207" w:name="_Toc519695756"/>
      <w:bookmarkStart w:id="1208" w:name="_Toc519063280"/>
      <w:bookmarkStart w:id="1209" w:name="_Toc519063704"/>
      <w:bookmarkStart w:id="1210" w:name="_Toc519064736"/>
      <w:bookmarkStart w:id="1211" w:name="_Toc519167894"/>
      <w:bookmarkStart w:id="1212" w:name="_Toc519168552"/>
      <w:bookmarkStart w:id="1213" w:name="_Toc519190202"/>
      <w:bookmarkStart w:id="1214" w:name="_Toc519191422"/>
      <w:bookmarkStart w:id="1215" w:name="_Toc519192080"/>
      <w:bookmarkStart w:id="1216" w:name="_Toc519192738"/>
      <w:bookmarkStart w:id="1217" w:name="_Toc519193396"/>
      <w:bookmarkStart w:id="1218" w:name="_Toc519194054"/>
      <w:bookmarkStart w:id="1219" w:name="_Toc519683508"/>
      <w:bookmarkStart w:id="1220" w:name="_Toc519695757"/>
      <w:bookmarkStart w:id="1221" w:name="_Toc519063281"/>
      <w:bookmarkStart w:id="1222" w:name="_Toc519063705"/>
      <w:bookmarkStart w:id="1223" w:name="_Toc519064737"/>
      <w:bookmarkStart w:id="1224" w:name="_Toc519167895"/>
      <w:bookmarkStart w:id="1225" w:name="_Toc519168553"/>
      <w:bookmarkStart w:id="1226" w:name="_Toc519190203"/>
      <w:bookmarkStart w:id="1227" w:name="_Toc519191423"/>
      <w:bookmarkStart w:id="1228" w:name="_Toc519192081"/>
      <w:bookmarkStart w:id="1229" w:name="_Toc519192739"/>
      <w:bookmarkStart w:id="1230" w:name="_Toc519193397"/>
      <w:bookmarkStart w:id="1231" w:name="_Toc519194055"/>
      <w:bookmarkStart w:id="1232" w:name="_Toc519683509"/>
      <w:bookmarkStart w:id="1233" w:name="_Toc519695758"/>
      <w:bookmarkStart w:id="1234" w:name="_Toc519063282"/>
      <w:bookmarkStart w:id="1235" w:name="_Toc519063706"/>
      <w:bookmarkStart w:id="1236" w:name="_Toc519064738"/>
      <w:bookmarkStart w:id="1237" w:name="_Toc519167896"/>
      <w:bookmarkStart w:id="1238" w:name="_Toc519168554"/>
      <w:bookmarkStart w:id="1239" w:name="_Toc519190204"/>
      <w:bookmarkStart w:id="1240" w:name="_Toc519191424"/>
      <w:bookmarkStart w:id="1241" w:name="_Toc519192082"/>
      <w:bookmarkStart w:id="1242" w:name="_Toc519192740"/>
      <w:bookmarkStart w:id="1243" w:name="_Toc519193398"/>
      <w:bookmarkStart w:id="1244" w:name="_Toc519194056"/>
      <w:bookmarkStart w:id="1245" w:name="_Toc519683510"/>
      <w:bookmarkStart w:id="1246" w:name="_Toc519695759"/>
      <w:bookmarkStart w:id="1247" w:name="_Toc519063283"/>
      <w:bookmarkStart w:id="1248" w:name="_Toc519063707"/>
      <w:bookmarkStart w:id="1249" w:name="_Toc519064739"/>
      <w:bookmarkStart w:id="1250" w:name="_Toc519167897"/>
      <w:bookmarkStart w:id="1251" w:name="_Toc519168555"/>
      <w:bookmarkStart w:id="1252" w:name="_Toc519190205"/>
      <w:bookmarkStart w:id="1253" w:name="_Toc519191425"/>
      <w:bookmarkStart w:id="1254" w:name="_Toc519192083"/>
      <w:bookmarkStart w:id="1255" w:name="_Toc519192741"/>
      <w:bookmarkStart w:id="1256" w:name="_Toc519193399"/>
      <w:bookmarkStart w:id="1257" w:name="_Toc519194057"/>
      <w:bookmarkStart w:id="1258" w:name="_Toc519683511"/>
      <w:bookmarkStart w:id="1259" w:name="_Toc519695760"/>
      <w:bookmarkStart w:id="1260" w:name="_Toc519063284"/>
      <w:bookmarkStart w:id="1261" w:name="_Toc519063708"/>
      <w:bookmarkStart w:id="1262" w:name="_Toc519064740"/>
      <w:bookmarkStart w:id="1263" w:name="_Toc519167898"/>
      <w:bookmarkStart w:id="1264" w:name="_Toc519168556"/>
      <w:bookmarkStart w:id="1265" w:name="_Toc519190206"/>
      <w:bookmarkStart w:id="1266" w:name="_Toc519191426"/>
      <w:bookmarkStart w:id="1267" w:name="_Toc519192084"/>
      <w:bookmarkStart w:id="1268" w:name="_Toc519192742"/>
      <w:bookmarkStart w:id="1269" w:name="_Toc519193400"/>
      <w:bookmarkStart w:id="1270" w:name="_Toc519194058"/>
      <w:bookmarkStart w:id="1271" w:name="_Toc519683512"/>
      <w:bookmarkStart w:id="1272" w:name="_Toc519695761"/>
      <w:bookmarkStart w:id="1273" w:name="_Toc519063285"/>
      <w:bookmarkStart w:id="1274" w:name="_Toc519063709"/>
      <w:bookmarkStart w:id="1275" w:name="_Toc519064741"/>
      <w:bookmarkStart w:id="1276" w:name="_Toc519168557"/>
      <w:bookmarkStart w:id="1277" w:name="_Toc519190207"/>
      <w:bookmarkStart w:id="1278" w:name="_Toc519191427"/>
      <w:bookmarkStart w:id="1279" w:name="_Toc519192085"/>
      <w:bookmarkStart w:id="1280" w:name="_Toc519192743"/>
      <w:bookmarkStart w:id="1281" w:name="_Toc519193401"/>
      <w:bookmarkStart w:id="1282" w:name="_Toc519194059"/>
      <w:bookmarkStart w:id="1283" w:name="_Toc519683513"/>
      <w:bookmarkStart w:id="1284" w:name="_Toc519695762"/>
      <w:bookmarkStart w:id="1285" w:name="_Toc519063286"/>
      <w:bookmarkStart w:id="1286" w:name="_Toc519063710"/>
      <w:bookmarkStart w:id="1287" w:name="_Toc519064742"/>
      <w:bookmarkStart w:id="1288" w:name="_Toc519168558"/>
      <w:bookmarkStart w:id="1289" w:name="_Toc519190208"/>
      <w:bookmarkStart w:id="1290" w:name="_Toc519191428"/>
      <w:bookmarkStart w:id="1291" w:name="_Toc519192086"/>
      <w:bookmarkStart w:id="1292" w:name="_Toc519192744"/>
      <w:bookmarkStart w:id="1293" w:name="_Toc519193402"/>
      <w:bookmarkStart w:id="1294" w:name="_Toc519194060"/>
      <w:bookmarkStart w:id="1295" w:name="_Toc519683514"/>
      <w:bookmarkStart w:id="1296" w:name="_Toc519695763"/>
      <w:bookmarkStart w:id="1297" w:name="_Toc519063287"/>
      <w:bookmarkStart w:id="1298" w:name="_Toc519063711"/>
      <w:bookmarkStart w:id="1299" w:name="_Toc519064743"/>
      <w:bookmarkStart w:id="1300" w:name="_Toc519168559"/>
      <w:bookmarkStart w:id="1301" w:name="_Toc519190209"/>
      <w:bookmarkStart w:id="1302" w:name="_Toc519191429"/>
      <w:bookmarkStart w:id="1303" w:name="_Toc519192087"/>
      <w:bookmarkStart w:id="1304" w:name="_Toc519192745"/>
      <w:bookmarkStart w:id="1305" w:name="_Toc519193403"/>
      <w:bookmarkStart w:id="1306" w:name="_Toc519194061"/>
      <w:bookmarkStart w:id="1307" w:name="_Toc519683515"/>
      <w:bookmarkStart w:id="1308" w:name="_Toc519695764"/>
      <w:bookmarkStart w:id="1309" w:name="_Toc519683516"/>
      <w:bookmarkStart w:id="1310" w:name="_Toc519695765"/>
      <w:bookmarkStart w:id="1311" w:name="_Toc519168561"/>
      <w:bookmarkStart w:id="1312" w:name="_Toc519190211"/>
      <w:bookmarkStart w:id="1313" w:name="_Toc519191431"/>
      <w:bookmarkStart w:id="1314" w:name="_Toc519192089"/>
      <w:bookmarkStart w:id="1315" w:name="_Toc519192747"/>
      <w:bookmarkStart w:id="1316" w:name="_Toc519193405"/>
      <w:bookmarkStart w:id="1317" w:name="_Toc519194063"/>
      <w:bookmarkStart w:id="1318" w:name="_Toc519683517"/>
      <w:bookmarkStart w:id="1319" w:name="_Toc519695766"/>
      <w:bookmarkStart w:id="1320" w:name="_Toc519063289"/>
      <w:bookmarkStart w:id="1321" w:name="_Toc519063713"/>
      <w:bookmarkStart w:id="1322" w:name="_Toc519064745"/>
      <w:bookmarkStart w:id="1323" w:name="_Toc519168562"/>
      <w:bookmarkStart w:id="1324" w:name="_Toc519190212"/>
      <w:bookmarkStart w:id="1325" w:name="_Toc519191432"/>
      <w:bookmarkStart w:id="1326" w:name="_Toc519192090"/>
      <w:bookmarkStart w:id="1327" w:name="_Toc519192748"/>
      <w:bookmarkStart w:id="1328" w:name="_Toc519193406"/>
      <w:bookmarkStart w:id="1329" w:name="_Toc519194064"/>
      <w:bookmarkStart w:id="1330" w:name="_Toc519683518"/>
      <w:bookmarkStart w:id="1331" w:name="_Toc519695767"/>
      <w:bookmarkStart w:id="1332" w:name="_Toc519063290"/>
      <w:bookmarkStart w:id="1333" w:name="_Toc519063714"/>
      <w:bookmarkStart w:id="1334" w:name="_Toc519064746"/>
      <w:bookmarkStart w:id="1335" w:name="_Toc519168563"/>
      <w:bookmarkStart w:id="1336" w:name="_Toc519190213"/>
      <w:bookmarkStart w:id="1337" w:name="_Toc519191433"/>
      <w:bookmarkStart w:id="1338" w:name="_Toc519192091"/>
      <w:bookmarkStart w:id="1339" w:name="_Toc519192749"/>
      <w:bookmarkStart w:id="1340" w:name="_Toc519193407"/>
      <w:bookmarkStart w:id="1341" w:name="_Toc519194065"/>
      <w:bookmarkStart w:id="1342" w:name="_Toc519683519"/>
      <w:bookmarkStart w:id="1343" w:name="_Toc519695768"/>
      <w:bookmarkStart w:id="1344" w:name="_Toc519063291"/>
      <w:bookmarkStart w:id="1345" w:name="_Toc519063715"/>
      <w:bookmarkStart w:id="1346" w:name="_Toc519064747"/>
      <w:bookmarkStart w:id="1347" w:name="_Toc519168564"/>
      <w:bookmarkStart w:id="1348" w:name="_Toc519190214"/>
      <w:bookmarkStart w:id="1349" w:name="_Toc519191434"/>
      <w:bookmarkStart w:id="1350" w:name="_Toc519192092"/>
      <w:bookmarkStart w:id="1351" w:name="_Toc519192750"/>
      <w:bookmarkStart w:id="1352" w:name="_Toc519193408"/>
      <w:bookmarkStart w:id="1353" w:name="_Toc519194066"/>
      <w:bookmarkStart w:id="1354" w:name="_Toc519683520"/>
      <w:bookmarkStart w:id="1355" w:name="_Toc519695769"/>
      <w:bookmarkStart w:id="1356" w:name="_Toc519063292"/>
      <w:bookmarkStart w:id="1357" w:name="_Toc519063716"/>
      <w:bookmarkStart w:id="1358" w:name="_Toc519064748"/>
      <w:bookmarkStart w:id="1359" w:name="_Toc519167907"/>
      <w:bookmarkStart w:id="1360" w:name="_Toc519168565"/>
      <w:bookmarkStart w:id="1361" w:name="_Toc519190215"/>
      <w:bookmarkStart w:id="1362" w:name="_Toc519191435"/>
      <w:bookmarkStart w:id="1363" w:name="_Toc519192093"/>
      <w:bookmarkStart w:id="1364" w:name="_Toc519192751"/>
      <w:bookmarkStart w:id="1365" w:name="_Toc519193409"/>
      <w:bookmarkStart w:id="1366" w:name="_Toc519194067"/>
      <w:bookmarkStart w:id="1367" w:name="_Toc519683521"/>
      <w:bookmarkStart w:id="1368" w:name="_Toc519695770"/>
      <w:bookmarkStart w:id="1369" w:name="_Toc519063293"/>
      <w:bookmarkStart w:id="1370" w:name="_Toc519063717"/>
      <w:bookmarkStart w:id="1371" w:name="_Toc519064749"/>
      <w:bookmarkStart w:id="1372" w:name="_Toc519167908"/>
      <w:bookmarkStart w:id="1373" w:name="_Toc519168566"/>
      <w:bookmarkStart w:id="1374" w:name="_Toc519190216"/>
      <w:bookmarkStart w:id="1375" w:name="_Toc519191436"/>
      <w:bookmarkStart w:id="1376" w:name="_Toc519192094"/>
      <w:bookmarkStart w:id="1377" w:name="_Toc519192752"/>
      <w:bookmarkStart w:id="1378" w:name="_Toc519193410"/>
      <w:bookmarkStart w:id="1379" w:name="_Toc519194068"/>
      <w:bookmarkStart w:id="1380" w:name="_Toc519683522"/>
      <w:bookmarkStart w:id="1381" w:name="_Toc519695771"/>
      <w:bookmarkStart w:id="1382" w:name="_Toc519063294"/>
      <w:bookmarkStart w:id="1383" w:name="_Toc519063718"/>
      <w:bookmarkStart w:id="1384" w:name="_Toc519064750"/>
      <w:bookmarkStart w:id="1385" w:name="_Toc519167909"/>
      <w:bookmarkStart w:id="1386" w:name="_Toc519168567"/>
      <w:bookmarkStart w:id="1387" w:name="_Toc519190217"/>
      <w:bookmarkStart w:id="1388" w:name="_Toc519191437"/>
      <w:bookmarkStart w:id="1389" w:name="_Toc519192095"/>
      <w:bookmarkStart w:id="1390" w:name="_Toc519192753"/>
      <w:bookmarkStart w:id="1391" w:name="_Toc519193411"/>
      <w:bookmarkStart w:id="1392" w:name="_Toc519194069"/>
      <w:bookmarkStart w:id="1393" w:name="_Toc519683523"/>
      <w:bookmarkStart w:id="1394" w:name="_Toc519695772"/>
      <w:bookmarkStart w:id="1395" w:name="_Toc519063295"/>
      <w:bookmarkStart w:id="1396" w:name="_Toc519063719"/>
      <w:bookmarkStart w:id="1397" w:name="_Toc519064751"/>
      <w:bookmarkStart w:id="1398" w:name="_Toc519168568"/>
      <w:bookmarkStart w:id="1399" w:name="_Toc519190218"/>
      <w:bookmarkStart w:id="1400" w:name="_Toc519191438"/>
      <w:bookmarkStart w:id="1401" w:name="_Toc519192096"/>
      <w:bookmarkStart w:id="1402" w:name="_Toc519192754"/>
      <w:bookmarkStart w:id="1403" w:name="_Toc519193412"/>
      <w:bookmarkStart w:id="1404" w:name="_Toc519194070"/>
      <w:bookmarkStart w:id="1405" w:name="_Toc519683524"/>
      <w:bookmarkStart w:id="1406" w:name="_Toc519695773"/>
      <w:bookmarkStart w:id="1407" w:name="_Toc519063296"/>
      <w:bookmarkStart w:id="1408" w:name="_Toc519063720"/>
      <w:bookmarkStart w:id="1409" w:name="_Toc519064752"/>
      <w:bookmarkStart w:id="1410" w:name="_Toc519168569"/>
      <w:bookmarkStart w:id="1411" w:name="_Toc519190219"/>
      <w:bookmarkStart w:id="1412" w:name="_Toc519191439"/>
      <w:bookmarkStart w:id="1413" w:name="_Toc519192097"/>
      <w:bookmarkStart w:id="1414" w:name="_Toc519192755"/>
      <w:bookmarkStart w:id="1415" w:name="_Toc519193413"/>
      <w:bookmarkStart w:id="1416" w:name="_Toc519194071"/>
      <w:bookmarkStart w:id="1417" w:name="_Toc519683525"/>
      <w:bookmarkStart w:id="1418" w:name="_Toc519695774"/>
      <w:bookmarkStart w:id="1419" w:name="_Toc519063297"/>
      <w:bookmarkStart w:id="1420" w:name="_Toc519063721"/>
      <w:bookmarkStart w:id="1421" w:name="_Toc519064753"/>
      <w:bookmarkStart w:id="1422" w:name="_Toc519168570"/>
      <w:bookmarkStart w:id="1423" w:name="_Toc519190220"/>
      <w:bookmarkStart w:id="1424" w:name="_Toc519191440"/>
      <w:bookmarkStart w:id="1425" w:name="_Toc519192098"/>
      <w:bookmarkStart w:id="1426" w:name="_Toc519192756"/>
      <w:bookmarkStart w:id="1427" w:name="_Toc519193414"/>
      <w:bookmarkStart w:id="1428" w:name="_Toc519194072"/>
      <w:bookmarkStart w:id="1429" w:name="_Toc519683526"/>
      <w:bookmarkStart w:id="1430" w:name="_Toc519695775"/>
      <w:bookmarkStart w:id="1431" w:name="_Toc519063298"/>
      <w:bookmarkStart w:id="1432" w:name="_Toc519063722"/>
      <w:bookmarkStart w:id="1433" w:name="_Toc519064754"/>
      <w:bookmarkStart w:id="1434" w:name="_Toc519168571"/>
      <w:bookmarkStart w:id="1435" w:name="_Toc519190221"/>
      <w:bookmarkStart w:id="1436" w:name="_Toc519191441"/>
      <w:bookmarkStart w:id="1437" w:name="_Toc519192099"/>
      <w:bookmarkStart w:id="1438" w:name="_Toc519192757"/>
      <w:bookmarkStart w:id="1439" w:name="_Toc519193415"/>
      <w:bookmarkStart w:id="1440" w:name="_Toc519194073"/>
      <w:bookmarkStart w:id="1441" w:name="_Toc519683527"/>
      <w:bookmarkStart w:id="1442" w:name="_Toc519695776"/>
      <w:bookmarkStart w:id="1443" w:name="_Toc519063299"/>
      <w:bookmarkStart w:id="1444" w:name="_Toc519063723"/>
      <w:bookmarkStart w:id="1445" w:name="_Toc519064755"/>
      <w:bookmarkStart w:id="1446" w:name="_Toc519168572"/>
      <w:bookmarkStart w:id="1447" w:name="_Toc519190222"/>
      <w:bookmarkStart w:id="1448" w:name="_Toc519191442"/>
      <w:bookmarkStart w:id="1449" w:name="_Toc519192100"/>
      <w:bookmarkStart w:id="1450" w:name="_Toc519192758"/>
      <w:bookmarkStart w:id="1451" w:name="_Toc519193416"/>
      <w:bookmarkStart w:id="1452" w:name="_Toc519194074"/>
      <w:bookmarkStart w:id="1453" w:name="_Toc519683528"/>
      <w:bookmarkStart w:id="1454" w:name="_Toc519695777"/>
      <w:bookmarkStart w:id="1455" w:name="_Toc519063300"/>
      <w:bookmarkStart w:id="1456" w:name="_Toc519063724"/>
      <w:bookmarkStart w:id="1457" w:name="_Toc519064756"/>
      <w:bookmarkStart w:id="1458" w:name="_Toc519168573"/>
      <w:bookmarkStart w:id="1459" w:name="_Toc519190223"/>
      <w:bookmarkStart w:id="1460" w:name="_Toc519191443"/>
      <w:bookmarkStart w:id="1461" w:name="_Toc519192101"/>
      <w:bookmarkStart w:id="1462" w:name="_Toc519192759"/>
      <w:bookmarkStart w:id="1463" w:name="_Toc519193417"/>
      <w:bookmarkStart w:id="1464" w:name="_Toc519194075"/>
      <w:bookmarkStart w:id="1465" w:name="_Toc519683529"/>
      <w:bookmarkStart w:id="1466" w:name="_Toc519695778"/>
      <w:bookmarkStart w:id="1467" w:name="_Toc519683533"/>
      <w:bookmarkStart w:id="1468" w:name="_Toc519695782"/>
      <w:bookmarkStart w:id="1469" w:name="_Toc519683534"/>
      <w:bookmarkStart w:id="1470" w:name="_Toc519695783"/>
      <w:bookmarkStart w:id="1471" w:name="_Toc519683535"/>
      <w:bookmarkStart w:id="1472" w:name="_Toc519695784"/>
      <w:bookmarkStart w:id="1473" w:name="_Toc519683536"/>
      <w:bookmarkStart w:id="1474" w:name="_Toc519695785"/>
      <w:bookmarkStart w:id="1475" w:name="_Toc519683537"/>
      <w:bookmarkStart w:id="1476" w:name="_Toc519695786"/>
      <w:bookmarkStart w:id="1477" w:name="_Toc519683538"/>
      <w:bookmarkStart w:id="1478" w:name="_Toc519695787"/>
      <w:bookmarkStart w:id="1479" w:name="_Toc519683539"/>
      <w:bookmarkStart w:id="1480" w:name="_Toc519695788"/>
      <w:bookmarkStart w:id="1481" w:name="_Toc519683540"/>
      <w:bookmarkStart w:id="1482" w:name="_Toc519695789"/>
      <w:bookmarkStart w:id="1483" w:name="_Toc519683541"/>
      <w:bookmarkStart w:id="1484" w:name="_Toc519695790"/>
      <w:bookmarkStart w:id="1485" w:name="_Toc519683547"/>
      <w:bookmarkStart w:id="1486" w:name="_Toc519695796"/>
      <w:bookmarkStart w:id="1487" w:name="_Toc519683548"/>
      <w:bookmarkStart w:id="1488" w:name="_Toc519695797"/>
      <w:bookmarkStart w:id="1489" w:name="_Toc519683550"/>
      <w:bookmarkStart w:id="1490" w:name="_Toc519695799"/>
      <w:bookmarkStart w:id="1491" w:name="_Toc519683551"/>
      <w:bookmarkStart w:id="1492" w:name="_Toc519695800"/>
      <w:bookmarkStart w:id="1493" w:name="_Toc519683552"/>
      <w:bookmarkStart w:id="1494" w:name="_Toc519695801"/>
      <w:bookmarkStart w:id="1495" w:name="_Toc519683553"/>
      <w:bookmarkStart w:id="1496" w:name="_Toc519695802"/>
      <w:bookmarkStart w:id="1497" w:name="_Toc519683554"/>
      <w:bookmarkStart w:id="1498" w:name="_Toc519695803"/>
      <w:bookmarkStart w:id="1499" w:name="_Toc519683555"/>
      <w:bookmarkStart w:id="1500" w:name="_Toc519695804"/>
      <w:bookmarkStart w:id="1501" w:name="_Toc519683556"/>
      <w:bookmarkStart w:id="1502" w:name="_Toc519695805"/>
      <w:bookmarkStart w:id="1503" w:name="_Toc519683557"/>
      <w:bookmarkStart w:id="1504" w:name="_Toc519695806"/>
      <w:bookmarkStart w:id="1505" w:name="_Toc519683558"/>
      <w:bookmarkStart w:id="1506" w:name="_Toc519695807"/>
      <w:bookmarkStart w:id="1507" w:name="_Toc519683559"/>
      <w:bookmarkStart w:id="1508" w:name="_Toc519695808"/>
      <w:bookmarkStart w:id="1509" w:name="_Toc519683560"/>
      <w:bookmarkStart w:id="1510" w:name="_Toc519695809"/>
      <w:bookmarkStart w:id="1511" w:name="_Toc519683561"/>
      <w:bookmarkStart w:id="1512" w:name="_Toc519695810"/>
      <w:bookmarkStart w:id="1513" w:name="_Toc519683562"/>
      <w:bookmarkStart w:id="1514" w:name="_Toc519695811"/>
      <w:bookmarkStart w:id="1515" w:name="_Toc519683563"/>
      <w:bookmarkStart w:id="1516" w:name="_Toc519695812"/>
      <w:bookmarkStart w:id="1517" w:name="_Toc519683564"/>
      <w:bookmarkStart w:id="1518" w:name="_Toc519695813"/>
      <w:bookmarkStart w:id="1519" w:name="_Toc519683565"/>
      <w:bookmarkStart w:id="1520" w:name="_Toc519695814"/>
      <w:bookmarkStart w:id="1521" w:name="_Toc519683566"/>
      <w:bookmarkStart w:id="1522" w:name="_Toc519695815"/>
      <w:bookmarkStart w:id="1523" w:name="_Toc519683567"/>
      <w:bookmarkStart w:id="1524" w:name="_Toc519695816"/>
      <w:bookmarkStart w:id="1525" w:name="_Toc519683568"/>
      <w:bookmarkStart w:id="1526" w:name="_Toc519695817"/>
      <w:bookmarkStart w:id="1527" w:name="_Toc519683569"/>
      <w:bookmarkStart w:id="1528" w:name="_Toc519695818"/>
      <w:bookmarkStart w:id="1529" w:name="_Toc519683570"/>
      <w:bookmarkStart w:id="1530" w:name="_Toc519695819"/>
      <w:bookmarkStart w:id="1531" w:name="_Toc519683571"/>
      <w:bookmarkStart w:id="1532" w:name="_Toc519695820"/>
      <w:bookmarkStart w:id="1533" w:name="_Toc519683572"/>
      <w:bookmarkStart w:id="1534" w:name="_Toc519695821"/>
      <w:bookmarkStart w:id="1535" w:name="_Toc519683573"/>
      <w:bookmarkStart w:id="1536" w:name="_Toc519695822"/>
      <w:bookmarkStart w:id="1537" w:name="_Toc519683574"/>
      <w:bookmarkStart w:id="1538" w:name="_Toc519695823"/>
      <w:bookmarkStart w:id="1539" w:name="_Toc519683575"/>
      <w:bookmarkStart w:id="1540" w:name="_Toc519695824"/>
      <w:bookmarkStart w:id="1541" w:name="_Toc519683576"/>
      <w:bookmarkStart w:id="1542" w:name="_Toc519695825"/>
      <w:bookmarkStart w:id="1543" w:name="_Toc519683577"/>
      <w:bookmarkStart w:id="1544" w:name="_Toc519695826"/>
      <w:bookmarkStart w:id="1545" w:name="_Toc519683578"/>
      <w:bookmarkStart w:id="1546" w:name="_Toc519695827"/>
      <w:bookmarkStart w:id="1547" w:name="_Toc519683579"/>
      <w:bookmarkStart w:id="1548" w:name="_Toc519695828"/>
      <w:bookmarkStart w:id="1549" w:name="_Toc519683580"/>
      <w:bookmarkStart w:id="1550" w:name="_Toc519695829"/>
      <w:bookmarkStart w:id="1551" w:name="_Toc519683581"/>
      <w:bookmarkStart w:id="1552" w:name="_Toc519695830"/>
      <w:bookmarkStart w:id="1553" w:name="_Toc519683582"/>
      <w:bookmarkStart w:id="1554" w:name="_Toc519695831"/>
      <w:bookmarkStart w:id="1555" w:name="_Toc519683583"/>
      <w:bookmarkStart w:id="1556" w:name="_Toc519695832"/>
      <w:bookmarkStart w:id="1557" w:name="_Toc519683584"/>
      <w:bookmarkStart w:id="1558" w:name="_Toc519695833"/>
      <w:bookmarkStart w:id="1559" w:name="_Toc519683585"/>
      <w:bookmarkStart w:id="1560" w:name="_Toc519695834"/>
      <w:bookmarkStart w:id="1561" w:name="_Toc519683586"/>
      <w:bookmarkStart w:id="1562" w:name="_Toc519695835"/>
      <w:bookmarkStart w:id="1563" w:name="_Toc519683587"/>
      <w:bookmarkStart w:id="1564" w:name="_Toc519695836"/>
      <w:bookmarkStart w:id="1565" w:name="_Toc519683588"/>
      <w:bookmarkStart w:id="1566" w:name="_Toc519695837"/>
      <w:bookmarkStart w:id="1567" w:name="_Toc519683589"/>
      <w:bookmarkStart w:id="1568" w:name="_Toc519695838"/>
      <w:bookmarkStart w:id="1569" w:name="_Toc519683590"/>
      <w:bookmarkStart w:id="1570" w:name="_Toc519695839"/>
      <w:bookmarkStart w:id="1571" w:name="_Toc519683639"/>
      <w:bookmarkStart w:id="1572" w:name="_Toc519695888"/>
      <w:bookmarkStart w:id="1573" w:name="_Toc519683640"/>
      <w:bookmarkStart w:id="1574" w:name="_Toc519695889"/>
      <w:bookmarkStart w:id="1575" w:name="_Toc519683641"/>
      <w:bookmarkStart w:id="1576" w:name="_Toc519695890"/>
      <w:bookmarkStart w:id="1577" w:name="_Toc519683642"/>
      <w:bookmarkStart w:id="1578" w:name="_Toc519695891"/>
      <w:bookmarkStart w:id="1579" w:name="_Toc519683643"/>
      <w:bookmarkStart w:id="1580" w:name="_Toc519695892"/>
      <w:bookmarkStart w:id="1581" w:name="_Toc519683644"/>
      <w:bookmarkStart w:id="1582" w:name="_Toc519695893"/>
      <w:bookmarkStart w:id="1583" w:name="_Hlk519600872"/>
      <w:bookmarkStart w:id="1584" w:name="_Toc513798199"/>
      <w:bookmarkStart w:id="1585" w:name="_Toc513798200"/>
      <w:bookmarkStart w:id="1586" w:name="_Toc512579832"/>
      <w:bookmarkStart w:id="1587" w:name="_Toc513798201"/>
      <w:bookmarkStart w:id="1588" w:name="_Toc512579834"/>
      <w:bookmarkStart w:id="1589" w:name="_Ref513548637"/>
      <w:bookmarkStart w:id="1590" w:name="_Ref513548643"/>
      <w:bookmarkStart w:id="1591" w:name="_Toc513798209"/>
      <w:bookmarkStart w:id="1592" w:name="_Toc519843404"/>
      <w:bookmarkStart w:id="1593" w:name="_Toc519867739"/>
      <w:bookmarkStart w:id="1594" w:name="_Toc522192812"/>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r w:rsidRPr="002372C9">
        <w:rPr>
          <w:rFonts w:ascii="Times New Roman" w:hAnsi="Times New Roman" w:cs="Times New Roman"/>
          <w:b/>
          <w:i w:val="0"/>
          <w:color w:val="auto"/>
          <w:sz w:val="24"/>
          <w:szCs w:val="24"/>
        </w:rPr>
        <w:lastRenderedPageBreak/>
        <w:t>5.2.5.</w:t>
      </w:r>
      <w:r w:rsidR="002372C9" w:rsidRPr="002372C9">
        <w:rPr>
          <w:rFonts w:ascii="Times New Roman" w:hAnsi="Times New Roman" w:cs="Times New Roman"/>
          <w:b/>
          <w:i w:val="0"/>
          <w:color w:val="auto"/>
          <w:sz w:val="24"/>
          <w:szCs w:val="24"/>
        </w:rPr>
        <w:t>3</w:t>
      </w:r>
      <w:r w:rsidRPr="002372C9">
        <w:rPr>
          <w:rFonts w:ascii="Times New Roman" w:hAnsi="Times New Roman" w:cs="Times New Roman"/>
          <w:b/>
          <w:color w:val="auto"/>
          <w:sz w:val="24"/>
          <w:szCs w:val="24"/>
        </w:rPr>
        <w:t xml:space="preserve"> </w:t>
      </w:r>
      <w:r w:rsidRPr="00983710">
        <w:rPr>
          <w:rFonts w:ascii="Times New Roman" w:hAnsi="Times New Roman" w:cs="Times New Roman"/>
          <w:b/>
          <w:color w:val="auto"/>
          <w:sz w:val="24"/>
          <w:szCs w:val="24"/>
        </w:rPr>
        <w:t>Suffix Tree</w:t>
      </w:r>
      <w:bookmarkEnd w:id="1592"/>
      <w:bookmarkEnd w:id="1593"/>
      <w:bookmarkEnd w:id="1594"/>
    </w:p>
    <w:p w14:paraId="7B955255" w14:textId="231762C8" w:rsidR="007A382B" w:rsidRPr="00610384" w:rsidRDefault="007A382B" w:rsidP="007A382B">
      <w:pPr>
        <w:spacing w:line="360" w:lineRule="auto"/>
        <w:jc w:val="both"/>
        <w:rPr>
          <w:sz w:val="24"/>
          <w:szCs w:val="24"/>
        </w:rPr>
      </w:pPr>
      <w:r w:rsidRPr="00610384">
        <w:rPr>
          <w:sz w:val="24"/>
          <w:szCs w:val="24"/>
        </w:rPr>
        <w:t xml:space="preserve">Pada algorima ini, menggunakan </w:t>
      </w:r>
      <w:r w:rsidRPr="00610384">
        <w:rPr>
          <w:i/>
          <w:sz w:val="24"/>
          <w:szCs w:val="24"/>
        </w:rPr>
        <w:t>tree</w:t>
      </w:r>
      <w:r w:rsidRPr="00610384">
        <w:rPr>
          <w:sz w:val="24"/>
          <w:szCs w:val="24"/>
        </w:rPr>
        <w:t xml:space="preserve"> dimana </w:t>
      </w:r>
      <w:r w:rsidRPr="00610384">
        <w:rPr>
          <w:i/>
          <w:sz w:val="24"/>
          <w:szCs w:val="24"/>
        </w:rPr>
        <w:t>node-node-</w:t>
      </w:r>
      <w:r w:rsidRPr="00610384">
        <w:rPr>
          <w:sz w:val="24"/>
          <w:szCs w:val="24"/>
        </w:rPr>
        <w:t xml:space="preserve">nya merupakan bagian </w:t>
      </w:r>
      <w:r w:rsidRPr="00610384">
        <w:rPr>
          <w:i/>
          <w:sz w:val="24"/>
          <w:szCs w:val="24"/>
        </w:rPr>
        <w:t>suffix</w:t>
      </w:r>
      <w:r w:rsidRPr="00610384">
        <w:rPr>
          <w:sz w:val="24"/>
          <w:szCs w:val="24"/>
        </w:rPr>
        <w:t xml:space="preserve"> dari </w:t>
      </w:r>
      <w:r w:rsidRPr="00610384">
        <w:rPr>
          <w:i/>
          <w:sz w:val="24"/>
          <w:szCs w:val="24"/>
        </w:rPr>
        <w:t>signature malware</w:t>
      </w:r>
      <w:r w:rsidRPr="00610384">
        <w:rPr>
          <w:sz w:val="24"/>
          <w:szCs w:val="24"/>
        </w:rPr>
        <w:t xml:space="preserve"> yang diambil dari </w:t>
      </w:r>
      <w:r w:rsidRPr="00610384">
        <w:rPr>
          <w:i/>
          <w:sz w:val="24"/>
          <w:szCs w:val="24"/>
        </w:rPr>
        <w:t>database</w:t>
      </w:r>
      <w:r w:rsidRPr="00610384">
        <w:rPr>
          <w:sz w:val="24"/>
          <w:szCs w:val="24"/>
        </w:rPr>
        <w:t>. Kode program pada algor</w:t>
      </w:r>
      <w:r w:rsidR="00983710">
        <w:rPr>
          <w:sz w:val="24"/>
          <w:szCs w:val="24"/>
        </w:rPr>
        <w:t>it</w:t>
      </w:r>
      <w:r w:rsidRPr="00610384">
        <w:rPr>
          <w:sz w:val="24"/>
          <w:szCs w:val="24"/>
        </w:rPr>
        <w:t xml:space="preserve">ma </w:t>
      </w:r>
      <w:r w:rsidRPr="00610384">
        <w:rPr>
          <w:i/>
          <w:sz w:val="24"/>
          <w:szCs w:val="24"/>
        </w:rPr>
        <w:t>suffix tree</w:t>
      </w:r>
      <w:r w:rsidRPr="00610384">
        <w:rPr>
          <w:sz w:val="24"/>
          <w:szCs w:val="24"/>
        </w:rPr>
        <w:t xml:space="preserve"> dapat dilihat pada </w:t>
      </w:r>
      <w:r w:rsidR="0088173A" w:rsidRPr="00610384">
        <w:rPr>
          <w:sz w:val="24"/>
          <w:szCs w:val="24"/>
        </w:rPr>
        <w:fldChar w:fldCharType="begin"/>
      </w:r>
      <w:r w:rsidR="0088173A" w:rsidRPr="00610384">
        <w:rPr>
          <w:sz w:val="24"/>
          <w:szCs w:val="24"/>
        </w:rPr>
        <w:instrText xml:space="preserve"> REF _Ref519868865 \h  \* MERGEFORMAT </w:instrText>
      </w:r>
      <w:r w:rsidR="0088173A" w:rsidRPr="00610384">
        <w:rPr>
          <w:sz w:val="24"/>
          <w:szCs w:val="24"/>
        </w:rPr>
      </w:r>
      <w:r w:rsidR="0088173A" w:rsidRPr="00610384">
        <w:rPr>
          <w:sz w:val="24"/>
          <w:szCs w:val="24"/>
        </w:rPr>
        <w:fldChar w:fldCharType="separate"/>
      </w:r>
      <w:r w:rsidR="00EC7493" w:rsidRPr="00EC7493">
        <w:rPr>
          <w:sz w:val="24"/>
          <w:szCs w:val="24"/>
        </w:rPr>
        <w:t xml:space="preserve">Gambar </w:t>
      </w:r>
      <w:r w:rsidR="00EC7493" w:rsidRPr="00EC7493">
        <w:rPr>
          <w:noProof/>
          <w:sz w:val="24"/>
          <w:szCs w:val="24"/>
        </w:rPr>
        <w:t>5.19</w:t>
      </w:r>
      <w:r w:rsidR="0088173A" w:rsidRPr="00610384">
        <w:rPr>
          <w:sz w:val="24"/>
          <w:szCs w:val="24"/>
        </w:rPr>
        <w:fldChar w:fldCharType="end"/>
      </w:r>
      <w:r w:rsidR="0088173A" w:rsidRPr="00610384">
        <w:rPr>
          <w:sz w:val="24"/>
          <w:szCs w:val="24"/>
        </w:rPr>
        <w:t>.</w:t>
      </w:r>
    </w:p>
    <w:p w14:paraId="2A8477F3" w14:textId="77777777" w:rsidR="007A382B" w:rsidRPr="00610384" w:rsidRDefault="007A382B" w:rsidP="007A382B">
      <w:pPr>
        <w:keepNext/>
        <w:spacing w:line="360" w:lineRule="auto"/>
        <w:jc w:val="center"/>
        <w:rPr>
          <w:sz w:val="24"/>
          <w:szCs w:val="24"/>
        </w:rPr>
      </w:pPr>
      <w:r w:rsidRPr="00610384">
        <w:rPr>
          <w:noProof/>
          <w:sz w:val="24"/>
          <w:szCs w:val="24"/>
        </w:rPr>
        <w:drawing>
          <wp:inline distT="0" distB="0" distL="0" distR="0" wp14:anchorId="5B68CA91" wp14:editId="5E3012E9">
            <wp:extent cx="4248150" cy="2295525"/>
            <wp:effectExtent l="0" t="0" r="0" b="9525"/>
            <wp:docPr id="1561472786" name="Picture 156147278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0"/>
                    <a:stretch>
                      <a:fillRect/>
                    </a:stretch>
                  </pic:blipFill>
                  <pic:spPr>
                    <a:xfrm>
                      <a:off x="0" y="0"/>
                      <a:ext cx="4248150" cy="2295525"/>
                    </a:xfrm>
                    <a:prstGeom prst="rect">
                      <a:avLst/>
                    </a:prstGeom>
                  </pic:spPr>
                </pic:pic>
              </a:graphicData>
            </a:graphic>
          </wp:inline>
        </w:drawing>
      </w:r>
    </w:p>
    <w:p w14:paraId="719C9BDB" w14:textId="26DEACF4" w:rsidR="007A382B" w:rsidRPr="00BE0372" w:rsidRDefault="007A382B" w:rsidP="00967646">
      <w:pPr>
        <w:spacing w:before="240" w:line="360" w:lineRule="auto"/>
        <w:jc w:val="center"/>
        <w:rPr>
          <w:b/>
          <w:i/>
        </w:rPr>
      </w:pPr>
      <w:bookmarkStart w:id="1595" w:name="_Ref519868865"/>
      <w:bookmarkStart w:id="1596" w:name="_Toc522079735"/>
      <w:r w:rsidRPr="00BE0372">
        <w:rPr>
          <w:b/>
        </w:rPr>
        <w:t xml:space="preserve">Gambar </w:t>
      </w:r>
      <w:r w:rsidR="00517711">
        <w:rPr>
          <w:b/>
        </w:rPr>
        <w:fldChar w:fldCharType="begin"/>
      </w:r>
      <w:r w:rsidR="00517711">
        <w:rPr>
          <w:b/>
        </w:rPr>
        <w:instrText xml:space="preserve"> STYLEREF 1 \s </w:instrText>
      </w:r>
      <w:r w:rsidR="00517711">
        <w:rPr>
          <w:b/>
        </w:rPr>
        <w:fldChar w:fldCharType="separate"/>
      </w:r>
      <w:r w:rsidR="00EC7493">
        <w:rPr>
          <w:b/>
          <w:noProof/>
        </w:rPr>
        <w:t>5</w:t>
      </w:r>
      <w:r w:rsidR="00517711">
        <w:rPr>
          <w:b/>
        </w:rPr>
        <w:fldChar w:fldCharType="end"/>
      </w:r>
      <w:r w:rsidR="00517711">
        <w:rPr>
          <w:b/>
        </w:rPr>
        <w:t>.</w:t>
      </w:r>
      <w:r w:rsidR="00517711">
        <w:rPr>
          <w:b/>
        </w:rPr>
        <w:fldChar w:fldCharType="begin"/>
      </w:r>
      <w:r w:rsidR="00517711">
        <w:rPr>
          <w:b/>
        </w:rPr>
        <w:instrText xml:space="preserve"> SEQ Gambar \* ARABIC \s 1 </w:instrText>
      </w:r>
      <w:r w:rsidR="00517711">
        <w:rPr>
          <w:b/>
        </w:rPr>
        <w:fldChar w:fldCharType="separate"/>
      </w:r>
      <w:r w:rsidR="00EC7493">
        <w:rPr>
          <w:b/>
          <w:noProof/>
        </w:rPr>
        <w:t>19</w:t>
      </w:r>
      <w:r w:rsidR="00517711">
        <w:rPr>
          <w:b/>
        </w:rPr>
        <w:fldChar w:fldCharType="end"/>
      </w:r>
      <w:bookmarkEnd w:id="1595"/>
      <w:r w:rsidRPr="00BE0372">
        <w:rPr>
          <w:b/>
        </w:rPr>
        <w:t xml:space="preserve"> Implementasi Algoritma </w:t>
      </w:r>
      <w:r w:rsidRPr="00BE0372">
        <w:rPr>
          <w:b/>
          <w:i/>
        </w:rPr>
        <w:t>Suffix Tree</w:t>
      </w:r>
      <w:bookmarkEnd w:id="1596"/>
    </w:p>
    <w:p w14:paraId="09C79B84" w14:textId="77777777" w:rsidR="00FF4AC9" w:rsidRDefault="00931969">
      <w:pPr>
        <w:spacing w:after="160" w:line="259" w:lineRule="auto"/>
        <w:rPr>
          <w:i/>
          <w:sz w:val="24"/>
          <w:szCs w:val="24"/>
        </w:rPr>
        <w:sectPr w:rsidR="00FF4AC9" w:rsidSect="00F322E8">
          <w:footerReference w:type="first" r:id="rId91"/>
          <w:type w:val="continuous"/>
          <w:pgSz w:w="11906" w:h="16838" w:code="9"/>
          <w:pgMar w:top="1701" w:right="1701" w:bottom="1701" w:left="2268" w:header="851" w:footer="1418" w:gutter="0"/>
          <w:cols w:space="708"/>
          <w:titlePg/>
          <w:docGrid w:linePitch="360"/>
        </w:sectPr>
      </w:pPr>
      <w:r w:rsidRPr="00610384">
        <w:rPr>
          <w:i/>
          <w:sz w:val="24"/>
          <w:szCs w:val="24"/>
        </w:rPr>
        <w:br w:type="page"/>
      </w:r>
    </w:p>
    <w:p w14:paraId="6FFFA88B" w14:textId="56570A2A" w:rsidR="00C875F6" w:rsidRPr="00D54A55" w:rsidRDefault="00D54A55" w:rsidP="00FD414A">
      <w:pPr>
        <w:pStyle w:val="Heading1"/>
        <w:spacing w:line="360" w:lineRule="auto"/>
        <w:ind w:left="426" w:firstLine="0"/>
        <w:jc w:val="center"/>
        <w:rPr>
          <w:rFonts w:ascii="Times New Roman" w:hAnsi="Times New Roman"/>
          <w:b/>
          <w:color w:val="auto"/>
          <w:sz w:val="24"/>
          <w:szCs w:val="24"/>
        </w:rPr>
      </w:pPr>
      <w:r w:rsidRPr="00D54A55">
        <w:rPr>
          <w:rFonts w:ascii="Times New Roman" w:hAnsi="Times New Roman"/>
          <w:b/>
          <w:color w:val="auto"/>
          <w:sz w:val="24"/>
          <w:szCs w:val="24"/>
        </w:rPr>
        <w:lastRenderedPageBreak/>
        <w:br/>
      </w:r>
      <w:bookmarkStart w:id="1597" w:name="_Toc522192813"/>
      <w:r w:rsidRPr="00D54A55">
        <w:rPr>
          <w:rFonts w:ascii="Times New Roman" w:hAnsi="Times New Roman"/>
          <w:b/>
          <w:color w:val="auto"/>
          <w:sz w:val="24"/>
          <w:szCs w:val="24"/>
        </w:rPr>
        <w:t>EKSPERIMEN DAN PEMBAHASAN</w:t>
      </w:r>
      <w:bookmarkEnd w:id="1597"/>
    </w:p>
    <w:p w14:paraId="0E98AD0E" w14:textId="77777777" w:rsidR="008768CC" w:rsidRPr="00610384" w:rsidRDefault="008768CC" w:rsidP="00343B4A">
      <w:pPr>
        <w:spacing w:before="240" w:after="240" w:line="360" w:lineRule="auto"/>
        <w:jc w:val="both"/>
        <w:rPr>
          <w:rFonts w:ascii="DejaVu Sans" w:eastAsia="DejaVu Sans" w:hAnsi="DejaVu Sans" w:cs="DejaVu Sans"/>
          <w:sz w:val="24"/>
          <w:szCs w:val="24"/>
        </w:rPr>
      </w:pPr>
      <w:r w:rsidRPr="00610384">
        <w:rPr>
          <w:sz w:val="24"/>
          <w:szCs w:val="24"/>
        </w:rPr>
        <w:t xml:space="preserve">Pada bab ini dijelaskan mengenai tujuan pengujian dan hasil analisis dari hasil pengujian yang diperoleh melalui eksperimen terhadap </w:t>
      </w:r>
      <w:r w:rsidRPr="00610384">
        <w:rPr>
          <w:i/>
          <w:sz w:val="24"/>
          <w:szCs w:val="24"/>
        </w:rPr>
        <w:t>malware</w:t>
      </w:r>
      <w:r w:rsidRPr="00610384">
        <w:rPr>
          <w:sz w:val="24"/>
          <w:szCs w:val="24"/>
        </w:rPr>
        <w:t xml:space="preserve"> yang pada </w:t>
      </w:r>
      <w:r w:rsidRPr="00610384">
        <w:rPr>
          <w:i/>
          <w:sz w:val="24"/>
          <w:szCs w:val="24"/>
        </w:rPr>
        <w:t>file executable</w:t>
      </w:r>
      <w:r w:rsidRPr="00610384">
        <w:rPr>
          <w:sz w:val="24"/>
          <w:szCs w:val="24"/>
        </w:rPr>
        <w:t>.</w:t>
      </w:r>
    </w:p>
    <w:p w14:paraId="1233A4F7" w14:textId="77777777" w:rsidR="008768CC" w:rsidRPr="007D1FF5" w:rsidRDefault="008768CC" w:rsidP="00343B4A">
      <w:pPr>
        <w:pStyle w:val="Heading2"/>
        <w:tabs>
          <w:tab w:val="left" w:pos="720"/>
        </w:tabs>
        <w:spacing w:after="240" w:line="360" w:lineRule="auto"/>
        <w:ind w:left="576" w:hanging="576"/>
        <w:rPr>
          <w:rFonts w:ascii="Times New Roman" w:eastAsia="Times New Roman,DejaVu Sans" w:hAnsi="Times New Roman" w:cs="Times New Roman"/>
          <w:b/>
          <w:color w:val="auto"/>
          <w:sz w:val="24"/>
          <w:szCs w:val="24"/>
        </w:rPr>
      </w:pPr>
      <w:bookmarkStart w:id="1598" w:name="_Toc519194111"/>
      <w:bookmarkStart w:id="1599" w:name="_Toc519867743"/>
      <w:bookmarkStart w:id="1600" w:name="_Toc522192814"/>
      <w:r w:rsidRPr="007D1FF5">
        <w:rPr>
          <w:rFonts w:ascii="Times New Roman" w:hAnsi="Times New Roman" w:cs="Times New Roman"/>
          <w:b/>
          <w:color w:val="auto"/>
          <w:sz w:val="24"/>
          <w:szCs w:val="24"/>
        </w:rPr>
        <w:t>6.1 Pengujian</w:t>
      </w:r>
      <w:bookmarkEnd w:id="1598"/>
      <w:bookmarkEnd w:id="1599"/>
      <w:bookmarkEnd w:id="1600"/>
    </w:p>
    <w:p w14:paraId="624C5804" w14:textId="1D479B86" w:rsidR="008768CC" w:rsidRPr="002F493B" w:rsidRDefault="008768CC" w:rsidP="008768CC">
      <w:pPr>
        <w:spacing w:after="240" w:line="360" w:lineRule="auto"/>
        <w:jc w:val="both"/>
        <w:rPr>
          <w:sz w:val="24"/>
          <w:szCs w:val="24"/>
        </w:rPr>
      </w:pPr>
      <w:r w:rsidRPr="00610384">
        <w:rPr>
          <w:sz w:val="24"/>
          <w:szCs w:val="24"/>
          <w:lang w:val="en-AU"/>
        </w:rPr>
        <w:t>Pada sub bab ini akan dijelaskan p</w:t>
      </w:r>
      <w:r w:rsidRPr="00610384">
        <w:rPr>
          <w:sz w:val="24"/>
          <w:szCs w:val="24"/>
        </w:rPr>
        <w:t xml:space="preserve">engujian yang dilakukan terhadap </w:t>
      </w:r>
      <w:r w:rsidRPr="00610384">
        <w:rPr>
          <w:i/>
          <w:sz w:val="24"/>
          <w:szCs w:val="24"/>
        </w:rPr>
        <w:t xml:space="preserve">custom debugger </w:t>
      </w:r>
      <w:r w:rsidRPr="00610384">
        <w:rPr>
          <w:sz w:val="24"/>
          <w:szCs w:val="24"/>
        </w:rPr>
        <w:t xml:space="preserve">pendeteksi </w:t>
      </w:r>
      <w:r w:rsidRPr="00610384">
        <w:rPr>
          <w:i/>
          <w:sz w:val="24"/>
          <w:szCs w:val="24"/>
        </w:rPr>
        <w:t>malware</w:t>
      </w:r>
      <w:r w:rsidRPr="00610384">
        <w:rPr>
          <w:sz w:val="24"/>
          <w:szCs w:val="24"/>
        </w:rPr>
        <w:t xml:space="preserve"> pada </w:t>
      </w:r>
      <w:r w:rsidRPr="00610384">
        <w:rPr>
          <w:i/>
          <w:sz w:val="24"/>
          <w:szCs w:val="24"/>
        </w:rPr>
        <w:t>file executable</w:t>
      </w:r>
      <w:r w:rsidRPr="00610384">
        <w:rPr>
          <w:sz w:val="24"/>
          <w:szCs w:val="24"/>
        </w:rPr>
        <w:t xml:space="preserve"> yang dikembangkan oleh peneliti</w:t>
      </w:r>
      <w:r w:rsidR="003523D3">
        <w:rPr>
          <w:sz w:val="24"/>
          <w:szCs w:val="24"/>
        </w:rPr>
        <w:t>an.</w:t>
      </w:r>
      <w:r w:rsidRPr="00610384">
        <w:rPr>
          <w:sz w:val="24"/>
          <w:szCs w:val="24"/>
        </w:rPr>
        <w:t xml:space="preserve"> </w:t>
      </w:r>
      <w:r w:rsidR="003523D3">
        <w:rPr>
          <w:sz w:val="24"/>
          <w:szCs w:val="24"/>
        </w:rPr>
        <w:t xml:space="preserve">Tujuan pengujian adalah untuk membuktikan bahwa </w:t>
      </w:r>
      <w:r w:rsidR="003523D3" w:rsidRPr="00F41A4E">
        <w:rPr>
          <w:i/>
          <w:sz w:val="24"/>
          <w:szCs w:val="24"/>
        </w:rPr>
        <w:t>debugger</w:t>
      </w:r>
      <w:r w:rsidR="003523D3">
        <w:rPr>
          <w:sz w:val="24"/>
          <w:szCs w:val="24"/>
        </w:rPr>
        <w:t xml:space="preserve"> yang diekstensi telah dapat menghentikan piranti lunak yang dian</w:t>
      </w:r>
      <w:r w:rsidR="00F41A4E">
        <w:rPr>
          <w:sz w:val="24"/>
          <w:szCs w:val="24"/>
        </w:rPr>
        <w:t>a</w:t>
      </w:r>
      <w:r w:rsidR="003523D3">
        <w:rPr>
          <w:sz w:val="24"/>
          <w:szCs w:val="24"/>
        </w:rPr>
        <w:t>lisis pada titik per</w:t>
      </w:r>
      <w:r w:rsidR="00F41A4E">
        <w:rPr>
          <w:sz w:val="24"/>
          <w:szCs w:val="24"/>
        </w:rPr>
        <w:t>ber</w:t>
      </w:r>
      <w:r w:rsidR="003523D3">
        <w:rPr>
          <w:sz w:val="24"/>
          <w:szCs w:val="24"/>
        </w:rPr>
        <w:t xml:space="preserve">hentian yang diharapkan serta mampu melakukan </w:t>
      </w:r>
      <w:r w:rsidR="003523D3" w:rsidRPr="00F41A4E">
        <w:rPr>
          <w:i/>
          <w:sz w:val="24"/>
          <w:szCs w:val="24"/>
        </w:rPr>
        <w:t>string</w:t>
      </w:r>
      <w:r w:rsidR="003523D3">
        <w:rPr>
          <w:sz w:val="24"/>
          <w:szCs w:val="24"/>
        </w:rPr>
        <w:t xml:space="preserve"> </w:t>
      </w:r>
      <w:r w:rsidR="003523D3" w:rsidRPr="00F41A4E">
        <w:rPr>
          <w:i/>
          <w:sz w:val="24"/>
          <w:szCs w:val="24"/>
        </w:rPr>
        <w:t>matching</w:t>
      </w:r>
      <w:r w:rsidR="003523D3">
        <w:rPr>
          <w:sz w:val="24"/>
          <w:szCs w:val="24"/>
        </w:rPr>
        <w:t xml:space="preserve"> untuk mencari apakah </w:t>
      </w:r>
      <w:r w:rsidR="003523D3" w:rsidRPr="00F41A4E">
        <w:rPr>
          <w:i/>
          <w:sz w:val="24"/>
          <w:szCs w:val="24"/>
        </w:rPr>
        <w:t>signature</w:t>
      </w:r>
      <w:r w:rsidR="003523D3">
        <w:rPr>
          <w:sz w:val="24"/>
          <w:szCs w:val="24"/>
        </w:rPr>
        <w:t xml:space="preserve"> jahat ada atau tidak pada </w:t>
      </w:r>
      <w:r w:rsidR="003523D3" w:rsidRPr="00F41A4E">
        <w:rPr>
          <w:i/>
          <w:sz w:val="24"/>
          <w:szCs w:val="24"/>
        </w:rPr>
        <w:t>file</w:t>
      </w:r>
      <w:r w:rsidR="003523D3">
        <w:rPr>
          <w:sz w:val="24"/>
          <w:szCs w:val="24"/>
        </w:rPr>
        <w:t xml:space="preserve"> </w:t>
      </w:r>
      <w:r w:rsidR="003523D3" w:rsidRPr="00F41A4E">
        <w:rPr>
          <w:i/>
          <w:sz w:val="24"/>
          <w:szCs w:val="24"/>
        </w:rPr>
        <w:t>exe</w:t>
      </w:r>
      <w:r w:rsidR="00F41A4E" w:rsidRPr="00F41A4E">
        <w:rPr>
          <w:i/>
          <w:sz w:val="24"/>
          <w:szCs w:val="24"/>
        </w:rPr>
        <w:t>cutable</w:t>
      </w:r>
      <w:r w:rsidR="003523D3">
        <w:rPr>
          <w:sz w:val="24"/>
          <w:szCs w:val="24"/>
        </w:rPr>
        <w:t xml:space="preserve"> yang dianalisis. Dengan kata lain penelitian ingin membuktikan bahwa </w:t>
      </w:r>
      <w:r w:rsidR="003523D3" w:rsidRPr="00F41A4E">
        <w:rPr>
          <w:i/>
          <w:sz w:val="24"/>
          <w:szCs w:val="24"/>
        </w:rPr>
        <w:t>custom</w:t>
      </w:r>
      <w:r w:rsidR="003523D3">
        <w:rPr>
          <w:sz w:val="24"/>
          <w:szCs w:val="24"/>
        </w:rPr>
        <w:t xml:space="preserve"> </w:t>
      </w:r>
      <w:r w:rsidR="003523D3" w:rsidRPr="00F41A4E">
        <w:rPr>
          <w:i/>
          <w:sz w:val="24"/>
          <w:szCs w:val="24"/>
        </w:rPr>
        <w:t>debugger</w:t>
      </w:r>
      <w:r w:rsidR="003523D3">
        <w:rPr>
          <w:sz w:val="24"/>
          <w:szCs w:val="24"/>
        </w:rPr>
        <w:t xml:space="preserve"> yang telah diekstensi telah mampu mengatasi kelemahan dari analisis stati</w:t>
      </w:r>
      <w:r w:rsidR="00F41A4E">
        <w:rPr>
          <w:sz w:val="24"/>
          <w:szCs w:val="24"/>
        </w:rPr>
        <w:t>s</w:t>
      </w:r>
      <w:r w:rsidR="003523D3">
        <w:rPr>
          <w:sz w:val="24"/>
          <w:szCs w:val="24"/>
        </w:rPr>
        <w:t>. Untuk keperluan pembuktian ini maka setidaknya dibut</w:t>
      </w:r>
      <w:r w:rsidR="00F41A4E">
        <w:rPr>
          <w:sz w:val="24"/>
          <w:szCs w:val="24"/>
        </w:rPr>
        <w:t>u</w:t>
      </w:r>
      <w:r w:rsidR="003523D3">
        <w:rPr>
          <w:sz w:val="24"/>
          <w:szCs w:val="24"/>
        </w:rPr>
        <w:t xml:space="preserve">hkan </w:t>
      </w:r>
      <w:r w:rsidR="002F493B">
        <w:rPr>
          <w:sz w:val="24"/>
          <w:szCs w:val="24"/>
        </w:rPr>
        <w:t xml:space="preserve">jenis </w:t>
      </w:r>
      <w:r w:rsidR="002F493B" w:rsidRPr="00F41A4E">
        <w:rPr>
          <w:i/>
          <w:sz w:val="24"/>
          <w:szCs w:val="24"/>
        </w:rPr>
        <w:t>malware</w:t>
      </w:r>
      <w:r w:rsidR="002F493B">
        <w:rPr>
          <w:sz w:val="24"/>
          <w:szCs w:val="24"/>
        </w:rPr>
        <w:t xml:space="preserve"> yang belum diobfuskasi, yang telah diobfuskasi dan sebuah </w:t>
      </w:r>
      <w:r w:rsidR="002F493B" w:rsidRPr="00F41A4E">
        <w:rPr>
          <w:i/>
          <w:sz w:val="24"/>
          <w:szCs w:val="24"/>
        </w:rPr>
        <w:t>detector</w:t>
      </w:r>
      <w:r w:rsidR="002F493B">
        <w:rPr>
          <w:sz w:val="24"/>
          <w:szCs w:val="24"/>
        </w:rPr>
        <w:t xml:space="preserve"> y</w:t>
      </w:r>
      <w:r w:rsidR="00F41A4E">
        <w:rPr>
          <w:sz w:val="24"/>
          <w:szCs w:val="24"/>
        </w:rPr>
        <w:t>a</w:t>
      </w:r>
      <w:r w:rsidR="002F493B">
        <w:rPr>
          <w:sz w:val="24"/>
          <w:szCs w:val="24"/>
        </w:rPr>
        <w:t>ng bekerja dengan metode analisis stati</w:t>
      </w:r>
      <w:r w:rsidR="00F41A4E">
        <w:rPr>
          <w:sz w:val="24"/>
          <w:szCs w:val="24"/>
        </w:rPr>
        <w:t>s</w:t>
      </w:r>
      <w:r w:rsidR="002F493B">
        <w:rPr>
          <w:sz w:val="24"/>
          <w:szCs w:val="24"/>
        </w:rPr>
        <w:t xml:space="preserve">. </w:t>
      </w:r>
      <w:r w:rsidR="002F493B" w:rsidRPr="00F41A4E">
        <w:rPr>
          <w:i/>
          <w:sz w:val="24"/>
          <w:szCs w:val="24"/>
        </w:rPr>
        <w:t>Detector</w:t>
      </w:r>
      <w:r w:rsidR="002F493B">
        <w:rPr>
          <w:sz w:val="24"/>
          <w:szCs w:val="24"/>
        </w:rPr>
        <w:t xml:space="preserve"> analisi</w:t>
      </w:r>
      <w:r w:rsidR="00F41A4E">
        <w:rPr>
          <w:sz w:val="24"/>
          <w:szCs w:val="24"/>
        </w:rPr>
        <w:t>s</w:t>
      </w:r>
      <w:r w:rsidR="002F493B">
        <w:rPr>
          <w:sz w:val="24"/>
          <w:szCs w:val="24"/>
        </w:rPr>
        <w:t xml:space="preserve"> stati</w:t>
      </w:r>
      <w:r w:rsidR="00F41A4E">
        <w:rPr>
          <w:sz w:val="24"/>
          <w:szCs w:val="24"/>
        </w:rPr>
        <w:t>s</w:t>
      </w:r>
      <w:r w:rsidR="002F493B">
        <w:rPr>
          <w:sz w:val="24"/>
          <w:szCs w:val="24"/>
        </w:rPr>
        <w:t xml:space="preserve"> yang kami gunakan adalah sebuah antivirus AVG versi 9.0. A</w:t>
      </w:r>
      <w:r w:rsidR="00605C64">
        <w:rPr>
          <w:sz w:val="24"/>
          <w:szCs w:val="24"/>
        </w:rPr>
        <w:t>VG</w:t>
      </w:r>
      <w:r w:rsidR="002F493B">
        <w:rPr>
          <w:sz w:val="24"/>
          <w:szCs w:val="24"/>
        </w:rPr>
        <w:t xml:space="preserve"> versi ini kami gunakan kar</w:t>
      </w:r>
      <w:r w:rsidR="00324412">
        <w:rPr>
          <w:sz w:val="24"/>
          <w:szCs w:val="24"/>
        </w:rPr>
        <w:t>e</w:t>
      </w:r>
      <w:r w:rsidR="002F493B">
        <w:rPr>
          <w:sz w:val="24"/>
          <w:szCs w:val="24"/>
        </w:rPr>
        <w:t>na diketahui versi tersebut hanya menerapkan analisis statis dalam pendeteksi</w:t>
      </w:r>
      <w:r w:rsidR="00324412">
        <w:rPr>
          <w:sz w:val="24"/>
          <w:szCs w:val="24"/>
        </w:rPr>
        <w:t>an</w:t>
      </w:r>
      <w:r w:rsidR="002F493B">
        <w:rPr>
          <w:sz w:val="24"/>
          <w:szCs w:val="24"/>
        </w:rPr>
        <w:t xml:space="preserve"> piranti lunakan jahat </w:t>
      </w:r>
      <w:r w:rsidR="00324412">
        <w:rPr>
          <w:sz w:val="24"/>
          <w:szCs w:val="24"/>
        </w:rPr>
        <w:t>te</w:t>
      </w:r>
      <w:r w:rsidR="002F493B">
        <w:rPr>
          <w:sz w:val="24"/>
          <w:szCs w:val="24"/>
        </w:rPr>
        <w:t>tapi AVG versi sekarang telah menggunakan analisis dinami</w:t>
      </w:r>
      <w:r w:rsidR="007D1450">
        <w:rPr>
          <w:sz w:val="24"/>
          <w:szCs w:val="24"/>
        </w:rPr>
        <w:t>k</w:t>
      </w:r>
      <w:r w:rsidR="002F493B">
        <w:rPr>
          <w:sz w:val="24"/>
          <w:szCs w:val="24"/>
        </w:rPr>
        <w:t xml:space="preserve"> seperti </w:t>
      </w:r>
      <w:r w:rsidR="00605C64" w:rsidRPr="00605C64">
        <w:rPr>
          <w:i/>
          <w:sz w:val="24"/>
          <w:szCs w:val="24"/>
        </w:rPr>
        <w:t>s</w:t>
      </w:r>
      <w:r w:rsidR="002F493B" w:rsidRPr="00605C64">
        <w:rPr>
          <w:i/>
          <w:sz w:val="24"/>
          <w:szCs w:val="24"/>
        </w:rPr>
        <w:t>anboxing</w:t>
      </w:r>
      <w:r w:rsidR="002F493B">
        <w:rPr>
          <w:sz w:val="24"/>
          <w:szCs w:val="24"/>
        </w:rPr>
        <w:t>. Oleh sebab itu, perlu dipahami bahwa penelitia</w:t>
      </w:r>
      <w:r w:rsidR="00324412">
        <w:rPr>
          <w:sz w:val="24"/>
          <w:szCs w:val="24"/>
        </w:rPr>
        <w:t>n</w:t>
      </w:r>
      <w:r w:rsidR="002F493B">
        <w:rPr>
          <w:sz w:val="24"/>
          <w:szCs w:val="24"/>
        </w:rPr>
        <w:t xml:space="preserve"> ini tidak meng-</w:t>
      </w:r>
      <w:r w:rsidR="002F493B" w:rsidRPr="00324412">
        <w:rPr>
          <w:i/>
          <w:sz w:val="24"/>
          <w:szCs w:val="24"/>
        </w:rPr>
        <w:t>out</w:t>
      </w:r>
      <w:r w:rsidR="002F493B">
        <w:rPr>
          <w:sz w:val="24"/>
          <w:szCs w:val="24"/>
        </w:rPr>
        <w:t xml:space="preserve"> </w:t>
      </w:r>
      <w:r w:rsidR="002F493B" w:rsidRPr="00324412">
        <w:rPr>
          <w:i/>
          <w:sz w:val="24"/>
          <w:szCs w:val="24"/>
        </w:rPr>
        <w:t>perform</w:t>
      </w:r>
      <w:r w:rsidR="002F493B">
        <w:rPr>
          <w:sz w:val="24"/>
          <w:szCs w:val="24"/>
        </w:rPr>
        <w:t xml:space="preserve"> </w:t>
      </w:r>
      <w:r w:rsidR="002F493B" w:rsidRPr="00324412">
        <w:rPr>
          <w:sz w:val="24"/>
          <w:szCs w:val="24"/>
        </w:rPr>
        <w:t>antivirus</w:t>
      </w:r>
      <w:r w:rsidR="002F493B">
        <w:rPr>
          <w:sz w:val="24"/>
          <w:szCs w:val="24"/>
        </w:rPr>
        <w:t>. Selain itu, s</w:t>
      </w:r>
      <w:r w:rsidR="003523D3">
        <w:rPr>
          <w:sz w:val="24"/>
          <w:szCs w:val="24"/>
        </w:rPr>
        <w:t xml:space="preserve">eperti yang disampaikan sebelumnya pada bab 1.4, </w:t>
      </w:r>
      <w:r w:rsidR="003523D3" w:rsidRPr="00324412">
        <w:rPr>
          <w:i/>
          <w:sz w:val="24"/>
          <w:szCs w:val="24"/>
        </w:rPr>
        <w:t>custom</w:t>
      </w:r>
      <w:r w:rsidR="003523D3">
        <w:rPr>
          <w:sz w:val="24"/>
          <w:szCs w:val="24"/>
        </w:rPr>
        <w:t xml:space="preserve"> </w:t>
      </w:r>
      <w:r w:rsidR="003523D3" w:rsidRPr="00324412">
        <w:rPr>
          <w:i/>
          <w:sz w:val="24"/>
          <w:szCs w:val="24"/>
        </w:rPr>
        <w:t>debugger</w:t>
      </w:r>
      <w:r w:rsidR="003523D3">
        <w:rPr>
          <w:sz w:val="24"/>
          <w:szCs w:val="24"/>
        </w:rPr>
        <w:t xml:space="preserve"> yang dibangun belum menerapkan teknik penghindaran deteksi dinamik</w:t>
      </w:r>
      <w:r w:rsidR="002F493B">
        <w:rPr>
          <w:sz w:val="24"/>
          <w:szCs w:val="24"/>
        </w:rPr>
        <w:t xml:space="preserve"> sehingga bisa saja virus generasi baru tid</w:t>
      </w:r>
      <w:r w:rsidR="00324412">
        <w:rPr>
          <w:sz w:val="24"/>
          <w:szCs w:val="24"/>
        </w:rPr>
        <w:t>ak</w:t>
      </w:r>
      <w:r w:rsidR="002F493B">
        <w:rPr>
          <w:sz w:val="24"/>
          <w:szCs w:val="24"/>
        </w:rPr>
        <w:t xml:space="preserve"> akan mampu dideteksi oleh </w:t>
      </w:r>
      <w:r w:rsidR="002F493B" w:rsidRPr="00324412">
        <w:rPr>
          <w:i/>
          <w:sz w:val="24"/>
          <w:szCs w:val="24"/>
        </w:rPr>
        <w:t>custom</w:t>
      </w:r>
      <w:r w:rsidR="00324412">
        <w:rPr>
          <w:sz w:val="24"/>
          <w:szCs w:val="24"/>
        </w:rPr>
        <w:t xml:space="preserve"> </w:t>
      </w:r>
      <w:r w:rsidR="00324412" w:rsidRPr="00324412">
        <w:rPr>
          <w:i/>
          <w:sz w:val="24"/>
          <w:szCs w:val="24"/>
        </w:rPr>
        <w:t>debugger</w:t>
      </w:r>
      <w:r w:rsidR="002F493B">
        <w:rPr>
          <w:sz w:val="24"/>
          <w:szCs w:val="24"/>
        </w:rPr>
        <w:t xml:space="preserve"> yang dikembangkan. K</w:t>
      </w:r>
      <w:r w:rsidR="00324412">
        <w:rPr>
          <w:sz w:val="24"/>
          <w:szCs w:val="24"/>
        </w:rPr>
        <w:t>a</w:t>
      </w:r>
      <w:r w:rsidR="002F493B">
        <w:rPr>
          <w:sz w:val="24"/>
          <w:szCs w:val="24"/>
        </w:rPr>
        <w:t xml:space="preserve">mi akan mengumpulkan </w:t>
      </w:r>
      <w:r w:rsidR="002F493B" w:rsidRPr="00324412">
        <w:rPr>
          <w:i/>
          <w:sz w:val="24"/>
          <w:szCs w:val="24"/>
        </w:rPr>
        <w:t>malware</w:t>
      </w:r>
      <w:r w:rsidR="002F493B">
        <w:rPr>
          <w:sz w:val="24"/>
          <w:szCs w:val="24"/>
        </w:rPr>
        <w:t xml:space="preserve"> dimana tahun penemuan yang beragam dari tahun 2010 – 2017.</w:t>
      </w:r>
    </w:p>
    <w:p w14:paraId="25D98BD0" w14:textId="77777777" w:rsidR="008768CC" w:rsidRPr="007D1FF5" w:rsidRDefault="008768CC" w:rsidP="008768CC">
      <w:pPr>
        <w:pStyle w:val="Heading3"/>
        <w:tabs>
          <w:tab w:val="left" w:pos="720"/>
        </w:tabs>
        <w:spacing w:after="240" w:line="360" w:lineRule="auto"/>
        <w:ind w:left="720" w:hanging="720"/>
        <w:jc w:val="both"/>
        <w:rPr>
          <w:rFonts w:ascii="Times New Roman" w:eastAsia="Times New Roman,DejaVu Sans" w:hAnsi="Times New Roman" w:cs="Times New Roman"/>
          <w:b/>
          <w:color w:val="auto"/>
        </w:rPr>
      </w:pPr>
      <w:bookmarkStart w:id="1601" w:name="_Toc519843409"/>
      <w:bookmarkStart w:id="1602" w:name="_Toc519867744"/>
      <w:bookmarkStart w:id="1603" w:name="_Toc522192815"/>
      <w:r w:rsidRPr="007D1FF5">
        <w:rPr>
          <w:rFonts w:ascii="Times New Roman" w:hAnsi="Times New Roman" w:cs="Times New Roman"/>
          <w:b/>
          <w:color w:val="auto"/>
        </w:rPr>
        <w:t>6.1.1 Tujuan Pengujian</w:t>
      </w:r>
      <w:bookmarkEnd w:id="1601"/>
      <w:bookmarkEnd w:id="1602"/>
      <w:bookmarkEnd w:id="1603"/>
    </w:p>
    <w:p w14:paraId="25D575CB" w14:textId="77777777" w:rsidR="008768CC" w:rsidRPr="00610384" w:rsidRDefault="008768CC" w:rsidP="008768CC">
      <w:pPr>
        <w:spacing w:line="360" w:lineRule="auto"/>
        <w:jc w:val="both"/>
        <w:rPr>
          <w:rFonts w:ascii="DejaVu Sans" w:eastAsia="DejaVu Sans" w:hAnsi="DejaVu Sans" w:cs="DejaVu Sans"/>
          <w:sz w:val="24"/>
          <w:szCs w:val="24"/>
        </w:rPr>
      </w:pPr>
      <w:r w:rsidRPr="00610384">
        <w:rPr>
          <w:sz w:val="24"/>
          <w:szCs w:val="24"/>
          <w:lang w:val="en-AU"/>
        </w:rPr>
        <w:t>Adapun tujuan dilakukannya pengujian adalah sebagai berikut:</w:t>
      </w:r>
    </w:p>
    <w:p w14:paraId="0914AE50" w14:textId="77777777" w:rsidR="008768CC" w:rsidRPr="00610384" w:rsidRDefault="008768CC" w:rsidP="008F3623">
      <w:pPr>
        <w:pStyle w:val="ListParagraph"/>
        <w:numPr>
          <w:ilvl w:val="0"/>
          <w:numId w:val="21"/>
        </w:numPr>
        <w:spacing w:after="240" w:line="360" w:lineRule="auto"/>
        <w:ind w:left="426"/>
        <w:jc w:val="both"/>
        <w:rPr>
          <w:rFonts w:ascii="Times New Roman,DejaVu Sans" w:eastAsia="Times New Roman,DejaVu Sans" w:hAnsi="Times New Roman,DejaVu Sans" w:cs="Times New Roman,DejaVu Sans"/>
          <w:b w:val="0"/>
          <w:szCs w:val="24"/>
        </w:rPr>
      </w:pPr>
      <w:r w:rsidRPr="00610384">
        <w:rPr>
          <w:b w:val="0"/>
          <w:szCs w:val="24"/>
        </w:rPr>
        <w:lastRenderedPageBreak/>
        <w:t xml:space="preserve">Untuk melihat apakah </w:t>
      </w:r>
      <w:r w:rsidRPr="00610384">
        <w:rPr>
          <w:b w:val="0"/>
          <w:i/>
          <w:szCs w:val="24"/>
        </w:rPr>
        <w:t>custom debugger</w:t>
      </w:r>
      <w:r w:rsidRPr="00610384">
        <w:rPr>
          <w:b w:val="0"/>
          <w:szCs w:val="24"/>
        </w:rPr>
        <w:t xml:space="preserve"> yang dikembangkan dapat mendeteksi </w:t>
      </w:r>
      <w:r w:rsidRPr="00610384">
        <w:rPr>
          <w:b w:val="0"/>
          <w:i/>
          <w:szCs w:val="24"/>
        </w:rPr>
        <w:t>malware</w:t>
      </w:r>
      <w:r w:rsidRPr="00610384">
        <w:rPr>
          <w:b w:val="0"/>
          <w:szCs w:val="24"/>
        </w:rPr>
        <w:t xml:space="preserve"> pada memori </w:t>
      </w:r>
      <w:r w:rsidRPr="00610384">
        <w:rPr>
          <w:b w:val="0"/>
          <w:i/>
          <w:szCs w:val="24"/>
        </w:rPr>
        <w:t>file executable</w:t>
      </w:r>
      <w:r w:rsidRPr="00610384">
        <w:rPr>
          <w:b w:val="0"/>
          <w:szCs w:val="24"/>
        </w:rPr>
        <w:t>.</w:t>
      </w:r>
    </w:p>
    <w:p w14:paraId="796FE410" w14:textId="77777777" w:rsidR="008768CC" w:rsidRPr="00610384" w:rsidRDefault="008768CC" w:rsidP="008F3623">
      <w:pPr>
        <w:pStyle w:val="ListParagraph"/>
        <w:numPr>
          <w:ilvl w:val="0"/>
          <w:numId w:val="21"/>
        </w:numPr>
        <w:spacing w:after="240" w:line="360" w:lineRule="auto"/>
        <w:ind w:left="426"/>
        <w:jc w:val="both"/>
        <w:rPr>
          <w:rFonts w:ascii="Times New Roman,DejaVu Sans" w:eastAsia="Times New Roman,DejaVu Sans" w:hAnsi="Times New Roman,DejaVu Sans" w:cs="Times New Roman,DejaVu Sans"/>
          <w:b w:val="0"/>
          <w:szCs w:val="24"/>
        </w:rPr>
      </w:pPr>
      <w:r w:rsidRPr="00610384">
        <w:rPr>
          <w:b w:val="0"/>
          <w:szCs w:val="24"/>
        </w:rPr>
        <w:t xml:space="preserve">Untuk melihat hasil pendeteksian </w:t>
      </w:r>
      <w:r w:rsidRPr="00610384">
        <w:rPr>
          <w:b w:val="0"/>
          <w:i/>
          <w:szCs w:val="24"/>
        </w:rPr>
        <w:t>malware</w:t>
      </w:r>
      <w:r w:rsidRPr="00610384">
        <w:rPr>
          <w:b w:val="0"/>
          <w:szCs w:val="24"/>
        </w:rPr>
        <w:t xml:space="preserve"> dengan mendeteksi memori dari </w:t>
      </w:r>
      <w:r w:rsidRPr="00610384">
        <w:rPr>
          <w:b w:val="0"/>
          <w:i/>
          <w:szCs w:val="24"/>
        </w:rPr>
        <w:t xml:space="preserve">file executable </w:t>
      </w:r>
      <w:r w:rsidRPr="00610384">
        <w:rPr>
          <w:b w:val="0"/>
          <w:szCs w:val="24"/>
        </w:rPr>
        <w:t>tersebut.</w:t>
      </w:r>
    </w:p>
    <w:p w14:paraId="548D3212" w14:textId="77777777" w:rsidR="008768CC" w:rsidRPr="00610384" w:rsidRDefault="008768CC" w:rsidP="008F3623">
      <w:pPr>
        <w:pStyle w:val="ListParagraph"/>
        <w:numPr>
          <w:ilvl w:val="0"/>
          <w:numId w:val="21"/>
        </w:numPr>
        <w:spacing w:after="240" w:line="360" w:lineRule="auto"/>
        <w:ind w:left="426"/>
        <w:jc w:val="both"/>
        <w:rPr>
          <w:rFonts w:ascii="Times New Roman,DejaVu Sans" w:eastAsia="Times New Roman,DejaVu Sans" w:hAnsi="Times New Roman,DejaVu Sans" w:cs="Times New Roman,DejaVu Sans"/>
          <w:b w:val="0"/>
          <w:szCs w:val="24"/>
        </w:rPr>
      </w:pPr>
      <w:r w:rsidRPr="00610384">
        <w:rPr>
          <w:b w:val="0"/>
          <w:szCs w:val="24"/>
        </w:rPr>
        <w:t xml:space="preserve">Untuk melihat perbandingan menggunakan </w:t>
      </w:r>
      <w:r w:rsidRPr="00610384">
        <w:rPr>
          <w:b w:val="0"/>
          <w:i/>
          <w:szCs w:val="24"/>
        </w:rPr>
        <w:t>debugger</w:t>
      </w:r>
      <w:r w:rsidRPr="00610384">
        <w:rPr>
          <w:b w:val="0"/>
          <w:szCs w:val="24"/>
        </w:rPr>
        <w:t xml:space="preserve"> yang dikembangkan dan antivirus yang telah ada.</w:t>
      </w:r>
    </w:p>
    <w:p w14:paraId="47C6CAE9" w14:textId="77777777" w:rsidR="008768CC" w:rsidRPr="007D1FF5" w:rsidRDefault="008768CC" w:rsidP="00F92157">
      <w:pPr>
        <w:pStyle w:val="Heading3"/>
        <w:tabs>
          <w:tab w:val="left" w:pos="720"/>
        </w:tabs>
        <w:spacing w:line="360" w:lineRule="auto"/>
        <w:ind w:left="720" w:hanging="720"/>
        <w:jc w:val="both"/>
        <w:rPr>
          <w:rFonts w:ascii="Times New Roman" w:eastAsia="Times New Roman,DejaVu Sans" w:hAnsi="Times New Roman" w:cs="Times New Roman"/>
          <w:b/>
          <w:color w:val="auto"/>
        </w:rPr>
      </w:pPr>
      <w:bookmarkStart w:id="1604" w:name="_Toc519843410"/>
      <w:bookmarkStart w:id="1605" w:name="_Toc519867745"/>
      <w:bookmarkStart w:id="1606" w:name="_Toc522192816"/>
      <w:r w:rsidRPr="007D1FF5">
        <w:rPr>
          <w:rFonts w:ascii="Times New Roman" w:hAnsi="Times New Roman" w:cs="Times New Roman"/>
          <w:b/>
          <w:color w:val="auto"/>
        </w:rPr>
        <w:t>6.1.2 Persiapan Pengujian</w:t>
      </w:r>
      <w:bookmarkEnd w:id="1604"/>
      <w:bookmarkEnd w:id="1605"/>
      <w:bookmarkEnd w:id="1606"/>
    </w:p>
    <w:p w14:paraId="3063157A" w14:textId="77777777" w:rsidR="008768CC" w:rsidRPr="00610384" w:rsidRDefault="008768CC" w:rsidP="008768CC">
      <w:pPr>
        <w:spacing w:after="240" w:line="360" w:lineRule="auto"/>
        <w:jc w:val="both"/>
        <w:rPr>
          <w:rFonts w:ascii="DejaVu Sans" w:eastAsia="DejaVu Sans" w:hAnsi="DejaVu Sans" w:cs="DejaVu Sans"/>
          <w:sz w:val="24"/>
          <w:szCs w:val="24"/>
        </w:rPr>
      </w:pPr>
      <w:r w:rsidRPr="00610384">
        <w:rPr>
          <w:sz w:val="24"/>
          <w:szCs w:val="24"/>
        </w:rPr>
        <w:t xml:space="preserve">Persiapan pengujian mencakup objek yang diuji yaitu </w:t>
      </w:r>
      <w:r w:rsidRPr="00610384">
        <w:rPr>
          <w:i/>
          <w:sz w:val="24"/>
          <w:szCs w:val="24"/>
        </w:rPr>
        <w:t>file executable</w:t>
      </w:r>
      <w:r w:rsidRPr="00610384">
        <w:rPr>
          <w:sz w:val="24"/>
          <w:szCs w:val="24"/>
        </w:rPr>
        <w:t>, antivirus, lingkungan pengujian dan skenario pengujian.</w:t>
      </w:r>
    </w:p>
    <w:p w14:paraId="643BB213" w14:textId="499B0B52" w:rsidR="008768CC" w:rsidRPr="002372C9" w:rsidRDefault="008768CC" w:rsidP="00F92157">
      <w:pPr>
        <w:pStyle w:val="Heading4"/>
        <w:tabs>
          <w:tab w:val="left" w:pos="720"/>
        </w:tabs>
        <w:spacing w:line="360" w:lineRule="auto"/>
        <w:ind w:left="864" w:hanging="864"/>
        <w:jc w:val="both"/>
        <w:rPr>
          <w:rFonts w:ascii="Times New Roman" w:eastAsia="DejaVu Sans" w:hAnsi="Times New Roman" w:cs="Times New Roman"/>
          <w:b/>
          <w:color w:val="auto"/>
          <w:sz w:val="24"/>
          <w:szCs w:val="24"/>
        </w:rPr>
      </w:pPr>
      <w:bookmarkStart w:id="1607" w:name="_Toc519843411"/>
      <w:bookmarkStart w:id="1608" w:name="_Toc519867746"/>
      <w:bookmarkStart w:id="1609" w:name="_Toc522192817"/>
      <w:r w:rsidRPr="002372C9">
        <w:rPr>
          <w:rFonts w:ascii="Times New Roman" w:hAnsi="Times New Roman" w:cs="Times New Roman"/>
          <w:b/>
          <w:i w:val="0"/>
          <w:color w:val="auto"/>
          <w:sz w:val="24"/>
          <w:szCs w:val="24"/>
        </w:rPr>
        <w:t>6.1.2.1</w:t>
      </w:r>
      <w:r w:rsidRPr="002372C9">
        <w:rPr>
          <w:rFonts w:ascii="Times New Roman" w:hAnsi="Times New Roman" w:cs="Times New Roman"/>
          <w:b/>
          <w:color w:val="auto"/>
          <w:sz w:val="24"/>
          <w:szCs w:val="24"/>
        </w:rPr>
        <w:t xml:space="preserve"> File </w:t>
      </w:r>
      <w:r w:rsidR="00896D53">
        <w:rPr>
          <w:rFonts w:ascii="Times New Roman" w:hAnsi="Times New Roman" w:cs="Times New Roman"/>
          <w:b/>
          <w:color w:val="auto"/>
          <w:sz w:val="24"/>
          <w:szCs w:val="24"/>
        </w:rPr>
        <w:t>E</w:t>
      </w:r>
      <w:r w:rsidRPr="002372C9">
        <w:rPr>
          <w:rFonts w:ascii="Times New Roman" w:hAnsi="Times New Roman" w:cs="Times New Roman"/>
          <w:b/>
          <w:color w:val="auto"/>
          <w:sz w:val="24"/>
          <w:szCs w:val="24"/>
        </w:rPr>
        <w:t>xecutable</w:t>
      </w:r>
      <w:bookmarkEnd w:id="1607"/>
      <w:bookmarkEnd w:id="1608"/>
      <w:bookmarkEnd w:id="1609"/>
    </w:p>
    <w:p w14:paraId="1FCC274C" w14:textId="1B8C3221" w:rsidR="008768CC" w:rsidRPr="00610384" w:rsidRDefault="008768CC" w:rsidP="005D4963">
      <w:pPr>
        <w:spacing w:after="240" w:line="360" w:lineRule="auto"/>
        <w:jc w:val="both"/>
        <w:rPr>
          <w:sz w:val="24"/>
          <w:szCs w:val="24"/>
        </w:rPr>
      </w:pPr>
      <w:r w:rsidRPr="00610384">
        <w:rPr>
          <w:sz w:val="24"/>
          <w:szCs w:val="24"/>
        </w:rPr>
        <w:t xml:space="preserve">Pada bagian ini, peneliti akan menggunakan beberapa objek sebanyak 30 </w:t>
      </w:r>
      <w:r w:rsidRPr="00610384">
        <w:rPr>
          <w:i/>
          <w:sz w:val="24"/>
          <w:szCs w:val="24"/>
        </w:rPr>
        <w:t>file executable</w:t>
      </w:r>
      <w:r w:rsidRPr="00610384">
        <w:rPr>
          <w:sz w:val="24"/>
          <w:szCs w:val="24"/>
        </w:rPr>
        <w:t xml:space="preserve"> yang akan diuji. Ada </w:t>
      </w:r>
      <w:r w:rsidRPr="00610384">
        <w:rPr>
          <w:i/>
          <w:sz w:val="24"/>
          <w:szCs w:val="24"/>
        </w:rPr>
        <w:t>file executable</w:t>
      </w:r>
      <w:r w:rsidRPr="00610384">
        <w:rPr>
          <w:sz w:val="24"/>
          <w:szCs w:val="24"/>
        </w:rPr>
        <w:t xml:space="preserve"> yang mengandung </w:t>
      </w:r>
      <w:r w:rsidRPr="00610384">
        <w:rPr>
          <w:i/>
          <w:sz w:val="24"/>
          <w:szCs w:val="24"/>
        </w:rPr>
        <w:t>malware</w:t>
      </w:r>
      <w:r w:rsidRPr="00610384">
        <w:rPr>
          <w:sz w:val="24"/>
          <w:szCs w:val="24"/>
        </w:rPr>
        <w:t xml:space="preserve"> dan yang tidak mengandung </w:t>
      </w:r>
      <w:r w:rsidRPr="00610384">
        <w:rPr>
          <w:i/>
          <w:sz w:val="24"/>
          <w:szCs w:val="24"/>
        </w:rPr>
        <w:t>malware</w:t>
      </w:r>
      <w:r w:rsidRPr="00610384">
        <w:rPr>
          <w:sz w:val="24"/>
          <w:szCs w:val="24"/>
        </w:rPr>
        <w:t xml:space="preserve">. </w:t>
      </w:r>
      <w:r w:rsidRPr="00610384">
        <w:rPr>
          <w:i/>
          <w:sz w:val="24"/>
          <w:szCs w:val="24"/>
        </w:rPr>
        <w:t>File executable</w:t>
      </w:r>
      <w:r w:rsidRPr="00610384">
        <w:rPr>
          <w:sz w:val="24"/>
          <w:szCs w:val="24"/>
        </w:rPr>
        <w:t xml:space="preserve"> yang mengandung </w:t>
      </w:r>
      <w:r w:rsidRPr="00610384">
        <w:rPr>
          <w:i/>
          <w:sz w:val="24"/>
          <w:szCs w:val="24"/>
        </w:rPr>
        <w:t>malware</w:t>
      </w:r>
      <w:r w:rsidRPr="00610384">
        <w:rPr>
          <w:sz w:val="24"/>
          <w:szCs w:val="24"/>
        </w:rPr>
        <w:t xml:space="preserve"> juga</w:t>
      </w:r>
      <w:r w:rsidRPr="00610384">
        <w:rPr>
          <w:rFonts w:ascii="DejaVu Sans" w:eastAsia="DejaVu Sans" w:hAnsi="DejaVu Sans" w:cs="DejaVu Sans"/>
          <w:sz w:val="24"/>
          <w:szCs w:val="24"/>
        </w:rPr>
        <w:t xml:space="preserve"> </w:t>
      </w:r>
      <w:r w:rsidRPr="00610384">
        <w:rPr>
          <w:rFonts w:eastAsia="DejaVu Sans"/>
          <w:sz w:val="24"/>
          <w:szCs w:val="24"/>
        </w:rPr>
        <w:t>yang diuji ada 2 yaitu</w:t>
      </w:r>
      <w:r w:rsidRPr="00610384">
        <w:rPr>
          <w:sz w:val="24"/>
          <w:szCs w:val="24"/>
        </w:rPr>
        <w:t xml:space="preserve"> telah melalui teknik obfuskasi dengan cara XOR </w:t>
      </w:r>
      <w:r w:rsidRPr="00610384">
        <w:rPr>
          <w:i/>
          <w:sz w:val="24"/>
          <w:szCs w:val="24"/>
        </w:rPr>
        <w:t>encoding</w:t>
      </w:r>
      <w:r w:rsidRPr="00610384">
        <w:rPr>
          <w:sz w:val="24"/>
          <w:szCs w:val="24"/>
        </w:rPr>
        <w:t xml:space="preserve"> dan </w:t>
      </w:r>
      <w:r w:rsidRPr="00610384">
        <w:rPr>
          <w:i/>
          <w:sz w:val="24"/>
          <w:szCs w:val="24"/>
        </w:rPr>
        <w:t>malware</w:t>
      </w:r>
      <w:r w:rsidRPr="00610384">
        <w:rPr>
          <w:sz w:val="24"/>
          <w:szCs w:val="24"/>
        </w:rPr>
        <w:t xml:space="preserve"> tidak melalui teknik obfuskasi. Objek-objek tersebut akan diuji pada custom </w:t>
      </w:r>
      <w:r w:rsidRPr="00610384">
        <w:rPr>
          <w:i/>
          <w:sz w:val="24"/>
          <w:szCs w:val="24"/>
        </w:rPr>
        <w:t>debugger</w:t>
      </w:r>
      <w:r w:rsidRPr="00610384">
        <w:rPr>
          <w:sz w:val="24"/>
          <w:szCs w:val="24"/>
        </w:rPr>
        <w:t xml:space="preserve"> dan antivirus AVG versi lama.</w:t>
      </w:r>
    </w:p>
    <w:p w14:paraId="760C442E" w14:textId="49261008" w:rsidR="008768CC" w:rsidRPr="002372C9" w:rsidRDefault="008768CC" w:rsidP="008768CC">
      <w:pPr>
        <w:pStyle w:val="Heading4"/>
        <w:tabs>
          <w:tab w:val="left" w:pos="720"/>
        </w:tabs>
        <w:spacing w:line="360" w:lineRule="auto"/>
        <w:ind w:left="864" w:hanging="864"/>
        <w:jc w:val="both"/>
        <w:rPr>
          <w:rFonts w:ascii="Times New Roman" w:eastAsia="DejaVu Sans" w:hAnsi="Times New Roman" w:cs="Times New Roman"/>
          <w:b/>
          <w:i w:val="0"/>
          <w:color w:val="auto"/>
          <w:sz w:val="24"/>
          <w:szCs w:val="24"/>
        </w:rPr>
      </w:pPr>
      <w:bookmarkStart w:id="1610" w:name="_Toc519843413"/>
      <w:bookmarkStart w:id="1611" w:name="_Toc519867748"/>
      <w:bookmarkStart w:id="1612" w:name="_Toc522192818"/>
      <w:r w:rsidRPr="002372C9">
        <w:rPr>
          <w:rFonts w:ascii="Times New Roman" w:hAnsi="Times New Roman" w:cs="Times New Roman"/>
          <w:b/>
          <w:i w:val="0"/>
          <w:color w:val="auto"/>
          <w:sz w:val="24"/>
          <w:szCs w:val="24"/>
        </w:rPr>
        <w:t>6.1.2.</w:t>
      </w:r>
      <w:r w:rsidR="005D4963" w:rsidRPr="002372C9">
        <w:rPr>
          <w:rFonts w:ascii="Times New Roman" w:hAnsi="Times New Roman" w:cs="Times New Roman"/>
          <w:b/>
          <w:i w:val="0"/>
          <w:color w:val="auto"/>
          <w:sz w:val="24"/>
          <w:szCs w:val="24"/>
        </w:rPr>
        <w:t xml:space="preserve">2 </w:t>
      </w:r>
      <w:r w:rsidRPr="002372C9">
        <w:rPr>
          <w:rFonts w:ascii="Times New Roman" w:hAnsi="Times New Roman" w:cs="Times New Roman"/>
          <w:b/>
          <w:i w:val="0"/>
          <w:color w:val="auto"/>
          <w:sz w:val="24"/>
          <w:szCs w:val="24"/>
        </w:rPr>
        <w:t xml:space="preserve">Lingkungan </w:t>
      </w:r>
      <w:r w:rsidR="00E22273">
        <w:rPr>
          <w:rFonts w:ascii="Times New Roman" w:hAnsi="Times New Roman" w:cs="Times New Roman"/>
          <w:b/>
          <w:i w:val="0"/>
          <w:color w:val="auto"/>
          <w:sz w:val="24"/>
          <w:szCs w:val="24"/>
        </w:rPr>
        <w:t>P</w:t>
      </w:r>
      <w:r w:rsidRPr="002372C9">
        <w:rPr>
          <w:rFonts w:ascii="Times New Roman" w:hAnsi="Times New Roman" w:cs="Times New Roman"/>
          <w:b/>
          <w:i w:val="0"/>
          <w:color w:val="auto"/>
          <w:sz w:val="24"/>
          <w:szCs w:val="24"/>
        </w:rPr>
        <w:t>engujian</w:t>
      </w:r>
      <w:bookmarkEnd w:id="1610"/>
      <w:bookmarkEnd w:id="1611"/>
      <w:bookmarkEnd w:id="1612"/>
    </w:p>
    <w:p w14:paraId="4FA0940B" w14:textId="58775929" w:rsidR="008768CC" w:rsidRPr="00610384" w:rsidRDefault="008768CC" w:rsidP="008768CC">
      <w:pPr>
        <w:spacing w:after="240" w:line="360" w:lineRule="auto"/>
        <w:jc w:val="both"/>
        <w:rPr>
          <w:rFonts w:ascii="DejaVu Sans" w:eastAsia="DejaVu Sans" w:hAnsi="DejaVu Sans" w:cs="DejaVu Sans"/>
          <w:sz w:val="24"/>
          <w:szCs w:val="24"/>
        </w:rPr>
      </w:pPr>
      <w:r w:rsidRPr="00610384">
        <w:rPr>
          <w:sz w:val="24"/>
          <w:szCs w:val="24"/>
        </w:rPr>
        <w:t xml:space="preserve">Lingkungan pengujian </w:t>
      </w:r>
      <w:r w:rsidRPr="00610384">
        <w:rPr>
          <w:i/>
          <w:sz w:val="24"/>
          <w:szCs w:val="24"/>
        </w:rPr>
        <w:t>custom debugger</w:t>
      </w:r>
      <w:r w:rsidRPr="00610384">
        <w:rPr>
          <w:sz w:val="24"/>
          <w:szCs w:val="24"/>
        </w:rPr>
        <w:t xml:space="preserve"> sama dengan lingkungan implementasi dengan tambahan </w:t>
      </w:r>
      <w:r w:rsidR="00906E05" w:rsidRPr="00610384">
        <w:rPr>
          <w:sz w:val="24"/>
          <w:szCs w:val="24"/>
        </w:rPr>
        <w:t xml:space="preserve">antivirus </w:t>
      </w:r>
      <w:r w:rsidRPr="00610384">
        <w:rPr>
          <w:sz w:val="24"/>
          <w:szCs w:val="24"/>
        </w:rPr>
        <w:t xml:space="preserve">AVG sebagai perbandingan </w:t>
      </w:r>
      <w:r w:rsidRPr="00610384">
        <w:rPr>
          <w:i/>
          <w:sz w:val="24"/>
          <w:szCs w:val="24"/>
        </w:rPr>
        <w:t>custom debugger</w:t>
      </w:r>
      <w:r w:rsidRPr="00610384">
        <w:rPr>
          <w:sz w:val="24"/>
          <w:szCs w:val="24"/>
        </w:rPr>
        <w:t xml:space="preserve"> yang dikembangkan.</w:t>
      </w:r>
    </w:p>
    <w:p w14:paraId="5E5C433C" w14:textId="77777777" w:rsidR="008768CC" w:rsidRPr="002372C9" w:rsidRDefault="008768CC" w:rsidP="008768CC">
      <w:pPr>
        <w:pStyle w:val="Heading4"/>
        <w:tabs>
          <w:tab w:val="left" w:pos="720"/>
        </w:tabs>
        <w:spacing w:line="360" w:lineRule="auto"/>
        <w:ind w:left="864" w:hanging="864"/>
        <w:jc w:val="both"/>
        <w:rPr>
          <w:rFonts w:ascii="Times New Roman" w:eastAsia="DejaVu Sans" w:hAnsi="Times New Roman" w:cs="Times New Roman"/>
          <w:b/>
          <w:i w:val="0"/>
          <w:color w:val="auto"/>
          <w:sz w:val="24"/>
          <w:szCs w:val="24"/>
        </w:rPr>
      </w:pPr>
      <w:bookmarkStart w:id="1613" w:name="_Toc519843414"/>
      <w:bookmarkStart w:id="1614" w:name="_Toc519867749"/>
      <w:bookmarkStart w:id="1615" w:name="_Toc522192819"/>
      <w:r w:rsidRPr="002372C9">
        <w:rPr>
          <w:rFonts w:ascii="Times New Roman" w:hAnsi="Times New Roman" w:cs="Times New Roman"/>
          <w:b/>
          <w:i w:val="0"/>
          <w:color w:val="auto"/>
          <w:sz w:val="24"/>
          <w:szCs w:val="24"/>
        </w:rPr>
        <w:t>6.1.2.3 Skenario Pengujian</w:t>
      </w:r>
      <w:bookmarkEnd w:id="1613"/>
      <w:bookmarkEnd w:id="1614"/>
      <w:bookmarkEnd w:id="1615"/>
    </w:p>
    <w:p w14:paraId="148C3B74" w14:textId="77777777" w:rsidR="008768CC" w:rsidRPr="00610384" w:rsidRDefault="008768CC" w:rsidP="008768CC">
      <w:pPr>
        <w:spacing w:line="360" w:lineRule="auto"/>
        <w:jc w:val="both"/>
        <w:rPr>
          <w:rFonts w:ascii="DejaVu Sans" w:eastAsia="DejaVu Sans" w:hAnsi="DejaVu Sans" w:cs="DejaVu Sans"/>
          <w:sz w:val="24"/>
          <w:szCs w:val="24"/>
        </w:rPr>
      </w:pPr>
      <w:r w:rsidRPr="00610384">
        <w:rPr>
          <w:sz w:val="24"/>
          <w:szCs w:val="24"/>
        </w:rPr>
        <w:t>Skenario pengujian yang dilakukan pada penelitian ini adalah sebagai berikut:</w:t>
      </w:r>
    </w:p>
    <w:p w14:paraId="62D17EC5" w14:textId="778EB229" w:rsidR="008768CC" w:rsidRPr="00610384" w:rsidRDefault="008768CC" w:rsidP="008F3623">
      <w:pPr>
        <w:pStyle w:val="ListParagraph"/>
        <w:numPr>
          <w:ilvl w:val="0"/>
          <w:numId w:val="22"/>
        </w:numPr>
        <w:spacing w:line="360" w:lineRule="auto"/>
        <w:ind w:left="426" w:hanging="426"/>
        <w:jc w:val="both"/>
        <w:rPr>
          <w:rFonts w:ascii="Times New Roman,Times New Roman" w:eastAsia="Times New Roman,Times New Roman" w:hAnsi="Times New Roman,Times New Roman" w:cs="Times New Roman,Times New Roman"/>
          <w:b w:val="0"/>
          <w:szCs w:val="24"/>
        </w:rPr>
      </w:pPr>
      <w:r w:rsidRPr="00610384">
        <w:rPr>
          <w:b w:val="0"/>
          <w:szCs w:val="24"/>
        </w:rPr>
        <w:t xml:space="preserve">Mempersiapkan </w:t>
      </w:r>
      <w:r w:rsidR="00B509E6" w:rsidRPr="00610384">
        <w:rPr>
          <w:b w:val="0"/>
          <w:szCs w:val="24"/>
        </w:rPr>
        <w:t xml:space="preserve">antivirus </w:t>
      </w:r>
      <w:r w:rsidRPr="00610384">
        <w:rPr>
          <w:b w:val="0"/>
          <w:szCs w:val="24"/>
        </w:rPr>
        <w:t xml:space="preserve">AVG </w:t>
      </w:r>
      <w:r w:rsidR="006F0CCB" w:rsidRPr="00610384">
        <w:rPr>
          <w:b w:val="0"/>
          <w:szCs w:val="24"/>
        </w:rPr>
        <w:t>versi 9.0</w:t>
      </w:r>
      <w:r w:rsidRPr="00610384">
        <w:rPr>
          <w:b w:val="0"/>
          <w:szCs w:val="24"/>
        </w:rPr>
        <w:t xml:space="preserve"> sebagai perbandingan dengan </w:t>
      </w:r>
      <w:r w:rsidRPr="00610384">
        <w:rPr>
          <w:b w:val="0"/>
          <w:i/>
          <w:szCs w:val="24"/>
        </w:rPr>
        <w:t>debugger</w:t>
      </w:r>
      <w:r w:rsidRPr="00610384">
        <w:rPr>
          <w:b w:val="0"/>
          <w:szCs w:val="24"/>
        </w:rPr>
        <w:t xml:space="preserve"> yang dikembangkan. </w:t>
      </w:r>
    </w:p>
    <w:p w14:paraId="19F93D29" w14:textId="77777777" w:rsidR="008768CC" w:rsidRPr="00610384" w:rsidRDefault="008768CC" w:rsidP="008F3623">
      <w:pPr>
        <w:pStyle w:val="ListParagraph"/>
        <w:numPr>
          <w:ilvl w:val="0"/>
          <w:numId w:val="22"/>
        </w:numPr>
        <w:spacing w:line="360" w:lineRule="auto"/>
        <w:ind w:left="426" w:hanging="426"/>
        <w:jc w:val="both"/>
        <w:rPr>
          <w:rFonts w:ascii="Times New Roman,Times New Roman" w:eastAsia="Times New Roman,Times New Roman" w:hAnsi="Times New Roman,Times New Roman" w:cs="Times New Roman,Times New Roman"/>
          <w:b w:val="0"/>
          <w:szCs w:val="24"/>
        </w:rPr>
      </w:pPr>
      <w:r w:rsidRPr="00610384">
        <w:rPr>
          <w:b w:val="0"/>
          <w:szCs w:val="24"/>
        </w:rPr>
        <w:t xml:space="preserve">Mempersiapkan </w:t>
      </w:r>
      <w:r w:rsidRPr="00610384">
        <w:rPr>
          <w:b w:val="0"/>
          <w:i/>
          <w:szCs w:val="24"/>
        </w:rPr>
        <w:t xml:space="preserve">file executable </w:t>
      </w:r>
      <w:r w:rsidRPr="00610384">
        <w:rPr>
          <w:b w:val="0"/>
          <w:szCs w:val="24"/>
        </w:rPr>
        <w:t>sebagai objek yang akan diuji.</w:t>
      </w:r>
    </w:p>
    <w:p w14:paraId="09AC0F76" w14:textId="77777777" w:rsidR="008768CC" w:rsidRPr="00610384" w:rsidRDefault="008768CC" w:rsidP="008F3623">
      <w:pPr>
        <w:pStyle w:val="ListParagraph"/>
        <w:numPr>
          <w:ilvl w:val="0"/>
          <w:numId w:val="22"/>
        </w:numPr>
        <w:spacing w:line="360" w:lineRule="auto"/>
        <w:ind w:left="426" w:hanging="426"/>
        <w:jc w:val="both"/>
        <w:rPr>
          <w:rFonts w:ascii="Times New Roman,Times New Roman" w:eastAsia="Times New Roman,Times New Roman" w:hAnsi="Times New Roman,Times New Roman" w:cs="Times New Roman,Times New Roman"/>
          <w:b w:val="0"/>
          <w:szCs w:val="24"/>
        </w:rPr>
      </w:pPr>
      <w:r w:rsidRPr="00610384">
        <w:rPr>
          <w:b w:val="0"/>
          <w:i/>
          <w:szCs w:val="24"/>
        </w:rPr>
        <w:t>Debugger</w:t>
      </w:r>
      <w:r w:rsidRPr="00610384">
        <w:rPr>
          <w:b w:val="0"/>
          <w:szCs w:val="24"/>
        </w:rPr>
        <w:t xml:space="preserve"> dijalankan dengan mendeteksi </w:t>
      </w:r>
      <w:r w:rsidRPr="00610384">
        <w:rPr>
          <w:b w:val="0"/>
          <w:i/>
          <w:szCs w:val="24"/>
        </w:rPr>
        <w:t>file executable</w:t>
      </w:r>
      <w:r w:rsidRPr="00610384">
        <w:rPr>
          <w:b w:val="0"/>
          <w:szCs w:val="24"/>
        </w:rPr>
        <w:t xml:space="preserve"> yang mengandung </w:t>
      </w:r>
      <w:r w:rsidRPr="00610384">
        <w:rPr>
          <w:b w:val="0"/>
          <w:i/>
          <w:szCs w:val="24"/>
        </w:rPr>
        <w:t>malware</w:t>
      </w:r>
      <w:r w:rsidRPr="00610384">
        <w:rPr>
          <w:rFonts w:ascii="Times New Roman,Times New Roman" w:eastAsia="Times New Roman,Times New Roman" w:hAnsi="Times New Roman,Times New Roman" w:cs="Times New Roman,Times New Roman"/>
          <w:b w:val="0"/>
          <w:szCs w:val="24"/>
        </w:rPr>
        <w:t>.</w:t>
      </w:r>
    </w:p>
    <w:p w14:paraId="28D9D2DF" w14:textId="3855B4A6" w:rsidR="008768CC" w:rsidRPr="00610384" w:rsidRDefault="008768CC" w:rsidP="008F3623">
      <w:pPr>
        <w:pStyle w:val="ListParagraph"/>
        <w:numPr>
          <w:ilvl w:val="0"/>
          <w:numId w:val="22"/>
        </w:numPr>
        <w:spacing w:line="360" w:lineRule="auto"/>
        <w:ind w:left="426" w:hanging="426"/>
        <w:jc w:val="both"/>
        <w:rPr>
          <w:rFonts w:ascii="Times New Roman,Times New Roman" w:eastAsia="Times New Roman,Times New Roman" w:hAnsi="Times New Roman,Times New Roman" w:cs="Times New Roman,Times New Roman"/>
          <w:b w:val="0"/>
          <w:szCs w:val="24"/>
        </w:rPr>
      </w:pPr>
      <w:r w:rsidRPr="00610384">
        <w:rPr>
          <w:b w:val="0"/>
          <w:szCs w:val="24"/>
        </w:rPr>
        <w:t xml:space="preserve">Kemudian </w:t>
      </w:r>
      <w:r w:rsidRPr="00610384">
        <w:rPr>
          <w:b w:val="0"/>
          <w:i/>
          <w:szCs w:val="24"/>
        </w:rPr>
        <w:t>file executable</w:t>
      </w:r>
      <w:r w:rsidRPr="00610384">
        <w:rPr>
          <w:b w:val="0"/>
          <w:szCs w:val="24"/>
        </w:rPr>
        <w:t xml:space="preserve"> tersebut juga dideteksi dengan menggunakan </w:t>
      </w:r>
      <w:r w:rsidR="00B509E6" w:rsidRPr="00610384">
        <w:rPr>
          <w:b w:val="0"/>
          <w:szCs w:val="24"/>
        </w:rPr>
        <w:t xml:space="preserve">antivirus </w:t>
      </w:r>
      <w:r w:rsidRPr="00610384">
        <w:rPr>
          <w:b w:val="0"/>
          <w:szCs w:val="24"/>
        </w:rPr>
        <w:t>AVG versi 9.0.</w:t>
      </w:r>
    </w:p>
    <w:p w14:paraId="477B86E9" w14:textId="4F251842" w:rsidR="008768CC" w:rsidRPr="00610384" w:rsidRDefault="008768CC" w:rsidP="008F3623">
      <w:pPr>
        <w:pStyle w:val="ListParagraph"/>
        <w:numPr>
          <w:ilvl w:val="0"/>
          <w:numId w:val="22"/>
        </w:numPr>
        <w:spacing w:line="360" w:lineRule="auto"/>
        <w:ind w:left="426" w:hanging="426"/>
        <w:jc w:val="both"/>
        <w:rPr>
          <w:rFonts w:ascii="Times New Roman,Times New Roman" w:eastAsia="Times New Roman,Times New Roman" w:hAnsi="Times New Roman,Times New Roman" w:cs="Times New Roman,Times New Roman"/>
          <w:b w:val="0"/>
          <w:szCs w:val="24"/>
        </w:rPr>
      </w:pPr>
      <w:r w:rsidRPr="00610384">
        <w:rPr>
          <w:b w:val="0"/>
          <w:szCs w:val="24"/>
        </w:rPr>
        <w:t xml:space="preserve">Lihat hasil percobaan dari </w:t>
      </w:r>
      <w:r w:rsidRPr="00610384">
        <w:rPr>
          <w:b w:val="0"/>
          <w:i/>
          <w:szCs w:val="24"/>
        </w:rPr>
        <w:t>custom debugger</w:t>
      </w:r>
      <w:r w:rsidRPr="00610384">
        <w:rPr>
          <w:b w:val="0"/>
          <w:szCs w:val="24"/>
        </w:rPr>
        <w:t xml:space="preserve"> dan antivirus</w:t>
      </w:r>
      <w:r w:rsidR="00B509E6" w:rsidRPr="00610384">
        <w:rPr>
          <w:b w:val="0"/>
          <w:szCs w:val="24"/>
        </w:rPr>
        <w:t xml:space="preserve"> AVG versi 9.0</w:t>
      </w:r>
      <w:r w:rsidRPr="00610384">
        <w:rPr>
          <w:b w:val="0"/>
          <w:szCs w:val="24"/>
        </w:rPr>
        <w:t>.</w:t>
      </w:r>
    </w:p>
    <w:p w14:paraId="68F36093" w14:textId="77777777" w:rsidR="008768CC" w:rsidRPr="00610384" w:rsidRDefault="008768CC" w:rsidP="008F3623">
      <w:pPr>
        <w:pStyle w:val="ListParagraph"/>
        <w:numPr>
          <w:ilvl w:val="0"/>
          <w:numId w:val="22"/>
        </w:numPr>
        <w:spacing w:line="360" w:lineRule="auto"/>
        <w:ind w:left="426" w:hanging="426"/>
        <w:jc w:val="both"/>
        <w:rPr>
          <w:rFonts w:ascii="Times New Roman,Times New Roman" w:eastAsia="Times New Roman,Times New Roman" w:hAnsi="Times New Roman,Times New Roman" w:cs="Times New Roman,Times New Roman"/>
          <w:b w:val="0"/>
          <w:i/>
          <w:szCs w:val="24"/>
        </w:rPr>
      </w:pPr>
      <w:r w:rsidRPr="00610384">
        <w:rPr>
          <w:b w:val="0"/>
          <w:szCs w:val="24"/>
        </w:rPr>
        <w:lastRenderedPageBreak/>
        <w:t xml:space="preserve">Uji lagi </w:t>
      </w:r>
      <w:r w:rsidRPr="00610384">
        <w:rPr>
          <w:b w:val="0"/>
          <w:i/>
          <w:szCs w:val="24"/>
        </w:rPr>
        <w:t>file executable</w:t>
      </w:r>
      <w:r w:rsidRPr="00610384">
        <w:rPr>
          <w:b w:val="0"/>
          <w:szCs w:val="24"/>
        </w:rPr>
        <w:t xml:space="preserve"> lainnya, kemudian lihat hasilnya pada antivirus dan </w:t>
      </w:r>
      <w:r w:rsidRPr="00610384">
        <w:rPr>
          <w:b w:val="0"/>
          <w:i/>
          <w:szCs w:val="24"/>
        </w:rPr>
        <w:t>custom debugger</w:t>
      </w:r>
    </w:p>
    <w:p w14:paraId="5BCCCFA0" w14:textId="77777777" w:rsidR="008768CC" w:rsidRPr="00610384" w:rsidRDefault="008768CC" w:rsidP="008F3623">
      <w:pPr>
        <w:pStyle w:val="ListParagraph"/>
        <w:numPr>
          <w:ilvl w:val="0"/>
          <w:numId w:val="22"/>
        </w:numPr>
        <w:spacing w:line="360" w:lineRule="auto"/>
        <w:ind w:left="426" w:hanging="426"/>
        <w:jc w:val="both"/>
        <w:rPr>
          <w:rFonts w:ascii="Times New Roman,Times New Roman" w:eastAsia="Times New Roman,Times New Roman" w:hAnsi="Times New Roman,Times New Roman" w:cs="Times New Roman,Times New Roman"/>
          <w:b w:val="0"/>
          <w:i/>
          <w:szCs w:val="24"/>
        </w:rPr>
      </w:pPr>
      <w:r w:rsidRPr="00610384">
        <w:rPr>
          <w:b w:val="0"/>
          <w:szCs w:val="24"/>
        </w:rPr>
        <w:t xml:space="preserve">Kemudian kalkulasi keberhasilan </w:t>
      </w:r>
      <w:r w:rsidRPr="00610384">
        <w:rPr>
          <w:b w:val="0"/>
          <w:i/>
          <w:szCs w:val="24"/>
        </w:rPr>
        <w:t>custom debugger</w:t>
      </w:r>
      <w:r w:rsidRPr="00610384">
        <w:rPr>
          <w:b w:val="0"/>
          <w:szCs w:val="24"/>
        </w:rPr>
        <w:t xml:space="preserve"> mendeteksi </w:t>
      </w:r>
      <w:r w:rsidRPr="00610384">
        <w:rPr>
          <w:b w:val="0"/>
          <w:i/>
          <w:szCs w:val="24"/>
        </w:rPr>
        <w:t>malware</w:t>
      </w:r>
      <w:r w:rsidRPr="00610384">
        <w:rPr>
          <w:b w:val="0"/>
          <w:szCs w:val="24"/>
        </w:rPr>
        <w:t xml:space="preserve"> dibandingkan antivirus yang ada dan hitung keefektifan </w:t>
      </w:r>
      <w:r w:rsidRPr="00610384">
        <w:rPr>
          <w:b w:val="0"/>
          <w:i/>
          <w:szCs w:val="24"/>
        </w:rPr>
        <w:t>custom debugger</w:t>
      </w:r>
      <w:r w:rsidRPr="00610384">
        <w:rPr>
          <w:b w:val="0"/>
          <w:szCs w:val="24"/>
        </w:rPr>
        <w:t xml:space="preserve"> tersebut dari beberapa </w:t>
      </w:r>
      <w:r w:rsidRPr="00610384">
        <w:rPr>
          <w:b w:val="0"/>
          <w:i/>
          <w:szCs w:val="24"/>
        </w:rPr>
        <w:t xml:space="preserve">file executable </w:t>
      </w:r>
      <w:r w:rsidRPr="00610384">
        <w:rPr>
          <w:b w:val="0"/>
          <w:szCs w:val="24"/>
        </w:rPr>
        <w:t>yang diuji</w:t>
      </w:r>
      <w:r w:rsidRPr="00610384">
        <w:rPr>
          <w:b w:val="0"/>
          <w:i/>
          <w:szCs w:val="24"/>
        </w:rPr>
        <w:t>.</w:t>
      </w:r>
    </w:p>
    <w:p w14:paraId="5B46205D" w14:textId="77777777" w:rsidR="008768CC" w:rsidRPr="007D1FF5" w:rsidRDefault="008768CC" w:rsidP="008F3623">
      <w:pPr>
        <w:pStyle w:val="Heading2"/>
        <w:keepLines w:val="0"/>
        <w:numPr>
          <w:ilvl w:val="1"/>
          <w:numId w:val="23"/>
        </w:numPr>
        <w:tabs>
          <w:tab w:val="left" w:pos="720"/>
        </w:tabs>
        <w:spacing w:before="240" w:after="60" w:line="360" w:lineRule="auto"/>
        <w:jc w:val="both"/>
        <w:rPr>
          <w:rFonts w:ascii="Times New Roman" w:eastAsia="Times New Roman,DejaVu Sans" w:hAnsi="Times New Roman" w:cs="Times New Roman"/>
          <w:b/>
          <w:i/>
          <w:color w:val="auto"/>
          <w:sz w:val="24"/>
          <w:szCs w:val="24"/>
        </w:rPr>
      </w:pPr>
      <w:r w:rsidRPr="007D1FF5">
        <w:rPr>
          <w:rFonts w:ascii="Times New Roman" w:eastAsia="DejaVu Sans" w:hAnsi="Times New Roman" w:cs="Times New Roman"/>
          <w:color w:val="auto"/>
          <w:sz w:val="24"/>
          <w:szCs w:val="24"/>
        </w:rPr>
        <w:t xml:space="preserve"> </w:t>
      </w:r>
      <w:bookmarkStart w:id="1616" w:name="_Toc519843415"/>
      <w:bookmarkStart w:id="1617" w:name="_Toc519867750"/>
      <w:bookmarkStart w:id="1618" w:name="_Toc522192820"/>
      <w:r w:rsidRPr="007D1FF5">
        <w:rPr>
          <w:rFonts w:ascii="Times New Roman" w:eastAsia="DejaVu Sans" w:hAnsi="Times New Roman" w:cs="Times New Roman"/>
          <w:b/>
          <w:color w:val="auto"/>
          <w:sz w:val="24"/>
          <w:szCs w:val="24"/>
        </w:rPr>
        <w:t xml:space="preserve">Pengujian </w:t>
      </w:r>
      <w:r w:rsidRPr="007D1FF5">
        <w:rPr>
          <w:rFonts w:ascii="Times New Roman" w:eastAsia="DejaVu Sans" w:hAnsi="Times New Roman" w:cs="Times New Roman"/>
          <w:b/>
          <w:i/>
          <w:color w:val="auto"/>
          <w:sz w:val="24"/>
          <w:szCs w:val="24"/>
        </w:rPr>
        <w:t>Custom Debugger</w:t>
      </w:r>
      <w:bookmarkEnd w:id="1616"/>
      <w:bookmarkEnd w:id="1617"/>
      <w:bookmarkEnd w:id="1618"/>
    </w:p>
    <w:p w14:paraId="2C547790" w14:textId="77777777" w:rsidR="008768CC" w:rsidRPr="00610384" w:rsidRDefault="008768CC" w:rsidP="008768CC">
      <w:pPr>
        <w:spacing w:line="360" w:lineRule="auto"/>
        <w:jc w:val="both"/>
        <w:rPr>
          <w:rFonts w:ascii="DejaVu Sans" w:eastAsia="DejaVu Sans" w:hAnsi="DejaVu Sans" w:cs="DejaVu Sans"/>
          <w:sz w:val="24"/>
          <w:szCs w:val="24"/>
        </w:rPr>
      </w:pPr>
      <w:r w:rsidRPr="00610384">
        <w:rPr>
          <w:rFonts w:eastAsia="DejaVu Sans"/>
          <w:i/>
          <w:sz w:val="24"/>
          <w:szCs w:val="24"/>
        </w:rPr>
        <w:t>Custom debugger</w:t>
      </w:r>
      <w:r w:rsidRPr="00610384">
        <w:rPr>
          <w:rFonts w:eastAsia="DejaVu Sans"/>
          <w:sz w:val="24"/>
          <w:szCs w:val="24"/>
        </w:rPr>
        <w:t xml:space="preserve"> yang dikembangkan terlebih dahulu diuji fungsionalitasnya untuk memastikan </w:t>
      </w:r>
      <w:r w:rsidRPr="00610384">
        <w:rPr>
          <w:rFonts w:eastAsia="DejaVu Sans"/>
          <w:i/>
          <w:sz w:val="24"/>
          <w:szCs w:val="24"/>
        </w:rPr>
        <w:t>custom debugger</w:t>
      </w:r>
      <w:r w:rsidRPr="00610384">
        <w:rPr>
          <w:rFonts w:eastAsia="DejaVu Sans"/>
          <w:sz w:val="24"/>
          <w:szCs w:val="24"/>
        </w:rPr>
        <w:t xml:space="preserve"> tersebut telah bekerja sesuai dengan algoritma yang telah dirancang sebelumnya. Hasil pengujian </w:t>
      </w:r>
      <w:r w:rsidRPr="00610384">
        <w:rPr>
          <w:rFonts w:eastAsia="DejaVu Sans"/>
          <w:i/>
          <w:sz w:val="24"/>
          <w:szCs w:val="24"/>
        </w:rPr>
        <w:t>custom debugger</w:t>
      </w:r>
      <w:r w:rsidRPr="00610384">
        <w:rPr>
          <w:rFonts w:eastAsia="DejaVu Sans"/>
          <w:sz w:val="24"/>
          <w:szCs w:val="24"/>
        </w:rPr>
        <w:t xml:space="preserve"> yang telah dikembangkan dideskripsikan dalam bentuk tabel-tabel:</w:t>
      </w:r>
    </w:p>
    <w:p w14:paraId="3F7B98BE" w14:textId="7E0AAC6E" w:rsidR="008768CC" w:rsidRPr="00610384" w:rsidRDefault="008768CC" w:rsidP="008F3623">
      <w:pPr>
        <w:pStyle w:val="ListParagraph"/>
        <w:numPr>
          <w:ilvl w:val="0"/>
          <w:numId w:val="24"/>
        </w:numPr>
        <w:spacing w:line="360" w:lineRule="auto"/>
        <w:ind w:left="426"/>
        <w:jc w:val="both"/>
        <w:rPr>
          <w:rFonts w:eastAsia="Times New Roman,DejaVu Sans" w:cs="Times New Roman"/>
          <w:b w:val="0"/>
          <w:szCs w:val="24"/>
        </w:rPr>
      </w:pPr>
      <w:r w:rsidRPr="00610384">
        <w:rPr>
          <w:rFonts w:cs="Times New Roman"/>
          <w:b w:val="0"/>
          <w:szCs w:val="24"/>
        </w:rPr>
        <w:t xml:space="preserve">Pengujian untuk </w:t>
      </w:r>
      <w:r w:rsidRPr="00610384">
        <w:rPr>
          <w:rFonts w:cs="Times New Roman"/>
          <w:b w:val="0"/>
          <w:i/>
          <w:szCs w:val="24"/>
        </w:rPr>
        <w:t>file executable</w:t>
      </w:r>
      <w:r w:rsidRPr="00610384">
        <w:rPr>
          <w:rFonts w:cs="Times New Roman"/>
          <w:b w:val="0"/>
          <w:szCs w:val="24"/>
        </w:rPr>
        <w:t xml:space="preserve"> yang diduga </w:t>
      </w:r>
      <w:r w:rsidRPr="00610384">
        <w:rPr>
          <w:rFonts w:cs="Times New Roman"/>
          <w:b w:val="0"/>
          <w:i/>
          <w:szCs w:val="24"/>
        </w:rPr>
        <w:t>malware</w:t>
      </w:r>
      <w:r w:rsidRPr="00610384">
        <w:rPr>
          <w:rFonts w:eastAsia="Times New Roman,DejaVu Sans" w:cs="Times New Roman"/>
          <w:b w:val="0"/>
          <w:szCs w:val="24"/>
        </w:rPr>
        <w:t xml:space="preserve"> dapat dilihat pada </w:t>
      </w:r>
      <w:r w:rsidRPr="00610384">
        <w:rPr>
          <w:rFonts w:eastAsia="Times New Roman,DejaVu Sans" w:cs="Times New Roman"/>
          <w:b w:val="0"/>
          <w:szCs w:val="24"/>
        </w:rPr>
        <w:fldChar w:fldCharType="begin"/>
      </w:r>
      <w:r w:rsidRPr="00610384">
        <w:rPr>
          <w:rFonts w:eastAsia="Times New Roman,DejaVu Sans" w:cs="Times New Roman"/>
          <w:b w:val="0"/>
          <w:szCs w:val="24"/>
        </w:rPr>
        <w:instrText xml:space="preserve"> REF _Ref519874691 \h </w:instrText>
      </w:r>
      <w:r w:rsidR="00E16510" w:rsidRPr="00610384">
        <w:rPr>
          <w:rFonts w:eastAsia="Times New Roman,DejaVu Sans" w:cs="Times New Roman"/>
          <w:b w:val="0"/>
          <w:szCs w:val="24"/>
        </w:rPr>
        <w:instrText xml:space="preserve"> \* MERGEFORMAT </w:instrText>
      </w:r>
      <w:r w:rsidRPr="00610384">
        <w:rPr>
          <w:rFonts w:eastAsia="Times New Roman,DejaVu Sans" w:cs="Times New Roman"/>
          <w:b w:val="0"/>
          <w:szCs w:val="24"/>
        </w:rPr>
      </w:r>
      <w:r w:rsidRPr="00610384">
        <w:rPr>
          <w:rFonts w:eastAsia="Times New Roman,DejaVu Sans" w:cs="Times New Roman"/>
          <w:b w:val="0"/>
          <w:szCs w:val="24"/>
        </w:rPr>
        <w:fldChar w:fldCharType="separate"/>
      </w:r>
      <w:r w:rsidR="00EC7493" w:rsidRPr="00EC7493">
        <w:rPr>
          <w:b w:val="0"/>
          <w:szCs w:val="24"/>
        </w:rPr>
        <w:t xml:space="preserve">Tabel </w:t>
      </w:r>
      <w:r w:rsidR="00EC7493" w:rsidRPr="00EC7493">
        <w:rPr>
          <w:b w:val="0"/>
          <w:noProof/>
          <w:szCs w:val="24"/>
        </w:rPr>
        <w:t>6.1</w:t>
      </w:r>
      <w:r w:rsidRPr="00610384">
        <w:rPr>
          <w:rFonts w:eastAsia="Times New Roman,DejaVu Sans" w:cs="Times New Roman"/>
          <w:b w:val="0"/>
          <w:szCs w:val="24"/>
        </w:rPr>
        <w:fldChar w:fldCharType="end"/>
      </w:r>
      <w:r w:rsidRPr="00610384">
        <w:rPr>
          <w:rFonts w:eastAsia="Times New Roman,DejaVu Sans" w:cs="Times New Roman"/>
          <w:b w:val="0"/>
          <w:szCs w:val="24"/>
        </w:rPr>
        <w:t>.</w:t>
      </w:r>
    </w:p>
    <w:p w14:paraId="039F8B2B" w14:textId="28878F20" w:rsidR="008768CC" w:rsidRPr="007D1FF5" w:rsidRDefault="008768CC" w:rsidP="008768CC">
      <w:pPr>
        <w:pStyle w:val="Caption"/>
        <w:keepNext/>
        <w:jc w:val="center"/>
        <w:rPr>
          <w:b/>
          <w:i w:val="0"/>
          <w:color w:val="auto"/>
          <w:sz w:val="20"/>
          <w:szCs w:val="20"/>
        </w:rPr>
      </w:pPr>
      <w:bookmarkStart w:id="1619" w:name="_Ref519874691"/>
      <w:bookmarkStart w:id="1620" w:name="_Toc519843497"/>
      <w:bookmarkStart w:id="1621" w:name="_Toc519862683"/>
      <w:bookmarkStart w:id="1622" w:name="_Toc522045354"/>
      <w:r w:rsidRPr="007D1FF5">
        <w:rPr>
          <w:b/>
          <w:i w:val="0"/>
          <w:color w:val="auto"/>
          <w:sz w:val="20"/>
          <w:szCs w:val="20"/>
        </w:rPr>
        <w:t xml:space="preserve">Tabel </w:t>
      </w:r>
      <w:r w:rsidR="00587391">
        <w:rPr>
          <w:b/>
          <w:i w:val="0"/>
          <w:color w:val="auto"/>
          <w:sz w:val="20"/>
          <w:szCs w:val="20"/>
        </w:rPr>
        <w:fldChar w:fldCharType="begin"/>
      </w:r>
      <w:r w:rsidR="00587391">
        <w:rPr>
          <w:b/>
          <w:i w:val="0"/>
          <w:color w:val="auto"/>
          <w:sz w:val="20"/>
          <w:szCs w:val="20"/>
        </w:rPr>
        <w:instrText xml:space="preserve"> STYLEREF 1 \s </w:instrText>
      </w:r>
      <w:r w:rsidR="00587391">
        <w:rPr>
          <w:b/>
          <w:i w:val="0"/>
          <w:color w:val="auto"/>
          <w:sz w:val="20"/>
          <w:szCs w:val="20"/>
        </w:rPr>
        <w:fldChar w:fldCharType="separate"/>
      </w:r>
      <w:r w:rsidR="00EC7493">
        <w:rPr>
          <w:b/>
          <w:i w:val="0"/>
          <w:noProof/>
          <w:color w:val="auto"/>
          <w:sz w:val="20"/>
          <w:szCs w:val="20"/>
        </w:rPr>
        <w:t>6</w:t>
      </w:r>
      <w:r w:rsidR="00587391">
        <w:rPr>
          <w:b/>
          <w:i w:val="0"/>
          <w:color w:val="auto"/>
          <w:sz w:val="20"/>
          <w:szCs w:val="20"/>
        </w:rPr>
        <w:fldChar w:fldCharType="end"/>
      </w:r>
      <w:r w:rsidR="00587391">
        <w:rPr>
          <w:b/>
          <w:i w:val="0"/>
          <w:color w:val="auto"/>
          <w:sz w:val="20"/>
          <w:szCs w:val="20"/>
        </w:rPr>
        <w:t>.</w:t>
      </w:r>
      <w:r w:rsidR="00587391">
        <w:rPr>
          <w:b/>
          <w:i w:val="0"/>
          <w:color w:val="auto"/>
          <w:sz w:val="20"/>
          <w:szCs w:val="20"/>
        </w:rPr>
        <w:fldChar w:fldCharType="begin"/>
      </w:r>
      <w:r w:rsidR="00587391">
        <w:rPr>
          <w:b/>
          <w:i w:val="0"/>
          <w:color w:val="auto"/>
          <w:sz w:val="20"/>
          <w:szCs w:val="20"/>
        </w:rPr>
        <w:instrText xml:space="preserve"> SEQ Tabel \* ARABIC \s 1 </w:instrText>
      </w:r>
      <w:r w:rsidR="00587391">
        <w:rPr>
          <w:b/>
          <w:i w:val="0"/>
          <w:color w:val="auto"/>
          <w:sz w:val="20"/>
          <w:szCs w:val="20"/>
        </w:rPr>
        <w:fldChar w:fldCharType="separate"/>
      </w:r>
      <w:r w:rsidR="00EC7493">
        <w:rPr>
          <w:b/>
          <w:i w:val="0"/>
          <w:noProof/>
          <w:color w:val="auto"/>
          <w:sz w:val="20"/>
          <w:szCs w:val="20"/>
        </w:rPr>
        <w:t>1</w:t>
      </w:r>
      <w:r w:rsidR="00587391">
        <w:rPr>
          <w:b/>
          <w:i w:val="0"/>
          <w:color w:val="auto"/>
          <w:sz w:val="20"/>
          <w:szCs w:val="20"/>
        </w:rPr>
        <w:fldChar w:fldCharType="end"/>
      </w:r>
      <w:bookmarkEnd w:id="1619"/>
      <w:r w:rsidRPr="007D1FF5">
        <w:rPr>
          <w:b/>
          <w:i w:val="0"/>
          <w:color w:val="auto"/>
          <w:sz w:val="20"/>
          <w:szCs w:val="20"/>
        </w:rPr>
        <w:t xml:space="preserve"> </w:t>
      </w:r>
      <w:r w:rsidRPr="007D1FF5">
        <w:rPr>
          <w:b/>
          <w:color w:val="auto"/>
          <w:sz w:val="20"/>
          <w:szCs w:val="20"/>
        </w:rPr>
        <w:t>Use Case Scenario</w:t>
      </w:r>
      <w:r w:rsidRPr="007D1FF5">
        <w:rPr>
          <w:b/>
          <w:i w:val="0"/>
          <w:color w:val="auto"/>
          <w:sz w:val="20"/>
          <w:szCs w:val="20"/>
        </w:rPr>
        <w:t xml:space="preserve"> Pengujian </w:t>
      </w:r>
      <w:r w:rsidRPr="007D1FF5">
        <w:rPr>
          <w:b/>
          <w:color w:val="auto"/>
          <w:sz w:val="20"/>
          <w:szCs w:val="20"/>
        </w:rPr>
        <w:t>File</w:t>
      </w:r>
      <w:r w:rsidRPr="007D1FF5">
        <w:rPr>
          <w:b/>
          <w:i w:val="0"/>
          <w:color w:val="auto"/>
          <w:sz w:val="20"/>
          <w:szCs w:val="20"/>
        </w:rPr>
        <w:t xml:space="preserve"> yang Diduga </w:t>
      </w:r>
      <w:r w:rsidRPr="007D1FF5">
        <w:rPr>
          <w:b/>
          <w:color w:val="auto"/>
          <w:sz w:val="20"/>
          <w:szCs w:val="20"/>
        </w:rPr>
        <w:t>Malware</w:t>
      </w:r>
      <w:bookmarkEnd w:id="1620"/>
      <w:bookmarkEnd w:id="1621"/>
      <w:bookmarkEnd w:id="16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5887"/>
      </w:tblGrid>
      <w:tr w:rsidR="008768CC" w:rsidRPr="00CC2F9B" w14:paraId="6A1FDABA" w14:textId="77777777" w:rsidTr="003E2463">
        <w:tc>
          <w:tcPr>
            <w:tcW w:w="2171" w:type="dxa"/>
            <w:tcBorders>
              <w:top w:val="single" w:sz="4" w:space="0" w:color="auto"/>
              <w:left w:val="single" w:sz="4" w:space="0" w:color="auto"/>
              <w:bottom w:val="single" w:sz="4" w:space="0" w:color="auto"/>
              <w:right w:val="single" w:sz="4" w:space="0" w:color="auto"/>
            </w:tcBorders>
            <w:hideMark/>
          </w:tcPr>
          <w:p w14:paraId="1AAA9171" w14:textId="77777777" w:rsidR="008768CC" w:rsidRPr="00CC2F9B" w:rsidRDefault="008768CC" w:rsidP="003E2463">
            <w:pPr>
              <w:spacing w:line="256" w:lineRule="auto"/>
              <w:jc w:val="both"/>
              <w:rPr>
                <w:sz w:val="22"/>
                <w:lang w:val="en-AU"/>
              </w:rPr>
            </w:pPr>
            <w:r w:rsidRPr="00CC2F9B">
              <w:rPr>
                <w:sz w:val="22"/>
                <w:lang w:val="en-AU"/>
              </w:rPr>
              <w:t>Nama Kasus Uji</w:t>
            </w:r>
          </w:p>
        </w:tc>
        <w:tc>
          <w:tcPr>
            <w:tcW w:w="6515" w:type="dxa"/>
            <w:tcBorders>
              <w:top w:val="single" w:sz="4" w:space="0" w:color="auto"/>
              <w:left w:val="single" w:sz="4" w:space="0" w:color="auto"/>
              <w:bottom w:val="single" w:sz="4" w:space="0" w:color="auto"/>
              <w:right w:val="single" w:sz="4" w:space="0" w:color="auto"/>
            </w:tcBorders>
            <w:hideMark/>
          </w:tcPr>
          <w:p w14:paraId="1C9A64F5" w14:textId="77777777" w:rsidR="008768CC" w:rsidRPr="00CC2F9B" w:rsidRDefault="008768CC" w:rsidP="003E2463">
            <w:pPr>
              <w:spacing w:line="256" w:lineRule="auto"/>
              <w:jc w:val="both"/>
              <w:rPr>
                <w:sz w:val="22"/>
                <w:lang w:val="en-AU"/>
              </w:rPr>
            </w:pPr>
            <w:r w:rsidRPr="00CC2F9B">
              <w:rPr>
                <w:sz w:val="22"/>
                <w:lang w:val="en-AU"/>
              </w:rPr>
              <w:t xml:space="preserve">Pengujian </w:t>
            </w:r>
            <w:r w:rsidRPr="00CC2F9B">
              <w:rPr>
                <w:i/>
                <w:sz w:val="22"/>
              </w:rPr>
              <w:t>file executable</w:t>
            </w:r>
            <w:r w:rsidRPr="00CC2F9B">
              <w:rPr>
                <w:rFonts w:ascii="DejaVu Sans" w:eastAsia="DejaVu Sans" w:hAnsi="DejaVu Sans" w:cs="DejaVu Sans"/>
                <w:sz w:val="22"/>
              </w:rPr>
              <w:t xml:space="preserve"> </w:t>
            </w:r>
            <w:r w:rsidRPr="00CC2F9B">
              <w:rPr>
                <w:sz w:val="22"/>
                <w:lang w:val="en-AU"/>
              </w:rPr>
              <w:t xml:space="preserve">yang diduga </w:t>
            </w:r>
            <w:r w:rsidRPr="00CC2F9B">
              <w:rPr>
                <w:i/>
                <w:sz w:val="22"/>
                <w:lang w:val="en-AU"/>
              </w:rPr>
              <w:t>malware</w:t>
            </w:r>
          </w:p>
        </w:tc>
      </w:tr>
      <w:tr w:rsidR="008768CC" w:rsidRPr="00CC2F9B" w14:paraId="545F2872" w14:textId="77777777" w:rsidTr="003E2463">
        <w:tc>
          <w:tcPr>
            <w:tcW w:w="2171" w:type="dxa"/>
            <w:tcBorders>
              <w:top w:val="single" w:sz="4" w:space="0" w:color="auto"/>
              <w:left w:val="single" w:sz="4" w:space="0" w:color="auto"/>
              <w:bottom w:val="single" w:sz="4" w:space="0" w:color="auto"/>
              <w:right w:val="single" w:sz="4" w:space="0" w:color="auto"/>
            </w:tcBorders>
            <w:hideMark/>
          </w:tcPr>
          <w:p w14:paraId="6316F599" w14:textId="77777777" w:rsidR="008768CC" w:rsidRPr="00CC2F9B" w:rsidRDefault="008768CC" w:rsidP="003E2463">
            <w:pPr>
              <w:spacing w:line="256" w:lineRule="auto"/>
              <w:jc w:val="both"/>
              <w:rPr>
                <w:sz w:val="22"/>
                <w:lang w:val="en-AU"/>
              </w:rPr>
            </w:pPr>
            <w:r w:rsidRPr="00CC2F9B">
              <w:rPr>
                <w:sz w:val="22"/>
                <w:lang w:val="en-AU"/>
              </w:rPr>
              <w:t>Tujuan</w:t>
            </w:r>
          </w:p>
        </w:tc>
        <w:tc>
          <w:tcPr>
            <w:tcW w:w="6515" w:type="dxa"/>
            <w:tcBorders>
              <w:top w:val="single" w:sz="4" w:space="0" w:color="auto"/>
              <w:left w:val="single" w:sz="4" w:space="0" w:color="auto"/>
              <w:bottom w:val="single" w:sz="4" w:space="0" w:color="auto"/>
              <w:right w:val="single" w:sz="4" w:space="0" w:color="auto"/>
            </w:tcBorders>
            <w:hideMark/>
          </w:tcPr>
          <w:p w14:paraId="02D8DB3B" w14:textId="77777777" w:rsidR="008768CC" w:rsidRPr="00CC2F9B" w:rsidRDefault="008768CC" w:rsidP="003E2463">
            <w:pPr>
              <w:spacing w:line="256" w:lineRule="auto"/>
              <w:jc w:val="both"/>
              <w:rPr>
                <w:sz w:val="22"/>
                <w:lang w:val="en-AU"/>
              </w:rPr>
            </w:pPr>
            <w:r w:rsidRPr="00CC2F9B">
              <w:rPr>
                <w:sz w:val="22"/>
                <w:lang w:val="en-AU"/>
              </w:rPr>
              <w:t xml:space="preserve">Untuk melihat hasil penilaian yang diperoleh apabila </w:t>
            </w:r>
            <w:r w:rsidRPr="00CC2F9B">
              <w:rPr>
                <w:i/>
                <w:sz w:val="22"/>
              </w:rPr>
              <w:t>file executable</w:t>
            </w:r>
            <w:r w:rsidRPr="00CC2F9B">
              <w:rPr>
                <w:rFonts w:ascii="DejaVu Sans" w:eastAsia="DejaVu Sans" w:hAnsi="DejaVu Sans" w:cs="DejaVu Sans"/>
                <w:sz w:val="22"/>
              </w:rPr>
              <w:t xml:space="preserve"> </w:t>
            </w:r>
            <w:r w:rsidRPr="00CC2F9B">
              <w:rPr>
                <w:sz w:val="22"/>
                <w:lang w:val="en-AU"/>
              </w:rPr>
              <w:t xml:space="preserve">yang disediakan merupakan </w:t>
            </w:r>
            <w:r w:rsidRPr="00CC2F9B">
              <w:rPr>
                <w:i/>
                <w:sz w:val="22"/>
                <w:lang w:val="en-AU"/>
              </w:rPr>
              <w:t>malware</w:t>
            </w:r>
          </w:p>
        </w:tc>
      </w:tr>
      <w:tr w:rsidR="008768CC" w:rsidRPr="00CC2F9B" w14:paraId="129904CA" w14:textId="77777777" w:rsidTr="003E2463">
        <w:tc>
          <w:tcPr>
            <w:tcW w:w="2171" w:type="dxa"/>
            <w:tcBorders>
              <w:top w:val="single" w:sz="4" w:space="0" w:color="auto"/>
              <w:left w:val="single" w:sz="4" w:space="0" w:color="auto"/>
              <w:bottom w:val="single" w:sz="4" w:space="0" w:color="auto"/>
              <w:right w:val="single" w:sz="4" w:space="0" w:color="auto"/>
            </w:tcBorders>
            <w:hideMark/>
          </w:tcPr>
          <w:p w14:paraId="619F783A" w14:textId="77777777" w:rsidR="008768CC" w:rsidRPr="00CC2F9B" w:rsidRDefault="008768CC" w:rsidP="003E2463">
            <w:pPr>
              <w:spacing w:line="256" w:lineRule="auto"/>
              <w:jc w:val="both"/>
              <w:rPr>
                <w:sz w:val="22"/>
                <w:lang w:val="en-AU"/>
              </w:rPr>
            </w:pPr>
            <w:r w:rsidRPr="00CC2F9B">
              <w:rPr>
                <w:sz w:val="22"/>
                <w:lang w:val="en-AU"/>
              </w:rPr>
              <w:t>Deskripsi</w:t>
            </w:r>
          </w:p>
        </w:tc>
        <w:tc>
          <w:tcPr>
            <w:tcW w:w="6515" w:type="dxa"/>
            <w:tcBorders>
              <w:top w:val="single" w:sz="4" w:space="0" w:color="auto"/>
              <w:left w:val="single" w:sz="4" w:space="0" w:color="auto"/>
              <w:bottom w:val="single" w:sz="4" w:space="0" w:color="auto"/>
              <w:right w:val="single" w:sz="4" w:space="0" w:color="auto"/>
            </w:tcBorders>
            <w:hideMark/>
          </w:tcPr>
          <w:p w14:paraId="3DD43F9B" w14:textId="77777777" w:rsidR="008768CC" w:rsidRPr="00CC2F9B" w:rsidRDefault="008768CC" w:rsidP="003E2463">
            <w:pPr>
              <w:spacing w:line="256" w:lineRule="auto"/>
              <w:jc w:val="both"/>
              <w:rPr>
                <w:sz w:val="22"/>
                <w:lang w:val="en-AU"/>
              </w:rPr>
            </w:pPr>
            <w:r w:rsidRPr="00CC2F9B">
              <w:rPr>
                <w:sz w:val="22"/>
                <w:lang w:val="en-AU"/>
              </w:rPr>
              <w:t xml:space="preserve">Pengujian dilakukan terhadap </w:t>
            </w:r>
            <w:r w:rsidRPr="00CC2F9B">
              <w:rPr>
                <w:i/>
                <w:sz w:val="22"/>
              </w:rPr>
              <w:t>file executable</w:t>
            </w:r>
            <w:r w:rsidRPr="00CC2F9B">
              <w:rPr>
                <w:rFonts w:ascii="DejaVu Sans" w:eastAsia="DejaVu Sans" w:hAnsi="DejaVu Sans" w:cs="DejaVu Sans"/>
                <w:sz w:val="22"/>
              </w:rPr>
              <w:t xml:space="preserve"> </w:t>
            </w:r>
            <w:r w:rsidRPr="00CC2F9B">
              <w:rPr>
                <w:sz w:val="22"/>
                <w:lang w:val="en-AU"/>
              </w:rPr>
              <w:t xml:space="preserve">yang telah diduga sebagai </w:t>
            </w:r>
            <w:r w:rsidRPr="00CC2F9B">
              <w:rPr>
                <w:i/>
                <w:sz w:val="22"/>
                <w:lang w:val="en-AU"/>
              </w:rPr>
              <w:t>malware</w:t>
            </w:r>
          </w:p>
        </w:tc>
      </w:tr>
      <w:tr w:rsidR="008768CC" w:rsidRPr="00CC2F9B" w14:paraId="08D2C440" w14:textId="77777777" w:rsidTr="003E2463">
        <w:tc>
          <w:tcPr>
            <w:tcW w:w="2171" w:type="dxa"/>
            <w:tcBorders>
              <w:top w:val="single" w:sz="4" w:space="0" w:color="auto"/>
              <w:left w:val="single" w:sz="4" w:space="0" w:color="auto"/>
              <w:bottom w:val="single" w:sz="4" w:space="0" w:color="auto"/>
              <w:right w:val="single" w:sz="4" w:space="0" w:color="auto"/>
            </w:tcBorders>
            <w:hideMark/>
          </w:tcPr>
          <w:p w14:paraId="135966F1" w14:textId="77777777" w:rsidR="008768CC" w:rsidRPr="00CC2F9B" w:rsidRDefault="008768CC" w:rsidP="003E2463">
            <w:pPr>
              <w:spacing w:line="256" w:lineRule="auto"/>
              <w:jc w:val="both"/>
              <w:rPr>
                <w:sz w:val="22"/>
                <w:lang w:val="en-AU"/>
              </w:rPr>
            </w:pPr>
            <w:r w:rsidRPr="00CC2F9B">
              <w:rPr>
                <w:sz w:val="22"/>
                <w:lang w:val="en-AU"/>
              </w:rPr>
              <w:t>Kondisi Awal</w:t>
            </w:r>
          </w:p>
        </w:tc>
        <w:tc>
          <w:tcPr>
            <w:tcW w:w="6515" w:type="dxa"/>
            <w:tcBorders>
              <w:top w:val="single" w:sz="4" w:space="0" w:color="auto"/>
              <w:left w:val="single" w:sz="4" w:space="0" w:color="auto"/>
              <w:bottom w:val="single" w:sz="4" w:space="0" w:color="auto"/>
              <w:right w:val="single" w:sz="4" w:space="0" w:color="auto"/>
            </w:tcBorders>
            <w:hideMark/>
          </w:tcPr>
          <w:p w14:paraId="67CEEFCF" w14:textId="77777777" w:rsidR="008768CC" w:rsidRPr="00CC2F9B" w:rsidRDefault="008768CC" w:rsidP="003E2463">
            <w:pPr>
              <w:spacing w:line="256" w:lineRule="auto"/>
              <w:jc w:val="both"/>
              <w:rPr>
                <w:sz w:val="22"/>
                <w:lang w:val="en-AU"/>
              </w:rPr>
            </w:pPr>
            <w:r w:rsidRPr="00CC2F9B">
              <w:rPr>
                <w:sz w:val="22"/>
                <w:lang w:val="en-AU"/>
              </w:rPr>
              <w:t>-</w:t>
            </w:r>
          </w:p>
        </w:tc>
      </w:tr>
      <w:tr w:rsidR="008768CC" w:rsidRPr="00CC2F9B" w14:paraId="05003C29" w14:textId="77777777" w:rsidTr="003E2463">
        <w:tc>
          <w:tcPr>
            <w:tcW w:w="8686" w:type="dxa"/>
            <w:gridSpan w:val="2"/>
            <w:tcBorders>
              <w:top w:val="single" w:sz="4" w:space="0" w:color="auto"/>
              <w:left w:val="single" w:sz="4" w:space="0" w:color="auto"/>
              <w:bottom w:val="single" w:sz="4" w:space="0" w:color="auto"/>
              <w:right w:val="single" w:sz="4" w:space="0" w:color="auto"/>
            </w:tcBorders>
            <w:hideMark/>
          </w:tcPr>
          <w:p w14:paraId="18BF7BE2" w14:textId="77777777" w:rsidR="008768CC" w:rsidRPr="00CC2F9B" w:rsidRDefault="008768CC" w:rsidP="003E2463">
            <w:pPr>
              <w:spacing w:line="256" w:lineRule="auto"/>
              <w:jc w:val="both"/>
              <w:rPr>
                <w:sz w:val="22"/>
                <w:lang w:val="en-AU"/>
              </w:rPr>
            </w:pPr>
            <w:r w:rsidRPr="00CC2F9B">
              <w:rPr>
                <w:sz w:val="22"/>
                <w:lang w:val="en-AU"/>
              </w:rPr>
              <w:t>Skenario Uji</w:t>
            </w:r>
          </w:p>
        </w:tc>
      </w:tr>
      <w:tr w:rsidR="008768CC" w:rsidRPr="00CC2F9B" w14:paraId="0907A2AE" w14:textId="77777777" w:rsidTr="003E2463">
        <w:tc>
          <w:tcPr>
            <w:tcW w:w="8686" w:type="dxa"/>
            <w:gridSpan w:val="2"/>
            <w:tcBorders>
              <w:top w:val="single" w:sz="4" w:space="0" w:color="auto"/>
              <w:left w:val="single" w:sz="4" w:space="0" w:color="auto"/>
              <w:bottom w:val="single" w:sz="4" w:space="0" w:color="auto"/>
              <w:right w:val="single" w:sz="4" w:space="0" w:color="auto"/>
            </w:tcBorders>
            <w:hideMark/>
          </w:tcPr>
          <w:p w14:paraId="7510A711" w14:textId="77777777" w:rsidR="008768CC" w:rsidRPr="00CC2F9B" w:rsidRDefault="008768CC" w:rsidP="008F3623">
            <w:pPr>
              <w:pStyle w:val="ListParagraph"/>
              <w:numPr>
                <w:ilvl w:val="0"/>
                <w:numId w:val="25"/>
              </w:numPr>
              <w:spacing w:after="0" w:line="240" w:lineRule="auto"/>
              <w:jc w:val="both"/>
              <w:rPr>
                <w:b w:val="0"/>
                <w:sz w:val="22"/>
                <w:szCs w:val="20"/>
                <w:lang w:val="en-AU"/>
              </w:rPr>
            </w:pPr>
            <w:r w:rsidRPr="00CC2F9B">
              <w:rPr>
                <w:b w:val="0"/>
                <w:sz w:val="22"/>
                <w:szCs w:val="20"/>
                <w:lang w:val="en-AU"/>
              </w:rPr>
              <w:t xml:space="preserve">Memberi masukan berupa </w:t>
            </w:r>
            <w:r w:rsidRPr="00CC2F9B">
              <w:rPr>
                <w:b w:val="0"/>
                <w:i/>
                <w:sz w:val="22"/>
                <w:szCs w:val="20"/>
                <w:lang w:val="en-AU"/>
              </w:rPr>
              <w:t>path</w:t>
            </w:r>
            <w:r w:rsidRPr="00CC2F9B">
              <w:rPr>
                <w:b w:val="0"/>
                <w:sz w:val="22"/>
                <w:szCs w:val="20"/>
                <w:lang w:val="en-AU"/>
              </w:rPr>
              <w:t xml:space="preserve"> </w:t>
            </w:r>
            <w:r w:rsidRPr="00CC2F9B">
              <w:rPr>
                <w:b w:val="0"/>
                <w:i/>
                <w:sz w:val="22"/>
                <w:szCs w:val="20"/>
                <w:lang w:val="en-AU"/>
              </w:rPr>
              <w:t>file executable</w:t>
            </w:r>
          </w:p>
          <w:p w14:paraId="1AE61D88" w14:textId="77777777" w:rsidR="008768CC" w:rsidRPr="00CC2F9B" w:rsidRDefault="008768CC" w:rsidP="008F3623">
            <w:pPr>
              <w:pStyle w:val="ListParagraph"/>
              <w:numPr>
                <w:ilvl w:val="0"/>
                <w:numId w:val="25"/>
              </w:numPr>
              <w:spacing w:after="0" w:line="240" w:lineRule="auto"/>
              <w:jc w:val="both"/>
              <w:rPr>
                <w:b w:val="0"/>
                <w:sz w:val="22"/>
                <w:szCs w:val="20"/>
                <w:lang w:val="en-AU"/>
              </w:rPr>
            </w:pPr>
            <w:r w:rsidRPr="00CC2F9B">
              <w:rPr>
                <w:b w:val="0"/>
                <w:sz w:val="22"/>
                <w:szCs w:val="20"/>
                <w:lang w:val="en-AU"/>
              </w:rPr>
              <w:t xml:space="preserve">Melihat status </w:t>
            </w:r>
            <w:r w:rsidRPr="00CC2F9B">
              <w:rPr>
                <w:b w:val="0"/>
                <w:i/>
                <w:sz w:val="22"/>
                <w:szCs w:val="20"/>
                <w:lang w:val="en-AU"/>
              </w:rPr>
              <w:t>malware</w:t>
            </w:r>
          </w:p>
        </w:tc>
      </w:tr>
      <w:tr w:rsidR="008768CC" w:rsidRPr="00CC2F9B" w14:paraId="5397D652" w14:textId="77777777" w:rsidTr="003E2463">
        <w:tc>
          <w:tcPr>
            <w:tcW w:w="8686" w:type="dxa"/>
            <w:gridSpan w:val="2"/>
            <w:tcBorders>
              <w:top w:val="single" w:sz="4" w:space="0" w:color="auto"/>
              <w:left w:val="single" w:sz="4" w:space="0" w:color="auto"/>
              <w:bottom w:val="single" w:sz="4" w:space="0" w:color="auto"/>
              <w:right w:val="single" w:sz="4" w:space="0" w:color="auto"/>
            </w:tcBorders>
            <w:hideMark/>
          </w:tcPr>
          <w:p w14:paraId="04F8B080" w14:textId="77777777" w:rsidR="008768CC" w:rsidRPr="00CC2F9B" w:rsidRDefault="008768CC" w:rsidP="003E2463">
            <w:pPr>
              <w:spacing w:line="256" w:lineRule="auto"/>
              <w:jc w:val="both"/>
              <w:rPr>
                <w:sz w:val="22"/>
                <w:lang w:val="en-AU"/>
              </w:rPr>
            </w:pPr>
            <w:r w:rsidRPr="00CC2F9B">
              <w:rPr>
                <w:sz w:val="22"/>
                <w:lang w:val="en-AU"/>
              </w:rPr>
              <w:t>Kriteria Evaluasi Hasil</w:t>
            </w:r>
          </w:p>
        </w:tc>
      </w:tr>
      <w:tr w:rsidR="008768CC" w:rsidRPr="00CC2F9B" w14:paraId="1587F9D3" w14:textId="77777777" w:rsidTr="003E2463">
        <w:tc>
          <w:tcPr>
            <w:tcW w:w="8686" w:type="dxa"/>
            <w:gridSpan w:val="2"/>
            <w:tcBorders>
              <w:top w:val="single" w:sz="4" w:space="0" w:color="auto"/>
              <w:left w:val="single" w:sz="4" w:space="0" w:color="auto"/>
              <w:bottom w:val="single" w:sz="4" w:space="0" w:color="auto"/>
              <w:right w:val="single" w:sz="4" w:space="0" w:color="auto"/>
            </w:tcBorders>
            <w:hideMark/>
          </w:tcPr>
          <w:p w14:paraId="0305EDFF" w14:textId="77777777" w:rsidR="008768CC" w:rsidRPr="00CC2F9B" w:rsidRDefault="008768CC" w:rsidP="003E2463">
            <w:pPr>
              <w:spacing w:line="256" w:lineRule="auto"/>
              <w:jc w:val="both"/>
              <w:rPr>
                <w:sz w:val="22"/>
                <w:lang w:val="en-AU"/>
              </w:rPr>
            </w:pPr>
            <w:r w:rsidRPr="00CC2F9B">
              <w:rPr>
                <w:i/>
                <w:sz w:val="22"/>
                <w:lang w:val="en-AU"/>
              </w:rPr>
              <w:t>Custom debugger</w:t>
            </w:r>
            <w:r w:rsidRPr="00CC2F9B">
              <w:rPr>
                <w:sz w:val="22"/>
                <w:lang w:val="en-AU"/>
              </w:rPr>
              <w:t xml:space="preserve"> menghasilkan status pendeteksian berupa ’detected’</w:t>
            </w:r>
          </w:p>
        </w:tc>
      </w:tr>
      <w:tr w:rsidR="008768CC" w:rsidRPr="00CC2F9B" w14:paraId="21733435" w14:textId="77777777" w:rsidTr="003E2463">
        <w:tc>
          <w:tcPr>
            <w:tcW w:w="8686" w:type="dxa"/>
            <w:gridSpan w:val="2"/>
            <w:tcBorders>
              <w:top w:val="single" w:sz="4" w:space="0" w:color="auto"/>
              <w:left w:val="single" w:sz="4" w:space="0" w:color="auto"/>
              <w:bottom w:val="single" w:sz="4" w:space="0" w:color="auto"/>
              <w:right w:val="single" w:sz="4" w:space="0" w:color="auto"/>
            </w:tcBorders>
            <w:hideMark/>
          </w:tcPr>
          <w:p w14:paraId="1C87D140" w14:textId="77777777" w:rsidR="008768CC" w:rsidRPr="00CC2F9B" w:rsidRDefault="008768CC" w:rsidP="003E2463">
            <w:pPr>
              <w:spacing w:line="256" w:lineRule="auto"/>
              <w:jc w:val="both"/>
              <w:rPr>
                <w:sz w:val="22"/>
                <w:lang w:val="en-AU"/>
              </w:rPr>
            </w:pPr>
            <w:r w:rsidRPr="00CC2F9B">
              <w:rPr>
                <w:sz w:val="22"/>
                <w:lang w:val="en-AU"/>
              </w:rPr>
              <w:t>Kasus dan Hasil Uji</w:t>
            </w:r>
          </w:p>
        </w:tc>
      </w:tr>
    </w:tbl>
    <w:tbl>
      <w:tblPr>
        <w:tblStyle w:val="TableGrid"/>
        <w:tblW w:w="0" w:type="auto"/>
        <w:tblLook w:val="04A0" w:firstRow="1" w:lastRow="0" w:firstColumn="1" w:lastColumn="0" w:noHBand="0" w:noVBand="1"/>
      </w:tblPr>
      <w:tblGrid>
        <w:gridCol w:w="1923"/>
        <w:gridCol w:w="2012"/>
        <w:gridCol w:w="2013"/>
        <w:gridCol w:w="1979"/>
      </w:tblGrid>
      <w:tr w:rsidR="008768CC" w:rsidRPr="00CC2F9B" w14:paraId="4198DB99" w14:textId="77777777" w:rsidTr="003E2463">
        <w:tc>
          <w:tcPr>
            <w:tcW w:w="2171" w:type="dxa"/>
            <w:tcBorders>
              <w:top w:val="single" w:sz="4" w:space="0" w:color="auto"/>
              <w:left w:val="single" w:sz="4" w:space="0" w:color="auto"/>
              <w:bottom w:val="single" w:sz="4" w:space="0" w:color="auto"/>
              <w:right w:val="single" w:sz="4" w:space="0" w:color="auto"/>
            </w:tcBorders>
            <w:hideMark/>
          </w:tcPr>
          <w:p w14:paraId="5BA69252" w14:textId="77777777" w:rsidR="008768CC" w:rsidRPr="00CC2F9B" w:rsidRDefault="008768CC" w:rsidP="003E2463">
            <w:pPr>
              <w:jc w:val="both"/>
              <w:rPr>
                <w:b w:val="0"/>
                <w:sz w:val="22"/>
                <w:szCs w:val="24"/>
                <w:lang w:val="en-AU"/>
              </w:rPr>
            </w:pPr>
            <w:r w:rsidRPr="00CC2F9B">
              <w:rPr>
                <w:b w:val="0"/>
                <w:sz w:val="22"/>
                <w:szCs w:val="24"/>
                <w:lang w:val="en-AU"/>
              </w:rPr>
              <w:t>Data Masukan</w:t>
            </w:r>
          </w:p>
        </w:tc>
        <w:tc>
          <w:tcPr>
            <w:tcW w:w="2171" w:type="dxa"/>
            <w:tcBorders>
              <w:top w:val="single" w:sz="4" w:space="0" w:color="auto"/>
              <w:left w:val="single" w:sz="4" w:space="0" w:color="auto"/>
              <w:bottom w:val="single" w:sz="4" w:space="0" w:color="auto"/>
              <w:right w:val="single" w:sz="4" w:space="0" w:color="auto"/>
            </w:tcBorders>
            <w:hideMark/>
          </w:tcPr>
          <w:p w14:paraId="20482F0E" w14:textId="77777777" w:rsidR="008768CC" w:rsidRPr="00CC2F9B" w:rsidRDefault="008768CC" w:rsidP="003E2463">
            <w:pPr>
              <w:jc w:val="both"/>
              <w:rPr>
                <w:b w:val="0"/>
                <w:sz w:val="22"/>
                <w:szCs w:val="24"/>
                <w:lang w:val="en-AU"/>
              </w:rPr>
            </w:pPr>
            <w:r w:rsidRPr="00CC2F9B">
              <w:rPr>
                <w:b w:val="0"/>
                <w:sz w:val="22"/>
                <w:szCs w:val="24"/>
                <w:lang w:val="en-AU"/>
              </w:rPr>
              <w:t>Yang Diharapkan</w:t>
            </w:r>
          </w:p>
        </w:tc>
        <w:tc>
          <w:tcPr>
            <w:tcW w:w="2172" w:type="dxa"/>
            <w:tcBorders>
              <w:top w:val="single" w:sz="4" w:space="0" w:color="auto"/>
              <w:left w:val="single" w:sz="4" w:space="0" w:color="auto"/>
              <w:bottom w:val="single" w:sz="4" w:space="0" w:color="auto"/>
              <w:right w:val="single" w:sz="4" w:space="0" w:color="auto"/>
            </w:tcBorders>
            <w:hideMark/>
          </w:tcPr>
          <w:p w14:paraId="0C41E8B5" w14:textId="77777777" w:rsidR="008768CC" w:rsidRPr="00CC2F9B" w:rsidRDefault="008768CC" w:rsidP="003E2463">
            <w:pPr>
              <w:jc w:val="both"/>
              <w:rPr>
                <w:b w:val="0"/>
                <w:sz w:val="22"/>
                <w:szCs w:val="24"/>
                <w:lang w:val="en-AU"/>
              </w:rPr>
            </w:pPr>
            <w:r w:rsidRPr="00CC2F9B">
              <w:rPr>
                <w:b w:val="0"/>
                <w:sz w:val="22"/>
                <w:szCs w:val="24"/>
                <w:lang w:val="en-AU"/>
              </w:rPr>
              <w:t>Pengamatan</w:t>
            </w:r>
          </w:p>
        </w:tc>
        <w:tc>
          <w:tcPr>
            <w:tcW w:w="2172" w:type="dxa"/>
            <w:tcBorders>
              <w:top w:val="single" w:sz="4" w:space="0" w:color="auto"/>
              <w:left w:val="single" w:sz="4" w:space="0" w:color="auto"/>
              <w:bottom w:val="single" w:sz="4" w:space="0" w:color="auto"/>
              <w:right w:val="single" w:sz="4" w:space="0" w:color="auto"/>
            </w:tcBorders>
            <w:hideMark/>
          </w:tcPr>
          <w:p w14:paraId="57891935" w14:textId="77777777" w:rsidR="008768CC" w:rsidRPr="00CC2F9B" w:rsidRDefault="008768CC" w:rsidP="003E2463">
            <w:pPr>
              <w:jc w:val="both"/>
              <w:rPr>
                <w:b w:val="0"/>
                <w:sz w:val="22"/>
                <w:szCs w:val="24"/>
                <w:lang w:val="en-AU"/>
              </w:rPr>
            </w:pPr>
            <w:r w:rsidRPr="00CC2F9B">
              <w:rPr>
                <w:b w:val="0"/>
                <w:sz w:val="22"/>
                <w:szCs w:val="24"/>
                <w:lang w:val="en-AU"/>
              </w:rPr>
              <w:t>Kesimpulan</w:t>
            </w:r>
          </w:p>
        </w:tc>
      </w:tr>
      <w:tr w:rsidR="008768CC" w:rsidRPr="00CC2F9B" w14:paraId="4CCD5CD6" w14:textId="77777777" w:rsidTr="003E2463">
        <w:tc>
          <w:tcPr>
            <w:tcW w:w="2171" w:type="dxa"/>
            <w:tcBorders>
              <w:top w:val="single" w:sz="4" w:space="0" w:color="auto"/>
              <w:left w:val="single" w:sz="4" w:space="0" w:color="auto"/>
              <w:bottom w:val="single" w:sz="4" w:space="0" w:color="auto"/>
              <w:right w:val="single" w:sz="4" w:space="0" w:color="auto"/>
            </w:tcBorders>
          </w:tcPr>
          <w:p w14:paraId="202D5227" w14:textId="77777777" w:rsidR="008768CC" w:rsidRPr="00CC2F9B" w:rsidRDefault="008768CC" w:rsidP="003E2463">
            <w:pPr>
              <w:jc w:val="both"/>
              <w:rPr>
                <w:b w:val="0"/>
                <w:sz w:val="22"/>
                <w:szCs w:val="24"/>
                <w:lang w:val="en-AU"/>
              </w:rPr>
            </w:pPr>
          </w:p>
        </w:tc>
        <w:tc>
          <w:tcPr>
            <w:tcW w:w="2171" w:type="dxa"/>
            <w:tcBorders>
              <w:top w:val="single" w:sz="4" w:space="0" w:color="auto"/>
              <w:left w:val="single" w:sz="4" w:space="0" w:color="auto"/>
              <w:bottom w:val="single" w:sz="4" w:space="0" w:color="auto"/>
              <w:right w:val="single" w:sz="4" w:space="0" w:color="auto"/>
            </w:tcBorders>
            <w:hideMark/>
          </w:tcPr>
          <w:p w14:paraId="05B56648" w14:textId="77777777" w:rsidR="008768CC" w:rsidRPr="00CC2F9B" w:rsidRDefault="008768CC" w:rsidP="003E2463">
            <w:pPr>
              <w:jc w:val="both"/>
              <w:rPr>
                <w:b w:val="0"/>
                <w:sz w:val="22"/>
                <w:szCs w:val="24"/>
                <w:lang w:val="en-AU"/>
              </w:rPr>
            </w:pPr>
            <w:r w:rsidRPr="00CC2F9B">
              <w:rPr>
                <w:b w:val="0"/>
                <w:i/>
                <w:sz w:val="22"/>
                <w:szCs w:val="24"/>
                <w:lang w:val="en-AU"/>
              </w:rPr>
              <w:t xml:space="preserve">Custom debugger </w:t>
            </w:r>
            <w:r w:rsidRPr="00CC2F9B">
              <w:rPr>
                <w:b w:val="0"/>
                <w:sz w:val="22"/>
                <w:szCs w:val="24"/>
                <w:lang w:val="en-AU"/>
              </w:rPr>
              <w:t>menghasilkan status pendeteksian berupa ‘detected’</w:t>
            </w:r>
          </w:p>
        </w:tc>
        <w:tc>
          <w:tcPr>
            <w:tcW w:w="2172" w:type="dxa"/>
            <w:tcBorders>
              <w:top w:val="single" w:sz="4" w:space="0" w:color="auto"/>
              <w:left w:val="single" w:sz="4" w:space="0" w:color="auto"/>
              <w:bottom w:val="single" w:sz="4" w:space="0" w:color="auto"/>
              <w:right w:val="single" w:sz="4" w:space="0" w:color="auto"/>
            </w:tcBorders>
            <w:hideMark/>
          </w:tcPr>
          <w:p w14:paraId="1B218FE8" w14:textId="77777777" w:rsidR="008768CC" w:rsidRPr="00CC2F9B" w:rsidRDefault="008768CC" w:rsidP="003E2463">
            <w:pPr>
              <w:jc w:val="both"/>
              <w:rPr>
                <w:b w:val="0"/>
                <w:sz w:val="22"/>
                <w:szCs w:val="24"/>
                <w:lang w:val="en-AU"/>
              </w:rPr>
            </w:pPr>
            <w:r w:rsidRPr="00CC2F9B">
              <w:rPr>
                <w:b w:val="0"/>
                <w:i/>
                <w:sz w:val="22"/>
                <w:szCs w:val="24"/>
                <w:lang w:val="en-AU"/>
              </w:rPr>
              <w:t xml:space="preserve">Custom debugger </w:t>
            </w:r>
            <w:r w:rsidRPr="00CC2F9B">
              <w:rPr>
                <w:b w:val="0"/>
                <w:sz w:val="22"/>
                <w:szCs w:val="24"/>
                <w:lang w:val="en-AU"/>
              </w:rPr>
              <w:t>menghasilkan status pendeteksian berupa ‘detected’</w:t>
            </w:r>
          </w:p>
        </w:tc>
        <w:tc>
          <w:tcPr>
            <w:tcW w:w="2172" w:type="dxa"/>
            <w:tcBorders>
              <w:top w:val="single" w:sz="4" w:space="0" w:color="auto"/>
              <w:left w:val="single" w:sz="4" w:space="0" w:color="auto"/>
              <w:bottom w:val="single" w:sz="4" w:space="0" w:color="auto"/>
              <w:right w:val="single" w:sz="4" w:space="0" w:color="auto"/>
            </w:tcBorders>
            <w:hideMark/>
          </w:tcPr>
          <w:p w14:paraId="719A7026" w14:textId="77777777" w:rsidR="008768CC" w:rsidRPr="00CC2F9B" w:rsidRDefault="008768CC" w:rsidP="003E2463">
            <w:pPr>
              <w:jc w:val="both"/>
              <w:rPr>
                <w:b w:val="0"/>
                <w:sz w:val="22"/>
                <w:szCs w:val="24"/>
                <w:lang w:val="en-AU"/>
              </w:rPr>
            </w:pPr>
            <w:r w:rsidRPr="00CC2F9B">
              <w:rPr>
                <w:b w:val="0"/>
                <w:sz w:val="22"/>
                <w:szCs w:val="24"/>
                <w:lang w:val="en-AU"/>
              </w:rPr>
              <w:t xml:space="preserve">Nilai yang dihasilkan </w:t>
            </w:r>
            <w:r w:rsidRPr="00CC2F9B">
              <w:rPr>
                <w:b w:val="0"/>
                <w:i/>
                <w:sz w:val="22"/>
                <w:szCs w:val="24"/>
                <w:lang w:val="en-AU"/>
              </w:rPr>
              <w:t xml:space="preserve">custom debugger </w:t>
            </w:r>
            <w:r w:rsidRPr="00CC2F9B">
              <w:rPr>
                <w:b w:val="0"/>
                <w:sz w:val="22"/>
                <w:szCs w:val="24"/>
                <w:lang w:val="en-AU"/>
              </w:rPr>
              <w:t xml:space="preserve">pada </w:t>
            </w:r>
            <w:r w:rsidRPr="00CC2F9B">
              <w:rPr>
                <w:b w:val="0"/>
                <w:i/>
                <w:sz w:val="22"/>
                <w:szCs w:val="24"/>
              </w:rPr>
              <w:t>file executable</w:t>
            </w:r>
            <w:r w:rsidRPr="00CC2F9B">
              <w:rPr>
                <w:rFonts w:ascii="DejaVu Sans" w:eastAsia="DejaVu Sans" w:hAnsi="DejaVu Sans" w:cs="DejaVu Sans"/>
                <w:b w:val="0"/>
                <w:sz w:val="22"/>
                <w:szCs w:val="24"/>
              </w:rPr>
              <w:t xml:space="preserve"> </w:t>
            </w:r>
            <w:r w:rsidRPr="00CC2F9B">
              <w:rPr>
                <w:b w:val="0"/>
                <w:sz w:val="22"/>
                <w:szCs w:val="24"/>
                <w:lang w:val="en-AU"/>
              </w:rPr>
              <w:t xml:space="preserve">yang diduga </w:t>
            </w:r>
            <w:r w:rsidRPr="00CC2F9B">
              <w:rPr>
                <w:b w:val="0"/>
                <w:i/>
                <w:sz w:val="22"/>
                <w:szCs w:val="24"/>
                <w:lang w:val="en-AU"/>
              </w:rPr>
              <w:t>malware</w:t>
            </w:r>
            <w:r w:rsidRPr="00CC2F9B">
              <w:rPr>
                <w:b w:val="0"/>
                <w:sz w:val="22"/>
                <w:szCs w:val="24"/>
                <w:lang w:val="en-AU"/>
              </w:rPr>
              <w:t xml:space="preserve"> sudah baik.</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7"/>
      </w:tblGrid>
      <w:tr w:rsidR="008768CC" w:rsidRPr="00CC2F9B" w14:paraId="34FB2FBB" w14:textId="77777777" w:rsidTr="003E2463">
        <w:tc>
          <w:tcPr>
            <w:tcW w:w="8686" w:type="dxa"/>
            <w:hideMark/>
          </w:tcPr>
          <w:p w14:paraId="7D6F6178" w14:textId="77777777" w:rsidR="008768CC" w:rsidRPr="00CC2F9B" w:rsidRDefault="008768CC" w:rsidP="003E2463">
            <w:pPr>
              <w:spacing w:line="256" w:lineRule="auto"/>
              <w:jc w:val="both"/>
              <w:rPr>
                <w:sz w:val="22"/>
                <w:szCs w:val="24"/>
                <w:lang w:val="en-AU"/>
              </w:rPr>
            </w:pPr>
            <w:proofErr w:type="gramStart"/>
            <w:r w:rsidRPr="00CC2F9B">
              <w:rPr>
                <w:sz w:val="22"/>
                <w:szCs w:val="24"/>
                <w:lang w:val="en-AU"/>
              </w:rPr>
              <w:t>Catatan :</w:t>
            </w:r>
            <w:proofErr w:type="gramEnd"/>
          </w:p>
        </w:tc>
      </w:tr>
      <w:tr w:rsidR="008768CC" w:rsidRPr="00CC2F9B" w14:paraId="24F47405" w14:textId="77777777" w:rsidTr="003E2463">
        <w:tc>
          <w:tcPr>
            <w:tcW w:w="8686" w:type="dxa"/>
          </w:tcPr>
          <w:p w14:paraId="2362EB95" w14:textId="77777777" w:rsidR="008768CC" w:rsidRPr="00CC2F9B" w:rsidRDefault="008768CC" w:rsidP="003E2463">
            <w:pPr>
              <w:spacing w:line="256" w:lineRule="auto"/>
              <w:jc w:val="both"/>
              <w:rPr>
                <w:sz w:val="22"/>
                <w:szCs w:val="24"/>
                <w:lang w:val="en-AU"/>
              </w:rPr>
            </w:pPr>
          </w:p>
        </w:tc>
      </w:tr>
    </w:tbl>
    <w:p w14:paraId="5113A2D5" w14:textId="58BC0087" w:rsidR="008768CC" w:rsidRPr="00610384" w:rsidRDefault="008768CC" w:rsidP="008F3623">
      <w:pPr>
        <w:pStyle w:val="ListParagraph"/>
        <w:numPr>
          <w:ilvl w:val="0"/>
          <w:numId w:val="24"/>
        </w:numPr>
        <w:spacing w:before="240" w:line="360" w:lineRule="auto"/>
        <w:ind w:left="426"/>
        <w:jc w:val="both"/>
        <w:rPr>
          <w:rFonts w:ascii="Times New Roman,DejaVu Sans" w:eastAsia="Times New Roman,DejaVu Sans" w:hAnsi="Times New Roman,DejaVu Sans" w:cs="Times New Roman,DejaVu Sans"/>
          <w:b w:val="0"/>
          <w:szCs w:val="24"/>
        </w:rPr>
      </w:pPr>
      <w:r w:rsidRPr="00610384">
        <w:rPr>
          <w:b w:val="0"/>
          <w:szCs w:val="24"/>
        </w:rPr>
        <w:t xml:space="preserve">Pengujian untuk </w:t>
      </w:r>
      <w:r w:rsidRPr="00610384">
        <w:rPr>
          <w:b w:val="0"/>
          <w:i/>
          <w:szCs w:val="24"/>
        </w:rPr>
        <w:t>file executable</w:t>
      </w:r>
      <w:r w:rsidRPr="00610384">
        <w:rPr>
          <w:b w:val="0"/>
          <w:szCs w:val="24"/>
        </w:rPr>
        <w:t xml:space="preserve"> yang tidak dapat disimpulkan sebagai </w:t>
      </w:r>
      <w:r w:rsidRPr="00610384">
        <w:rPr>
          <w:b w:val="0"/>
          <w:i/>
          <w:szCs w:val="24"/>
        </w:rPr>
        <w:t>malware</w:t>
      </w:r>
      <w:r w:rsidRPr="00610384">
        <w:rPr>
          <w:b w:val="0"/>
          <w:szCs w:val="24"/>
        </w:rPr>
        <w:t xml:space="preserve"> dapat dilihat pada </w:t>
      </w:r>
      <w:r w:rsidRPr="00610384">
        <w:rPr>
          <w:b w:val="0"/>
          <w:szCs w:val="24"/>
        </w:rPr>
        <w:fldChar w:fldCharType="begin"/>
      </w:r>
      <w:r w:rsidRPr="00610384">
        <w:rPr>
          <w:b w:val="0"/>
          <w:szCs w:val="24"/>
        </w:rPr>
        <w:instrText xml:space="preserve"> REF _Ref519874709 \h  \* MERGEFORMAT </w:instrText>
      </w:r>
      <w:r w:rsidRPr="00610384">
        <w:rPr>
          <w:b w:val="0"/>
          <w:szCs w:val="24"/>
        </w:rPr>
      </w:r>
      <w:r w:rsidRPr="00610384">
        <w:rPr>
          <w:b w:val="0"/>
          <w:szCs w:val="24"/>
        </w:rPr>
        <w:fldChar w:fldCharType="separate"/>
      </w:r>
      <w:r w:rsidR="00EC7493" w:rsidRPr="00EC7493">
        <w:rPr>
          <w:b w:val="0"/>
          <w:szCs w:val="24"/>
        </w:rPr>
        <w:t xml:space="preserve">Tabel </w:t>
      </w:r>
      <w:r w:rsidR="00EC7493" w:rsidRPr="00EC7493">
        <w:rPr>
          <w:b w:val="0"/>
          <w:noProof/>
          <w:szCs w:val="24"/>
        </w:rPr>
        <w:t>6.2</w:t>
      </w:r>
      <w:r w:rsidRPr="00610384">
        <w:rPr>
          <w:b w:val="0"/>
          <w:szCs w:val="24"/>
        </w:rPr>
        <w:fldChar w:fldCharType="end"/>
      </w:r>
      <w:r w:rsidRPr="00610384">
        <w:rPr>
          <w:b w:val="0"/>
          <w:szCs w:val="24"/>
        </w:rPr>
        <w:t>.</w:t>
      </w:r>
    </w:p>
    <w:p w14:paraId="795A9600" w14:textId="2434EABB" w:rsidR="008768CC" w:rsidRPr="00BE0372" w:rsidRDefault="008768CC" w:rsidP="008768CC">
      <w:pPr>
        <w:pStyle w:val="Caption"/>
        <w:keepNext/>
        <w:jc w:val="center"/>
        <w:rPr>
          <w:b/>
          <w:i w:val="0"/>
          <w:color w:val="auto"/>
          <w:sz w:val="20"/>
          <w:szCs w:val="20"/>
        </w:rPr>
      </w:pPr>
      <w:bookmarkStart w:id="1623" w:name="_Ref519874709"/>
      <w:bookmarkStart w:id="1624" w:name="_Toc519843498"/>
      <w:bookmarkStart w:id="1625" w:name="_Toc519862684"/>
      <w:bookmarkStart w:id="1626" w:name="_Toc522045355"/>
      <w:r w:rsidRPr="00BE0372">
        <w:rPr>
          <w:b/>
          <w:i w:val="0"/>
          <w:color w:val="auto"/>
          <w:sz w:val="20"/>
          <w:szCs w:val="20"/>
        </w:rPr>
        <w:lastRenderedPageBreak/>
        <w:t xml:space="preserve">Tabel </w:t>
      </w:r>
      <w:r w:rsidR="00587391">
        <w:rPr>
          <w:b/>
          <w:i w:val="0"/>
          <w:color w:val="auto"/>
          <w:sz w:val="20"/>
          <w:szCs w:val="20"/>
        </w:rPr>
        <w:fldChar w:fldCharType="begin"/>
      </w:r>
      <w:r w:rsidR="00587391">
        <w:rPr>
          <w:b/>
          <w:i w:val="0"/>
          <w:color w:val="auto"/>
          <w:sz w:val="20"/>
          <w:szCs w:val="20"/>
        </w:rPr>
        <w:instrText xml:space="preserve"> STYLEREF 1 \s </w:instrText>
      </w:r>
      <w:r w:rsidR="00587391">
        <w:rPr>
          <w:b/>
          <w:i w:val="0"/>
          <w:color w:val="auto"/>
          <w:sz w:val="20"/>
          <w:szCs w:val="20"/>
        </w:rPr>
        <w:fldChar w:fldCharType="separate"/>
      </w:r>
      <w:r w:rsidR="00EC7493">
        <w:rPr>
          <w:b/>
          <w:i w:val="0"/>
          <w:noProof/>
          <w:color w:val="auto"/>
          <w:sz w:val="20"/>
          <w:szCs w:val="20"/>
        </w:rPr>
        <w:t>6</w:t>
      </w:r>
      <w:r w:rsidR="00587391">
        <w:rPr>
          <w:b/>
          <w:i w:val="0"/>
          <w:color w:val="auto"/>
          <w:sz w:val="20"/>
          <w:szCs w:val="20"/>
        </w:rPr>
        <w:fldChar w:fldCharType="end"/>
      </w:r>
      <w:r w:rsidR="00587391">
        <w:rPr>
          <w:b/>
          <w:i w:val="0"/>
          <w:color w:val="auto"/>
          <w:sz w:val="20"/>
          <w:szCs w:val="20"/>
        </w:rPr>
        <w:t>.</w:t>
      </w:r>
      <w:r w:rsidR="00587391">
        <w:rPr>
          <w:b/>
          <w:i w:val="0"/>
          <w:color w:val="auto"/>
          <w:sz w:val="20"/>
          <w:szCs w:val="20"/>
        </w:rPr>
        <w:fldChar w:fldCharType="begin"/>
      </w:r>
      <w:r w:rsidR="00587391">
        <w:rPr>
          <w:b/>
          <w:i w:val="0"/>
          <w:color w:val="auto"/>
          <w:sz w:val="20"/>
          <w:szCs w:val="20"/>
        </w:rPr>
        <w:instrText xml:space="preserve"> SEQ Tabel \* ARABIC \s 1 </w:instrText>
      </w:r>
      <w:r w:rsidR="00587391">
        <w:rPr>
          <w:b/>
          <w:i w:val="0"/>
          <w:color w:val="auto"/>
          <w:sz w:val="20"/>
          <w:szCs w:val="20"/>
        </w:rPr>
        <w:fldChar w:fldCharType="separate"/>
      </w:r>
      <w:r w:rsidR="00EC7493">
        <w:rPr>
          <w:b/>
          <w:i w:val="0"/>
          <w:noProof/>
          <w:color w:val="auto"/>
          <w:sz w:val="20"/>
          <w:szCs w:val="20"/>
        </w:rPr>
        <w:t>2</w:t>
      </w:r>
      <w:r w:rsidR="00587391">
        <w:rPr>
          <w:b/>
          <w:i w:val="0"/>
          <w:color w:val="auto"/>
          <w:sz w:val="20"/>
          <w:szCs w:val="20"/>
        </w:rPr>
        <w:fldChar w:fldCharType="end"/>
      </w:r>
      <w:bookmarkEnd w:id="1623"/>
      <w:r w:rsidRPr="00BE0372">
        <w:rPr>
          <w:b/>
          <w:i w:val="0"/>
          <w:color w:val="auto"/>
          <w:sz w:val="20"/>
          <w:szCs w:val="20"/>
        </w:rPr>
        <w:t xml:space="preserve"> </w:t>
      </w:r>
      <w:r w:rsidRPr="00BE0372">
        <w:rPr>
          <w:b/>
          <w:color w:val="auto"/>
          <w:sz w:val="20"/>
          <w:szCs w:val="20"/>
        </w:rPr>
        <w:t>Use Case Scenario</w:t>
      </w:r>
      <w:r w:rsidRPr="00BE0372">
        <w:rPr>
          <w:b/>
          <w:i w:val="0"/>
          <w:color w:val="auto"/>
          <w:sz w:val="20"/>
          <w:szCs w:val="20"/>
        </w:rPr>
        <w:t xml:space="preserve"> Pengujian </w:t>
      </w:r>
      <w:r w:rsidRPr="00BE0372">
        <w:rPr>
          <w:b/>
          <w:color w:val="auto"/>
          <w:sz w:val="20"/>
          <w:szCs w:val="20"/>
        </w:rPr>
        <w:t>File</w:t>
      </w:r>
      <w:r w:rsidRPr="00BE0372">
        <w:rPr>
          <w:b/>
          <w:i w:val="0"/>
          <w:color w:val="auto"/>
          <w:sz w:val="20"/>
          <w:szCs w:val="20"/>
        </w:rPr>
        <w:t xml:space="preserve"> Tidak Dapat Disimpulkan Sebagai </w:t>
      </w:r>
      <w:r w:rsidRPr="00BE0372">
        <w:rPr>
          <w:b/>
          <w:color w:val="auto"/>
          <w:sz w:val="20"/>
          <w:szCs w:val="20"/>
        </w:rPr>
        <w:t>Malware</w:t>
      </w:r>
      <w:bookmarkEnd w:id="1624"/>
      <w:bookmarkEnd w:id="1625"/>
      <w:bookmarkEnd w:id="16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5890"/>
      </w:tblGrid>
      <w:tr w:rsidR="008768CC" w:rsidRPr="00CC2F9B" w14:paraId="46D66EA0" w14:textId="77777777" w:rsidTr="003E2463">
        <w:tc>
          <w:tcPr>
            <w:tcW w:w="2171" w:type="dxa"/>
            <w:tcBorders>
              <w:top w:val="single" w:sz="4" w:space="0" w:color="auto"/>
              <w:left w:val="single" w:sz="4" w:space="0" w:color="auto"/>
              <w:bottom w:val="single" w:sz="4" w:space="0" w:color="auto"/>
              <w:right w:val="single" w:sz="4" w:space="0" w:color="auto"/>
            </w:tcBorders>
            <w:hideMark/>
          </w:tcPr>
          <w:p w14:paraId="233968ED" w14:textId="77777777" w:rsidR="008768CC" w:rsidRPr="00CC2F9B" w:rsidRDefault="008768CC" w:rsidP="003E2463">
            <w:pPr>
              <w:spacing w:line="256" w:lineRule="auto"/>
              <w:jc w:val="both"/>
              <w:rPr>
                <w:sz w:val="22"/>
                <w:lang w:val="en-AU"/>
              </w:rPr>
            </w:pPr>
            <w:r w:rsidRPr="00CC2F9B">
              <w:rPr>
                <w:sz w:val="22"/>
                <w:lang w:val="en-AU"/>
              </w:rPr>
              <w:t>Nama Kasus Uji</w:t>
            </w:r>
          </w:p>
        </w:tc>
        <w:tc>
          <w:tcPr>
            <w:tcW w:w="6515" w:type="dxa"/>
            <w:tcBorders>
              <w:top w:val="single" w:sz="4" w:space="0" w:color="auto"/>
              <w:left w:val="single" w:sz="4" w:space="0" w:color="auto"/>
              <w:bottom w:val="single" w:sz="4" w:space="0" w:color="auto"/>
              <w:right w:val="single" w:sz="4" w:space="0" w:color="auto"/>
            </w:tcBorders>
            <w:hideMark/>
          </w:tcPr>
          <w:p w14:paraId="6C7B075D" w14:textId="77777777" w:rsidR="008768CC" w:rsidRPr="00CC2F9B" w:rsidRDefault="008768CC" w:rsidP="003E2463">
            <w:pPr>
              <w:spacing w:line="256" w:lineRule="auto"/>
              <w:jc w:val="both"/>
              <w:rPr>
                <w:sz w:val="22"/>
                <w:lang w:val="en-AU"/>
              </w:rPr>
            </w:pPr>
            <w:r w:rsidRPr="00CC2F9B">
              <w:rPr>
                <w:sz w:val="22"/>
                <w:lang w:val="en-AU"/>
              </w:rPr>
              <w:t xml:space="preserve">Pengujian </w:t>
            </w:r>
            <w:r w:rsidRPr="00CC2F9B">
              <w:rPr>
                <w:i/>
                <w:sz w:val="22"/>
              </w:rPr>
              <w:t>file executable</w:t>
            </w:r>
            <w:r w:rsidRPr="00CC2F9B">
              <w:rPr>
                <w:rFonts w:ascii="DejaVu Sans" w:eastAsia="DejaVu Sans" w:hAnsi="DejaVu Sans" w:cs="DejaVu Sans"/>
                <w:sz w:val="22"/>
              </w:rPr>
              <w:t xml:space="preserve"> </w:t>
            </w:r>
            <w:r w:rsidRPr="00CC2F9B">
              <w:rPr>
                <w:sz w:val="22"/>
                <w:lang w:val="en-AU"/>
              </w:rPr>
              <w:t xml:space="preserve">yang diduga tidak dapat disimpulkan </w:t>
            </w:r>
            <w:r w:rsidRPr="00CC2F9B">
              <w:rPr>
                <w:i/>
                <w:sz w:val="22"/>
                <w:lang w:val="en-AU"/>
              </w:rPr>
              <w:t>malware</w:t>
            </w:r>
          </w:p>
        </w:tc>
      </w:tr>
      <w:tr w:rsidR="008768CC" w:rsidRPr="00CC2F9B" w14:paraId="3F576CDE" w14:textId="77777777" w:rsidTr="003E2463">
        <w:tc>
          <w:tcPr>
            <w:tcW w:w="2171" w:type="dxa"/>
            <w:tcBorders>
              <w:top w:val="single" w:sz="4" w:space="0" w:color="auto"/>
              <w:left w:val="single" w:sz="4" w:space="0" w:color="auto"/>
              <w:bottom w:val="single" w:sz="4" w:space="0" w:color="auto"/>
              <w:right w:val="single" w:sz="4" w:space="0" w:color="auto"/>
            </w:tcBorders>
            <w:hideMark/>
          </w:tcPr>
          <w:p w14:paraId="2B5EC312" w14:textId="77777777" w:rsidR="008768CC" w:rsidRPr="00CC2F9B" w:rsidRDefault="008768CC" w:rsidP="003E2463">
            <w:pPr>
              <w:spacing w:line="256" w:lineRule="auto"/>
              <w:jc w:val="both"/>
              <w:rPr>
                <w:sz w:val="22"/>
                <w:lang w:val="en-AU"/>
              </w:rPr>
            </w:pPr>
            <w:r w:rsidRPr="00CC2F9B">
              <w:rPr>
                <w:sz w:val="22"/>
                <w:lang w:val="en-AU"/>
              </w:rPr>
              <w:t>Tujuan</w:t>
            </w:r>
          </w:p>
        </w:tc>
        <w:tc>
          <w:tcPr>
            <w:tcW w:w="6515" w:type="dxa"/>
            <w:tcBorders>
              <w:top w:val="single" w:sz="4" w:space="0" w:color="auto"/>
              <w:left w:val="single" w:sz="4" w:space="0" w:color="auto"/>
              <w:bottom w:val="single" w:sz="4" w:space="0" w:color="auto"/>
              <w:right w:val="single" w:sz="4" w:space="0" w:color="auto"/>
            </w:tcBorders>
            <w:hideMark/>
          </w:tcPr>
          <w:p w14:paraId="6D6E664C" w14:textId="77777777" w:rsidR="008768CC" w:rsidRPr="00CC2F9B" w:rsidRDefault="008768CC" w:rsidP="003E2463">
            <w:pPr>
              <w:spacing w:line="256" w:lineRule="auto"/>
              <w:jc w:val="both"/>
              <w:rPr>
                <w:sz w:val="22"/>
                <w:lang w:val="en-AU"/>
              </w:rPr>
            </w:pPr>
            <w:r w:rsidRPr="00CC2F9B">
              <w:rPr>
                <w:sz w:val="22"/>
                <w:lang w:val="en-AU"/>
              </w:rPr>
              <w:t xml:space="preserve">Untuk melihat hasil penilaian yang diperoleh apabila </w:t>
            </w:r>
            <w:r w:rsidRPr="00CC2F9B">
              <w:rPr>
                <w:i/>
                <w:sz w:val="22"/>
              </w:rPr>
              <w:t>file executable</w:t>
            </w:r>
            <w:r w:rsidRPr="00CC2F9B">
              <w:rPr>
                <w:rFonts w:ascii="DejaVu Sans" w:eastAsia="DejaVu Sans" w:hAnsi="DejaVu Sans" w:cs="DejaVu Sans"/>
                <w:sz w:val="22"/>
              </w:rPr>
              <w:t xml:space="preserve"> </w:t>
            </w:r>
            <w:r w:rsidRPr="00CC2F9B">
              <w:rPr>
                <w:sz w:val="22"/>
                <w:lang w:val="en-AU"/>
              </w:rPr>
              <w:t xml:space="preserve">yang disediakan merupakan </w:t>
            </w:r>
            <w:r w:rsidRPr="00CC2F9B">
              <w:rPr>
                <w:i/>
                <w:sz w:val="22"/>
                <w:lang w:val="en-AU"/>
              </w:rPr>
              <w:t>malware</w:t>
            </w:r>
          </w:p>
        </w:tc>
      </w:tr>
      <w:tr w:rsidR="008768CC" w:rsidRPr="00CC2F9B" w14:paraId="06D6B12D" w14:textId="77777777" w:rsidTr="003E2463">
        <w:tc>
          <w:tcPr>
            <w:tcW w:w="2171" w:type="dxa"/>
            <w:tcBorders>
              <w:top w:val="single" w:sz="4" w:space="0" w:color="auto"/>
              <w:left w:val="single" w:sz="4" w:space="0" w:color="auto"/>
              <w:bottom w:val="single" w:sz="4" w:space="0" w:color="auto"/>
              <w:right w:val="single" w:sz="4" w:space="0" w:color="auto"/>
            </w:tcBorders>
            <w:hideMark/>
          </w:tcPr>
          <w:p w14:paraId="17F852D9" w14:textId="77777777" w:rsidR="008768CC" w:rsidRPr="00CC2F9B" w:rsidRDefault="008768CC" w:rsidP="003E2463">
            <w:pPr>
              <w:spacing w:line="256" w:lineRule="auto"/>
              <w:jc w:val="both"/>
              <w:rPr>
                <w:sz w:val="22"/>
                <w:lang w:val="en-AU"/>
              </w:rPr>
            </w:pPr>
            <w:r w:rsidRPr="00CC2F9B">
              <w:rPr>
                <w:sz w:val="22"/>
                <w:lang w:val="en-AU"/>
              </w:rPr>
              <w:t>Deskripsi</w:t>
            </w:r>
          </w:p>
        </w:tc>
        <w:tc>
          <w:tcPr>
            <w:tcW w:w="6515" w:type="dxa"/>
            <w:tcBorders>
              <w:top w:val="single" w:sz="4" w:space="0" w:color="auto"/>
              <w:left w:val="single" w:sz="4" w:space="0" w:color="auto"/>
              <w:bottom w:val="single" w:sz="4" w:space="0" w:color="auto"/>
              <w:right w:val="single" w:sz="4" w:space="0" w:color="auto"/>
            </w:tcBorders>
            <w:hideMark/>
          </w:tcPr>
          <w:p w14:paraId="2C8F0C46" w14:textId="77777777" w:rsidR="008768CC" w:rsidRPr="00CC2F9B" w:rsidRDefault="008768CC" w:rsidP="003E2463">
            <w:pPr>
              <w:spacing w:line="256" w:lineRule="auto"/>
              <w:jc w:val="both"/>
              <w:rPr>
                <w:sz w:val="22"/>
                <w:lang w:val="en-AU"/>
              </w:rPr>
            </w:pPr>
            <w:r w:rsidRPr="00CC2F9B">
              <w:rPr>
                <w:sz w:val="22"/>
                <w:lang w:val="en-AU"/>
              </w:rPr>
              <w:t xml:space="preserve">Pengujian dilakukan terhadap </w:t>
            </w:r>
            <w:r w:rsidRPr="00CC2F9B">
              <w:rPr>
                <w:i/>
                <w:sz w:val="22"/>
              </w:rPr>
              <w:t>file executable</w:t>
            </w:r>
            <w:r w:rsidRPr="00CC2F9B">
              <w:rPr>
                <w:rFonts w:ascii="DejaVu Sans" w:eastAsia="DejaVu Sans" w:hAnsi="DejaVu Sans" w:cs="DejaVu Sans"/>
                <w:sz w:val="22"/>
              </w:rPr>
              <w:t xml:space="preserve"> </w:t>
            </w:r>
            <w:r w:rsidRPr="00CC2F9B">
              <w:rPr>
                <w:sz w:val="22"/>
                <w:lang w:val="en-AU"/>
              </w:rPr>
              <w:t xml:space="preserve">yang tidak dapat disimpulkan mengandung </w:t>
            </w:r>
            <w:r w:rsidRPr="00CC2F9B">
              <w:rPr>
                <w:i/>
                <w:sz w:val="22"/>
                <w:lang w:val="en-AU"/>
              </w:rPr>
              <w:t xml:space="preserve">malware </w:t>
            </w:r>
            <w:r w:rsidRPr="00CC2F9B">
              <w:rPr>
                <w:sz w:val="22"/>
                <w:lang w:val="en-AU"/>
              </w:rPr>
              <w:t>atau tidak.</w:t>
            </w:r>
          </w:p>
        </w:tc>
      </w:tr>
      <w:tr w:rsidR="008768CC" w:rsidRPr="00CC2F9B" w14:paraId="55F2DE58" w14:textId="77777777" w:rsidTr="003E2463">
        <w:tc>
          <w:tcPr>
            <w:tcW w:w="2171" w:type="dxa"/>
            <w:tcBorders>
              <w:top w:val="single" w:sz="4" w:space="0" w:color="auto"/>
              <w:left w:val="single" w:sz="4" w:space="0" w:color="auto"/>
              <w:bottom w:val="single" w:sz="4" w:space="0" w:color="auto"/>
              <w:right w:val="single" w:sz="4" w:space="0" w:color="auto"/>
            </w:tcBorders>
            <w:hideMark/>
          </w:tcPr>
          <w:p w14:paraId="7557B35B" w14:textId="77777777" w:rsidR="008768CC" w:rsidRPr="00CC2F9B" w:rsidRDefault="008768CC" w:rsidP="003E2463">
            <w:pPr>
              <w:spacing w:line="256" w:lineRule="auto"/>
              <w:jc w:val="both"/>
              <w:rPr>
                <w:sz w:val="22"/>
                <w:lang w:val="en-AU"/>
              </w:rPr>
            </w:pPr>
            <w:r w:rsidRPr="00CC2F9B">
              <w:rPr>
                <w:sz w:val="22"/>
                <w:lang w:val="en-AU"/>
              </w:rPr>
              <w:t>Kondisi Awal</w:t>
            </w:r>
          </w:p>
        </w:tc>
        <w:tc>
          <w:tcPr>
            <w:tcW w:w="6515" w:type="dxa"/>
            <w:tcBorders>
              <w:top w:val="single" w:sz="4" w:space="0" w:color="auto"/>
              <w:left w:val="single" w:sz="4" w:space="0" w:color="auto"/>
              <w:bottom w:val="single" w:sz="4" w:space="0" w:color="auto"/>
              <w:right w:val="single" w:sz="4" w:space="0" w:color="auto"/>
            </w:tcBorders>
            <w:hideMark/>
          </w:tcPr>
          <w:p w14:paraId="4088AA1D" w14:textId="77777777" w:rsidR="008768CC" w:rsidRPr="00CC2F9B" w:rsidRDefault="008768CC" w:rsidP="003E2463">
            <w:pPr>
              <w:spacing w:line="256" w:lineRule="auto"/>
              <w:jc w:val="both"/>
              <w:rPr>
                <w:sz w:val="22"/>
                <w:lang w:val="en-AU"/>
              </w:rPr>
            </w:pPr>
            <w:r w:rsidRPr="00CC2F9B">
              <w:rPr>
                <w:sz w:val="22"/>
                <w:lang w:val="en-AU"/>
              </w:rPr>
              <w:t>-</w:t>
            </w:r>
          </w:p>
        </w:tc>
      </w:tr>
      <w:tr w:rsidR="008768CC" w:rsidRPr="00CC2F9B" w14:paraId="3EC3B065" w14:textId="77777777" w:rsidTr="003E2463">
        <w:tc>
          <w:tcPr>
            <w:tcW w:w="8686" w:type="dxa"/>
            <w:gridSpan w:val="2"/>
            <w:tcBorders>
              <w:top w:val="single" w:sz="4" w:space="0" w:color="auto"/>
              <w:left w:val="single" w:sz="4" w:space="0" w:color="auto"/>
              <w:bottom w:val="single" w:sz="4" w:space="0" w:color="auto"/>
              <w:right w:val="single" w:sz="4" w:space="0" w:color="auto"/>
            </w:tcBorders>
            <w:hideMark/>
          </w:tcPr>
          <w:p w14:paraId="6148BE91" w14:textId="77777777" w:rsidR="008768CC" w:rsidRPr="00CC2F9B" w:rsidRDefault="008768CC" w:rsidP="003E2463">
            <w:pPr>
              <w:spacing w:line="256" w:lineRule="auto"/>
              <w:jc w:val="both"/>
              <w:rPr>
                <w:sz w:val="22"/>
                <w:lang w:val="en-AU"/>
              </w:rPr>
            </w:pPr>
            <w:r w:rsidRPr="00CC2F9B">
              <w:rPr>
                <w:sz w:val="22"/>
                <w:lang w:val="en-AU"/>
              </w:rPr>
              <w:t>Skenario Uji</w:t>
            </w:r>
          </w:p>
        </w:tc>
      </w:tr>
      <w:tr w:rsidR="008768CC" w:rsidRPr="00CC2F9B" w14:paraId="2E8DDB76" w14:textId="77777777" w:rsidTr="003E2463">
        <w:tc>
          <w:tcPr>
            <w:tcW w:w="8686" w:type="dxa"/>
            <w:gridSpan w:val="2"/>
            <w:tcBorders>
              <w:top w:val="single" w:sz="4" w:space="0" w:color="auto"/>
              <w:left w:val="single" w:sz="4" w:space="0" w:color="auto"/>
              <w:bottom w:val="single" w:sz="4" w:space="0" w:color="auto"/>
              <w:right w:val="single" w:sz="4" w:space="0" w:color="auto"/>
            </w:tcBorders>
            <w:hideMark/>
          </w:tcPr>
          <w:p w14:paraId="7452E5DC" w14:textId="77777777" w:rsidR="008768CC" w:rsidRPr="00CC2F9B" w:rsidRDefault="008768CC" w:rsidP="008F3623">
            <w:pPr>
              <w:pStyle w:val="ListParagraph"/>
              <w:numPr>
                <w:ilvl w:val="0"/>
                <w:numId w:val="26"/>
              </w:numPr>
              <w:spacing w:after="0" w:line="240" w:lineRule="auto"/>
              <w:jc w:val="both"/>
              <w:rPr>
                <w:b w:val="0"/>
                <w:sz w:val="22"/>
                <w:szCs w:val="20"/>
                <w:lang w:val="en-AU"/>
              </w:rPr>
            </w:pPr>
            <w:r w:rsidRPr="00CC2F9B">
              <w:rPr>
                <w:b w:val="0"/>
                <w:sz w:val="22"/>
                <w:szCs w:val="20"/>
                <w:lang w:val="en-AU"/>
              </w:rPr>
              <w:t xml:space="preserve">Memberi masukan berupa path </w:t>
            </w:r>
            <w:r w:rsidRPr="00CC2F9B">
              <w:rPr>
                <w:b w:val="0"/>
                <w:i/>
                <w:sz w:val="22"/>
                <w:szCs w:val="20"/>
                <w:lang w:val="en-AU"/>
              </w:rPr>
              <w:t>file executable</w:t>
            </w:r>
          </w:p>
          <w:p w14:paraId="2B491A97" w14:textId="77777777" w:rsidR="008768CC" w:rsidRPr="00CC2F9B" w:rsidRDefault="008768CC" w:rsidP="008F3623">
            <w:pPr>
              <w:pStyle w:val="ListParagraph"/>
              <w:numPr>
                <w:ilvl w:val="0"/>
                <w:numId w:val="26"/>
              </w:numPr>
              <w:spacing w:after="0" w:line="240" w:lineRule="auto"/>
              <w:jc w:val="both"/>
              <w:rPr>
                <w:b w:val="0"/>
                <w:sz w:val="22"/>
                <w:szCs w:val="20"/>
                <w:lang w:val="en-AU"/>
              </w:rPr>
            </w:pPr>
            <w:r w:rsidRPr="00CC2F9B">
              <w:rPr>
                <w:b w:val="0"/>
                <w:sz w:val="22"/>
                <w:szCs w:val="20"/>
                <w:lang w:val="en-AU"/>
              </w:rPr>
              <w:t xml:space="preserve">Melihat status </w:t>
            </w:r>
            <w:r w:rsidRPr="00CC2F9B">
              <w:rPr>
                <w:b w:val="0"/>
                <w:i/>
                <w:sz w:val="22"/>
                <w:szCs w:val="20"/>
                <w:lang w:val="en-AU"/>
              </w:rPr>
              <w:t>malware</w:t>
            </w:r>
          </w:p>
        </w:tc>
      </w:tr>
      <w:tr w:rsidR="008768CC" w:rsidRPr="00CC2F9B" w14:paraId="2A8DABC8" w14:textId="77777777" w:rsidTr="003E2463">
        <w:tc>
          <w:tcPr>
            <w:tcW w:w="8686" w:type="dxa"/>
            <w:gridSpan w:val="2"/>
            <w:tcBorders>
              <w:top w:val="single" w:sz="4" w:space="0" w:color="auto"/>
              <w:left w:val="single" w:sz="4" w:space="0" w:color="auto"/>
              <w:bottom w:val="single" w:sz="4" w:space="0" w:color="auto"/>
              <w:right w:val="single" w:sz="4" w:space="0" w:color="auto"/>
            </w:tcBorders>
            <w:hideMark/>
          </w:tcPr>
          <w:p w14:paraId="13291815" w14:textId="77777777" w:rsidR="008768CC" w:rsidRPr="00CC2F9B" w:rsidRDefault="008768CC" w:rsidP="003E2463">
            <w:pPr>
              <w:spacing w:line="256" w:lineRule="auto"/>
              <w:jc w:val="both"/>
              <w:rPr>
                <w:sz w:val="22"/>
                <w:lang w:val="en-AU"/>
              </w:rPr>
            </w:pPr>
            <w:r w:rsidRPr="00CC2F9B">
              <w:rPr>
                <w:sz w:val="22"/>
                <w:lang w:val="en-AU"/>
              </w:rPr>
              <w:t>Kriteria Evaluasi Hasil</w:t>
            </w:r>
          </w:p>
        </w:tc>
      </w:tr>
      <w:tr w:rsidR="008768CC" w:rsidRPr="00CC2F9B" w14:paraId="672CAB26" w14:textId="77777777" w:rsidTr="003E2463">
        <w:tc>
          <w:tcPr>
            <w:tcW w:w="8686" w:type="dxa"/>
            <w:gridSpan w:val="2"/>
            <w:tcBorders>
              <w:top w:val="single" w:sz="4" w:space="0" w:color="auto"/>
              <w:left w:val="single" w:sz="4" w:space="0" w:color="auto"/>
              <w:bottom w:val="single" w:sz="4" w:space="0" w:color="auto"/>
              <w:right w:val="single" w:sz="4" w:space="0" w:color="auto"/>
            </w:tcBorders>
            <w:hideMark/>
          </w:tcPr>
          <w:p w14:paraId="1803DC71" w14:textId="77777777" w:rsidR="008768CC" w:rsidRPr="00CC2F9B" w:rsidRDefault="008768CC" w:rsidP="003E2463">
            <w:pPr>
              <w:spacing w:line="256" w:lineRule="auto"/>
              <w:jc w:val="both"/>
              <w:rPr>
                <w:sz w:val="22"/>
                <w:lang w:val="en-AU"/>
              </w:rPr>
            </w:pPr>
            <w:r w:rsidRPr="00CC2F9B">
              <w:rPr>
                <w:i/>
                <w:sz w:val="22"/>
                <w:lang w:val="en-AU"/>
              </w:rPr>
              <w:t>Custom debugger</w:t>
            </w:r>
            <w:r w:rsidRPr="00CC2F9B">
              <w:rPr>
                <w:sz w:val="22"/>
                <w:lang w:val="en-AU"/>
              </w:rPr>
              <w:t xml:space="preserve"> menghasilkan status pendeteksian berupa ’inconclusive’</w:t>
            </w:r>
          </w:p>
        </w:tc>
      </w:tr>
      <w:tr w:rsidR="008768CC" w:rsidRPr="00CC2F9B" w14:paraId="43D5221A" w14:textId="77777777" w:rsidTr="003E2463">
        <w:tc>
          <w:tcPr>
            <w:tcW w:w="8686" w:type="dxa"/>
            <w:gridSpan w:val="2"/>
            <w:tcBorders>
              <w:top w:val="single" w:sz="4" w:space="0" w:color="auto"/>
              <w:left w:val="single" w:sz="4" w:space="0" w:color="auto"/>
              <w:bottom w:val="single" w:sz="4" w:space="0" w:color="auto"/>
              <w:right w:val="single" w:sz="4" w:space="0" w:color="auto"/>
            </w:tcBorders>
            <w:hideMark/>
          </w:tcPr>
          <w:p w14:paraId="37AEB150" w14:textId="77777777" w:rsidR="008768CC" w:rsidRPr="00CC2F9B" w:rsidRDefault="008768CC" w:rsidP="003E2463">
            <w:pPr>
              <w:spacing w:line="256" w:lineRule="auto"/>
              <w:jc w:val="both"/>
              <w:rPr>
                <w:sz w:val="22"/>
                <w:lang w:val="en-AU"/>
              </w:rPr>
            </w:pPr>
            <w:r w:rsidRPr="00CC2F9B">
              <w:rPr>
                <w:sz w:val="22"/>
                <w:lang w:val="en-AU"/>
              </w:rPr>
              <w:t>Kasus dan Hasil Uji</w:t>
            </w:r>
          </w:p>
        </w:tc>
      </w:tr>
    </w:tbl>
    <w:tbl>
      <w:tblPr>
        <w:tblStyle w:val="TableGrid"/>
        <w:tblW w:w="0" w:type="auto"/>
        <w:tblLook w:val="04A0" w:firstRow="1" w:lastRow="0" w:firstColumn="1" w:lastColumn="0" w:noHBand="0" w:noVBand="1"/>
      </w:tblPr>
      <w:tblGrid>
        <w:gridCol w:w="1914"/>
        <w:gridCol w:w="2012"/>
        <w:gridCol w:w="2013"/>
        <w:gridCol w:w="1988"/>
      </w:tblGrid>
      <w:tr w:rsidR="008768CC" w:rsidRPr="00CC2F9B" w14:paraId="7477901A" w14:textId="77777777" w:rsidTr="003E2463">
        <w:tc>
          <w:tcPr>
            <w:tcW w:w="2171" w:type="dxa"/>
            <w:tcBorders>
              <w:top w:val="single" w:sz="4" w:space="0" w:color="auto"/>
              <w:left w:val="single" w:sz="4" w:space="0" w:color="auto"/>
              <w:bottom w:val="single" w:sz="4" w:space="0" w:color="auto"/>
              <w:right w:val="single" w:sz="4" w:space="0" w:color="auto"/>
            </w:tcBorders>
            <w:hideMark/>
          </w:tcPr>
          <w:p w14:paraId="628A29B1" w14:textId="77777777" w:rsidR="008768CC" w:rsidRPr="00CC2F9B" w:rsidRDefault="008768CC" w:rsidP="003E2463">
            <w:pPr>
              <w:jc w:val="both"/>
              <w:rPr>
                <w:b w:val="0"/>
                <w:sz w:val="22"/>
                <w:szCs w:val="24"/>
                <w:lang w:val="en-AU"/>
              </w:rPr>
            </w:pPr>
            <w:r w:rsidRPr="00CC2F9B">
              <w:rPr>
                <w:b w:val="0"/>
                <w:sz w:val="22"/>
                <w:szCs w:val="24"/>
                <w:lang w:val="en-AU"/>
              </w:rPr>
              <w:t>Data Masukan</w:t>
            </w:r>
          </w:p>
        </w:tc>
        <w:tc>
          <w:tcPr>
            <w:tcW w:w="2171" w:type="dxa"/>
            <w:tcBorders>
              <w:top w:val="single" w:sz="4" w:space="0" w:color="auto"/>
              <w:left w:val="single" w:sz="4" w:space="0" w:color="auto"/>
              <w:bottom w:val="single" w:sz="4" w:space="0" w:color="auto"/>
              <w:right w:val="single" w:sz="4" w:space="0" w:color="auto"/>
            </w:tcBorders>
            <w:hideMark/>
          </w:tcPr>
          <w:p w14:paraId="696E5ADE" w14:textId="77777777" w:rsidR="008768CC" w:rsidRPr="00CC2F9B" w:rsidRDefault="008768CC" w:rsidP="003E2463">
            <w:pPr>
              <w:jc w:val="both"/>
              <w:rPr>
                <w:b w:val="0"/>
                <w:sz w:val="22"/>
                <w:szCs w:val="24"/>
                <w:lang w:val="en-AU"/>
              </w:rPr>
            </w:pPr>
            <w:r w:rsidRPr="00CC2F9B">
              <w:rPr>
                <w:b w:val="0"/>
                <w:sz w:val="22"/>
                <w:szCs w:val="24"/>
                <w:lang w:val="en-AU"/>
              </w:rPr>
              <w:t>Yang Diharapkan</w:t>
            </w:r>
          </w:p>
        </w:tc>
        <w:tc>
          <w:tcPr>
            <w:tcW w:w="2172" w:type="dxa"/>
            <w:tcBorders>
              <w:top w:val="single" w:sz="4" w:space="0" w:color="auto"/>
              <w:left w:val="single" w:sz="4" w:space="0" w:color="auto"/>
              <w:bottom w:val="single" w:sz="4" w:space="0" w:color="auto"/>
              <w:right w:val="single" w:sz="4" w:space="0" w:color="auto"/>
            </w:tcBorders>
            <w:hideMark/>
          </w:tcPr>
          <w:p w14:paraId="49A0E23F" w14:textId="77777777" w:rsidR="008768CC" w:rsidRPr="00CC2F9B" w:rsidRDefault="008768CC" w:rsidP="003E2463">
            <w:pPr>
              <w:jc w:val="both"/>
              <w:rPr>
                <w:b w:val="0"/>
                <w:sz w:val="22"/>
                <w:szCs w:val="24"/>
                <w:lang w:val="en-AU"/>
              </w:rPr>
            </w:pPr>
            <w:r w:rsidRPr="00CC2F9B">
              <w:rPr>
                <w:b w:val="0"/>
                <w:sz w:val="22"/>
                <w:szCs w:val="24"/>
                <w:lang w:val="en-AU"/>
              </w:rPr>
              <w:t>Pengamatan</w:t>
            </w:r>
          </w:p>
        </w:tc>
        <w:tc>
          <w:tcPr>
            <w:tcW w:w="2172" w:type="dxa"/>
            <w:tcBorders>
              <w:top w:val="single" w:sz="4" w:space="0" w:color="auto"/>
              <w:left w:val="single" w:sz="4" w:space="0" w:color="auto"/>
              <w:bottom w:val="single" w:sz="4" w:space="0" w:color="auto"/>
              <w:right w:val="single" w:sz="4" w:space="0" w:color="auto"/>
            </w:tcBorders>
            <w:hideMark/>
          </w:tcPr>
          <w:p w14:paraId="3C145E6F" w14:textId="77777777" w:rsidR="008768CC" w:rsidRPr="00CC2F9B" w:rsidRDefault="008768CC" w:rsidP="003E2463">
            <w:pPr>
              <w:jc w:val="both"/>
              <w:rPr>
                <w:b w:val="0"/>
                <w:sz w:val="22"/>
                <w:szCs w:val="24"/>
                <w:lang w:val="en-AU"/>
              </w:rPr>
            </w:pPr>
            <w:r w:rsidRPr="00CC2F9B">
              <w:rPr>
                <w:b w:val="0"/>
                <w:sz w:val="22"/>
                <w:szCs w:val="24"/>
                <w:lang w:val="en-AU"/>
              </w:rPr>
              <w:t>Kesimpulan</w:t>
            </w:r>
          </w:p>
        </w:tc>
      </w:tr>
      <w:tr w:rsidR="008768CC" w:rsidRPr="00CC2F9B" w14:paraId="48C741A3" w14:textId="77777777" w:rsidTr="003E2463">
        <w:tc>
          <w:tcPr>
            <w:tcW w:w="2171" w:type="dxa"/>
            <w:tcBorders>
              <w:top w:val="single" w:sz="4" w:space="0" w:color="auto"/>
              <w:left w:val="single" w:sz="4" w:space="0" w:color="auto"/>
              <w:bottom w:val="single" w:sz="4" w:space="0" w:color="auto"/>
              <w:right w:val="single" w:sz="4" w:space="0" w:color="auto"/>
            </w:tcBorders>
          </w:tcPr>
          <w:p w14:paraId="29E03619" w14:textId="77777777" w:rsidR="008768CC" w:rsidRPr="00CC2F9B" w:rsidRDefault="008768CC" w:rsidP="003E2463">
            <w:pPr>
              <w:jc w:val="both"/>
              <w:rPr>
                <w:b w:val="0"/>
                <w:sz w:val="22"/>
                <w:szCs w:val="24"/>
                <w:lang w:val="en-AU"/>
              </w:rPr>
            </w:pPr>
          </w:p>
        </w:tc>
        <w:tc>
          <w:tcPr>
            <w:tcW w:w="2171" w:type="dxa"/>
            <w:tcBorders>
              <w:top w:val="single" w:sz="4" w:space="0" w:color="auto"/>
              <w:left w:val="single" w:sz="4" w:space="0" w:color="auto"/>
              <w:bottom w:val="single" w:sz="4" w:space="0" w:color="auto"/>
              <w:right w:val="single" w:sz="4" w:space="0" w:color="auto"/>
            </w:tcBorders>
            <w:hideMark/>
          </w:tcPr>
          <w:p w14:paraId="19883247" w14:textId="77777777" w:rsidR="008768CC" w:rsidRPr="00CC2F9B" w:rsidRDefault="008768CC" w:rsidP="003E2463">
            <w:pPr>
              <w:jc w:val="both"/>
              <w:rPr>
                <w:b w:val="0"/>
                <w:sz w:val="22"/>
                <w:szCs w:val="24"/>
                <w:lang w:val="en-AU"/>
              </w:rPr>
            </w:pPr>
            <w:r w:rsidRPr="00CC2F9B">
              <w:rPr>
                <w:b w:val="0"/>
                <w:i/>
                <w:sz w:val="22"/>
                <w:szCs w:val="24"/>
                <w:lang w:val="en-AU"/>
              </w:rPr>
              <w:t xml:space="preserve">Custom debugger </w:t>
            </w:r>
            <w:r w:rsidRPr="00CC2F9B">
              <w:rPr>
                <w:b w:val="0"/>
                <w:sz w:val="22"/>
                <w:szCs w:val="24"/>
                <w:lang w:val="en-AU"/>
              </w:rPr>
              <w:t>menghasilkan status pendeteksian berupa ‘</w:t>
            </w:r>
            <w:r w:rsidRPr="00CC2F9B">
              <w:rPr>
                <w:b w:val="0"/>
                <w:i/>
                <w:sz w:val="22"/>
                <w:szCs w:val="24"/>
                <w:lang w:val="en-AU"/>
              </w:rPr>
              <w:t>inconclusive’</w:t>
            </w:r>
          </w:p>
        </w:tc>
        <w:tc>
          <w:tcPr>
            <w:tcW w:w="2172" w:type="dxa"/>
            <w:tcBorders>
              <w:top w:val="single" w:sz="4" w:space="0" w:color="auto"/>
              <w:left w:val="single" w:sz="4" w:space="0" w:color="auto"/>
              <w:bottom w:val="single" w:sz="4" w:space="0" w:color="auto"/>
              <w:right w:val="single" w:sz="4" w:space="0" w:color="auto"/>
            </w:tcBorders>
            <w:hideMark/>
          </w:tcPr>
          <w:p w14:paraId="18FD956D" w14:textId="77777777" w:rsidR="008768CC" w:rsidRPr="00CC2F9B" w:rsidRDefault="008768CC" w:rsidP="003E2463">
            <w:pPr>
              <w:jc w:val="both"/>
              <w:rPr>
                <w:b w:val="0"/>
                <w:sz w:val="22"/>
                <w:szCs w:val="24"/>
                <w:lang w:val="en-AU"/>
              </w:rPr>
            </w:pPr>
            <w:r w:rsidRPr="00CC2F9B">
              <w:rPr>
                <w:b w:val="0"/>
                <w:i/>
                <w:sz w:val="22"/>
                <w:szCs w:val="24"/>
                <w:lang w:val="en-AU"/>
              </w:rPr>
              <w:t xml:space="preserve">Custom debugger </w:t>
            </w:r>
            <w:r w:rsidRPr="00CC2F9B">
              <w:rPr>
                <w:b w:val="0"/>
                <w:sz w:val="22"/>
                <w:szCs w:val="24"/>
                <w:lang w:val="en-AU"/>
              </w:rPr>
              <w:t>menghasilkan status pendeteksian berupa ‘</w:t>
            </w:r>
            <w:r w:rsidRPr="00CC2F9B">
              <w:rPr>
                <w:b w:val="0"/>
                <w:i/>
                <w:sz w:val="22"/>
                <w:szCs w:val="24"/>
                <w:lang w:val="en-AU"/>
              </w:rPr>
              <w:t>inconclusive’</w:t>
            </w:r>
          </w:p>
        </w:tc>
        <w:tc>
          <w:tcPr>
            <w:tcW w:w="2172" w:type="dxa"/>
            <w:tcBorders>
              <w:top w:val="single" w:sz="4" w:space="0" w:color="auto"/>
              <w:left w:val="single" w:sz="4" w:space="0" w:color="auto"/>
              <w:bottom w:val="single" w:sz="4" w:space="0" w:color="auto"/>
              <w:right w:val="single" w:sz="4" w:space="0" w:color="auto"/>
            </w:tcBorders>
            <w:hideMark/>
          </w:tcPr>
          <w:p w14:paraId="535A42F3" w14:textId="77777777" w:rsidR="008768CC" w:rsidRPr="00CC2F9B" w:rsidRDefault="008768CC" w:rsidP="003E2463">
            <w:pPr>
              <w:jc w:val="both"/>
              <w:rPr>
                <w:b w:val="0"/>
                <w:sz w:val="22"/>
                <w:szCs w:val="24"/>
                <w:lang w:val="en-AU"/>
              </w:rPr>
            </w:pPr>
            <w:r w:rsidRPr="00CC2F9B">
              <w:rPr>
                <w:b w:val="0"/>
                <w:sz w:val="22"/>
                <w:szCs w:val="24"/>
                <w:lang w:val="en-AU"/>
              </w:rPr>
              <w:t xml:space="preserve">Nilai yang dihasilkan </w:t>
            </w:r>
            <w:r w:rsidRPr="00CC2F9B">
              <w:rPr>
                <w:b w:val="0"/>
                <w:i/>
                <w:sz w:val="22"/>
                <w:szCs w:val="24"/>
                <w:lang w:val="en-AU"/>
              </w:rPr>
              <w:t xml:space="preserve">custom debugger </w:t>
            </w:r>
            <w:r w:rsidRPr="00CC2F9B">
              <w:rPr>
                <w:b w:val="0"/>
                <w:sz w:val="22"/>
                <w:szCs w:val="24"/>
                <w:lang w:val="en-AU"/>
              </w:rPr>
              <w:t xml:space="preserve">pada </w:t>
            </w:r>
            <w:r w:rsidRPr="00CC2F9B">
              <w:rPr>
                <w:b w:val="0"/>
                <w:i/>
                <w:sz w:val="22"/>
                <w:szCs w:val="24"/>
              </w:rPr>
              <w:t>file executable</w:t>
            </w:r>
            <w:r w:rsidRPr="00CC2F9B">
              <w:rPr>
                <w:rFonts w:ascii="DejaVu Sans" w:eastAsia="DejaVu Sans" w:hAnsi="DejaVu Sans" w:cs="DejaVu Sans"/>
                <w:b w:val="0"/>
                <w:sz w:val="22"/>
                <w:szCs w:val="24"/>
              </w:rPr>
              <w:t xml:space="preserve"> </w:t>
            </w:r>
            <w:r w:rsidRPr="00CC2F9B">
              <w:rPr>
                <w:b w:val="0"/>
                <w:sz w:val="22"/>
                <w:szCs w:val="24"/>
                <w:lang w:val="en-AU"/>
              </w:rPr>
              <w:t xml:space="preserve">yang tidak dapat disimpulkan mengandung </w:t>
            </w:r>
            <w:r w:rsidRPr="00CC2F9B">
              <w:rPr>
                <w:b w:val="0"/>
                <w:i/>
                <w:sz w:val="22"/>
                <w:szCs w:val="24"/>
                <w:lang w:val="en-AU"/>
              </w:rPr>
              <w:t>malware</w:t>
            </w:r>
            <w:r w:rsidRPr="00CC2F9B">
              <w:rPr>
                <w:b w:val="0"/>
                <w:sz w:val="22"/>
                <w:szCs w:val="24"/>
                <w:lang w:val="en-AU"/>
              </w:rPr>
              <w:t xml:space="preserve"> sudah baik.</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7"/>
      </w:tblGrid>
      <w:tr w:rsidR="008768CC" w:rsidRPr="00CC2F9B" w14:paraId="406FE94A" w14:textId="77777777" w:rsidTr="003E2463">
        <w:tc>
          <w:tcPr>
            <w:tcW w:w="8686" w:type="dxa"/>
            <w:hideMark/>
          </w:tcPr>
          <w:p w14:paraId="1F2DF07F" w14:textId="77777777" w:rsidR="008768CC" w:rsidRPr="00CC2F9B" w:rsidRDefault="008768CC" w:rsidP="003E2463">
            <w:pPr>
              <w:spacing w:line="256" w:lineRule="auto"/>
              <w:jc w:val="both"/>
              <w:rPr>
                <w:sz w:val="22"/>
                <w:szCs w:val="24"/>
                <w:lang w:val="en-AU"/>
              </w:rPr>
            </w:pPr>
            <w:r w:rsidRPr="00CC2F9B">
              <w:rPr>
                <w:sz w:val="22"/>
                <w:szCs w:val="24"/>
                <w:lang w:val="en-AU"/>
              </w:rPr>
              <w:t>Catatan</w:t>
            </w:r>
          </w:p>
        </w:tc>
      </w:tr>
      <w:tr w:rsidR="008768CC" w:rsidRPr="00CC2F9B" w14:paraId="0F43A189" w14:textId="77777777" w:rsidTr="003E2463">
        <w:tc>
          <w:tcPr>
            <w:tcW w:w="8686" w:type="dxa"/>
          </w:tcPr>
          <w:p w14:paraId="20559BB8" w14:textId="77777777" w:rsidR="008768CC" w:rsidRPr="00CC2F9B" w:rsidRDefault="008768CC" w:rsidP="003E2463">
            <w:pPr>
              <w:spacing w:line="256" w:lineRule="auto"/>
              <w:jc w:val="both"/>
              <w:rPr>
                <w:sz w:val="22"/>
                <w:szCs w:val="24"/>
                <w:lang w:val="en-AU"/>
              </w:rPr>
            </w:pPr>
          </w:p>
        </w:tc>
      </w:tr>
    </w:tbl>
    <w:p w14:paraId="3098C762" w14:textId="77777777" w:rsidR="008768CC" w:rsidRPr="007D1FF5" w:rsidRDefault="008768CC" w:rsidP="008F3623">
      <w:pPr>
        <w:pStyle w:val="Heading2"/>
        <w:keepLines w:val="0"/>
        <w:numPr>
          <w:ilvl w:val="1"/>
          <w:numId w:val="23"/>
        </w:numPr>
        <w:tabs>
          <w:tab w:val="left" w:pos="720"/>
        </w:tabs>
        <w:spacing w:before="240" w:after="60" w:line="360" w:lineRule="auto"/>
        <w:jc w:val="both"/>
        <w:rPr>
          <w:rFonts w:ascii="Times New Roman" w:hAnsi="Times New Roman" w:cs="Times New Roman"/>
          <w:b/>
          <w:color w:val="auto"/>
          <w:sz w:val="24"/>
          <w:szCs w:val="24"/>
        </w:rPr>
      </w:pPr>
      <w:r w:rsidRPr="007D1FF5">
        <w:rPr>
          <w:rFonts w:ascii="Times New Roman" w:hAnsi="Times New Roman" w:cs="Times New Roman"/>
          <w:b/>
          <w:color w:val="auto"/>
          <w:sz w:val="24"/>
          <w:szCs w:val="24"/>
        </w:rPr>
        <w:t xml:space="preserve"> </w:t>
      </w:r>
      <w:bookmarkStart w:id="1627" w:name="_Toc519843416"/>
      <w:bookmarkStart w:id="1628" w:name="_Toc519867751"/>
      <w:bookmarkStart w:id="1629" w:name="_Ref522081776"/>
      <w:bookmarkStart w:id="1630" w:name="_Toc522192821"/>
      <w:r w:rsidRPr="007D1FF5">
        <w:rPr>
          <w:rFonts w:ascii="Times New Roman" w:hAnsi="Times New Roman" w:cs="Times New Roman"/>
          <w:b/>
          <w:color w:val="auto"/>
          <w:sz w:val="24"/>
          <w:szCs w:val="24"/>
        </w:rPr>
        <w:t>Percobaan</w:t>
      </w:r>
      <w:bookmarkEnd w:id="1627"/>
      <w:bookmarkEnd w:id="1628"/>
      <w:bookmarkEnd w:id="1629"/>
      <w:bookmarkEnd w:id="1630"/>
    </w:p>
    <w:p w14:paraId="5C49340A" w14:textId="18B33829" w:rsidR="0037395D" w:rsidRDefault="008768CC" w:rsidP="0037395D">
      <w:pPr>
        <w:spacing w:line="360" w:lineRule="auto"/>
        <w:jc w:val="both"/>
        <w:rPr>
          <w:rFonts w:eastAsia="Times New Roman,DejaVu Sans"/>
          <w:sz w:val="24"/>
          <w:szCs w:val="24"/>
        </w:rPr>
      </w:pPr>
      <w:r w:rsidRPr="00610384">
        <w:rPr>
          <w:rFonts w:eastAsia="Times New Roman,DejaVu Sans"/>
          <w:sz w:val="24"/>
          <w:szCs w:val="24"/>
        </w:rPr>
        <w:t xml:space="preserve">Pada percobaan ini, </w:t>
      </w:r>
      <w:r w:rsidR="0048591E" w:rsidRPr="00610384">
        <w:rPr>
          <w:rFonts w:eastAsia="Times New Roman,DejaVu Sans"/>
          <w:sz w:val="24"/>
          <w:szCs w:val="24"/>
        </w:rPr>
        <w:t>data percobaan yang digunakan yaitu sebanyak</w:t>
      </w:r>
      <w:r w:rsidRPr="00610384">
        <w:rPr>
          <w:rFonts w:eastAsia="Times New Roman,DejaVu Sans"/>
          <w:sz w:val="24"/>
          <w:szCs w:val="24"/>
        </w:rPr>
        <w:t xml:space="preserve"> 30 </w:t>
      </w:r>
      <w:r w:rsidRPr="00610384">
        <w:rPr>
          <w:rFonts w:eastAsia="Times New Roman,DejaVu Sans"/>
          <w:i/>
          <w:sz w:val="24"/>
          <w:szCs w:val="24"/>
        </w:rPr>
        <w:t>file executable</w:t>
      </w:r>
      <w:r w:rsidRPr="00610384">
        <w:rPr>
          <w:rFonts w:eastAsia="Times New Roman,DejaVu Sans"/>
          <w:sz w:val="24"/>
          <w:szCs w:val="24"/>
        </w:rPr>
        <w:t xml:space="preserve"> </w:t>
      </w:r>
      <w:r w:rsidR="0048591E" w:rsidRPr="00610384">
        <w:rPr>
          <w:rFonts w:eastAsia="Times New Roman,DejaVu Sans"/>
          <w:sz w:val="24"/>
          <w:szCs w:val="24"/>
        </w:rPr>
        <w:t>yang terdiri dari</w:t>
      </w:r>
      <w:r w:rsidRPr="00610384">
        <w:rPr>
          <w:rFonts w:eastAsia="Times New Roman,DejaVu Sans"/>
          <w:sz w:val="24"/>
          <w:szCs w:val="24"/>
        </w:rPr>
        <w:t xml:space="preserve"> 28 </w:t>
      </w:r>
      <w:r w:rsidRPr="00610384">
        <w:rPr>
          <w:rFonts w:eastAsia="Times New Roman,DejaVu Sans"/>
          <w:i/>
          <w:sz w:val="24"/>
          <w:szCs w:val="24"/>
        </w:rPr>
        <w:t>file executable</w:t>
      </w:r>
      <w:r w:rsidRPr="00610384">
        <w:rPr>
          <w:rFonts w:eastAsia="Times New Roman,DejaVu Sans"/>
          <w:sz w:val="24"/>
          <w:szCs w:val="24"/>
        </w:rPr>
        <w:t xml:space="preserve"> berupa </w:t>
      </w:r>
      <w:r w:rsidRPr="00610384">
        <w:rPr>
          <w:rFonts w:eastAsia="Times New Roman,DejaVu Sans"/>
          <w:i/>
          <w:sz w:val="24"/>
          <w:szCs w:val="24"/>
        </w:rPr>
        <w:t>malware</w:t>
      </w:r>
      <w:r w:rsidRPr="00610384">
        <w:rPr>
          <w:rFonts w:eastAsia="Times New Roman,DejaVu Sans"/>
          <w:sz w:val="24"/>
          <w:szCs w:val="24"/>
        </w:rPr>
        <w:t xml:space="preserve"> dan 2 </w:t>
      </w:r>
      <w:r w:rsidRPr="00610384">
        <w:rPr>
          <w:rFonts w:eastAsia="Times New Roman,DejaVu Sans"/>
          <w:i/>
          <w:sz w:val="24"/>
          <w:szCs w:val="24"/>
        </w:rPr>
        <w:t>file executable</w:t>
      </w:r>
      <w:r w:rsidRPr="00610384">
        <w:rPr>
          <w:rFonts w:eastAsia="Times New Roman,DejaVu Sans"/>
          <w:sz w:val="24"/>
          <w:szCs w:val="24"/>
        </w:rPr>
        <w:t xml:space="preserve"> bukan </w:t>
      </w:r>
      <w:r w:rsidRPr="00610384">
        <w:rPr>
          <w:rFonts w:eastAsia="Times New Roman,DejaVu Sans"/>
          <w:i/>
          <w:sz w:val="24"/>
          <w:szCs w:val="24"/>
        </w:rPr>
        <w:t>malware</w:t>
      </w:r>
      <w:r w:rsidRPr="00610384">
        <w:rPr>
          <w:rFonts w:eastAsia="Times New Roman,DejaVu Sans"/>
          <w:sz w:val="24"/>
          <w:szCs w:val="24"/>
        </w:rPr>
        <w:t xml:space="preserve">. </w:t>
      </w:r>
      <w:r w:rsidRPr="00610384">
        <w:rPr>
          <w:rFonts w:eastAsia="Times New Roman,DejaVu Sans"/>
          <w:i/>
          <w:sz w:val="24"/>
          <w:szCs w:val="24"/>
        </w:rPr>
        <w:t>File executable</w:t>
      </w:r>
      <w:r w:rsidRPr="00610384">
        <w:rPr>
          <w:rFonts w:eastAsia="Times New Roman,DejaVu Sans"/>
          <w:sz w:val="24"/>
          <w:szCs w:val="24"/>
        </w:rPr>
        <w:t xml:space="preserve"> diuji pada </w:t>
      </w:r>
      <w:r w:rsidRPr="00610384">
        <w:rPr>
          <w:rFonts w:eastAsia="Times New Roman,DejaVu Sans"/>
          <w:i/>
          <w:sz w:val="24"/>
          <w:szCs w:val="24"/>
        </w:rPr>
        <w:t>debugger</w:t>
      </w:r>
      <w:r w:rsidRPr="00610384">
        <w:rPr>
          <w:rFonts w:eastAsia="Times New Roman,DejaVu Sans"/>
          <w:sz w:val="24"/>
          <w:szCs w:val="24"/>
        </w:rPr>
        <w:t xml:space="preserve"> yang mengandung 100.600 </w:t>
      </w:r>
      <w:r w:rsidRPr="00610384">
        <w:rPr>
          <w:rFonts w:eastAsia="Times New Roman,DejaVu Sans"/>
          <w:i/>
          <w:sz w:val="24"/>
          <w:szCs w:val="24"/>
        </w:rPr>
        <w:t>signature malware</w:t>
      </w:r>
      <w:r w:rsidRPr="00610384">
        <w:rPr>
          <w:rFonts w:eastAsia="Times New Roman,DejaVu Sans"/>
          <w:sz w:val="24"/>
          <w:szCs w:val="24"/>
        </w:rPr>
        <w:t xml:space="preserve"> yang diambil dari clamAV. </w:t>
      </w:r>
      <w:r w:rsidR="0048591E" w:rsidRPr="00610384">
        <w:rPr>
          <w:rFonts w:eastAsia="Times New Roman,DejaVu Sans"/>
          <w:sz w:val="24"/>
          <w:szCs w:val="24"/>
        </w:rPr>
        <w:t xml:space="preserve">Berikut adalah hasil pengujian yang dilakukan pada </w:t>
      </w:r>
      <w:r w:rsidR="0048591E" w:rsidRPr="00610384">
        <w:rPr>
          <w:rFonts w:eastAsia="Times New Roman,DejaVu Sans"/>
          <w:i/>
          <w:sz w:val="24"/>
          <w:szCs w:val="24"/>
        </w:rPr>
        <w:t>file executable</w:t>
      </w:r>
      <w:r w:rsidR="0048591E" w:rsidRPr="00610384">
        <w:rPr>
          <w:rFonts w:eastAsia="Times New Roman,DejaVu Sans"/>
          <w:sz w:val="24"/>
          <w:szCs w:val="24"/>
        </w:rPr>
        <w:t xml:space="preserve"> baik menggunakan </w:t>
      </w:r>
      <w:r w:rsidR="0048591E" w:rsidRPr="00610384">
        <w:rPr>
          <w:rFonts w:eastAsia="Times New Roman,DejaVu Sans"/>
          <w:i/>
          <w:sz w:val="24"/>
          <w:szCs w:val="24"/>
        </w:rPr>
        <w:t>debugger</w:t>
      </w:r>
      <w:r w:rsidR="0048591E" w:rsidRPr="00610384">
        <w:rPr>
          <w:rFonts w:eastAsia="Times New Roman,DejaVu Sans"/>
          <w:sz w:val="24"/>
          <w:szCs w:val="24"/>
        </w:rPr>
        <w:t xml:space="preserve"> yang dikembangkan dan antivirus AVG versi 9.0 </w:t>
      </w:r>
      <w:r w:rsidR="0088173A" w:rsidRPr="00610384">
        <w:rPr>
          <w:rFonts w:eastAsia="Times New Roman,DejaVu Sans"/>
          <w:sz w:val="24"/>
          <w:szCs w:val="24"/>
        </w:rPr>
        <w:t xml:space="preserve">yang dapat dilihat pada </w:t>
      </w:r>
      <w:r w:rsidRPr="00610384">
        <w:rPr>
          <w:rFonts w:eastAsia="Times New Roman,DejaVu Sans"/>
          <w:sz w:val="24"/>
          <w:szCs w:val="24"/>
        </w:rPr>
        <w:fldChar w:fldCharType="begin"/>
      </w:r>
      <w:r w:rsidRPr="00610384">
        <w:rPr>
          <w:rFonts w:eastAsia="Times New Roman,DejaVu Sans"/>
          <w:sz w:val="24"/>
          <w:szCs w:val="24"/>
        </w:rPr>
        <w:instrText xml:space="preserve"> REF _Ref519874867 \h  \* MERGEFORMAT </w:instrText>
      </w:r>
      <w:r w:rsidRPr="00610384">
        <w:rPr>
          <w:rFonts w:eastAsia="Times New Roman,DejaVu Sans"/>
          <w:sz w:val="24"/>
          <w:szCs w:val="24"/>
        </w:rPr>
      </w:r>
      <w:r w:rsidRPr="00610384">
        <w:rPr>
          <w:rFonts w:eastAsia="Times New Roman,DejaVu Sans"/>
          <w:sz w:val="24"/>
          <w:szCs w:val="24"/>
        </w:rPr>
        <w:fldChar w:fldCharType="separate"/>
      </w:r>
      <w:r w:rsidR="00EC7493" w:rsidRPr="00EC7493">
        <w:rPr>
          <w:sz w:val="24"/>
          <w:szCs w:val="24"/>
        </w:rPr>
        <w:t xml:space="preserve">Tabel </w:t>
      </w:r>
      <w:r w:rsidR="00EC7493" w:rsidRPr="00EC7493">
        <w:rPr>
          <w:noProof/>
          <w:sz w:val="24"/>
          <w:szCs w:val="24"/>
        </w:rPr>
        <w:t>6.3</w:t>
      </w:r>
      <w:r w:rsidRPr="00610384">
        <w:rPr>
          <w:rFonts w:eastAsia="Times New Roman,DejaVu Sans"/>
          <w:sz w:val="24"/>
          <w:szCs w:val="24"/>
        </w:rPr>
        <w:fldChar w:fldCharType="end"/>
      </w:r>
      <w:r w:rsidR="0048591E" w:rsidRPr="00610384">
        <w:rPr>
          <w:rFonts w:eastAsia="Times New Roman,DejaVu Sans"/>
          <w:sz w:val="24"/>
          <w:szCs w:val="24"/>
        </w:rPr>
        <w:t xml:space="preserve">. </w:t>
      </w:r>
      <w:r w:rsidRPr="00610384">
        <w:rPr>
          <w:rFonts w:eastAsia="Times New Roman,DejaVu Sans"/>
          <w:sz w:val="24"/>
          <w:szCs w:val="24"/>
        </w:rPr>
        <w:t xml:space="preserve">Keterangan </w:t>
      </w:r>
      <w:r w:rsidRPr="00610384">
        <w:rPr>
          <w:rFonts w:eastAsia="Times New Roman,DejaVu Sans"/>
          <w:i/>
          <w:sz w:val="24"/>
          <w:szCs w:val="24"/>
        </w:rPr>
        <w:t>file executable</w:t>
      </w:r>
      <w:r w:rsidRPr="00610384">
        <w:rPr>
          <w:rFonts w:eastAsia="Times New Roman,DejaVu Sans"/>
          <w:sz w:val="24"/>
          <w:szCs w:val="24"/>
        </w:rPr>
        <w:t xml:space="preserve"> </w:t>
      </w:r>
      <w:r w:rsidR="0048591E" w:rsidRPr="00610384">
        <w:rPr>
          <w:rFonts w:eastAsia="Times New Roman,DejaVu Sans"/>
          <w:sz w:val="24"/>
          <w:szCs w:val="24"/>
        </w:rPr>
        <w:t xml:space="preserve">yang digunakan sebagai data percobaan </w:t>
      </w:r>
      <w:r w:rsidRPr="00610384">
        <w:rPr>
          <w:rFonts w:eastAsia="Times New Roman,DejaVu Sans"/>
          <w:sz w:val="24"/>
          <w:szCs w:val="24"/>
        </w:rPr>
        <w:t xml:space="preserve">akan dituliskan dalam </w:t>
      </w:r>
      <w:r w:rsidR="00AA0406">
        <w:rPr>
          <w:rFonts w:eastAsia="Times New Roman,DejaVu Sans"/>
          <w:sz w:val="24"/>
          <w:szCs w:val="24"/>
        </w:rPr>
        <w:t>Lampiran I</w:t>
      </w:r>
      <w:r w:rsidR="00153268">
        <w:rPr>
          <w:rFonts w:eastAsia="Times New Roman,DejaVu Sans"/>
          <w:sz w:val="24"/>
          <w:szCs w:val="24"/>
        </w:rPr>
        <w:t xml:space="preserve"> pada halaman selanjutnya</w:t>
      </w:r>
      <w:r w:rsidR="00AA0406">
        <w:rPr>
          <w:rFonts w:eastAsia="Times New Roman,DejaVu Sans"/>
          <w:sz w:val="24"/>
          <w:szCs w:val="24"/>
        </w:rPr>
        <w:t>.</w:t>
      </w:r>
    </w:p>
    <w:p w14:paraId="59048288" w14:textId="1D107D31" w:rsidR="00153268" w:rsidRDefault="00153268" w:rsidP="0037395D">
      <w:pPr>
        <w:spacing w:line="360" w:lineRule="auto"/>
        <w:jc w:val="both"/>
        <w:rPr>
          <w:sz w:val="24"/>
          <w:szCs w:val="24"/>
        </w:rPr>
      </w:pPr>
    </w:p>
    <w:p w14:paraId="1C9F75DA" w14:textId="67E98D3E" w:rsidR="00153268" w:rsidRDefault="00153268" w:rsidP="0037395D">
      <w:pPr>
        <w:spacing w:line="360" w:lineRule="auto"/>
        <w:jc w:val="both"/>
        <w:rPr>
          <w:sz w:val="24"/>
          <w:szCs w:val="24"/>
        </w:rPr>
      </w:pPr>
    </w:p>
    <w:p w14:paraId="05DC786A" w14:textId="12AFCFC5" w:rsidR="00153268" w:rsidRDefault="00153268" w:rsidP="0037395D">
      <w:pPr>
        <w:spacing w:line="360" w:lineRule="auto"/>
        <w:jc w:val="both"/>
        <w:rPr>
          <w:sz w:val="24"/>
          <w:szCs w:val="24"/>
        </w:rPr>
      </w:pPr>
    </w:p>
    <w:p w14:paraId="7DC26692" w14:textId="4FB2F0E2" w:rsidR="00153268" w:rsidRDefault="00153268" w:rsidP="0037395D">
      <w:pPr>
        <w:spacing w:line="360" w:lineRule="auto"/>
        <w:jc w:val="both"/>
        <w:rPr>
          <w:sz w:val="24"/>
          <w:szCs w:val="24"/>
        </w:rPr>
      </w:pPr>
    </w:p>
    <w:p w14:paraId="1ECFF0A2" w14:textId="77777777" w:rsidR="00153268" w:rsidRPr="00610384" w:rsidRDefault="00153268" w:rsidP="0037395D">
      <w:pPr>
        <w:spacing w:line="360" w:lineRule="auto"/>
        <w:jc w:val="both"/>
        <w:rPr>
          <w:sz w:val="24"/>
          <w:szCs w:val="24"/>
        </w:rPr>
      </w:pPr>
    </w:p>
    <w:p w14:paraId="73544740" w14:textId="3C830414" w:rsidR="008768CC" w:rsidRPr="007D1FF5" w:rsidRDefault="008768CC" w:rsidP="008768CC">
      <w:pPr>
        <w:pStyle w:val="Caption"/>
        <w:jc w:val="center"/>
        <w:rPr>
          <w:rFonts w:eastAsia="Times New Roman,DejaVu Sans"/>
          <w:b/>
          <w:i w:val="0"/>
          <w:sz w:val="20"/>
          <w:szCs w:val="20"/>
        </w:rPr>
      </w:pPr>
      <w:bookmarkStart w:id="1631" w:name="_Ref519874867"/>
      <w:bookmarkStart w:id="1632" w:name="_Toc522045356"/>
      <w:r w:rsidRPr="007D1FF5">
        <w:rPr>
          <w:b/>
          <w:i w:val="0"/>
          <w:color w:val="auto"/>
          <w:sz w:val="20"/>
          <w:szCs w:val="20"/>
        </w:rPr>
        <w:lastRenderedPageBreak/>
        <w:t xml:space="preserve">Tabel </w:t>
      </w:r>
      <w:r w:rsidR="00587391">
        <w:rPr>
          <w:b/>
          <w:i w:val="0"/>
          <w:color w:val="auto"/>
          <w:sz w:val="20"/>
          <w:szCs w:val="20"/>
        </w:rPr>
        <w:fldChar w:fldCharType="begin"/>
      </w:r>
      <w:r w:rsidR="00587391">
        <w:rPr>
          <w:b/>
          <w:i w:val="0"/>
          <w:color w:val="auto"/>
          <w:sz w:val="20"/>
          <w:szCs w:val="20"/>
        </w:rPr>
        <w:instrText xml:space="preserve"> STYLEREF 1 \s </w:instrText>
      </w:r>
      <w:r w:rsidR="00587391">
        <w:rPr>
          <w:b/>
          <w:i w:val="0"/>
          <w:color w:val="auto"/>
          <w:sz w:val="20"/>
          <w:szCs w:val="20"/>
        </w:rPr>
        <w:fldChar w:fldCharType="separate"/>
      </w:r>
      <w:r w:rsidR="00EC7493">
        <w:rPr>
          <w:b/>
          <w:i w:val="0"/>
          <w:noProof/>
          <w:color w:val="auto"/>
          <w:sz w:val="20"/>
          <w:szCs w:val="20"/>
        </w:rPr>
        <w:t>6</w:t>
      </w:r>
      <w:r w:rsidR="00587391">
        <w:rPr>
          <w:b/>
          <w:i w:val="0"/>
          <w:color w:val="auto"/>
          <w:sz w:val="20"/>
          <w:szCs w:val="20"/>
        </w:rPr>
        <w:fldChar w:fldCharType="end"/>
      </w:r>
      <w:r w:rsidR="00587391">
        <w:rPr>
          <w:b/>
          <w:i w:val="0"/>
          <w:color w:val="auto"/>
          <w:sz w:val="20"/>
          <w:szCs w:val="20"/>
        </w:rPr>
        <w:t>.</w:t>
      </w:r>
      <w:r w:rsidR="00587391">
        <w:rPr>
          <w:b/>
          <w:i w:val="0"/>
          <w:color w:val="auto"/>
          <w:sz w:val="20"/>
          <w:szCs w:val="20"/>
        </w:rPr>
        <w:fldChar w:fldCharType="begin"/>
      </w:r>
      <w:r w:rsidR="00587391">
        <w:rPr>
          <w:b/>
          <w:i w:val="0"/>
          <w:color w:val="auto"/>
          <w:sz w:val="20"/>
          <w:szCs w:val="20"/>
        </w:rPr>
        <w:instrText xml:space="preserve"> SEQ Tabel \* ARABIC \s 1 </w:instrText>
      </w:r>
      <w:r w:rsidR="00587391">
        <w:rPr>
          <w:b/>
          <w:i w:val="0"/>
          <w:color w:val="auto"/>
          <w:sz w:val="20"/>
          <w:szCs w:val="20"/>
        </w:rPr>
        <w:fldChar w:fldCharType="separate"/>
      </w:r>
      <w:r w:rsidR="00EC7493">
        <w:rPr>
          <w:b/>
          <w:i w:val="0"/>
          <w:noProof/>
          <w:color w:val="auto"/>
          <w:sz w:val="20"/>
          <w:szCs w:val="20"/>
        </w:rPr>
        <w:t>3</w:t>
      </w:r>
      <w:r w:rsidR="00587391">
        <w:rPr>
          <w:b/>
          <w:i w:val="0"/>
          <w:color w:val="auto"/>
          <w:sz w:val="20"/>
          <w:szCs w:val="20"/>
        </w:rPr>
        <w:fldChar w:fldCharType="end"/>
      </w:r>
      <w:bookmarkEnd w:id="1631"/>
      <w:r w:rsidRPr="007D1FF5">
        <w:rPr>
          <w:b/>
          <w:i w:val="0"/>
          <w:color w:val="auto"/>
          <w:sz w:val="20"/>
          <w:szCs w:val="20"/>
        </w:rPr>
        <w:t xml:space="preserve"> Percobaan </w:t>
      </w:r>
      <w:r w:rsidRPr="007D1FF5">
        <w:rPr>
          <w:b/>
          <w:color w:val="auto"/>
          <w:sz w:val="20"/>
          <w:szCs w:val="20"/>
        </w:rPr>
        <w:t xml:space="preserve">File </w:t>
      </w:r>
      <w:r w:rsidR="00BB005D">
        <w:rPr>
          <w:b/>
          <w:color w:val="auto"/>
          <w:sz w:val="20"/>
          <w:szCs w:val="20"/>
        </w:rPr>
        <w:t>E</w:t>
      </w:r>
      <w:r w:rsidRPr="007D1FF5">
        <w:rPr>
          <w:b/>
          <w:color w:val="auto"/>
          <w:sz w:val="20"/>
          <w:szCs w:val="20"/>
        </w:rPr>
        <w:t>xecutable</w:t>
      </w:r>
      <w:bookmarkEnd w:id="1632"/>
    </w:p>
    <w:tbl>
      <w:tblPr>
        <w:tblStyle w:val="TableGrid"/>
        <w:tblW w:w="9209" w:type="dxa"/>
        <w:tblLayout w:type="fixed"/>
        <w:tblLook w:val="04A0" w:firstRow="1" w:lastRow="0" w:firstColumn="1" w:lastColumn="0" w:noHBand="0" w:noVBand="1"/>
      </w:tblPr>
      <w:tblGrid>
        <w:gridCol w:w="523"/>
        <w:gridCol w:w="1315"/>
        <w:gridCol w:w="1134"/>
        <w:gridCol w:w="1134"/>
        <w:gridCol w:w="1418"/>
        <w:gridCol w:w="1134"/>
        <w:gridCol w:w="1134"/>
        <w:gridCol w:w="1417"/>
      </w:tblGrid>
      <w:tr w:rsidR="008768CC" w:rsidRPr="00894C2A" w14:paraId="759071E5" w14:textId="77777777" w:rsidTr="00894C2A">
        <w:trPr>
          <w:tblHeader/>
        </w:trPr>
        <w:tc>
          <w:tcPr>
            <w:tcW w:w="523" w:type="dxa"/>
            <w:vMerge w:val="restart"/>
            <w:vAlign w:val="center"/>
          </w:tcPr>
          <w:p w14:paraId="033E55DE" w14:textId="77777777" w:rsidR="008768CC" w:rsidRPr="00894C2A" w:rsidRDefault="008768CC" w:rsidP="003E2463">
            <w:pPr>
              <w:spacing w:line="360" w:lineRule="auto"/>
              <w:ind w:left="-120" w:right="-151"/>
              <w:jc w:val="center"/>
              <w:rPr>
                <w:rFonts w:eastAsia="Times New Roman,DejaVu Sans"/>
                <w:sz w:val="22"/>
                <w:szCs w:val="22"/>
              </w:rPr>
            </w:pPr>
            <w:r w:rsidRPr="00894C2A">
              <w:rPr>
                <w:rFonts w:eastAsia="Times New Roman,DejaVu Sans"/>
                <w:sz w:val="22"/>
                <w:szCs w:val="22"/>
              </w:rPr>
              <w:t>No.</w:t>
            </w:r>
          </w:p>
        </w:tc>
        <w:tc>
          <w:tcPr>
            <w:tcW w:w="1315" w:type="dxa"/>
            <w:vMerge w:val="restart"/>
            <w:vAlign w:val="center"/>
          </w:tcPr>
          <w:p w14:paraId="0970E39E" w14:textId="77777777" w:rsidR="008768CC" w:rsidRPr="00894C2A" w:rsidRDefault="008768CC" w:rsidP="003E2463">
            <w:pPr>
              <w:spacing w:line="360" w:lineRule="auto"/>
              <w:jc w:val="center"/>
              <w:rPr>
                <w:rFonts w:eastAsia="Times New Roman,DejaVu Sans"/>
                <w:sz w:val="22"/>
                <w:szCs w:val="22"/>
              </w:rPr>
            </w:pPr>
            <w:r w:rsidRPr="00894C2A">
              <w:rPr>
                <w:iCs/>
                <w:sz w:val="22"/>
                <w:szCs w:val="22"/>
              </w:rPr>
              <w:t xml:space="preserve">Nama </w:t>
            </w:r>
            <w:r w:rsidRPr="00894C2A">
              <w:rPr>
                <w:i/>
                <w:iCs/>
                <w:sz w:val="22"/>
                <w:szCs w:val="22"/>
              </w:rPr>
              <w:t>File</w:t>
            </w:r>
            <w:r w:rsidRPr="00894C2A">
              <w:rPr>
                <w:rFonts w:eastAsia="DejaVu Sans"/>
                <w:sz w:val="22"/>
                <w:szCs w:val="22"/>
              </w:rPr>
              <w:t xml:space="preserve"> </w:t>
            </w:r>
            <w:r w:rsidRPr="00894C2A">
              <w:rPr>
                <w:i/>
                <w:iCs/>
                <w:sz w:val="22"/>
                <w:szCs w:val="22"/>
              </w:rPr>
              <w:t>executable</w:t>
            </w:r>
          </w:p>
        </w:tc>
        <w:tc>
          <w:tcPr>
            <w:tcW w:w="3686" w:type="dxa"/>
            <w:gridSpan w:val="3"/>
          </w:tcPr>
          <w:p w14:paraId="4AD8E031" w14:textId="77777777" w:rsidR="008768CC" w:rsidRPr="00894C2A" w:rsidRDefault="008768CC" w:rsidP="003E2463">
            <w:pPr>
              <w:spacing w:line="360" w:lineRule="auto"/>
              <w:jc w:val="center"/>
              <w:rPr>
                <w:rFonts w:eastAsia="Times New Roman,DejaVu Sans"/>
                <w:i/>
                <w:sz w:val="22"/>
                <w:szCs w:val="22"/>
              </w:rPr>
            </w:pPr>
            <w:r w:rsidRPr="00894C2A">
              <w:rPr>
                <w:rFonts w:eastAsia="Times New Roman,DejaVu Sans"/>
                <w:i/>
                <w:sz w:val="22"/>
                <w:szCs w:val="22"/>
              </w:rPr>
              <w:t>Debugger</w:t>
            </w:r>
          </w:p>
        </w:tc>
        <w:tc>
          <w:tcPr>
            <w:tcW w:w="3685" w:type="dxa"/>
            <w:gridSpan w:val="3"/>
          </w:tcPr>
          <w:p w14:paraId="7D1DA6AF" w14:textId="77777777" w:rsidR="008768CC" w:rsidRPr="00894C2A" w:rsidRDefault="008768CC" w:rsidP="003E2463">
            <w:pPr>
              <w:spacing w:line="360" w:lineRule="auto"/>
              <w:jc w:val="center"/>
              <w:rPr>
                <w:rFonts w:eastAsia="Times New Roman,DejaVu Sans"/>
                <w:sz w:val="22"/>
                <w:szCs w:val="22"/>
              </w:rPr>
            </w:pPr>
            <w:r w:rsidRPr="00894C2A">
              <w:rPr>
                <w:sz w:val="22"/>
                <w:szCs w:val="22"/>
              </w:rPr>
              <w:t>AVG antivirus</w:t>
            </w:r>
          </w:p>
        </w:tc>
      </w:tr>
      <w:tr w:rsidR="008768CC" w:rsidRPr="00894C2A" w14:paraId="6373F843" w14:textId="77777777" w:rsidTr="00894C2A">
        <w:trPr>
          <w:tblHeader/>
        </w:trPr>
        <w:tc>
          <w:tcPr>
            <w:tcW w:w="523" w:type="dxa"/>
            <w:vMerge/>
          </w:tcPr>
          <w:p w14:paraId="416E54CE" w14:textId="77777777" w:rsidR="008768CC" w:rsidRPr="00894C2A" w:rsidRDefault="008768CC" w:rsidP="003E2463">
            <w:pPr>
              <w:spacing w:line="360" w:lineRule="auto"/>
              <w:ind w:right="-151"/>
              <w:jc w:val="both"/>
              <w:rPr>
                <w:rFonts w:eastAsia="Times New Roman,DejaVu Sans"/>
                <w:sz w:val="22"/>
                <w:szCs w:val="22"/>
              </w:rPr>
            </w:pPr>
          </w:p>
        </w:tc>
        <w:tc>
          <w:tcPr>
            <w:tcW w:w="1315" w:type="dxa"/>
            <w:vMerge/>
          </w:tcPr>
          <w:p w14:paraId="40B82AFE" w14:textId="77777777" w:rsidR="008768CC" w:rsidRPr="00894C2A" w:rsidRDefault="008768CC" w:rsidP="003E2463">
            <w:pPr>
              <w:spacing w:line="360" w:lineRule="auto"/>
              <w:jc w:val="both"/>
              <w:rPr>
                <w:rFonts w:eastAsia="Times New Roman,DejaVu Sans"/>
                <w:sz w:val="22"/>
                <w:szCs w:val="22"/>
              </w:rPr>
            </w:pPr>
          </w:p>
        </w:tc>
        <w:tc>
          <w:tcPr>
            <w:tcW w:w="1134" w:type="dxa"/>
            <w:vAlign w:val="center"/>
          </w:tcPr>
          <w:p w14:paraId="7456290A" w14:textId="77777777" w:rsidR="008768CC" w:rsidRPr="00894C2A" w:rsidRDefault="008768CC" w:rsidP="003E2463">
            <w:pPr>
              <w:spacing w:line="360" w:lineRule="auto"/>
              <w:jc w:val="both"/>
              <w:rPr>
                <w:rFonts w:eastAsia="Times New Roman,DejaVu Sans"/>
                <w:sz w:val="22"/>
                <w:szCs w:val="22"/>
              </w:rPr>
            </w:pPr>
            <w:r w:rsidRPr="00894C2A">
              <w:rPr>
                <w:i/>
                <w:sz w:val="22"/>
                <w:szCs w:val="22"/>
              </w:rPr>
              <w:t>Malware</w:t>
            </w:r>
          </w:p>
        </w:tc>
        <w:tc>
          <w:tcPr>
            <w:tcW w:w="1134" w:type="dxa"/>
            <w:vAlign w:val="center"/>
          </w:tcPr>
          <w:p w14:paraId="28714B83" w14:textId="77777777" w:rsidR="008768CC" w:rsidRPr="00894C2A" w:rsidRDefault="008768CC" w:rsidP="003E2463">
            <w:pPr>
              <w:spacing w:line="360" w:lineRule="auto"/>
              <w:jc w:val="both"/>
              <w:rPr>
                <w:rFonts w:eastAsia="Times New Roman,DejaVu Sans"/>
                <w:sz w:val="22"/>
                <w:szCs w:val="22"/>
              </w:rPr>
            </w:pPr>
            <w:r w:rsidRPr="00894C2A">
              <w:rPr>
                <w:sz w:val="22"/>
                <w:szCs w:val="22"/>
              </w:rPr>
              <w:t>Tidak dapat disimpulkan</w:t>
            </w:r>
          </w:p>
        </w:tc>
        <w:tc>
          <w:tcPr>
            <w:tcW w:w="1418" w:type="dxa"/>
            <w:vAlign w:val="center"/>
          </w:tcPr>
          <w:p w14:paraId="1D6AA334" w14:textId="77777777" w:rsidR="008768CC" w:rsidRPr="00894C2A" w:rsidRDefault="008768CC" w:rsidP="003E2463">
            <w:pPr>
              <w:spacing w:line="360" w:lineRule="auto"/>
              <w:jc w:val="both"/>
              <w:rPr>
                <w:rFonts w:eastAsia="Times New Roman,DejaVu Sans"/>
                <w:sz w:val="22"/>
                <w:szCs w:val="22"/>
              </w:rPr>
            </w:pPr>
            <w:r w:rsidRPr="00894C2A">
              <w:rPr>
                <w:sz w:val="22"/>
                <w:szCs w:val="22"/>
              </w:rPr>
              <w:t>Kesesuaian</w:t>
            </w:r>
          </w:p>
        </w:tc>
        <w:tc>
          <w:tcPr>
            <w:tcW w:w="1134" w:type="dxa"/>
            <w:vAlign w:val="center"/>
          </w:tcPr>
          <w:p w14:paraId="1F03C7BA" w14:textId="77777777" w:rsidR="008768CC" w:rsidRPr="00894C2A" w:rsidRDefault="008768CC" w:rsidP="003E2463">
            <w:pPr>
              <w:spacing w:line="360" w:lineRule="auto"/>
              <w:jc w:val="both"/>
              <w:rPr>
                <w:rFonts w:eastAsia="Times New Roman,DejaVu Sans"/>
                <w:sz w:val="22"/>
                <w:szCs w:val="22"/>
              </w:rPr>
            </w:pPr>
            <w:r w:rsidRPr="00894C2A">
              <w:rPr>
                <w:i/>
                <w:sz w:val="22"/>
                <w:szCs w:val="22"/>
              </w:rPr>
              <w:t>Malware</w:t>
            </w:r>
          </w:p>
        </w:tc>
        <w:tc>
          <w:tcPr>
            <w:tcW w:w="1134" w:type="dxa"/>
            <w:vAlign w:val="center"/>
          </w:tcPr>
          <w:p w14:paraId="6F11E922" w14:textId="77777777" w:rsidR="008768CC" w:rsidRPr="00894C2A" w:rsidRDefault="008768CC" w:rsidP="003E2463">
            <w:pPr>
              <w:spacing w:line="360" w:lineRule="auto"/>
              <w:jc w:val="both"/>
              <w:rPr>
                <w:rFonts w:eastAsia="Times New Roman,DejaVu Sans"/>
                <w:sz w:val="22"/>
                <w:szCs w:val="22"/>
              </w:rPr>
            </w:pPr>
            <w:r w:rsidRPr="00894C2A">
              <w:rPr>
                <w:sz w:val="22"/>
                <w:szCs w:val="22"/>
              </w:rPr>
              <w:t>Tidak dapat disimpulkan</w:t>
            </w:r>
          </w:p>
        </w:tc>
        <w:tc>
          <w:tcPr>
            <w:tcW w:w="1417" w:type="dxa"/>
            <w:vAlign w:val="center"/>
          </w:tcPr>
          <w:p w14:paraId="1D29B0E5" w14:textId="77777777" w:rsidR="008768CC" w:rsidRPr="00894C2A" w:rsidRDefault="008768CC" w:rsidP="003E2463">
            <w:pPr>
              <w:spacing w:line="360" w:lineRule="auto"/>
              <w:jc w:val="both"/>
              <w:rPr>
                <w:rFonts w:eastAsia="Times New Roman,DejaVu Sans"/>
                <w:sz w:val="22"/>
                <w:szCs w:val="22"/>
              </w:rPr>
            </w:pPr>
            <w:r w:rsidRPr="00894C2A">
              <w:rPr>
                <w:sz w:val="22"/>
                <w:szCs w:val="22"/>
              </w:rPr>
              <w:t>Kesesuaian</w:t>
            </w:r>
          </w:p>
        </w:tc>
      </w:tr>
      <w:tr w:rsidR="008768CC" w:rsidRPr="00894C2A" w14:paraId="61E66B25" w14:textId="77777777" w:rsidTr="00894C2A">
        <w:tc>
          <w:tcPr>
            <w:tcW w:w="523" w:type="dxa"/>
          </w:tcPr>
          <w:p w14:paraId="73080F95" w14:textId="77777777" w:rsidR="008768CC" w:rsidRPr="00894C2A" w:rsidRDefault="008768CC" w:rsidP="003E2463">
            <w:pPr>
              <w:spacing w:line="360" w:lineRule="auto"/>
              <w:ind w:right="-151"/>
              <w:jc w:val="both"/>
              <w:rPr>
                <w:rFonts w:eastAsia="Times New Roman,DejaVu Sans"/>
                <w:b w:val="0"/>
                <w:sz w:val="22"/>
                <w:szCs w:val="22"/>
              </w:rPr>
            </w:pPr>
            <w:r w:rsidRPr="00894C2A">
              <w:rPr>
                <w:rFonts w:eastAsia="DejaVu Sans"/>
                <w:b w:val="0"/>
                <w:sz w:val="22"/>
                <w:szCs w:val="22"/>
              </w:rPr>
              <w:t>1</w:t>
            </w:r>
          </w:p>
        </w:tc>
        <w:tc>
          <w:tcPr>
            <w:tcW w:w="1315" w:type="dxa"/>
            <w:vAlign w:val="bottom"/>
          </w:tcPr>
          <w:p w14:paraId="174AC0E4" w14:textId="77777777" w:rsidR="008768CC" w:rsidRPr="00894C2A" w:rsidRDefault="008768CC" w:rsidP="003E2463">
            <w:pPr>
              <w:spacing w:line="360" w:lineRule="auto"/>
              <w:jc w:val="both"/>
              <w:rPr>
                <w:rFonts w:eastAsia="Times New Roman,DejaVu Sans"/>
                <w:b w:val="0"/>
                <w:sz w:val="22"/>
                <w:szCs w:val="22"/>
              </w:rPr>
            </w:pPr>
            <w:r w:rsidRPr="00894C2A">
              <w:rPr>
                <w:b w:val="0"/>
                <w:color w:val="000000"/>
                <w:sz w:val="22"/>
                <w:szCs w:val="22"/>
              </w:rPr>
              <w:t>Variant.Kazy</w:t>
            </w:r>
          </w:p>
        </w:tc>
        <w:tc>
          <w:tcPr>
            <w:tcW w:w="1134" w:type="dxa"/>
          </w:tcPr>
          <w:p w14:paraId="29D6A4C0"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134" w:type="dxa"/>
          </w:tcPr>
          <w:p w14:paraId="2A7B1CE3"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418" w:type="dxa"/>
          </w:tcPr>
          <w:p w14:paraId="501000B6"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Tidak Sesuai</w:t>
            </w:r>
          </w:p>
        </w:tc>
        <w:tc>
          <w:tcPr>
            <w:tcW w:w="1134" w:type="dxa"/>
          </w:tcPr>
          <w:p w14:paraId="10F83491"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134" w:type="dxa"/>
          </w:tcPr>
          <w:p w14:paraId="1D05481D"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417" w:type="dxa"/>
          </w:tcPr>
          <w:p w14:paraId="6EAC452B"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 xml:space="preserve"> Sesuai</w:t>
            </w:r>
          </w:p>
        </w:tc>
      </w:tr>
      <w:tr w:rsidR="008768CC" w:rsidRPr="00894C2A" w14:paraId="1D63AA12" w14:textId="77777777" w:rsidTr="00894C2A">
        <w:tc>
          <w:tcPr>
            <w:tcW w:w="523" w:type="dxa"/>
          </w:tcPr>
          <w:p w14:paraId="5FA95344" w14:textId="77777777" w:rsidR="008768CC" w:rsidRPr="00894C2A" w:rsidRDefault="008768CC" w:rsidP="003E2463">
            <w:pPr>
              <w:spacing w:line="360" w:lineRule="auto"/>
              <w:ind w:right="-151"/>
              <w:jc w:val="both"/>
              <w:rPr>
                <w:rFonts w:eastAsia="Times New Roman,DejaVu Sans"/>
                <w:b w:val="0"/>
                <w:sz w:val="22"/>
                <w:szCs w:val="22"/>
              </w:rPr>
            </w:pPr>
            <w:r w:rsidRPr="00894C2A">
              <w:rPr>
                <w:rFonts w:eastAsia="DejaVu Sans"/>
                <w:b w:val="0"/>
                <w:sz w:val="22"/>
                <w:szCs w:val="22"/>
              </w:rPr>
              <w:t>2</w:t>
            </w:r>
          </w:p>
        </w:tc>
        <w:tc>
          <w:tcPr>
            <w:tcW w:w="1315" w:type="dxa"/>
            <w:vAlign w:val="bottom"/>
          </w:tcPr>
          <w:p w14:paraId="7DEC35F6" w14:textId="77777777" w:rsidR="008768CC" w:rsidRPr="00894C2A" w:rsidRDefault="008768CC" w:rsidP="003E2463">
            <w:pPr>
              <w:spacing w:line="360" w:lineRule="auto"/>
              <w:jc w:val="both"/>
              <w:rPr>
                <w:rFonts w:eastAsia="Times New Roman,DejaVu Sans"/>
                <w:b w:val="0"/>
                <w:sz w:val="22"/>
                <w:szCs w:val="22"/>
              </w:rPr>
            </w:pPr>
            <w:r w:rsidRPr="00894C2A">
              <w:rPr>
                <w:b w:val="0"/>
                <w:sz w:val="22"/>
                <w:szCs w:val="22"/>
              </w:rPr>
              <w:t>Win32_Alina_3_4.exe</w:t>
            </w:r>
          </w:p>
        </w:tc>
        <w:tc>
          <w:tcPr>
            <w:tcW w:w="1134" w:type="dxa"/>
          </w:tcPr>
          <w:p w14:paraId="69DF0B89"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134" w:type="dxa"/>
          </w:tcPr>
          <w:p w14:paraId="2CCA79A3"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418" w:type="dxa"/>
          </w:tcPr>
          <w:p w14:paraId="6EA92725"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Tidak Sesuai</w:t>
            </w:r>
          </w:p>
        </w:tc>
        <w:tc>
          <w:tcPr>
            <w:tcW w:w="1134" w:type="dxa"/>
          </w:tcPr>
          <w:p w14:paraId="6A4FBAD6"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134" w:type="dxa"/>
          </w:tcPr>
          <w:p w14:paraId="0FBFA273"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417" w:type="dxa"/>
          </w:tcPr>
          <w:p w14:paraId="45C7CF2C"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Sesuai</w:t>
            </w:r>
          </w:p>
        </w:tc>
      </w:tr>
      <w:tr w:rsidR="008768CC" w:rsidRPr="00894C2A" w14:paraId="2E13C0BA" w14:textId="77777777" w:rsidTr="00894C2A">
        <w:tc>
          <w:tcPr>
            <w:tcW w:w="523" w:type="dxa"/>
          </w:tcPr>
          <w:p w14:paraId="13803B46" w14:textId="77777777" w:rsidR="008768CC" w:rsidRPr="00894C2A" w:rsidRDefault="008768CC" w:rsidP="003E2463">
            <w:pPr>
              <w:spacing w:line="360" w:lineRule="auto"/>
              <w:ind w:right="-151"/>
              <w:jc w:val="both"/>
              <w:rPr>
                <w:rFonts w:eastAsia="Times New Roman,DejaVu Sans"/>
                <w:b w:val="0"/>
                <w:sz w:val="22"/>
                <w:szCs w:val="22"/>
              </w:rPr>
            </w:pPr>
            <w:r w:rsidRPr="00894C2A">
              <w:rPr>
                <w:rFonts w:eastAsia="DejaVu Sans"/>
                <w:b w:val="0"/>
                <w:sz w:val="22"/>
                <w:szCs w:val="22"/>
              </w:rPr>
              <w:t>3</w:t>
            </w:r>
          </w:p>
        </w:tc>
        <w:tc>
          <w:tcPr>
            <w:tcW w:w="1315" w:type="dxa"/>
            <w:vAlign w:val="bottom"/>
          </w:tcPr>
          <w:p w14:paraId="396EB1E4" w14:textId="77777777" w:rsidR="008768CC" w:rsidRPr="00894C2A" w:rsidRDefault="008768CC" w:rsidP="003E2463">
            <w:pPr>
              <w:spacing w:line="360" w:lineRule="auto"/>
              <w:jc w:val="both"/>
              <w:rPr>
                <w:rFonts w:eastAsia="Times New Roman,DejaVu Sans"/>
                <w:b w:val="0"/>
                <w:sz w:val="22"/>
                <w:szCs w:val="22"/>
              </w:rPr>
            </w:pPr>
            <w:r w:rsidRPr="00894C2A">
              <w:rPr>
                <w:b w:val="0"/>
                <w:color w:val="000000"/>
                <w:sz w:val="22"/>
                <w:szCs w:val="22"/>
              </w:rPr>
              <w:t>CryptoLocker.exe</w:t>
            </w:r>
          </w:p>
        </w:tc>
        <w:tc>
          <w:tcPr>
            <w:tcW w:w="1134" w:type="dxa"/>
          </w:tcPr>
          <w:p w14:paraId="66AB39EA"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134" w:type="dxa"/>
          </w:tcPr>
          <w:p w14:paraId="51D9A7CA"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418" w:type="dxa"/>
          </w:tcPr>
          <w:p w14:paraId="2606CBCC"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Sesuai</w:t>
            </w:r>
          </w:p>
        </w:tc>
        <w:tc>
          <w:tcPr>
            <w:tcW w:w="1134" w:type="dxa"/>
          </w:tcPr>
          <w:p w14:paraId="6DC51BA9"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134" w:type="dxa"/>
          </w:tcPr>
          <w:p w14:paraId="3DC31855"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417" w:type="dxa"/>
          </w:tcPr>
          <w:p w14:paraId="00894B20"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Tidak Sesuai</w:t>
            </w:r>
          </w:p>
        </w:tc>
      </w:tr>
      <w:tr w:rsidR="008768CC" w:rsidRPr="00894C2A" w14:paraId="7EC6391D" w14:textId="77777777" w:rsidTr="00894C2A">
        <w:tc>
          <w:tcPr>
            <w:tcW w:w="523" w:type="dxa"/>
          </w:tcPr>
          <w:p w14:paraId="46D55898" w14:textId="77777777" w:rsidR="008768CC" w:rsidRPr="00894C2A" w:rsidRDefault="008768CC" w:rsidP="003E2463">
            <w:pPr>
              <w:spacing w:line="360" w:lineRule="auto"/>
              <w:ind w:right="-151"/>
              <w:jc w:val="both"/>
              <w:rPr>
                <w:rFonts w:eastAsia="Times New Roman,DejaVu Sans"/>
                <w:b w:val="0"/>
                <w:sz w:val="22"/>
                <w:szCs w:val="22"/>
              </w:rPr>
            </w:pPr>
            <w:r w:rsidRPr="00894C2A">
              <w:rPr>
                <w:rFonts w:eastAsia="DejaVu Sans"/>
                <w:b w:val="0"/>
                <w:sz w:val="22"/>
                <w:szCs w:val="22"/>
              </w:rPr>
              <w:t>4</w:t>
            </w:r>
          </w:p>
        </w:tc>
        <w:tc>
          <w:tcPr>
            <w:tcW w:w="1315" w:type="dxa"/>
            <w:vAlign w:val="bottom"/>
          </w:tcPr>
          <w:p w14:paraId="01B486F7" w14:textId="77777777" w:rsidR="008768CC" w:rsidRPr="00894C2A" w:rsidRDefault="008768CC" w:rsidP="003E2463">
            <w:pPr>
              <w:spacing w:line="360" w:lineRule="auto"/>
              <w:jc w:val="both"/>
              <w:rPr>
                <w:rFonts w:eastAsia="Times New Roman,DejaVu Sans"/>
                <w:b w:val="0"/>
                <w:sz w:val="22"/>
                <w:szCs w:val="22"/>
              </w:rPr>
            </w:pPr>
            <w:r w:rsidRPr="00894C2A">
              <w:rPr>
                <w:b w:val="0"/>
                <w:color w:val="000000"/>
                <w:sz w:val="22"/>
                <w:szCs w:val="22"/>
              </w:rPr>
              <w:t>Nivdort</w:t>
            </w:r>
          </w:p>
        </w:tc>
        <w:tc>
          <w:tcPr>
            <w:tcW w:w="1134" w:type="dxa"/>
          </w:tcPr>
          <w:p w14:paraId="05AA7552"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134" w:type="dxa"/>
          </w:tcPr>
          <w:p w14:paraId="7763781F"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418" w:type="dxa"/>
          </w:tcPr>
          <w:p w14:paraId="3E0429F9"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Sesuai</w:t>
            </w:r>
          </w:p>
        </w:tc>
        <w:tc>
          <w:tcPr>
            <w:tcW w:w="1134" w:type="dxa"/>
          </w:tcPr>
          <w:p w14:paraId="40CB1597"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134" w:type="dxa"/>
          </w:tcPr>
          <w:p w14:paraId="4A081D6B"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417" w:type="dxa"/>
          </w:tcPr>
          <w:p w14:paraId="345D6A5D"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Tidak Sesuai</w:t>
            </w:r>
          </w:p>
        </w:tc>
      </w:tr>
      <w:tr w:rsidR="008768CC" w:rsidRPr="00894C2A" w14:paraId="2C822B1D" w14:textId="77777777" w:rsidTr="00894C2A">
        <w:tc>
          <w:tcPr>
            <w:tcW w:w="523" w:type="dxa"/>
          </w:tcPr>
          <w:p w14:paraId="158A0ABE" w14:textId="77777777" w:rsidR="008768CC" w:rsidRPr="00894C2A" w:rsidRDefault="008768CC" w:rsidP="003E2463">
            <w:pPr>
              <w:spacing w:line="360" w:lineRule="auto"/>
              <w:ind w:right="-151"/>
              <w:jc w:val="both"/>
              <w:rPr>
                <w:rFonts w:eastAsia="Times New Roman,DejaVu Sans"/>
                <w:b w:val="0"/>
                <w:sz w:val="22"/>
                <w:szCs w:val="22"/>
              </w:rPr>
            </w:pPr>
            <w:r w:rsidRPr="00894C2A">
              <w:rPr>
                <w:rFonts w:eastAsia="DejaVu Sans"/>
                <w:b w:val="0"/>
                <w:sz w:val="22"/>
                <w:szCs w:val="22"/>
              </w:rPr>
              <w:t>5</w:t>
            </w:r>
          </w:p>
        </w:tc>
        <w:tc>
          <w:tcPr>
            <w:tcW w:w="1315" w:type="dxa"/>
            <w:vAlign w:val="bottom"/>
          </w:tcPr>
          <w:p w14:paraId="6BCAE294" w14:textId="77777777" w:rsidR="008768CC" w:rsidRPr="00894C2A" w:rsidRDefault="008768CC" w:rsidP="003E2463">
            <w:pPr>
              <w:spacing w:line="360" w:lineRule="auto"/>
              <w:jc w:val="both"/>
              <w:rPr>
                <w:rFonts w:eastAsia="Times New Roman,DejaVu Sans"/>
                <w:b w:val="0"/>
                <w:sz w:val="22"/>
                <w:szCs w:val="22"/>
              </w:rPr>
            </w:pPr>
            <w:proofErr w:type="gramStart"/>
            <w:r w:rsidRPr="00894C2A">
              <w:rPr>
                <w:b w:val="0"/>
                <w:color w:val="000000"/>
                <w:sz w:val="22"/>
                <w:szCs w:val="22"/>
              </w:rPr>
              <w:t>TrojanWin32.Duqu.Stuxnet</w:t>
            </w:r>
            <w:proofErr w:type="gramEnd"/>
          </w:p>
        </w:tc>
        <w:tc>
          <w:tcPr>
            <w:tcW w:w="1134" w:type="dxa"/>
          </w:tcPr>
          <w:p w14:paraId="61633383"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134" w:type="dxa"/>
          </w:tcPr>
          <w:p w14:paraId="35BC0A39"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418" w:type="dxa"/>
          </w:tcPr>
          <w:p w14:paraId="09E0FA30"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Sesuai</w:t>
            </w:r>
          </w:p>
        </w:tc>
        <w:tc>
          <w:tcPr>
            <w:tcW w:w="1134" w:type="dxa"/>
          </w:tcPr>
          <w:p w14:paraId="16EAAFDF"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134" w:type="dxa"/>
          </w:tcPr>
          <w:p w14:paraId="4469CCD6"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417" w:type="dxa"/>
          </w:tcPr>
          <w:p w14:paraId="29E40AE1"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Tidak Sesuai</w:t>
            </w:r>
          </w:p>
        </w:tc>
      </w:tr>
      <w:tr w:rsidR="008768CC" w:rsidRPr="00894C2A" w14:paraId="4BE9D0F5" w14:textId="77777777" w:rsidTr="00894C2A">
        <w:tc>
          <w:tcPr>
            <w:tcW w:w="523" w:type="dxa"/>
          </w:tcPr>
          <w:p w14:paraId="18BCB50E" w14:textId="77777777" w:rsidR="008768CC" w:rsidRPr="00894C2A" w:rsidRDefault="008768CC" w:rsidP="003E2463">
            <w:pPr>
              <w:spacing w:line="360" w:lineRule="auto"/>
              <w:ind w:right="-151"/>
              <w:jc w:val="both"/>
              <w:rPr>
                <w:rFonts w:eastAsia="Times New Roman,DejaVu Sans"/>
                <w:b w:val="0"/>
                <w:sz w:val="22"/>
                <w:szCs w:val="22"/>
              </w:rPr>
            </w:pPr>
            <w:r w:rsidRPr="00894C2A">
              <w:rPr>
                <w:rFonts w:eastAsia="DejaVu Sans"/>
                <w:b w:val="0"/>
                <w:sz w:val="22"/>
                <w:szCs w:val="22"/>
              </w:rPr>
              <w:t>6</w:t>
            </w:r>
          </w:p>
        </w:tc>
        <w:tc>
          <w:tcPr>
            <w:tcW w:w="1315" w:type="dxa"/>
            <w:vAlign w:val="bottom"/>
          </w:tcPr>
          <w:p w14:paraId="1A7A926F" w14:textId="77777777" w:rsidR="008768CC" w:rsidRPr="00894C2A" w:rsidRDefault="008768CC" w:rsidP="003E2463">
            <w:pPr>
              <w:spacing w:line="360" w:lineRule="auto"/>
              <w:jc w:val="both"/>
              <w:rPr>
                <w:rFonts w:eastAsia="Times New Roman,DejaVu Sans"/>
                <w:b w:val="0"/>
                <w:sz w:val="22"/>
                <w:szCs w:val="22"/>
              </w:rPr>
            </w:pPr>
            <w:r w:rsidRPr="00894C2A">
              <w:rPr>
                <w:b w:val="0"/>
                <w:color w:val="000000"/>
                <w:sz w:val="22"/>
                <w:szCs w:val="22"/>
              </w:rPr>
              <w:t>PEview.exe</w:t>
            </w:r>
          </w:p>
        </w:tc>
        <w:tc>
          <w:tcPr>
            <w:tcW w:w="1134" w:type="dxa"/>
          </w:tcPr>
          <w:p w14:paraId="6B507693"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134" w:type="dxa"/>
          </w:tcPr>
          <w:p w14:paraId="08E1E5D5"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418" w:type="dxa"/>
          </w:tcPr>
          <w:p w14:paraId="5D3ADCBE"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Sesuai</w:t>
            </w:r>
          </w:p>
        </w:tc>
        <w:tc>
          <w:tcPr>
            <w:tcW w:w="1134" w:type="dxa"/>
          </w:tcPr>
          <w:p w14:paraId="36333FFD"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w:t>
            </w:r>
          </w:p>
        </w:tc>
        <w:tc>
          <w:tcPr>
            <w:tcW w:w="1134" w:type="dxa"/>
          </w:tcPr>
          <w:p w14:paraId="672A9404"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Ya</w:t>
            </w:r>
          </w:p>
        </w:tc>
        <w:tc>
          <w:tcPr>
            <w:tcW w:w="1417" w:type="dxa"/>
          </w:tcPr>
          <w:p w14:paraId="677D45C0" w14:textId="77777777" w:rsidR="008768CC" w:rsidRPr="00894C2A" w:rsidRDefault="008768CC" w:rsidP="003E2463">
            <w:pPr>
              <w:spacing w:line="360" w:lineRule="auto"/>
              <w:jc w:val="both"/>
              <w:rPr>
                <w:rFonts w:eastAsia="Times New Roman,DejaVu Sans"/>
                <w:b w:val="0"/>
                <w:sz w:val="22"/>
                <w:szCs w:val="22"/>
              </w:rPr>
            </w:pPr>
            <w:r w:rsidRPr="00894C2A">
              <w:rPr>
                <w:rFonts w:eastAsia="DejaVu Sans"/>
                <w:b w:val="0"/>
                <w:sz w:val="22"/>
                <w:szCs w:val="22"/>
              </w:rPr>
              <w:t>Sesuai</w:t>
            </w:r>
          </w:p>
        </w:tc>
      </w:tr>
      <w:tr w:rsidR="008768CC" w:rsidRPr="00894C2A" w14:paraId="29B943C9" w14:textId="77777777" w:rsidTr="00894C2A">
        <w:tc>
          <w:tcPr>
            <w:tcW w:w="523" w:type="dxa"/>
          </w:tcPr>
          <w:p w14:paraId="64022AA8"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7</w:t>
            </w:r>
          </w:p>
        </w:tc>
        <w:tc>
          <w:tcPr>
            <w:tcW w:w="1315" w:type="dxa"/>
            <w:vAlign w:val="bottom"/>
          </w:tcPr>
          <w:p w14:paraId="422B5F33"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Hello_world.exe</w:t>
            </w:r>
          </w:p>
        </w:tc>
        <w:tc>
          <w:tcPr>
            <w:tcW w:w="1134" w:type="dxa"/>
          </w:tcPr>
          <w:p w14:paraId="14EFFE26"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55F5AA6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8" w:type="dxa"/>
          </w:tcPr>
          <w:p w14:paraId="4C963C6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3A9739B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568E119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2345040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r>
      <w:tr w:rsidR="008768CC" w:rsidRPr="00894C2A" w14:paraId="5403B36E" w14:textId="77777777" w:rsidTr="00894C2A">
        <w:tc>
          <w:tcPr>
            <w:tcW w:w="523" w:type="dxa"/>
          </w:tcPr>
          <w:p w14:paraId="436A406C"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8</w:t>
            </w:r>
          </w:p>
        </w:tc>
        <w:tc>
          <w:tcPr>
            <w:tcW w:w="1315" w:type="dxa"/>
            <w:vAlign w:val="bottom"/>
          </w:tcPr>
          <w:p w14:paraId="5E36573C"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Win32_Infostealer_Dexter.exe</w:t>
            </w:r>
          </w:p>
        </w:tc>
        <w:tc>
          <w:tcPr>
            <w:tcW w:w="1134" w:type="dxa"/>
          </w:tcPr>
          <w:p w14:paraId="65BD772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3090212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2453B74C"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3AAB9CF3"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64B0F4E9"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73B0784A"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587B1BF0" w14:textId="77777777" w:rsidTr="00894C2A">
        <w:tc>
          <w:tcPr>
            <w:tcW w:w="523" w:type="dxa"/>
          </w:tcPr>
          <w:p w14:paraId="2D07693D"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9</w:t>
            </w:r>
          </w:p>
        </w:tc>
        <w:tc>
          <w:tcPr>
            <w:tcW w:w="1315" w:type="dxa"/>
            <w:vAlign w:val="bottom"/>
          </w:tcPr>
          <w:p w14:paraId="105D20AE"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Artemis.exe</w:t>
            </w:r>
          </w:p>
        </w:tc>
        <w:tc>
          <w:tcPr>
            <w:tcW w:w="1134" w:type="dxa"/>
          </w:tcPr>
          <w:p w14:paraId="5FBB6CA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34453544"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8" w:type="dxa"/>
          </w:tcPr>
          <w:p w14:paraId="5E193450"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c>
          <w:tcPr>
            <w:tcW w:w="1134" w:type="dxa"/>
          </w:tcPr>
          <w:p w14:paraId="07F8CD43"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6EE741E7"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38D82E75"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17ABCE8B" w14:textId="77777777" w:rsidTr="00894C2A">
        <w:tc>
          <w:tcPr>
            <w:tcW w:w="523" w:type="dxa"/>
          </w:tcPr>
          <w:p w14:paraId="05EBB370"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10</w:t>
            </w:r>
          </w:p>
        </w:tc>
        <w:tc>
          <w:tcPr>
            <w:tcW w:w="1315" w:type="dxa"/>
            <w:vAlign w:val="bottom"/>
          </w:tcPr>
          <w:p w14:paraId="3E4F7CB8"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njRAT.exe</w:t>
            </w:r>
          </w:p>
        </w:tc>
        <w:tc>
          <w:tcPr>
            <w:tcW w:w="1134" w:type="dxa"/>
          </w:tcPr>
          <w:p w14:paraId="0A707F0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18C6F84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8" w:type="dxa"/>
          </w:tcPr>
          <w:p w14:paraId="242EA9FC"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c>
          <w:tcPr>
            <w:tcW w:w="1134" w:type="dxa"/>
          </w:tcPr>
          <w:p w14:paraId="2D3BF04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6F7CC0E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20026A1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0E116CFE" w14:textId="77777777" w:rsidTr="00894C2A">
        <w:tc>
          <w:tcPr>
            <w:tcW w:w="523" w:type="dxa"/>
          </w:tcPr>
          <w:p w14:paraId="351F5F19"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11</w:t>
            </w:r>
          </w:p>
        </w:tc>
        <w:tc>
          <w:tcPr>
            <w:tcW w:w="1315" w:type="dxa"/>
            <w:vAlign w:val="bottom"/>
          </w:tcPr>
          <w:p w14:paraId="0F900931"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Proteus.exe</w:t>
            </w:r>
          </w:p>
        </w:tc>
        <w:tc>
          <w:tcPr>
            <w:tcW w:w="1134" w:type="dxa"/>
          </w:tcPr>
          <w:p w14:paraId="23BD5EBD"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32E84C8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8" w:type="dxa"/>
          </w:tcPr>
          <w:p w14:paraId="14CBD485"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c>
          <w:tcPr>
            <w:tcW w:w="1134" w:type="dxa"/>
          </w:tcPr>
          <w:p w14:paraId="6AA4BC1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4CD1C7E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26EDDBA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0C35DA82" w14:textId="77777777" w:rsidTr="00894C2A">
        <w:tc>
          <w:tcPr>
            <w:tcW w:w="523" w:type="dxa"/>
          </w:tcPr>
          <w:p w14:paraId="4D8F0A63"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12</w:t>
            </w:r>
          </w:p>
        </w:tc>
        <w:tc>
          <w:tcPr>
            <w:tcW w:w="1315" w:type="dxa"/>
            <w:vAlign w:val="bottom"/>
          </w:tcPr>
          <w:p w14:paraId="038E6810"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Ransomware_Cerber.exe</w:t>
            </w:r>
          </w:p>
        </w:tc>
        <w:tc>
          <w:tcPr>
            <w:tcW w:w="1134" w:type="dxa"/>
          </w:tcPr>
          <w:p w14:paraId="093AD71A"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315AB725"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8" w:type="dxa"/>
          </w:tcPr>
          <w:p w14:paraId="0030D0D9"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c>
          <w:tcPr>
            <w:tcW w:w="1134" w:type="dxa"/>
          </w:tcPr>
          <w:p w14:paraId="6BC8D67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12D897EF"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1A4961B3"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54A0E8D1" w14:textId="77777777" w:rsidTr="00894C2A">
        <w:tc>
          <w:tcPr>
            <w:tcW w:w="523" w:type="dxa"/>
          </w:tcPr>
          <w:p w14:paraId="090C75D6"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13</w:t>
            </w:r>
          </w:p>
        </w:tc>
        <w:tc>
          <w:tcPr>
            <w:tcW w:w="1315" w:type="dxa"/>
            <w:vAlign w:val="bottom"/>
          </w:tcPr>
          <w:p w14:paraId="3E114698"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Ransomware_Mamba.exe</w:t>
            </w:r>
          </w:p>
        </w:tc>
        <w:tc>
          <w:tcPr>
            <w:tcW w:w="1134" w:type="dxa"/>
          </w:tcPr>
          <w:p w14:paraId="37CE035F"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7564184B"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8" w:type="dxa"/>
          </w:tcPr>
          <w:p w14:paraId="1C04EBB6"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c>
          <w:tcPr>
            <w:tcW w:w="1134" w:type="dxa"/>
          </w:tcPr>
          <w:p w14:paraId="03D35F57"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5EFD4540"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35568E6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26278047" w14:textId="77777777" w:rsidTr="00894C2A">
        <w:tc>
          <w:tcPr>
            <w:tcW w:w="523" w:type="dxa"/>
          </w:tcPr>
          <w:p w14:paraId="3C108200"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14</w:t>
            </w:r>
          </w:p>
        </w:tc>
        <w:tc>
          <w:tcPr>
            <w:tcW w:w="1315" w:type="dxa"/>
            <w:vAlign w:val="bottom"/>
          </w:tcPr>
          <w:p w14:paraId="60581F4D"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Ransomware_Petrwrap.exe</w:t>
            </w:r>
          </w:p>
        </w:tc>
        <w:tc>
          <w:tcPr>
            <w:tcW w:w="1134" w:type="dxa"/>
          </w:tcPr>
          <w:p w14:paraId="2FB5BCF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6A2024F4"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8" w:type="dxa"/>
          </w:tcPr>
          <w:p w14:paraId="6E3685D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c>
          <w:tcPr>
            <w:tcW w:w="1134" w:type="dxa"/>
          </w:tcPr>
          <w:p w14:paraId="3CB8B9AF"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15B833BC"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56A57FDF"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42C9DD1B" w14:textId="77777777" w:rsidTr="00894C2A">
        <w:tc>
          <w:tcPr>
            <w:tcW w:w="523" w:type="dxa"/>
          </w:tcPr>
          <w:p w14:paraId="5470FDB5"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lastRenderedPageBreak/>
              <w:t>15</w:t>
            </w:r>
          </w:p>
        </w:tc>
        <w:tc>
          <w:tcPr>
            <w:tcW w:w="1315" w:type="dxa"/>
            <w:vAlign w:val="bottom"/>
          </w:tcPr>
          <w:p w14:paraId="0DC1E166"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Ransomware_Unnamed_0.exe</w:t>
            </w:r>
          </w:p>
        </w:tc>
        <w:tc>
          <w:tcPr>
            <w:tcW w:w="1134" w:type="dxa"/>
          </w:tcPr>
          <w:p w14:paraId="61F0B4F5"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6A5B0FF7"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8" w:type="dxa"/>
          </w:tcPr>
          <w:p w14:paraId="42806553"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c>
          <w:tcPr>
            <w:tcW w:w="1134" w:type="dxa"/>
          </w:tcPr>
          <w:p w14:paraId="52BBFEE3"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112E2D39"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3389A69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02CD8962" w14:textId="77777777" w:rsidTr="00894C2A">
        <w:tc>
          <w:tcPr>
            <w:tcW w:w="523" w:type="dxa"/>
          </w:tcPr>
          <w:p w14:paraId="55342940"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16</w:t>
            </w:r>
          </w:p>
        </w:tc>
        <w:tc>
          <w:tcPr>
            <w:tcW w:w="1315" w:type="dxa"/>
            <w:vAlign w:val="bottom"/>
          </w:tcPr>
          <w:p w14:paraId="4D1F714A"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zeus_banking.exe</w:t>
            </w:r>
          </w:p>
        </w:tc>
        <w:tc>
          <w:tcPr>
            <w:tcW w:w="1134" w:type="dxa"/>
          </w:tcPr>
          <w:p w14:paraId="4A49F315"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11FF463F"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09369BA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0EFE3B6D"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4A3A6B56"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3E34988F"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674C5694" w14:textId="77777777" w:rsidTr="00894C2A">
        <w:tc>
          <w:tcPr>
            <w:tcW w:w="523" w:type="dxa"/>
          </w:tcPr>
          <w:p w14:paraId="221C2981"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17</w:t>
            </w:r>
          </w:p>
        </w:tc>
        <w:tc>
          <w:tcPr>
            <w:tcW w:w="1315" w:type="dxa"/>
            <w:vAlign w:val="bottom"/>
          </w:tcPr>
          <w:p w14:paraId="2D70F67C"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Win32_Unclassified.exe</w:t>
            </w:r>
          </w:p>
        </w:tc>
        <w:tc>
          <w:tcPr>
            <w:tcW w:w="1134" w:type="dxa"/>
          </w:tcPr>
          <w:p w14:paraId="61ACBB80"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3AA21024" w14:textId="6B80AA25" w:rsidR="008768CC" w:rsidRPr="00894C2A" w:rsidRDefault="0088173A" w:rsidP="003E2463">
            <w:pPr>
              <w:spacing w:line="360" w:lineRule="auto"/>
              <w:jc w:val="both"/>
              <w:rPr>
                <w:rFonts w:eastAsia="DejaVu Sans"/>
                <w:b w:val="0"/>
                <w:sz w:val="22"/>
                <w:szCs w:val="22"/>
              </w:rPr>
            </w:pPr>
            <w:r w:rsidRPr="00894C2A">
              <w:rPr>
                <w:rFonts w:eastAsia="DejaVu Sans"/>
                <w:b w:val="0"/>
                <w:sz w:val="22"/>
                <w:szCs w:val="22"/>
              </w:rPr>
              <w:t>Y</w:t>
            </w:r>
            <w:r w:rsidR="008768CC" w:rsidRPr="00894C2A">
              <w:rPr>
                <w:rFonts w:eastAsia="DejaVu Sans"/>
                <w:b w:val="0"/>
                <w:sz w:val="22"/>
                <w:szCs w:val="22"/>
              </w:rPr>
              <w:t>a</w:t>
            </w:r>
          </w:p>
        </w:tc>
        <w:tc>
          <w:tcPr>
            <w:tcW w:w="1418" w:type="dxa"/>
          </w:tcPr>
          <w:p w14:paraId="76520B7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c>
          <w:tcPr>
            <w:tcW w:w="1134" w:type="dxa"/>
          </w:tcPr>
          <w:p w14:paraId="448EE4F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38F3BB6A"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7969B4DC"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6A8FC9A7" w14:textId="77777777" w:rsidTr="00894C2A">
        <w:tc>
          <w:tcPr>
            <w:tcW w:w="523" w:type="dxa"/>
          </w:tcPr>
          <w:p w14:paraId="76A252F0"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18</w:t>
            </w:r>
          </w:p>
        </w:tc>
        <w:tc>
          <w:tcPr>
            <w:tcW w:w="1315" w:type="dxa"/>
            <w:vAlign w:val="bottom"/>
          </w:tcPr>
          <w:p w14:paraId="4C54C5F6"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CryptoLocker2.exe</w:t>
            </w:r>
          </w:p>
        </w:tc>
        <w:tc>
          <w:tcPr>
            <w:tcW w:w="1134" w:type="dxa"/>
          </w:tcPr>
          <w:p w14:paraId="6B3B431C"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5B8A73B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69863F1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5E2E7E96"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38BB33A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00B994D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09D6D71C" w14:textId="77777777" w:rsidTr="00894C2A">
        <w:tc>
          <w:tcPr>
            <w:tcW w:w="523" w:type="dxa"/>
          </w:tcPr>
          <w:p w14:paraId="29380BCC"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19</w:t>
            </w:r>
          </w:p>
        </w:tc>
        <w:tc>
          <w:tcPr>
            <w:tcW w:w="1315" w:type="dxa"/>
            <w:vAlign w:val="bottom"/>
          </w:tcPr>
          <w:p w14:paraId="66296746"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Nivdort2.exe</w:t>
            </w:r>
          </w:p>
        </w:tc>
        <w:tc>
          <w:tcPr>
            <w:tcW w:w="1134" w:type="dxa"/>
          </w:tcPr>
          <w:p w14:paraId="5D6BE449"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0F21A807"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1937D06A"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0D432B0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64D59D8D"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720A226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1AB5BAA2" w14:textId="77777777" w:rsidTr="00894C2A">
        <w:tc>
          <w:tcPr>
            <w:tcW w:w="523" w:type="dxa"/>
          </w:tcPr>
          <w:p w14:paraId="1207133C"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20</w:t>
            </w:r>
          </w:p>
        </w:tc>
        <w:tc>
          <w:tcPr>
            <w:tcW w:w="1315" w:type="dxa"/>
            <w:vAlign w:val="bottom"/>
          </w:tcPr>
          <w:p w14:paraId="347991E8"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illusion_bot</w:t>
            </w:r>
          </w:p>
        </w:tc>
        <w:tc>
          <w:tcPr>
            <w:tcW w:w="1134" w:type="dxa"/>
          </w:tcPr>
          <w:p w14:paraId="36DF321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2B91A12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0CDF43BC"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6C36477B"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79611EC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1DE5FA0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59CB82CA" w14:textId="77777777" w:rsidTr="00894C2A">
        <w:tc>
          <w:tcPr>
            <w:tcW w:w="523" w:type="dxa"/>
          </w:tcPr>
          <w:p w14:paraId="48C59565"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21</w:t>
            </w:r>
          </w:p>
        </w:tc>
        <w:tc>
          <w:tcPr>
            <w:tcW w:w="1315" w:type="dxa"/>
            <w:vAlign w:val="bottom"/>
          </w:tcPr>
          <w:p w14:paraId="5F01148A"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Kelihos.exe</w:t>
            </w:r>
          </w:p>
        </w:tc>
        <w:tc>
          <w:tcPr>
            <w:tcW w:w="1134" w:type="dxa"/>
          </w:tcPr>
          <w:p w14:paraId="477DCB99"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3FF881C7"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3B9776ED"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3CBA2E73"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4D94CF23"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60DB57F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025E999D" w14:textId="77777777" w:rsidTr="00894C2A">
        <w:tc>
          <w:tcPr>
            <w:tcW w:w="523" w:type="dxa"/>
          </w:tcPr>
          <w:p w14:paraId="6F655F37"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22</w:t>
            </w:r>
          </w:p>
        </w:tc>
        <w:tc>
          <w:tcPr>
            <w:tcW w:w="1315" w:type="dxa"/>
            <w:vAlign w:val="bottom"/>
          </w:tcPr>
          <w:p w14:paraId="1F02A709"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Rustock_J.exe</w:t>
            </w:r>
          </w:p>
        </w:tc>
        <w:tc>
          <w:tcPr>
            <w:tcW w:w="1134" w:type="dxa"/>
          </w:tcPr>
          <w:p w14:paraId="43CEC70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6EB651AC"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63683688"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3000F3C5"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2F94A9C7"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75420FA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28CAD003" w14:textId="77777777" w:rsidTr="00894C2A">
        <w:tc>
          <w:tcPr>
            <w:tcW w:w="523" w:type="dxa"/>
          </w:tcPr>
          <w:p w14:paraId="0237D4E9"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23</w:t>
            </w:r>
          </w:p>
        </w:tc>
        <w:tc>
          <w:tcPr>
            <w:tcW w:w="1315" w:type="dxa"/>
            <w:vAlign w:val="bottom"/>
          </w:tcPr>
          <w:p w14:paraId="32EF9CF4"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Rustock_23.exe</w:t>
            </w:r>
          </w:p>
        </w:tc>
        <w:tc>
          <w:tcPr>
            <w:tcW w:w="1134" w:type="dxa"/>
          </w:tcPr>
          <w:p w14:paraId="2D6510DB"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19447A0D"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730B0C0D"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09DA4BE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169FB105"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0756D234"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20DB2A4F" w14:textId="77777777" w:rsidTr="00894C2A">
        <w:tc>
          <w:tcPr>
            <w:tcW w:w="523" w:type="dxa"/>
          </w:tcPr>
          <w:p w14:paraId="079AC2A2"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24</w:t>
            </w:r>
          </w:p>
        </w:tc>
        <w:tc>
          <w:tcPr>
            <w:tcW w:w="1315" w:type="dxa"/>
            <w:vAlign w:val="bottom"/>
          </w:tcPr>
          <w:p w14:paraId="57297586"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Trojan_asprox.exe</w:t>
            </w:r>
          </w:p>
        </w:tc>
        <w:tc>
          <w:tcPr>
            <w:tcW w:w="1134" w:type="dxa"/>
          </w:tcPr>
          <w:p w14:paraId="6C8E8A1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33558514"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72DF248F"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758A690C"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59ECEF2A"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719FF73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57E9679C" w14:textId="77777777" w:rsidTr="00894C2A">
        <w:tc>
          <w:tcPr>
            <w:tcW w:w="523" w:type="dxa"/>
          </w:tcPr>
          <w:p w14:paraId="12F2D6F8"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25</w:t>
            </w:r>
          </w:p>
        </w:tc>
        <w:tc>
          <w:tcPr>
            <w:tcW w:w="1315" w:type="dxa"/>
            <w:vAlign w:val="bottom"/>
          </w:tcPr>
          <w:p w14:paraId="092D9966"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Trojan_Destover_Sony.exe</w:t>
            </w:r>
          </w:p>
        </w:tc>
        <w:tc>
          <w:tcPr>
            <w:tcW w:w="1134" w:type="dxa"/>
          </w:tcPr>
          <w:p w14:paraId="3562A576"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24727DA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574C3F9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232FA93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767A9EE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592E1506"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0C32F5F5" w14:textId="77777777" w:rsidTr="00894C2A">
        <w:tc>
          <w:tcPr>
            <w:tcW w:w="523" w:type="dxa"/>
          </w:tcPr>
          <w:p w14:paraId="3038C31C"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26</w:t>
            </w:r>
          </w:p>
        </w:tc>
        <w:tc>
          <w:tcPr>
            <w:tcW w:w="1315" w:type="dxa"/>
            <w:vAlign w:val="bottom"/>
          </w:tcPr>
          <w:p w14:paraId="0CA1D12E"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Trojan_kovter.exe</w:t>
            </w:r>
          </w:p>
        </w:tc>
        <w:tc>
          <w:tcPr>
            <w:tcW w:w="1134" w:type="dxa"/>
          </w:tcPr>
          <w:p w14:paraId="36E29A8B"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2E4F8F41"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3D377267"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132C9F54"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31E91F0D"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5758FEC7"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1DCECBBA" w14:textId="77777777" w:rsidTr="00894C2A">
        <w:tc>
          <w:tcPr>
            <w:tcW w:w="523" w:type="dxa"/>
          </w:tcPr>
          <w:p w14:paraId="1A126D6E"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27</w:t>
            </w:r>
          </w:p>
        </w:tc>
        <w:tc>
          <w:tcPr>
            <w:tcW w:w="1315" w:type="dxa"/>
            <w:vAlign w:val="bottom"/>
          </w:tcPr>
          <w:p w14:paraId="4FFCDBFE"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AryanRatClient.exe</w:t>
            </w:r>
          </w:p>
        </w:tc>
        <w:tc>
          <w:tcPr>
            <w:tcW w:w="1134" w:type="dxa"/>
          </w:tcPr>
          <w:p w14:paraId="3290809B"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6CA29246"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33D26AB6"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2A549585"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09F8DB26"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2AFBED63"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16732815" w14:textId="77777777" w:rsidTr="00894C2A">
        <w:tc>
          <w:tcPr>
            <w:tcW w:w="523" w:type="dxa"/>
          </w:tcPr>
          <w:p w14:paraId="216A7377"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28</w:t>
            </w:r>
          </w:p>
        </w:tc>
        <w:tc>
          <w:tcPr>
            <w:tcW w:w="1315" w:type="dxa"/>
            <w:vAlign w:val="bottom"/>
          </w:tcPr>
          <w:p w14:paraId="0BDC6E5B"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Trojaned.exe</w:t>
            </w:r>
          </w:p>
        </w:tc>
        <w:tc>
          <w:tcPr>
            <w:tcW w:w="1134" w:type="dxa"/>
          </w:tcPr>
          <w:p w14:paraId="22824F89"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7C31F044"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22DB551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535B4A76"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7044702C"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0C9049FD"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2E86CAE9" w14:textId="77777777" w:rsidTr="00894C2A">
        <w:tc>
          <w:tcPr>
            <w:tcW w:w="523" w:type="dxa"/>
          </w:tcPr>
          <w:p w14:paraId="5AD577CE" w14:textId="77777777" w:rsidR="008768CC" w:rsidRPr="00894C2A" w:rsidRDefault="008768CC" w:rsidP="003E2463">
            <w:pPr>
              <w:spacing w:line="360" w:lineRule="auto"/>
              <w:ind w:right="-151"/>
              <w:jc w:val="both"/>
              <w:rPr>
                <w:rFonts w:eastAsia="DejaVu Sans"/>
                <w:b w:val="0"/>
                <w:sz w:val="22"/>
                <w:szCs w:val="22"/>
              </w:rPr>
            </w:pPr>
          </w:p>
          <w:p w14:paraId="4A62134B"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29</w:t>
            </w:r>
          </w:p>
        </w:tc>
        <w:tc>
          <w:tcPr>
            <w:tcW w:w="1315" w:type="dxa"/>
            <w:vAlign w:val="bottom"/>
          </w:tcPr>
          <w:p w14:paraId="2F8B0EF2"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Trojan_encoded.exe</w:t>
            </w:r>
          </w:p>
        </w:tc>
        <w:tc>
          <w:tcPr>
            <w:tcW w:w="1134" w:type="dxa"/>
          </w:tcPr>
          <w:p w14:paraId="04C9269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33D95B8C"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3499DFA7"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0E25E2B0"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5E76255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75829B25"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Tidak sesuai</w:t>
            </w:r>
          </w:p>
        </w:tc>
      </w:tr>
      <w:tr w:rsidR="008768CC" w:rsidRPr="00894C2A" w14:paraId="43AF395B" w14:textId="77777777" w:rsidTr="00894C2A">
        <w:tc>
          <w:tcPr>
            <w:tcW w:w="523" w:type="dxa"/>
          </w:tcPr>
          <w:p w14:paraId="042318DA" w14:textId="77777777" w:rsidR="008768CC" w:rsidRPr="00894C2A" w:rsidRDefault="008768CC" w:rsidP="003E2463">
            <w:pPr>
              <w:spacing w:line="360" w:lineRule="auto"/>
              <w:ind w:right="-151"/>
              <w:jc w:val="both"/>
              <w:rPr>
                <w:rFonts w:eastAsia="DejaVu Sans"/>
                <w:b w:val="0"/>
                <w:sz w:val="22"/>
                <w:szCs w:val="22"/>
              </w:rPr>
            </w:pPr>
            <w:r w:rsidRPr="00894C2A">
              <w:rPr>
                <w:rFonts w:eastAsia="DejaVu Sans"/>
                <w:b w:val="0"/>
                <w:sz w:val="22"/>
                <w:szCs w:val="22"/>
              </w:rPr>
              <w:t>30</w:t>
            </w:r>
          </w:p>
        </w:tc>
        <w:tc>
          <w:tcPr>
            <w:tcW w:w="1315" w:type="dxa"/>
            <w:vAlign w:val="bottom"/>
          </w:tcPr>
          <w:p w14:paraId="517D0C41" w14:textId="77777777" w:rsidR="008768CC" w:rsidRPr="00894C2A" w:rsidRDefault="008768CC" w:rsidP="003E2463">
            <w:pPr>
              <w:spacing w:line="360" w:lineRule="auto"/>
              <w:jc w:val="both"/>
              <w:rPr>
                <w:b w:val="0"/>
                <w:color w:val="000000"/>
                <w:sz w:val="22"/>
                <w:szCs w:val="22"/>
              </w:rPr>
            </w:pPr>
            <w:r w:rsidRPr="00894C2A">
              <w:rPr>
                <w:b w:val="0"/>
                <w:color w:val="000000"/>
                <w:sz w:val="22"/>
                <w:szCs w:val="22"/>
              </w:rPr>
              <w:t>Fax</w:t>
            </w:r>
          </w:p>
        </w:tc>
        <w:tc>
          <w:tcPr>
            <w:tcW w:w="1134" w:type="dxa"/>
          </w:tcPr>
          <w:p w14:paraId="454C0822"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134" w:type="dxa"/>
          </w:tcPr>
          <w:p w14:paraId="10E0D71F"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418" w:type="dxa"/>
          </w:tcPr>
          <w:p w14:paraId="1CA980C7"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Sesuai</w:t>
            </w:r>
          </w:p>
        </w:tc>
        <w:tc>
          <w:tcPr>
            <w:tcW w:w="1134" w:type="dxa"/>
          </w:tcPr>
          <w:p w14:paraId="2DBE14D5"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w:t>
            </w:r>
          </w:p>
        </w:tc>
        <w:tc>
          <w:tcPr>
            <w:tcW w:w="1134" w:type="dxa"/>
          </w:tcPr>
          <w:p w14:paraId="7031EE3E" w14:textId="77777777" w:rsidR="008768CC" w:rsidRPr="00894C2A" w:rsidRDefault="008768CC" w:rsidP="003E2463">
            <w:pPr>
              <w:spacing w:line="360" w:lineRule="auto"/>
              <w:jc w:val="both"/>
              <w:rPr>
                <w:rFonts w:eastAsia="DejaVu Sans"/>
                <w:b w:val="0"/>
                <w:sz w:val="22"/>
                <w:szCs w:val="22"/>
              </w:rPr>
            </w:pPr>
            <w:r w:rsidRPr="00894C2A">
              <w:rPr>
                <w:rFonts w:eastAsia="DejaVu Sans"/>
                <w:b w:val="0"/>
                <w:sz w:val="22"/>
                <w:szCs w:val="22"/>
              </w:rPr>
              <w:t>Ya</w:t>
            </w:r>
          </w:p>
        </w:tc>
        <w:tc>
          <w:tcPr>
            <w:tcW w:w="1417" w:type="dxa"/>
          </w:tcPr>
          <w:p w14:paraId="468DA993" w14:textId="77777777" w:rsidR="008768CC" w:rsidRPr="00894C2A" w:rsidRDefault="008768CC" w:rsidP="003E2463">
            <w:pPr>
              <w:keepNext/>
              <w:spacing w:line="360" w:lineRule="auto"/>
              <w:jc w:val="both"/>
              <w:rPr>
                <w:rFonts w:eastAsia="DejaVu Sans"/>
                <w:b w:val="0"/>
                <w:sz w:val="22"/>
                <w:szCs w:val="22"/>
              </w:rPr>
            </w:pPr>
            <w:r w:rsidRPr="00894C2A">
              <w:rPr>
                <w:rFonts w:eastAsia="DejaVu Sans"/>
                <w:b w:val="0"/>
                <w:sz w:val="22"/>
                <w:szCs w:val="22"/>
              </w:rPr>
              <w:t>Tidak sesuai</w:t>
            </w:r>
          </w:p>
        </w:tc>
      </w:tr>
    </w:tbl>
    <w:p w14:paraId="59F50E5E" w14:textId="571375A6" w:rsidR="0048591E" w:rsidRPr="00610384" w:rsidRDefault="0048591E" w:rsidP="00DF3925">
      <w:pPr>
        <w:spacing w:before="240" w:line="360" w:lineRule="auto"/>
        <w:jc w:val="both"/>
        <w:rPr>
          <w:sz w:val="24"/>
          <w:szCs w:val="24"/>
        </w:rPr>
      </w:pPr>
      <w:r w:rsidRPr="00610384">
        <w:rPr>
          <w:sz w:val="24"/>
          <w:szCs w:val="24"/>
        </w:rPr>
        <w:t xml:space="preserve">Hasil pengujian menunjukkan seberapa banyak </w:t>
      </w:r>
      <w:r w:rsidRPr="00610384">
        <w:rPr>
          <w:i/>
          <w:sz w:val="24"/>
          <w:szCs w:val="24"/>
        </w:rPr>
        <w:t>file executable</w:t>
      </w:r>
      <w:r w:rsidRPr="00610384">
        <w:rPr>
          <w:sz w:val="24"/>
          <w:szCs w:val="24"/>
        </w:rPr>
        <w:t xml:space="preserve"> yang mengandung </w:t>
      </w:r>
      <w:r w:rsidRPr="00610384">
        <w:rPr>
          <w:i/>
          <w:sz w:val="24"/>
          <w:szCs w:val="24"/>
        </w:rPr>
        <w:t>malware</w:t>
      </w:r>
      <w:r w:rsidRPr="00610384">
        <w:rPr>
          <w:sz w:val="24"/>
          <w:szCs w:val="24"/>
        </w:rPr>
        <w:t xml:space="preserve"> dapat dideteksi oleh </w:t>
      </w:r>
      <w:r w:rsidRPr="00610384">
        <w:rPr>
          <w:i/>
          <w:sz w:val="24"/>
          <w:szCs w:val="24"/>
        </w:rPr>
        <w:t>debugger</w:t>
      </w:r>
      <w:r w:rsidRPr="00610384">
        <w:rPr>
          <w:sz w:val="24"/>
          <w:szCs w:val="24"/>
        </w:rPr>
        <w:t xml:space="preserve"> dan perbandingannya dengan antivirus AVG versi 9.0.</w:t>
      </w:r>
    </w:p>
    <w:p w14:paraId="4390DD8F" w14:textId="48CDDF8B" w:rsidR="00DF3925" w:rsidRPr="00610384" w:rsidRDefault="00DF3925" w:rsidP="00DF3925">
      <w:pPr>
        <w:spacing w:before="240" w:line="360" w:lineRule="auto"/>
        <w:jc w:val="both"/>
        <w:rPr>
          <w:rFonts w:ascii="DejaVu Sans" w:eastAsia="DejaVu Sans" w:hAnsi="DejaVu Sans" w:cs="DejaVu Sans"/>
          <w:sz w:val="24"/>
          <w:szCs w:val="24"/>
        </w:rPr>
      </w:pPr>
      <w:r w:rsidRPr="00610384">
        <w:rPr>
          <w:sz w:val="24"/>
          <w:szCs w:val="24"/>
        </w:rPr>
        <w:t xml:space="preserve">Berdasarkan hasil pengujian pada </w:t>
      </w:r>
      <w:r w:rsidRPr="00610384">
        <w:rPr>
          <w:i/>
          <w:sz w:val="24"/>
          <w:szCs w:val="24"/>
        </w:rPr>
        <w:t>debugger</w:t>
      </w:r>
      <w:r w:rsidR="007074E7">
        <w:rPr>
          <w:i/>
          <w:sz w:val="24"/>
          <w:szCs w:val="24"/>
        </w:rPr>
        <w:t xml:space="preserve"> </w:t>
      </w:r>
      <w:r w:rsidRPr="00610384">
        <w:rPr>
          <w:sz w:val="24"/>
          <w:szCs w:val="24"/>
        </w:rPr>
        <w:t>dapat dilihat bahwa,</w:t>
      </w:r>
    </w:p>
    <w:p w14:paraId="27908194" w14:textId="77777777" w:rsidR="00DF3925" w:rsidRPr="00610384" w:rsidRDefault="00DF3925" w:rsidP="008F3623">
      <w:pPr>
        <w:pStyle w:val="ListParagraph"/>
        <w:numPr>
          <w:ilvl w:val="0"/>
          <w:numId w:val="12"/>
        </w:numPr>
        <w:spacing w:line="360" w:lineRule="auto"/>
        <w:jc w:val="both"/>
        <w:rPr>
          <w:b w:val="0"/>
          <w:szCs w:val="24"/>
        </w:rPr>
      </w:pPr>
      <w:r w:rsidRPr="00610384">
        <w:rPr>
          <w:b w:val="0"/>
          <w:szCs w:val="24"/>
        </w:rPr>
        <w:t xml:space="preserve">Jumlah </w:t>
      </w:r>
      <w:r w:rsidRPr="00610384">
        <w:rPr>
          <w:b w:val="0"/>
          <w:i/>
          <w:szCs w:val="24"/>
        </w:rPr>
        <w:t>file executable</w:t>
      </w:r>
      <w:r w:rsidRPr="00610384">
        <w:rPr>
          <w:b w:val="0"/>
          <w:szCs w:val="24"/>
        </w:rPr>
        <w:t xml:space="preserve"> yang dapat dideteksi </w:t>
      </w:r>
      <w:r w:rsidRPr="00610384">
        <w:rPr>
          <w:b w:val="0"/>
          <w:i/>
          <w:szCs w:val="24"/>
        </w:rPr>
        <w:t>debugger</w:t>
      </w:r>
      <w:r w:rsidRPr="00610384">
        <w:rPr>
          <w:b w:val="0"/>
          <w:szCs w:val="24"/>
        </w:rPr>
        <w:t xml:space="preserve"> = 20</w:t>
      </w:r>
    </w:p>
    <w:p w14:paraId="6DC7E14E" w14:textId="77777777" w:rsidR="00DF3925" w:rsidRPr="00610384" w:rsidRDefault="00DF3925" w:rsidP="008F3623">
      <w:pPr>
        <w:pStyle w:val="ListParagraph"/>
        <w:numPr>
          <w:ilvl w:val="0"/>
          <w:numId w:val="12"/>
        </w:numPr>
        <w:spacing w:line="360" w:lineRule="auto"/>
        <w:jc w:val="both"/>
        <w:rPr>
          <w:rFonts w:eastAsia="DejaVu Sans"/>
          <w:b w:val="0"/>
          <w:szCs w:val="24"/>
        </w:rPr>
      </w:pPr>
      <w:r w:rsidRPr="00610384">
        <w:rPr>
          <w:rFonts w:eastAsia="DejaVu Sans"/>
          <w:b w:val="0"/>
          <w:szCs w:val="24"/>
        </w:rPr>
        <w:t xml:space="preserve">Jumlah </w:t>
      </w:r>
      <w:r w:rsidRPr="00610384">
        <w:rPr>
          <w:rFonts w:eastAsia="DejaVu Sans"/>
          <w:b w:val="0"/>
          <w:i/>
          <w:szCs w:val="24"/>
        </w:rPr>
        <w:t xml:space="preserve">file executable </w:t>
      </w:r>
      <w:r w:rsidRPr="00610384">
        <w:rPr>
          <w:rFonts w:eastAsia="DejaVu Sans"/>
          <w:b w:val="0"/>
          <w:szCs w:val="24"/>
        </w:rPr>
        <w:t xml:space="preserve">yang tidak dapat dideteksi </w:t>
      </w:r>
      <w:r w:rsidRPr="00610384">
        <w:rPr>
          <w:rFonts w:eastAsia="DejaVu Sans"/>
          <w:b w:val="0"/>
          <w:i/>
          <w:szCs w:val="24"/>
        </w:rPr>
        <w:t xml:space="preserve">debugger = </w:t>
      </w:r>
      <w:r w:rsidRPr="00610384">
        <w:rPr>
          <w:rFonts w:eastAsia="DejaVu Sans"/>
          <w:b w:val="0"/>
          <w:szCs w:val="24"/>
        </w:rPr>
        <w:t>10</w:t>
      </w:r>
    </w:p>
    <w:p w14:paraId="281B65AC" w14:textId="77777777" w:rsidR="00DF3925" w:rsidRPr="00610384" w:rsidRDefault="00DF3925" w:rsidP="008F3623">
      <w:pPr>
        <w:pStyle w:val="ListParagraph"/>
        <w:numPr>
          <w:ilvl w:val="0"/>
          <w:numId w:val="12"/>
        </w:numPr>
        <w:spacing w:line="360" w:lineRule="auto"/>
        <w:jc w:val="both"/>
        <w:rPr>
          <w:rFonts w:ascii="DejaVu Sans" w:eastAsia="DejaVu Sans" w:hAnsi="DejaVu Sans" w:cs="DejaVu Sans"/>
          <w:b w:val="0"/>
          <w:szCs w:val="24"/>
        </w:rPr>
      </w:pPr>
      <w:r w:rsidRPr="00610384">
        <w:rPr>
          <w:b w:val="0"/>
          <w:szCs w:val="24"/>
        </w:rPr>
        <w:t xml:space="preserve">Jumlah semua </w:t>
      </w:r>
      <w:r w:rsidRPr="00610384">
        <w:rPr>
          <w:b w:val="0"/>
          <w:i/>
          <w:szCs w:val="24"/>
        </w:rPr>
        <w:t>file executable</w:t>
      </w:r>
      <w:r w:rsidRPr="00610384">
        <w:rPr>
          <w:b w:val="0"/>
          <w:szCs w:val="24"/>
        </w:rPr>
        <w:t xml:space="preserve"> yang digunakan = 30</w:t>
      </w:r>
    </w:p>
    <w:p w14:paraId="3E184689" w14:textId="40EF503B" w:rsidR="00DF3925" w:rsidRDefault="00DF3925" w:rsidP="00DF3925">
      <w:pPr>
        <w:spacing w:line="360" w:lineRule="auto"/>
        <w:jc w:val="both"/>
        <w:rPr>
          <w:sz w:val="24"/>
          <w:szCs w:val="24"/>
        </w:rPr>
      </w:pPr>
      <w:r w:rsidRPr="00610384">
        <w:rPr>
          <w:sz w:val="24"/>
          <w:szCs w:val="24"/>
        </w:rPr>
        <w:t xml:space="preserve">Perhitungan akurasi dari </w:t>
      </w:r>
      <w:r w:rsidRPr="00610384">
        <w:rPr>
          <w:i/>
          <w:sz w:val="24"/>
          <w:szCs w:val="24"/>
        </w:rPr>
        <w:t>debugger</w:t>
      </w:r>
      <w:r w:rsidRPr="00610384">
        <w:rPr>
          <w:sz w:val="24"/>
          <w:szCs w:val="24"/>
        </w:rPr>
        <w:t xml:space="preserve"> dalam mendeteksi </w:t>
      </w:r>
      <w:r w:rsidRPr="00610384">
        <w:rPr>
          <w:i/>
          <w:sz w:val="24"/>
          <w:szCs w:val="24"/>
        </w:rPr>
        <w:t>malware</w:t>
      </w:r>
      <w:r w:rsidRPr="00610384">
        <w:rPr>
          <w:sz w:val="24"/>
          <w:szCs w:val="24"/>
        </w:rPr>
        <w:t xml:space="preserve"> yaitu:   </w:t>
      </w:r>
    </w:p>
    <w:p w14:paraId="721494D8" w14:textId="750E41A5" w:rsidR="005E6716" w:rsidRPr="005E6716" w:rsidRDefault="00114061" w:rsidP="00FF0640">
      <w:pPr>
        <w:spacing w:line="360" w:lineRule="auto"/>
        <w:ind w:firstLine="851"/>
        <w:jc w:val="both"/>
        <w:rPr>
          <w:b/>
          <w:i/>
          <w:sz w:val="28"/>
          <w:szCs w:val="24"/>
        </w:rPr>
      </w:pPr>
      <m:oMath>
        <m:sSub>
          <m:sSubPr>
            <m:ctrlPr>
              <w:rPr>
                <w:rFonts w:ascii="Cambria Math" w:hAnsi="Cambria Math"/>
                <w:sz w:val="24"/>
                <w:szCs w:val="24"/>
              </w:rPr>
            </m:ctrlPr>
          </m:sSubPr>
          <m:e>
            <m:r>
              <m:rPr>
                <m:sty m:val="p"/>
              </m:rPr>
              <w:rPr>
                <w:rFonts w:ascii="Cambria Math" w:hAnsi="Cambria Math"/>
                <w:sz w:val="24"/>
                <w:szCs w:val="24"/>
              </w:rPr>
              <m:t>akurasi</m:t>
            </m:r>
          </m:e>
          <m:sub>
            <m:r>
              <m:rPr>
                <m:sty m:val="p"/>
              </m:rPr>
              <w:rPr>
                <w:rFonts w:ascii="Cambria Math" w:hAnsi="Cambria Math"/>
                <w:sz w:val="24"/>
                <w:szCs w:val="24"/>
              </w:rPr>
              <m:t>dbg</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30</m:t>
            </m:r>
          </m:den>
        </m:f>
        <m:r>
          <m:rPr>
            <m:sty m:val="p"/>
          </m:rPr>
          <w:rPr>
            <w:rFonts w:ascii="Cambria Math" w:hAnsi="Cambria Math"/>
            <w:sz w:val="24"/>
            <w:szCs w:val="24"/>
          </w:rPr>
          <m:t xml:space="preserve"> ×100%=66,67%</m:t>
        </m:r>
      </m:oMath>
      <w:r w:rsidR="00207070">
        <w:rPr>
          <w:sz w:val="24"/>
          <w:szCs w:val="24"/>
        </w:rPr>
        <w:t xml:space="preserve"> </w:t>
      </w:r>
      <w:bookmarkStart w:id="1633" w:name="_Toc522024582"/>
      <w:r w:rsidR="00207070">
        <w:rPr>
          <w:sz w:val="24"/>
          <w:szCs w:val="24"/>
        </w:rPr>
        <w:tab/>
      </w:r>
      <w:r w:rsidR="00207070">
        <w:rPr>
          <w:sz w:val="24"/>
          <w:szCs w:val="24"/>
        </w:rPr>
        <w:tab/>
      </w:r>
      <w:r w:rsidR="00FF0640">
        <w:rPr>
          <w:sz w:val="24"/>
          <w:szCs w:val="24"/>
        </w:rPr>
        <w:t xml:space="preserve">               </w:t>
      </w:r>
      <w:r w:rsidR="00207070">
        <w:rPr>
          <w:sz w:val="24"/>
          <w:szCs w:val="24"/>
        </w:rPr>
        <w:tab/>
      </w:r>
      <w:r w:rsidR="00FF0640">
        <w:rPr>
          <w:sz w:val="24"/>
          <w:szCs w:val="24"/>
        </w:rPr>
        <w:t xml:space="preserve">    </w:t>
      </w:r>
      <w:r w:rsidR="005E6716" w:rsidRPr="00CC2F9B">
        <w:rPr>
          <w:b/>
        </w:rPr>
        <w:t xml:space="preserve">( </w:t>
      </w:r>
      <w:r w:rsidR="005E6716" w:rsidRPr="00CC2F9B">
        <w:rPr>
          <w:b/>
        </w:rPr>
        <w:fldChar w:fldCharType="begin"/>
      </w:r>
      <w:r w:rsidR="005E6716" w:rsidRPr="00CC2F9B">
        <w:rPr>
          <w:b/>
        </w:rPr>
        <w:instrText xml:space="preserve"> STYLEREF 1 \s </w:instrText>
      </w:r>
      <w:r w:rsidR="005E6716" w:rsidRPr="00CC2F9B">
        <w:rPr>
          <w:b/>
        </w:rPr>
        <w:fldChar w:fldCharType="separate"/>
      </w:r>
      <w:r w:rsidR="00EC7493">
        <w:rPr>
          <w:b/>
          <w:noProof/>
        </w:rPr>
        <w:t>6</w:t>
      </w:r>
      <w:r w:rsidR="005E6716" w:rsidRPr="00CC2F9B">
        <w:rPr>
          <w:b/>
        </w:rPr>
        <w:fldChar w:fldCharType="end"/>
      </w:r>
      <w:r w:rsidR="005E6716" w:rsidRPr="00CC2F9B">
        <w:rPr>
          <w:b/>
        </w:rPr>
        <w:t>.</w:t>
      </w:r>
      <w:r w:rsidR="005E6716" w:rsidRPr="00CC2F9B">
        <w:rPr>
          <w:b/>
        </w:rPr>
        <w:fldChar w:fldCharType="begin"/>
      </w:r>
      <w:r w:rsidR="005E6716" w:rsidRPr="00CC2F9B">
        <w:rPr>
          <w:b/>
        </w:rPr>
        <w:instrText xml:space="preserve"> SEQ ( \* ARABIC \s 1 </w:instrText>
      </w:r>
      <w:r w:rsidR="005E6716" w:rsidRPr="00CC2F9B">
        <w:rPr>
          <w:b/>
        </w:rPr>
        <w:fldChar w:fldCharType="separate"/>
      </w:r>
      <w:r w:rsidR="00EC7493">
        <w:rPr>
          <w:b/>
          <w:noProof/>
        </w:rPr>
        <w:t>1</w:t>
      </w:r>
      <w:r w:rsidR="005E6716" w:rsidRPr="00CC2F9B">
        <w:rPr>
          <w:b/>
        </w:rPr>
        <w:fldChar w:fldCharType="end"/>
      </w:r>
      <w:r w:rsidR="005E6716" w:rsidRPr="00CC2F9B">
        <w:rPr>
          <w:b/>
        </w:rPr>
        <w:t xml:space="preserve"> )</w:t>
      </w:r>
      <w:bookmarkEnd w:id="1633"/>
    </w:p>
    <w:p w14:paraId="2F84275C" w14:textId="0E2BF53E" w:rsidR="008768CC" w:rsidRPr="00610384" w:rsidRDefault="00F05738" w:rsidP="00522AD5">
      <w:pPr>
        <w:spacing w:before="240" w:line="360" w:lineRule="auto"/>
        <w:jc w:val="both"/>
        <w:rPr>
          <w:sz w:val="24"/>
          <w:szCs w:val="24"/>
        </w:rPr>
      </w:pPr>
      <w:r w:rsidRPr="00610384">
        <w:rPr>
          <w:sz w:val="24"/>
          <w:szCs w:val="24"/>
        </w:rPr>
        <w:t>Berdasarkan</w:t>
      </w:r>
      <w:r w:rsidR="008768CC" w:rsidRPr="00610384">
        <w:rPr>
          <w:sz w:val="24"/>
          <w:szCs w:val="24"/>
        </w:rPr>
        <w:t xml:space="preserve"> hasil percobaan</w:t>
      </w:r>
      <w:r w:rsidR="005D5429" w:rsidRPr="00610384">
        <w:rPr>
          <w:sz w:val="24"/>
          <w:szCs w:val="24"/>
        </w:rPr>
        <w:t>,</w:t>
      </w:r>
      <w:r w:rsidR="008768CC" w:rsidRPr="00610384">
        <w:rPr>
          <w:sz w:val="24"/>
          <w:szCs w:val="24"/>
        </w:rPr>
        <w:t xml:space="preserve"> ada beberapa </w:t>
      </w:r>
      <w:r w:rsidR="008768CC" w:rsidRPr="00610384">
        <w:rPr>
          <w:i/>
          <w:sz w:val="24"/>
          <w:szCs w:val="24"/>
        </w:rPr>
        <w:t>file executable</w:t>
      </w:r>
      <w:r w:rsidR="008768CC" w:rsidRPr="00610384">
        <w:rPr>
          <w:sz w:val="24"/>
          <w:szCs w:val="24"/>
        </w:rPr>
        <w:t xml:space="preserve"> yang tidak dapat dideteksi oleh antivirus AVG dan </w:t>
      </w:r>
      <w:r w:rsidR="008768CC" w:rsidRPr="00610384">
        <w:rPr>
          <w:i/>
          <w:sz w:val="24"/>
          <w:szCs w:val="24"/>
        </w:rPr>
        <w:t>debugger</w:t>
      </w:r>
      <w:r w:rsidR="008768CC" w:rsidRPr="00610384">
        <w:rPr>
          <w:sz w:val="24"/>
          <w:szCs w:val="24"/>
        </w:rPr>
        <w:t xml:space="preserve"> yang dikembangkan oleh peneliti. Menurut peneliti, </w:t>
      </w:r>
      <w:r w:rsidR="008768CC" w:rsidRPr="00610384">
        <w:rPr>
          <w:i/>
          <w:sz w:val="24"/>
          <w:szCs w:val="24"/>
        </w:rPr>
        <w:t>debugger</w:t>
      </w:r>
      <w:r w:rsidR="008768CC" w:rsidRPr="00610384">
        <w:rPr>
          <w:sz w:val="24"/>
          <w:szCs w:val="24"/>
        </w:rPr>
        <w:t xml:space="preserve"> tidak dapat mendeteksi </w:t>
      </w:r>
      <w:r w:rsidR="008768CC" w:rsidRPr="00610384">
        <w:rPr>
          <w:i/>
          <w:sz w:val="24"/>
          <w:szCs w:val="24"/>
        </w:rPr>
        <w:t>file executable</w:t>
      </w:r>
      <w:r w:rsidR="008768CC" w:rsidRPr="00610384">
        <w:rPr>
          <w:sz w:val="24"/>
          <w:szCs w:val="24"/>
        </w:rPr>
        <w:t xml:space="preserve"> tersebut dikarenakan </w:t>
      </w:r>
      <w:r w:rsidR="008768CC" w:rsidRPr="00610384">
        <w:rPr>
          <w:i/>
          <w:sz w:val="24"/>
          <w:szCs w:val="24"/>
        </w:rPr>
        <w:t xml:space="preserve">file </w:t>
      </w:r>
      <w:r w:rsidR="008768CC" w:rsidRPr="00610384">
        <w:rPr>
          <w:sz w:val="24"/>
          <w:szCs w:val="24"/>
        </w:rPr>
        <w:t xml:space="preserve">tersebut menggunakan teknik </w:t>
      </w:r>
      <w:r w:rsidR="008768CC" w:rsidRPr="00610384">
        <w:rPr>
          <w:i/>
          <w:sz w:val="24"/>
          <w:szCs w:val="24"/>
        </w:rPr>
        <w:t>anti</w:t>
      </w:r>
      <w:r w:rsidR="008768CC" w:rsidRPr="00610384">
        <w:rPr>
          <w:sz w:val="24"/>
          <w:szCs w:val="24"/>
        </w:rPr>
        <w:t>-</w:t>
      </w:r>
      <w:r w:rsidR="008768CC" w:rsidRPr="00610384">
        <w:rPr>
          <w:i/>
          <w:sz w:val="24"/>
          <w:szCs w:val="24"/>
        </w:rPr>
        <w:t>debugger</w:t>
      </w:r>
      <w:r w:rsidR="008768CC" w:rsidRPr="00610384">
        <w:rPr>
          <w:sz w:val="24"/>
          <w:szCs w:val="24"/>
        </w:rPr>
        <w:t xml:space="preserve"> dimana jika </w:t>
      </w:r>
      <w:r w:rsidR="008768CC" w:rsidRPr="00610384">
        <w:rPr>
          <w:i/>
          <w:sz w:val="24"/>
          <w:szCs w:val="24"/>
        </w:rPr>
        <w:t>file</w:t>
      </w:r>
      <w:r w:rsidR="008768CC" w:rsidRPr="00610384">
        <w:rPr>
          <w:sz w:val="24"/>
          <w:szCs w:val="24"/>
        </w:rPr>
        <w:t xml:space="preserve"> tersebut dieksekusi pada </w:t>
      </w:r>
      <w:r w:rsidR="008768CC" w:rsidRPr="00610384">
        <w:rPr>
          <w:i/>
          <w:sz w:val="24"/>
          <w:szCs w:val="24"/>
        </w:rPr>
        <w:t>debugger</w:t>
      </w:r>
      <w:r w:rsidR="008768CC" w:rsidRPr="00610384">
        <w:rPr>
          <w:sz w:val="24"/>
          <w:szCs w:val="24"/>
        </w:rPr>
        <w:t xml:space="preserve"> maka </w:t>
      </w:r>
      <w:r w:rsidR="008768CC" w:rsidRPr="00610384">
        <w:rPr>
          <w:i/>
          <w:sz w:val="24"/>
          <w:szCs w:val="24"/>
        </w:rPr>
        <w:t xml:space="preserve">malware </w:t>
      </w:r>
      <w:r w:rsidR="008768CC" w:rsidRPr="00610384">
        <w:rPr>
          <w:sz w:val="24"/>
          <w:szCs w:val="24"/>
        </w:rPr>
        <w:t>akan</w:t>
      </w:r>
      <w:r w:rsidR="008768CC" w:rsidRPr="00610384">
        <w:rPr>
          <w:i/>
          <w:sz w:val="24"/>
          <w:szCs w:val="24"/>
        </w:rPr>
        <w:t xml:space="preserve"> </w:t>
      </w:r>
      <w:r w:rsidR="008768CC" w:rsidRPr="00610384">
        <w:rPr>
          <w:sz w:val="24"/>
          <w:szCs w:val="24"/>
        </w:rPr>
        <w:t xml:space="preserve">disembunyikan atau beberapa teknik canggih lainnya yang dibuat oleh </w:t>
      </w:r>
      <w:r w:rsidR="008768CC" w:rsidRPr="00610384">
        <w:rPr>
          <w:i/>
          <w:sz w:val="24"/>
          <w:szCs w:val="24"/>
        </w:rPr>
        <w:t>attacker</w:t>
      </w:r>
      <w:r w:rsidR="008768CC" w:rsidRPr="00610384">
        <w:rPr>
          <w:sz w:val="24"/>
          <w:szCs w:val="24"/>
        </w:rPr>
        <w:t xml:space="preserve"> sehingga </w:t>
      </w:r>
      <w:r w:rsidR="008768CC" w:rsidRPr="00610384">
        <w:rPr>
          <w:i/>
          <w:sz w:val="24"/>
          <w:szCs w:val="24"/>
        </w:rPr>
        <w:t>malware</w:t>
      </w:r>
      <w:r w:rsidR="008768CC" w:rsidRPr="00610384">
        <w:rPr>
          <w:sz w:val="24"/>
          <w:szCs w:val="24"/>
        </w:rPr>
        <w:t xml:space="preserve"> tidak dapat dideteksi di</w:t>
      </w:r>
      <w:r w:rsidR="008768CC" w:rsidRPr="00610384">
        <w:rPr>
          <w:i/>
          <w:sz w:val="24"/>
          <w:szCs w:val="24"/>
        </w:rPr>
        <w:t xml:space="preserve"> debugger</w:t>
      </w:r>
      <w:r w:rsidR="008768CC" w:rsidRPr="00610384">
        <w:rPr>
          <w:sz w:val="24"/>
          <w:szCs w:val="24"/>
        </w:rPr>
        <w:t xml:space="preserve"> atau di anti virus lainnya. Anti</w:t>
      </w:r>
      <w:r w:rsidR="0048591E" w:rsidRPr="00610384">
        <w:rPr>
          <w:sz w:val="24"/>
          <w:szCs w:val="24"/>
        </w:rPr>
        <w:t>v</w:t>
      </w:r>
      <w:r w:rsidR="008768CC" w:rsidRPr="00610384">
        <w:rPr>
          <w:sz w:val="24"/>
          <w:szCs w:val="24"/>
        </w:rPr>
        <w:t xml:space="preserve">irus AVG juga tidak dapat mendeteksi beberapa </w:t>
      </w:r>
      <w:r w:rsidR="008768CC" w:rsidRPr="00610384">
        <w:rPr>
          <w:i/>
          <w:sz w:val="24"/>
          <w:szCs w:val="24"/>
        </w:rPr>
        <w:t>file</w:t>
      </w:r>
      <w:r w:rsidR="008768CC" w:rsidRPr="00610384">
        <w:rPr>
          <w:sz w:val="24"/>
          <w:szCs w:val="24"/>
        </w:rPr>
        <w:t xml:space="preserve"> dikarenakan antivirus tersebut versi lama yang belum mengatasi </w:t>
      </w:r>
      <w:r w:rsidR="008768CC" w:rsidRPr="00610384">
        <w:rPr>
          <w:i/>
          <w:sz w:val="24"/>
          <w:szCs w:val="24"/>
        </w:rPr>
        <w:t>malware</w:t>
      </w:r>
      <w:r w:rsidR="008768CC" w:rsidRPr="00610384">
        <w:rPr>
          <w:sz w:val="24"/>
          <w:szCs w:val="24"/>
        </w:rPr>
        <w:t xml:space="preserve"> yang disimpan dalam memori atau melakukan teknik obfuskasi atau teknik – teknik lain untuk mencegah </w:t>
      </w:r>
      <w:r w:rsidR="008768CC" w:rsidRPr="00610384">
        <w:rPr>
          <w:i/>
          <w:sz w:val="24"/>
          <w:szCs w:val="24"/>
        </w:rPr>
        <w:t>malware</w:t>
      </w:r>
      <w:r w:rsidR="008768CC" w:rsidRPr="00610384">
        <w:rPr>
          <w:sz w:val="24"/>
          <w:szCs w:val="24"/>
        </w:rPr>
        <w:t xml:space="preserve"> tersebut dideteksi. Beberapa </w:t>
      </w:r>
      <w:r w:rsidR="008768CC" w:rsidRPr="00610384">
        <w:rPr>
          <w:rFonts w:eastAsia="DejaVu Sans"/>
          <w:i/>
          <w:sz w:val="24"/>
          <w:szCs w:val="24"/>
        </w:rPr>
        <w:t xml:space="preserve">file executable </w:t>
      </w:r>
      <w:r w:rsidR="008768CC" w:rsidRPr="00610384">
        <w:rPr>
          <w:rFonts w:eastAsia="DejaVu Sans"/>
          <w:sz w:val="24"/>
          <w:szCs w:val="24"/>
        </w:rPr>
        <w:t>yang tidak dapat dideteksi oleh AVG disimpan pada folder “</w:t>
      </w:r>
      <w:proofErr w:type="gramStart"/>
      <w:r w:rsidR="008768CC" w:rsidRPr="00610384">
        <w:rPr>
          <w:rFonts w:eastAsia="DejaVu Sans"/>
          <w:sz w:val="24"/>
          <w:szCs w:val="24"/>
        </w:rPr>
        <w:t>C:\keslan\E:\Dyne\Win32.infostealer.Dexter\</w:t>
      </w:r>
      <w:proofErr w:type="gramEnd"/>
      <w:r w:rsidR="008768CC" w:rsidRPr="00610384">
        <w:rPr>
          <w:rFonts w:eastAsia="DejaVu Sans"/>
          <w:sz w:val="24"/>
          <w:szCs w:val="24"/>
        </w:rPr>
        <w:t xml:space="preserve">”. </w:t>
      </w:r>
      <w:r w:rsidR="008768CC" w:rsidRPr="00610384">
        <w:rPr>
          <w:rFonts w:eastAsia="DejaVu Sans"/>
          <w:i/>
          <w:sz w:val="24"/>
          <w:szCs w:val="24"/>
        </w:rPr>
        <w:t>Screenshot</w:t>
      </w:r>
      <w:r w:rsidR="008768CC" w:rsidRPr="00610384">
        <w:rPr>
          <w:rFonts w:eastAsia="DejaVu Sans"/>
          <w:sz w:val="24"/>
          <w:szCs w:val="24"/>
        </w:rPr>
        <w:t xml:space="preserve"> dari hasil pendeteksian </w:t>
      </w:r>
      <w:r w:rsidR="008768CC" w:rsidRPr="00610384">
        <w:rPr>
          <w:rFonts w:eastAsia="DejaVu Sans"/>
          <w:i/>
          <w:sz w:val="24"/>
          <w:szCs w:val="24"/>
        </w:rPr>
        <w:t>malware</w:t>
      </w:r>
      <w:r w:rsidR="008768CC" w:rsidRPr="00610384">
        <w:rPr>
          <w:rFonts w:eastAsia="DejaVu Sans"/>
          <w:sz w:val="24"/>
          <w:szCs w:val="24"/>
        </w:rPr>
        <w:t xml:space="preserve"> pada folder tersebut dapat dilihat pada </w:t>
      </w:r>
      <w:r w:rsidR="0088173A" w:rsidRPr="00CC2F9B">
        <w:rPr>
          <w:rFonts w:eastAsia="DejaVu Sans"/>
          <w:sz w:val="24"/>
          <w:szCs w:val="24"/>
        </w:rPr>
        <w:fldChar w:fldCharType="begin"/>
      </w:r>
      <w:r w:rsidR="0088173A" w:rsidRPr="00CC2F9B">
        <w:rPr>
          <w:rFonts w:eastAsia="DejaVu Sans"/>
          <w:sz w:val="24"/>
          <w:szCs w:val="24"/>
        </w:rPr>
        <w:instrText xml:space="preserve"> REF _Ref519874957 \h  \* MERGEFORMAT </w:instrText>
      </w:r>
      <w:r w:rsidR="0088173A" w:rsidRPr="00CC2F9B">
        <w:rPr>
          <w:rFonts w:eastAsia="DejaVu Sans"/>
          <w:sz w:val="24"/>
          <w:szCs w:val="24"/>
        </w:rPr>
      </w:r>
      <w:r w:rsidR="0088173A" w:rsidRPr="00CC2F9B">
        <w:rPr>
          <w:rFonts w:eastAsia="DejaVu Sans"/>
          <w:sz w:val="24"/>
          <w:szCs w:val="24"/>
        </w:rPr>
        <w:fldChar w:fldCharType="separate"/>
      </w:r>
      <w:r w:rsidR="00EC7493" w:rsidRPr="00EC7493">
        <w:rPr>
          <w:sz w:val="24"/>
          <w:szCs w:val="24"/>
        </w:rPr>
        <w:t xml:space="preserve">Gambar </w:t>
      </w:r>
      <w:r w:rsidR="00EC7493" w:rsidRPr="00EC7493">
        <w:rPr>
          <w:noProof/>
          <w:sz w:val="24"/>
          <w:szCs w:val="24"/>
        </w:rPr>
        <w:t>6.1</w:t>
      </w:r>
      <w:r w:rsidR="0088173A" w:rsidRPr="00CC2F9B">
        <w:rPr>
          <w:rFonts w:eastAsia="DejaVu Sans"/>
          <w:sz w:val="24"/>
          <w:szCs w:val="24"/>
        </w:rPr>
        <w:fldChar w:fldCharType="end"/>
      </w:r>
      <w:r w:rsidR="00BE0372" w:rsidRPr="00CC2F9B">
        <w:rPr>
          <w:rFonts w:eastAsia="DejaVu Sans"/>
          <w:sz w:val="24"/>
          <w:szCs w:val="24"/>
        </w:rPr>
        <w:t xml:space="preserve"> </w:t>
      </w:r>
      <w:r w:rsidR="00BE0372">
        <w:rPr>
          <w:rFonts w:eastAsia="DejaVu Sans"/>
          <w:sz w:val="24"/>
          <w:szCs w:val="24"/>
        </w:rPr>
        <w:t>dihalaman berikutnya.</w:t>
      </w:r>
    </w:p>
    <w:p w14:paraId="7BE6D17B" w14:textId="77777777" w:rsidR="008768CC" w:rsidRPr="00610384" w:rsidRDefault="008768CC" w:rsidP="008768CC">
      <w:pPr>
        <w:keepNext/>
        <w:spacing w:line="360" w:lineRule="auto"/>
        <w:jc w:val="both"/>
        <w:rPr>
          <w:sz w:val="24"/>
          <w:szCs w:val="24"/>
        </w:rPr>
      </w:pPr>
      <w:r w:rsidRPr="00610384">
        <w:rPr>
          <w:noProof/>
          <w:sz w:val="24"/>
          <w:szCs w:val="24"/>
        </w:rPr>
        <w:lastRenderedPageBreak/>
        <w:drawing>
          <wp:inline distT="0" distB="0" distL="0" distR="0" wp14:anchorId="3E955E2D" wp14:editId="034ABBA5">
            <wp:extent cx="5731510" cy="3608705"/>
            <wp:effectExtent l="0" t="0" r="2540" b="0"/>
            <wp:docPr id="1561472796" name="Picture 156147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608705"/>
                    </a:xfrm>
                    <a:prstGeom prst="rect">
                      <a:avLst/>
                    </a:prstGeom>
                  </pic:spPr>
                </pic:pic>
              </a:graphicData>
            </a:graphic>
          </wp:inline>
        </w:drawing>
      </w:r>
    </w:p>
    <w:p w14:paraId="60FF4C73" w14:textId="15F57EE5" w:rsidR="008768CC" w:rsidRPr="00BE0372" w:rsidRDefault="008768CC" w:rsidP="008768CC">
      <w:pPr>
        <w:pStyle w:val="Caption"/>
        <w:jc w:val="center"/>
        <w:rPr>
          <w:b/>
          <w:i w:val="0"/>
          <w:color w:val="auto"/>
          <w:sz w:val="20"/>
          <w:szCs w:val="20"/>
        </w:rPr>
      </w:pPr>
      <w:bookmarkStart w:id="1634" w:name="_Ref519874957"/>
      <w:bookmarkStart w:id="1635" w:name="_Toc519869792"/>
      <w:bookmarkStart w:id="1636" w:name="_Toc522079736"/>
      <w:r w:rsidRPr="00BE0372">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6</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1</w:t>
      </w:r>
      <w:r w:rsidR="00517711">
        <w:rPr>
          <w:b/>
          <w:i w:val="0"/>
          <w:color w:val="auto"/>
          <w:sz w:val="20"/>
          <w:szCs w:val="20"/>
        </w:rPr>
        <w:fldChar w:fldCharType="end"/>
      </w:r>
      <w:bookmarkEnd w:id="1634"/>
      <w:r w:rsidRPr="00BE0372">
        <w:rPr>
          <w:b/>
          <w:i w:val="0"/>
          <w:color w:val="auto"/>
          <w:sz w:val="20"/>
          <w:szCs w:val="20"/>
        </w:rPr>
        <w:t xml:space="preserve"> </w:t>
      </w:r>
      <w:r w:rsidRPr="00BE0372">
        <w:rPr>
          <w:b/>
          <w:color w:val="auto"/>
          <w:sz w:val="20"/>
          <w:szCs w:val="20"/>
        </w:rPr>
        <w:t>Screenshot</w:t>
      </w:r>
      <w:r w:rsidRPr="00BE0372">
        <w:rPr>
          <w:b/>
          <w:i w:val="0"/>
          <w:color w:val="auto"/>
          <w:sz w:val="20"/>
          <w:szCs w:val="20"/>
        </w:rPr>
        <w:t xml:space="preserve"> Pendeteksian AVG</w:t>
      </w:r>
      <w:bookmarkEnd w:id="1635"/>
      <w:bookmarkEnd w:id="1636"/>
    </w:p>
    <w:p w14:paraId="3EE58752" w14:textId="5EAB6981" w:rsidR="00DF3925" w:rsidRPr="00610384" w:rsidRDefault="00DF3925" w:rsidP="009934A1">
      <w:pPr>
        <w:spacing w:before="240" w:line="360" w:lineRule="auto"/>
        <w:jc w:val="both"/>
        <w:rPr>
          <w:sz w:val="24"/>
          <w:szCs w:val="24"/>
        </w:rPr>
      </w:pPr>
      <w:r w:rsidRPr="00610384">
        <w:rPr>
          <w:sz w:val="24"/>
          <w:szCs w:val="24"/>
        </w:rPr>
        <w:t>Berdasarkan hasil pengujian pada antivirus AVG dapat dilihat bahwa,</w:t>
      </w:r>
    </w:p>
    <w:p w14:paraId="086D0A72" w14:textId="77777777" w:rsidR="00DF3925" w:rsidRPr="00610384" w:rsidRDefault="00DF3925" w:rsidP="008F3623">
      <w:pPr>
        <w:pStyle w:val="ListParagraph"/>
        <w:numPr>
          <w:ilvl w:val="0"/>
          <w:numId w:val="12"/>
        </w:numPr>
        <w:spacing w:line="360" w:lineRule="auto"/>
        <w:jc w:val="both"/>
        <w:rPr>
          <w:b w:val="0"/>
          <w:szCs w:val="24"/>
        </w:rPr>
      </w:pPr>
      <w:r w:rsidRPr="00610384">
        <w:rPr>
          <w:b w:val="0"/>
          <w:szCs w:val="24"/>
        </w:rPr>
        <w:t xml:space="preserve">Jumlah </w:t>
      </w:r>
      <w:r w:rsidRPr="00610384">
        <w:rPr>
          <w:b w:val="0"/>
          <w:i/>
          <w:szCs w:val="24"/>
        </w:rPr>
        <w:t>file executable</w:t>
      </w:r>
      <w:r w:rsidRPr="00610384">
        <w:rPr>
          <w:b w:val="0"/>
          <w:szCs w:val="24"/>
        </w:rPr>
        <w:t xml:space="preserve"> yang dapat dideteksi antivirus AVG = 4</w:t>
      </w:r>
    </w:p>
    <w:p w14:paraId="60629249" w14:textId="07C67ED2" w:rsidR="00DF3925" w:rsidRPr="00610384" w:rsidRDefault="00DF3925" w:rsidP="008F3623">
      <w:pPr>
        <w:pStyle w:val="ListParagraph"/>
        <w:numPr>
          <w:ilvl w:val="0"/>
          <w:numId w:val="12"/>
        </w:numPr>
        <w:spacing w:line="360" w:lineRule="auto"/>
        <w:jc w:val="both"/>
        <w:rPr>
          <w:rFonts w:eastAsia="DejaVu Sans"/>
          <w:b w:val="0"/>
          <w:szCs w:val="24"/>
        </w:rPr>
      </w:pPr>
      <w:r w:rsidRPr="00610384">
        <w:rPr>
          <w:rFonts w:eastAsia="DejaVu Sans"/>
          <w:b w:val="0"/>
          <w:szCs w:val="24"/>
        </w:rPr>
        <w:t xml:space="preserve">Jumlah </w:t>
      </w:r>
      <w:r w:rsidRPr="00610384">
        <w:rPr>
          <w:rFonts w:eastAsia="DejaVu Sans"/>
          <w:b w:val="0"/>
          <w:i/>
          <w:szCs w:val="24"/>
        </w:rPr>
        <w:t xml:space="preserve">file executable </w:t>
      </w:r>
      <w:r w:rsidRPr="00610384">
        <w:rPr>
          <w:rFonts w:eastAsia="DejaVu Sans"/>
          <w:b w:val="0"/>
          <w:szCs w:val="24"/>
        </w:rPr>
        <w:t xml:space="preserve">yang tidak dapat dideteksi </w:t>
      </w:r>
      <w:r w:rsidRPr="00610384">
        <w:rPr>
          <w:b w:val="0"/>
          <w:szCs w:val="24"/>
        </w:rPr>
        <w:t xml:space="preserve">antivirus AVG </w:t>
      </w:r>
      <w:r w:rsidRPr="00610384">
        <w:rPr>
          <w:rFonts w:eastAsia="DejaVu Sans"/>
          <w:b w:val="0"/>
          <w:i/>
          <w:szCs w:val="24"/>
        </w:rPr>
        <w:t xml:space="preserve">= </w:t>
      </w:r>
      <w:r w:rsidRPr="00610384">
        <w:rPr>
          <w:rFonts w:eastAsia="DejaVu Sans"/>
          <w:b w:val="0"/>
          <w:szCs w:val="24"/>
        </w:rPr>
        <w:t>26</w:t>
      </w:r>
    </w:p>
    <w:p w14:paraId="1DA9B37B" w14:textId="316B8338" w:rsidR="00DF3925" w:rsidRDefault="00DF3925" w:rsidP="008F3623">
      <w:pPr>
        <w:pStyle w:val="ListParagraph"/>
        <w:numPr>
          <w:ilvl w:val="0"/>
          <w:numId w:val="12"/>
        </w:numPr>
        <w:spacing w:line="360" w:lineRule="auto"/>
        <w:jc w:val="both"/>
        <w:rPr>
          <w:b w:val="0"/>
          <w:szCs w:val="24"/>
        </w:rPr>
      </w:pPr>
      <w:r w:rsidRPr="00610384">
        <w:rPr>
          <w:b w:val="0"/>
          <w:szCs w:val="24"/>
        </w:rPr>
        <w:t xml:space="preserve">Jumlah semua </w:t>
      </w:r>
      <w:r w:rsidRPr="00610384">
        <w:rPr>
          <w:b w:val="0"/>
          <w:i/>
          <w:szCs w:val="24"/>
        </w:rPr>
        <w:t>file executable</w:t>
      </w:r>
      <w:r w:rsidRPr="00610384">
        <w:rPr>
          <w:b w:val="0"/>
          <w:szCs w:val="24"/>
        </w:rPr>
        <w:t xml:space="preserve"> yang digunakan = 30</w:t>
      </w:r>
    </w:p>
    <w:p w14:paraId="1A11225B" w14:textId="141F7477" w:rsidR="009934A1" w:rsidRDefault="009934A1" w:rsidP="00DF3925">
      <w:pPr>
        <w:spacing w:line="360" w:lineRule="auto"/>
        <w:jc w:val="both"/>
        <w:rPr>
          <w:sz w:val="24"/>
          <w:szCs w:val="24"/>
        </w:rPr>
      </w:pPr>
      <w:r w:rsidRPr="00610384">
        <w:rPr>
          <w:sz w:val="24"/>
          <w:szCs w:val="24"/>
        </w:rPr>
        <w:t xml:space="preserve">Perhitungan akurasi dari antivirus AVG versi 9.0 dalam mendeteksi </w:t>
      </w:r>
      <w:r w:rsidRPr="00610384">
        <w:rPr>
          <w:i/>
          <w:sz w:val="24"/>
          <w:szCs w:val="24"/>
        </w:rPr>
        <w:t>malware</w:t>
      </w:r>
      <w:r w:rsidRPr="00610384">
        <w:rPr>
          <w:sz w:val="24"/>
          <w:szCs w:val="24"/>
        </w:rPr>
        <w:t xml:space="preserve"> yaitu:</w:t>
      </w:r>
    </w:p>
    <w:p w14:paraId="5A6607F2" w14:textId="023A23C1" w:rsidR="005E6716" w:rsidRPr="005E6716" w:rsidRDefault="00114061" w:rsidP="009B7665">
      <w:pPr>
        <w:spacing w:line="360" w:lineRule="auto"/>
        <w:ind w:firstLine="851"/>
        <w:jc w:val="both"/>
        <w:rPr>
          <w:b/>
          <w:i/>
          <w:sz w:val="28"/>
          <w:szCs w:val="24"/>
        </w:rPr>
      </w:pPr>
      <m:oMath>
        <m:sSub>
          <m:sSubPr>
            <m:ctrlPr>
              <w:rPr>
                <w:rFonts w:ascii="Cambria Math" w:hAnsi="Cambria Math"/>
                <w:sz w:val="24"/>
                <w:szCs w:val="24"/>
              </w:rPr>
            </m:ctrlPr>
          </m:sSubPr>
          <m:e>
            <m:r>
              <m:rPr>
                <m:sty m:val="p"/>
              </m:rPr>
              <w:rPr>
                <w:rFonts w:ascii="Cambria Math" w:hAnsi="Cambria Math"/>
                <w:sz w:val="24"/>
                <w:szCs w:val="24"/>
              </w:rPr>
              <m:t>akurasi</m:t>
            </m:r>
          </m:e>
          <m:sub>
            <m:r>
              <w:rPr>
                <w:rFonts w:ascii="Cambria Math" w:hAnsi="Cambria Math"/>
                <w:sz w:val="24"/>
                <w:szCs w:val="24"/>
              </w:rPr>
              <m:t>AVG</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30</m:t>
            </m:r>
          </m:den>
        </m:f>
        <m:r>
          <m:rPr>
            <m:sty m:val="p"/>
          </m:rPr>
          <w:rPr>
            <w:rFonts w:ascii="Cambria Math" w:hAnsi="Cambria Math"/>
            <w:sz w:val="24"/>
            <w:szCs w:val="24"/>
          </w:rPr>
          <m:t xml:space="preserve"> ×100%=13,33%</m:t>
        </m:r>
      </m:oMath>
      <w:r w:rsidR="00207070">
        <w:rPr>
          <w:sz w:val="24"/>
          <w:szCs w:val="24"/>
        </w:rPr>
        <w:t xml:space="preserve"> </w:t>
      </w:r>
      <w:bookmarkStart w:id="1637" w:name="_Toc522024583"/>
      <w:r w:rsidR="00207070">
        <w:rPr>
          <w:sz w:val="24"/>
          <w:szCs w:val="24"/>
        </w:rPr>
        <w:tab/>
      </w:r>
      <w:r w:rsidR="00207070">
        <w:rPr>
          <w:sz w:val="24"/>
          <w:szCs w:val="24"/>
        </w:rPr>
        <w:tab/>
      </w:r>
      <w:r w:rsidR="00207070">
        <w:rPr>
          <w:sz w:val="24"/>
          <w:szCs w:val="24"/>
        </w:rPr>
        <w:tab/>
      </w:r>
      <w:r w:rsidR="00207070">
        <w:rPr>
          <w:sz w:val="24"/>
          <w:szCs w:val="24"/>
        </w:rPr>
        <w:tab/>
      </w:r>
      <w:r w:rsidR="009B7665">
        <w:rPr>
          <w:sz w:val="24"/>
          <w:szCs w:val="24"/>
        </w:rPr>
        <w:t xml:space="preserve">    </w:t>
      </w:r>
      <w:r w:rsidR="005E6716" w:rsidRPr="00CC2F9B">
        <w:rPr>
          <w:b/>
        </w:rPr>
        <w:t xml:space="preserve">( </w:t>
      </w:r>
      <w:r w:rsidR="005E6716" w:rsidRPr="00CC2F9B">
        <w:rPr>
          <w:b/>
        </w:rPr>
        <w:fldChar w:fldCharType="begin"/>
      </w:r>
      <w:r w:rsidR="005E6716" w:rsidRPr="00CC2F9B">
        <w:rPr>
          <w:b/>
        </w:rPr>
        <w:instrText xml:space="preserve"> STYLEREF 1 \s </w:instrText>
      </w:r>
      <w:r w:rsidR="005E6716" w:rsidRPr="00CC2F9B">
        <w:rPr>
          <w:b/>
        </w:rPr>
        <w:fldChar w:fldCharType="separate"/>
      </w:r>
      <w:r w:rsidR="00EC7493">
        <w:rPr>
          <w:b/>
          <w:noProof/>
        </w:rPr>
        <w:t>6</w:t>
      </w:r>
      <w:r w:rsidR="005E6716" w:rsidRPr="00CC2F9B">
        <w:rPr>
          <w:b/>
        </w:rPr>
        <w:fldChar w:fldCharType="end"/>
      </w:r>
      <w:r w:rsidR="005E6716" w:rsidRPr="00CC2F9B">
        <w:rPr>
          <w:b/>
        </w:rPr>
        <w:t>.</w:t>
      </w:r>
      <w:r w:rsidR="005E6716" w:rsidRPr="00CC2F9B">
        <w:rPr>
          <w:b/>
        </w:rPr>
        <w:fldChar w:fldCharType="begin"/>
      </w:r>
      <w:r w:rsidR="005E6716" w:rsidRPr="00CC2F9B">
        <w:rPr>
          <w:b/>
        </w:rPr>
        <w:instrText xml:space="preserve"> SEQ ( \* ARABIC \s 1 </w:instrText>
      </w:r>
      <w:r w:rsidR="005E6716" w:rsidRPr="00CC2F9B">
        <w:rPr>
          <w:b/>
        </w:rPr>
        <w:fldChar w:fldCharType="separate"/>
      </w:r>
      <w:r w:rsidR="00EC7493">
        <w:rPr>
          <w:b/>
          <w:noProof/>
        </w:rPr>
        <w:t>2</w:t>
      </w:r>
      <w:r w:rsidR="005E6716" w:rsidRPr="00CC2F9B">
        <w:rPr>
          <w:b/>
        </w:rPr>
        <w:fldChar w:fldCharType="end"/>
      </w:r>
      <w:r w:rsidR="005E6716" w:rsidRPr="00CC2F9B">
        <w:rPr>
          <w:b/>
        </w:rPr>
        <w:t xml:space="preserve"> )</w:t>
      </w:r>
      <w:bookmarkEnd w:id="1637"/>
    </w:p>
    <w:p w14:paraId="4B99842C" w14:textId="47F4E1CE" w:rsidR="009934A1" w:rsidRPr="00610384" w:rsidRDefault="000541FB" w:rsidP="00AB1814">
      <w:pPr>
        <w:spacing w:before="240" w:line="360" w:lineRule="auto"/>
        <w:jc w:val="both"/>
        <w:rPr>
          <w:sz w:val="24"/>
          <w:szCs w:val="24"/>
        </w:rPr>
      </w:pPr>
      <w:r w:rsidRPr="00610384">
        <w:rPr>
          <w:sz w:val="24"/>
          <w:szCs w:val="24"/>
        </w:rPr>
        <w:t>Dari kedua hasil perhitungan di</w:t>
      </w:r>
      <w:r w:rsidR="009934A1" w:rsidRPr="00610384">
        <w:rPr>
          <w:sz w:val="24"/>
          <w:szCs w:val="24"/>
        </w:rPr>
        <w:t>banding</w:t>
      </w:r>
      <w:r w:rsidRPr="00610384">
        <w:rPr>
          <w:sz w:val="24"/>
          <w:szCs w:val="24"/>
        </w:rPr>
        <w:t>k</w:t>
      </w:r>
      <w:r w:rsidR="009934A1" w:rsidRPr="00610384">
        <w:rPr>
          <w:sz w:val="24"/>
          <w:szCs w:val="24"/>
        </w:rPr>
        <w:t xml:space="preserve">an hasil akurasi pendeteksian </w:t>
      </w:r>
      <w:r w:rsidR="009934A1" w:rsidRPr="00610384">
        <w:rPr>
          <w:i/>
          <w:sz w:val="24"/>
          <w:szCs w:val="24"/>
        </w:rPr>
        <w:t>malware</w:t>
      </w:r>
      <w:r w:rsidR="009934A1" w:rsidRPr="00610384">
        <w:rPr>
          <w:sz w:val="24"/>
          <w:szCs w:val="24"/>
        </w:rPr>
        <w:t xml:space="preserve"> menggunakan </w:t>
      </w:r>
      <w:r w:rsidR="009934A1" w:rsidRPr="00610384">
        <w:rPr>
          <w:i/>
          <w:sz w:val="24"/>
          <w:szCs w:val="24"/>
        </w:rPr>
        <w:t>debugger</w:t>
      </w:r>
      <w:r w:rsidR="009934A1" w:rsidRPr="00610384">
        <w:rPr>
          <w:sz w:val="24"/>
          <w:szCs w:val="24"/>
        </w:rPr>
        <w:t xml:space="preserve"> lebih besar daripada menggunakan antivirus AVG versi 9.0</w:t>
      </w:r>
      <w:r w:rsidRPr="00610384">
        <w:rPr>
          <w:sz w:val="24"/>
          <w:szCs w:val="24"/>
        </w:rPr>
        <w:t>. Hal ini menjadi perbandingan bagi peneliti, dimana pendeteksian dengan analisis dinami</w:t>
      </w:r>
      <w:r w:rsidR="00CD55D8" w:rsidRPr="00610384">
        <w:rPr>
          <w:sz w:val="24"/>
          <w:szCs w:val="24"/>
        </w:rPr>
        <w:t>k</w:t>
      </w:r>
      <w:r w:rsidRPr="00610384">
        <w:rPr>
          <w:sz w:val="24"/>
          <w:szCs w:val="24"/>
        </w:rPr>
        <w:t xml:space="preserve"> lebih baik daripada analisis statis karena dari sejumlah virus yang diuji di antivirus AVG dan </w:t>
      </w:r>
      <w:r w:rsidRPr="00610384">
        <w:rPr>
          <w:i/>
          <w:sz w:val="24"/>
          <w:szCs w:val="24"/>
        </w:rPr>
        <w:t xml:space="preserve">debugger </w:t>
      </w:r>
      <w:r w:rsidRPr="00610384">
        <w:rPr>
          <w:sz w:val="24"/>
          <w:szCs w:val="24"/>
        </w:rPr>
        <w:t xml:space="preserve">ditemukan lebih banyak virus yang dapat dideteksi oleh </w:t>
      </w:r>
      <w:r w:rsidRPr="00610384">
        <w:rPr>
          <w:i/>
          <w:sz w:val="24"/>
          <w:szCs w:val="24"/>
        </w:rPr>
        <w:t>debugger</w:t>
      </w:r>
      <w:r w:rsidRPr="00610384">
        <w:rPr>
          <w:sz w:val="24"/>
          <w:szCs w:val="24"/>
        </w:rPr>
        <w:t xml:space="preserve"> dibandingkan dengan antivirus AVG</w:t>
      </w:r>
      <w:r w:rsidR="009934A1" w:rsidRPr="00610384">
        <w:rPr>
          <w:sz w:val="24"/>
          <w:szCs w:val="24"/>
        </w:rPr>
        <w:t xml:space="preserve"> karena </w:t>
      </w:r>
      <w:r w:rsidRPr="00610384">
        <w:rPr>
          <w:sz w:val="24"/>
          <w:szCs w:val="24"/>
        </w:rPr>
        <w:t>pendeteksian</w:t>
      </w:r>
      <w:r w:rsidR="00BD4592" w:rsidRPr="00610384">
        <w:rPr>
          <w:sz w:val="24"/>
          <w:szCs w:val="24"/>
        </w:rPr>
        <w:t xml:space="preserve"> </w:t>
      </w:r>
      <w:r w:rsidR="00BD4592" w:rsidRPr="00610384">
        <w:rPr>
          <w:i/>
          <w:sz w:val="24"/>
          <w:szCs w:val="24"/>
        </w:rPr>
        <w:t>malware</w:t>
      </w:r>
      <w:r w:rsidRPr="00610384">
        <w:rPr>
          <w:sz w:val="24"/>
          <w:szCs w:val="24"/>
        </w:rPr>
        <w:t xml:space="preserve"> menggunakan</w:t>
      </w:r>
      <w:r w:rsidR="009934A1" w:rsidRPr="00610384">
        <w:rPr>
          <w:sz w:val="24"/>
          <w:szCs w:val="24"/>
        </w:rPr>
        <w:t xml:space="preserve"> </w:t>
      </w:r>
      <w:r w:rsidR="009934A1" w:rsidRPr="00610384">
        <w:rPr>
          <w:i/>
          <w:sz w:val="24"/>
          <w:szCs w:val="24"/>
        </w:rPr>
        <w:t>debugger</w:t>
      </w:r>
      <w:r w:rsidR="009934A1" w:rsidRPr="00610384">
        <w:rPr>
          <w:sz w:val="24"/>
          <w:szCs w:val="24"/>
        </w:rPr>
        <w:t xml:space="preserve"> </w:t>
      </w:r>
      <w:r w:rsidR="00BD4592" w:rsidRPr="00610384">
        <w:rPr>
          <w:sz w:val="24"/>
          <w:szCs w:val="24"/>
        </w:rPr>
        <w:t>mampu</w:t>
      </w:r>
      <w:r w:rsidR="009934A1" w:rsidRPr="00610384">
        <w:rPr>
          <w:sz w:val="24"/>
          <w:szCs w:val="24"/>
        </w:rPr>
        <w:t xml:space="preserve"> </w:t>
      </w:r>
      <w:r w:rsidR="00BD4592" w:rsidRPr="00610384">
        <w:rPr>
          <w:sz w:val="24"/>
          <w:szCs w:val="24"/>
        </w:rPr>
        <w:t xml:space="preserve">mendapatkan </w:t>
      </w:r>
      <w:r w:rsidR="00BD4592" w:rsidRPr="00610384">
        <w:rPr>
          <w:i/>
          <w:sz w:val="24"/>
          <w:szCs w:val="24"/>
        </w:rPr>
        <w:t>signature malware</w:t>
      </w:r>
      <w:r w:rsidR="00BD4592" w:rsidRPr="00610384">
        <w:rPr>
          <w:sz w:val="24"/>
          <w:szCs w:val="24"/>
        </w:rPr>
        <w:t xml:space="preserve"> dengan metode </w:t>
      </w:r>
      <w:r w:rsidR="00BD4592" w:rsidRPr="00610384">
        <w:rPr>
          <w:i/>
          <w:sz w:val="24"/>
          <w:szCs w:val="24"/>
        </w:rPr>
        <w:t>in memory scanning</w:t>
      </w:r>
      <w:r w:rsidR="00BD4592" w:rsidRPr="00610384">
        <w:rPr>
          <w:sz w:val="24"/>
          <w:szCs w:val="24"/>
        </w:rPr>
        <w:t xml:space="preserve"> </w:t>
      </w:r>
      <w:r w:rsidR="009934A1" w:rsidRPr="00610384">
        <w:rPr>
          <w:sz w:val="24"/>
          <w:szCs w:val="24"/>
        </w:rPr>
        <w:t xml:space="preserve">sedangkan antivirus memeriksa </w:t>
      </w:r>
      <w:r w:rsidR="009934A1" w:rsidRPr="00610384">
        <w:rPr>
          <w:i/>
          <w:sz w:val="24"/>
          <w:szCs w:val="24"/>
        </w:rPr>
        <w:t>file executable</w:t>
      </w:r>
      <w:r w:rsidR="009934A1" w:rsidRPr="00610384">
        <w:rPr>
          <w:sz w:val="24"/>
          <w:szCs w:val="24"/>
        </w:rPr>
        <w:t xml:space="preserve"> berdasarkan </w:t>
      </w:r>
      <w:r w:rsidR="009934A1" w:rsidRPr="00610384">
        <w:rPr>
          <w:i/>
          <w:sz w:val="24"/>
          <w:szCs w:val="24"/>
        </w:rPr>
        <w:t>behavior</w:t>
      </w:r>
      <w:r w:rsidR="009934A1" w:rsidRPr="00610384">
        <w:rPr>
          <w:sz w:val="24"/>
          <w:szCs w:val="24"/>
        </w:rPr>
        <w:t>-nya.</w:t>
      </w:r>
    </w:p>
    <w:p w14:paraId="3D24BFDA" w14:textId="77777777" w:rsidR="008768CC" w:rsidRPr="00B4234C" w:rsidRDefault="008768CC" w:rsidP="008F3623">
      <w:pPr>
        <w:pStyle w:val="Heading2"/>
        <w:keepLines w:val="0"/>
        <w:numPr>
          <w:ilvl w:val="1"/>
          <w:numId w:val="23"/>
        </w:numPr>
        <w:tabs>
          <w:tab w:val="left" w:pos="720"/>
        </w:tabs>
        <w:spacing w:before="240" w:after="60" w:line="360" w:lineRule="auto"/>
        <w:jc w:val="both"/>
        <w:rPr>
          <w:rFonts w:ascii="Times New Roman" w:eastAsia="Times New Roman,DejaVu Sans" w:hAnsi="Times New Roman" w:cs="Times New Roman"/>
          <w:b/>
          <w:color w:val="auto"/>
          <w:sz w:val="24"/>
          <w:szCs w:val="24"/>
        </w:rPr>
      </w:pPr>
      <w:bookmarkStart w:id="1638" w:name="_Toc519843417"/>
      <w:bookmarkStart w:id="1639" w:name="_Toc519867752"/>
      <w:r w:rsidRPr="00B4234C">
        <w:rPr>
          <w:rFonts w:ascii="Times New Roman" w:hAnsi="Times New Roman" w:cs="Times New Roman"/>
          <w:b/>
          <w:color w:val="auto"/>
          <w:sz w:val="24"/>
          <w:szCs w:val="24"/>
        </w:rPr>
        <w:lastRenderedPageBreak/>
        <w:t xml:space="preserve"> </w:t>
      </w:r>
      <w:bookmarkStart w:id="1640" w:name="_Toc522192822"/>
      <w:r w:rsidRPr="00B4234C">
        <w:rPr>
          <w:rFonts w:ascii="Times New Roman" w:hAnsi="Times New Roman" w:cs="Times New Roman"/>
          <w:b/>
          <w:color w:val="auto"/>
          <w:sz w:val="24"/>
          <w:szCs w:val="24"/>
        </w:rPr>
        <w:t>Pembahasan</w:t>
      </w:r>
      <w:bookmarkEnd w:id="1638"/>
      <w:bookmarkEnd w:id="1639"/>
      <w:bookmarkEnd w:id="1640"/>
    </w:p>
    <w:p w14:paraId="45E0F380" w14:textId="41880A93" w:rsidR="008768CC" w:rsidRPr="00610384" w:rsidRDefault="008768CC" w:rsidP="008768CC">
      <w:pPr>
        <w:spacing w:line="360" w:lineRule="auto"/>
        <w:jc w:val="both"/>
        <w:rPr>
          <w:sz w:val="24"/>
          <w:szCs w:val="24"/>
        </w:rPr>
      </w:pPr>
      <w:r w:rsidRPr="00610384">
        <w:rPr>
          <w:sz w:val="24"/>
          <w:szCs w:val="24"/>
        </w:rPr>
        <w:t xml:space="preserve">Pada subbab ini dibahas mengenai analisis terhadap hasil pengujian dan perbandingan akurasi hasil penilaian menggunakan antivirus AVG versi 9.0 dan </w:t>
      </w:r>
      <w:r w:rsidRPr="00610384">
        <w:rPr>
          <w:i/>
          <w:sz w:val="24"/>
          <w:szCs w:val="24"/>
        </w:rPr>
        <w:t>custom debugger</w:t>
      </w:r>
      <w:r w:rsidRPr="00610384">
        <w:rPr>
          <w:sz w:val="24"/>
          <w:szCs w:val="24"/>
        </w:rPr>
        <w:t xml:space="preserve"> yang telah dilakukan.</w:t>
      </w:r>
    </w:p>
    <w:p w14:paraId="61EA3F27" w14:textId="77777777" w:rsidR="008768CC" w:rsidRPr="00B4234C" w:rsidRDefault="008768CC" w:rsidP="008F3623">
      <w:pPr>
        <w:pStyle w:val="Heading3"/>
        <w:keepLines w:val="0"/>
        <w:numPr>
          <w:ilvl w:val="2"/>
          <w:numId w:val="23"/>
        </w:numPr>
        <w:tabs>
          <w:tab w:val="left" w:pos="720"/>
        </w:tabs>
        <w:spacing w:before="240" w:after="60" w:line="360" w:lineRule="auto"/>
        <w:jc w:val="both"/>
        <w:rPr>
          <w:rFonts w:ascii="Times New Roman" w:eastAsia="DejaVu Sans" w:hAnsi="Times New Roman" w:cs="Times New Roman"/>
          <w:b/>
          <w:i/>
          <w:color w:val="auto"/>
        </w:rPr>
      </w:pPr>
      <w:bookmarkStart w:id="1641" w:name="_Toc519843418"/>
      <w:bookmarkStart w:id="1642" w:name="_Toc519867753"/>
      <w:bookmarkStart w:id="1643" w:name="_Toc522192823"/>
      <w:r w:rsidRPr="00B4234C">
        <w:rPr>
          <w:rFonts w:ascii="Times New Roman" w:eastAsia="DejaVu Sans" w:hAnsi="Times New Roman" w:cs="Times New Roman"/>
          <w:b/>
          <w:i/>
          <w:color w:val="auto"/>
        </w:rPr>
        <w:t>Custom Debugger</w:t>
      </w:r>
      <w:bookmarkEnd w:id="1641"/>
      <w:bookmarkEnd w:id="1642"/>
      <w:bookmarkEnd w:id="1643"/>
    </w:p>
    <w:p w14:paraId="7285AA35" w14:textId="2E10F180" w:rsidR="008768CC" w:rsidRDefault="008768CC" w:rsidP="008768CC">
      <w:pPr>
        <w:spacing w:line="360" w:lineRule="auto"/>
        <w:jc w:val="both"/>
        <w:rPr>
          <w:rFonts w:eastAsia="DejaVu Sans"/>
          <w:sz w:val="24"/>
          <w:szCs w:val="24"/>
        </w:rPr>
      </w:pPr>
      <w:r w:rsidRPr="00610384">
        <w:rPr>
          <w:rFonts w:eastAsia="DejaVu Sans"/>
          <w:i/>
          <w:sz w:val="24"/>
          <w:szCs w:val="24"/>
        </w:rPr>
        <w:t>Custom debugger</w:t>
      </w:r>
      <w:r w:rsidRPr="00610384">
        <w:rPr>
          <w:rFonts w:eastAsia="DejaVu Sans"/>
          <w:sz w:val="24"/>
          <w:szCs w:val="24"/>
        </w:rPr>
        <w:t xml:space="preserve"> yang dibangun oleh peneliti menggunakan fungsi – fungsi Windows yang dituangkan dalam kodingan dengan bahasa pemograman Python. Pada pembangunan </w:t>
      </w:r>
      <w:r w:rsidRPr="00610384">
        <w:rPr>
          <w:rFonts w:eastAsia="DejaVu Sans"/>
          <w:i/>
          <w:sz w:val="24"/>
          <w:szCs w:val="24"/>
        </w:rPr>
        <w:t>debugger</w:t>
      </w:r>
      <w:r w:rsidRPr="00610384">
        <w:rPr>
          <w:rFonts w:eastAsia="DejaVu Sans"/>
          <w:sz w:val="24"/>
          <w:szCs w:val="24"/>
        </w:rPr>
        <w:t xml:space="preserve"> ini, </w:t>
      </w:r>
      <w:r w:rsidRPr="00610384">
        <w:rPr>
          <w:rFonts w:eastAsia="DejaVu Sans"/>
          <w:i/>
          <w:sz w:val="24"/>
          <w:szCs w:val="24"/>
        </w:rPr>
        <w:t>file executable</w:t>
      </w:r>
      <w:r w:rsidRPr="00610384">
        <w:rPr>
          <w:rFonts w:eastAsia="DejaVu Sans"/>
          <w:sz w:val="24"/>
          <w:szCs w:val="24"/>
        </w:rPr>
        <w:t xml:space="preserve"> di-</w:t>
      </w:r>
      <w:r w:rsidRPr="00610384">
        <w:rPr>
          <w:rFonts w:eastAsia="DejaVu Sans"/>
          <w:i/>
          <w:sz w:val="24"/>
          <w:szCs w:val="24"/>
        </w:rPr>
        <w:t>load</w:t>
      </w:r>
      <w:r w:rsidRPr="00610384">
        <w:rPr>
          <w:rFonts w:eastAsia="DejaVu Sans"/>
          <w:sz w:val="24"/>
          <w:szCs w:val="24"/>
        </w:rPr>
        <w:t xml:space="preserve"> dengan fungsi </w:t>
      </w:r>
      <w:r w:rsidRPr="00610384">
        <w:rPr>
          <w:rFonts w:eastAsia="DejaVu Sans"/>
          <w:i/>
          <w:sz w:val="24"/>
          <w:szCs w:val="24"/>
        </w:rPr>
        <w:t>create process</w:t>
      </w:r>
      <w:r w:rsidRPr="00610384">
        <w:rPr>
          <w:rFonts w:eastAsia="DejaVu Sans"/>
          <w:sz w:val="24"/>
          <w:szCs w:val="24"/>
        </w:rPr>
        <w:t xml:space="preserve"> sehingga </w:t>
      </w:r>
      <w:r w:rsidRPr="00610384">
        <w:rPr>
          <w:rFonts w:eastAsia="DejaVu Sans"/>
          <w:i/>
          <w:sz w:val="24"/>
          <w:szCs w:val="24"/>
        </w:rPr>
        <w:t>debugger</w:t>
      </w:r>
      <w:r w:rsidRPr="00610384">
        <w:rPr>
          <w:rFonts w:eastAsia="DejaVu Sans"/>
          <w:sz w:val="24"/>
          <w:szCs w:val="24"/>
        </w:rPr>
        <w:t xml:space="preserve"> dapat mengakses semua isi memori. Hal ini juga terjadi jika </w:t>
      </w:r>
      <w:r w:rsidRPr="00950626">
        <w:rPr>
          <w:rFonts w:eastAsia="DejaVu Sans"/>
          <w:i/>
          <w:sz w:val="24"/>
          <w:szCs w:val="24"/>
        </w:rPr>
        <w:t>user</w:t>
      </w:r>
      <w:r w:rsidRPr="00610384">
        <w:rPr>
          <w:rFonts w:eastAsia="DejaVu Sans"/>
          <w:sz w:val="24"/>
          <w:szCs w:val="24"/>
        </w:rPr>
        <w:t xml:space="preserve"> meng-</w:t>
      </w:r>
      <w:r w:rsidRPr="00610384">
        <w:rPr>
          <w:rFonts w:eastAsia="DejaVu Sans"/>
          <w:i/>
          <w:sz w:val="24"/>
          <w:szCs w:val="24"/>
        </w:rPr>
        <w:t>input path file</w:t>
      </w:r>
      <w:r w:rsidRPr="00610384">
        <w:rPr>
          <w:rFonts w:eastAsia="DejaVu Sans"/>
          <w:sz w:val="24"/>
          <w:szCs w:val="24"/>
        </w:rPr>
        <w:t xml:space="preserve"> dari </w:t>
      </w:r>
      <w:r w:rsidRPr="00610384">
        <w:rPr>
          <w:rFonts w:eastAsia="DejaVu Sans"/>
          <w:i/>
          <w:sz w:val="24"/>
          <w:szCs w:val="24"/>
        </w:rPr>
        <w:t>file</w:t>
      </w:r>
      <w:r w:rsidRPr="00610384">
        <w:rPr>
          <w:rFonts w:eastAsia="DejaVu Sans"/>
          <w:sz w:val="24"/>
          <w:szCs w:val="24"/>
        </w:rPr>
        <w:t xml:space="preserve"> tersebut. Kemudian </w:t>
      </w:r>
      <w:r w:rsidRPr="00610384">
        <w:rPr>
          <w:rFonts w:eastAsia="DejaVu Sans"/>
          <w:i/>
          <w:sz w:val="24"/>
          <w:szCs w:val="24"/>
        </w:rPr>
        <w:t>debugger</w:t>
      </w:r>
      <w:r w:rsidRPr="00610384">
        <w:rPr>
          <w:rFonts w:eastAsia="DejaVu Sans"/>
          <w:sz w:val="24"/>
          <w:szCs w:val="24"/>
        </w:rPr>
        <w:t xml:space="preserve"> yang dibangun menggunakan fungsi PE yang digunakan untuk mengetahui letak </w:t>
      </w:r>
      <w:r w:rsidRPr="00610384">
        <w:rPr>
          <w:rFonts w:eastAsia="DejaVu Sans"/>
          <w:i/>
          <w:sz w:val="24"/>
          <w:szCs w:val="24"/>
        </w:rPr>
        <w:t>text section</w:t>
      </w:r>
      <w:r w:rsidRPr="00610384">
        <w:rPr>
          <w:rFonts w:eastAsia="DejaVu Sans"/>
          <w:sz w:val="24"/>
          <w:szCs w:val="24"/>
        </w:rPr>
        <w:t xml:space="preserve"> dimana </w:t>
      </w:r>
      <w:r w:rsidRPr="00610384">
        <w:rPr>
          <w:rFonts w:eastAsia="DejaVu Sans"/>
          <w:i/>
          <w:sz w:val="24"/>
          <w:szCs w:val="24"/>
        </w:rPr>
        <w:t>text section</w:t>
      </w:r>
      <w:r w:rsidRPr="00610384">
        <w:rPr>
          <w:rFonts w:eastAsia="DejaVu Sans"/>
          <w:sz w:val="24"/>
          <w:szCs w:val="24"/>
        </w:rPr>
        <w:t xml:space="preserve"> berisi kode program dalam </w:t>
      </w:r>
      <w:r w:rsidRPr="00610384">
        <w:rPr>
          <w:rFonts w:eastAsia="DejaVu Sans"/>
          <w:i/>
          <w:sz w:val="24"/>
          <w:szCs w:val="24"/>
        </w:rPr>
        <w:t>memory file</w:t>
      </w:r>
      <w:r w:rsidRPr="00610384">
        <w:rPr>
          <w:rFonts w:eastAsia="DejaVu Sans"/>
          <w:sz w:val="24"/>
          <w:szCs w:val="24"/>
        </w:rPr>
        <w:t>. Dengan fungsi ini, peneliti lebih mudah mengetahui letak</w:t>
      </w:r>
      <w:r w:rsidRPr="00610384">
        <w:rPr>
          <w:rFonts w:eastAsia="DejaVu Sans"/>
          <w:i/>
          <w:sz w:val="24"/>
          <w:szCs w:val="24"/>
        </w:rPr>
        <w:t xml:space="preserve"> text section</w:t>
      </w:r>
      <w:r w:rsidRPr="00610384">
        <w:rPr>
          <w:rFonts w:eastAsia="DejaVu Sans"/>
          <w:sz w:val="24"/>
          <w:szCs w:val="24"/>
        </w:rPr>
        <w:t xml:space="preserve"> dan </w:t>
      </w:r>
      <w:r w:rsidRPr="00610384">
        <w:rPr>
          <w:rFonts w:eastAsia="DejaVu Sans"/>
          <w:i/>
          <w:sz w:val="24"/>
          <w:szCs w:val="24"/>
        </w:rPr>
        <w:t>size</w:t>
      </w:r>
      <w:r w:rsidRPr="00610384">
        <w:rPr>
          <w:rFonts w:eastAsia="DejaVu Sans"/>
          <w:sz w:val="24"/>
          <w:szCs w:val="24"/>
        </w:rPr>
        <w:t xml:space="preserve">-nya. Fungsi PE ini merupakan fungsi Windows. Sehingga dengan fungsi tersebut, peneliti dapat mengambil dan mengeksekusi </w:t>
      </w:r>
      <w:r w:rsidRPr="00610384">
        <w:rPr>
          <w:rFonts w:eastAsia="DejaVu Sans"/>
          <w:i/>
          <w:sz w:val="24"/>
          <w:szCs w:val="24"/>
        </w:rPr>
        <w:t>text section</w:t>
      </w:r>
      <w:r w:rsidRPr="00610384">
        <w:rPr>
          <w:rFonts w:eastAsia="DejaVu Sans"/>
          <w:sz w:val="24"/>
          <w:szCs w:val="24"/>
        </w:rPr>
        <w:t xml:space="preserve"> dari </w:t>
      </w:r>
      <w:r w:rsidRPr="00610384">
        <w:rPr>
          <w:rFonts w:eastAsia="DejaVu Sans"/>
          <w:i/>
          <w:sz w:val="24"/>
          <w:szCs w:val="24"/>
        </w:rPr>
        <w:t>file</w:t>
      </w:r>
      <w:r w:rsidRPr="00610384">
        <w:rPr>
          <w:rFonts w:eastAsia="DejaVu Sans"/>
          <w:sz w:val="24"/>
          <w:szCs w:val="24"/>
        </w:rPr>
        <w:t xml:space="preserve"> tersebut. Selanjutnya untuk menghentikan </w:t>
      </w:r>
      <w:r w:rsidRPr="00610384">
        <w:rPr>
          <w:rFonts w:eastAsia="DejaVu Sans"/>
          <w:i/>
          <w:sz w:val="24"/>
          <w:szCs w:val="24"/>
        </w:rPr>
        <w:t>debugger</w:t>
      </w:r>
      <w:r w:rsidRPr="00610384">
        <w:rPr>
          <w:rFonts w:eastAsia="DejaVu Sans"/>
          <w:sz w:val="24"/>
          <w:szCs w:val="24"/>
        </w:rPr>
        <w:t xml:space="preserve">, </w:t>
      </w:r>
      <w:r w:rsidR="00392244">
        <w:rPr>
          <w:rFonts w:eastAsia="DejaVu Sans"/>
          <w:sz w:val="24"/>
          <w:szCs w:val="24"/>
        </w:rPr>
        <w:t>p</w:t>
      </w:r>
      <w:r w:rsidRPr="00610384">
        <w:rPr>
          <w:rFonts w:eastAsia="DejaVu Sans"/>
          <w:sz w:val="24"/>
          <w:szCs w:val="24"/>
        </w:rPr>
        <w:t xml:space="preserve">eneliti mengimplementasikan 2 cara, baik dengan cara </w:t>
      </w:r>
      <w:r w:rsidRPr="00610384">
        <w:rPr>
          <w:rFonts w:eastAsia="DejaVu Sans"/>
          <w:i/>
          <w:sz w:val="24"/>
          <w:szCs w:val="24"/>
        </w:rPr>
        <w:t>timer</w:t>
      </w:r>
      <w:r w:rsidRPr="00610384">
        <w:rPr>
          <w:rFonts w:eastAsia="DejaVu Sans"/>
          <w:sz w:val="24"/>
          <w:szCs w:val="24"/>
        </w:rPr>
        <w:t xml:space="preserve"> dan </w:t>
      </w:r>
      <w:r w:rsidRPr="00610384">
        <w:rPr>
          <w:rFonts w:eastAsia="DejaVu Sans"/>
          <w:i/>
          <w:sz w:val="24"/>
          <w:szCs w:val="24"/>
        </w:rPr>
        <w:t>set breakpoint</w:t>
      </w:r>
      <w:r w:rsidRPr="00610384">
        <w:rPr>
          <w:rFonts w:eastAsia="DejaVu Sans"/>
          <w:sz w:val="24"/>
          <w:szCs w:val="24"/>
        </w:rPr>
        <w:t xml:space="preserve"> secara acak. </w:t>
      </w:r>
    </w:p>
    <w:p w14:paraId="0CDFBACD" w14:textId="77777777" w:rsidR="008768CC" w:rsidRPr="00610384" w:rsidRDefault="008768CC" w:rsidP="008F3623">
      <w:pPr>
        <w:pStyle w:val="ListParagraph"/>
        <w:numPr>
          <w:ilvl w:val="0"/>
          <w:numId w:val="27"/>
        </w:numPr>
        <w:spacing w:line="360" w:lineRule="auto"/>
        <w:ind w:left="426"/>
        <w:jc w:val="both"/>
        <w:rPr>
          <w:rFonts w:eastAsia="DejaVu Sans"/>
          <w:b w:val="0"/>
          <w:szCs w:val="24"/>
        </w:rPr>
      </w:pPr>
      <w:r w:rsidRPr="00610384">
        <w:rPr>
          <w:rFonts w:eastAsia="DejaVu Sans"/>
          <w:b w:val="0"/>
          <w:i/>
          <w:szCs w:val="24"/>
        </w:rPr>
        <w:t>Timer</w:t>
      </w:r>
      <w:r w:rsidRPr="00610384">
        <w:rPr>
          <w:rFonts w:eastAsia="DejaVu Sans"/>
          <w:b w:val="0"/>
          <w:szCs w:val="24"/>
        </w:rPr>
        <w:t>.</w:t>
      </w:r>
    </w:p>
    <w:p w14:paraId="7E0E1493" w14:textId="5B7071C4" w:rsidR="008768CC" w:rsidRPr="00610384" w:rsidRDefault="008768CC" w:rsidP="008768CC">
      <w:pPr>
        <w:pStyle w:val="ListParagraph"/>
        <w:spacing w:line="360" w:lineRule="auto"/>
        <w:ind w:left="426"/>
        <w:jc w:val="both"/>
        <w:rPr>
          <w:rFonts w:eastAsia="DejaVu Sans"/>
          <w:b w:val="0"/>
          <w:szCs w:val="24"/>
        </w:rPr>
      </w:pPr>
      <w:r w:rsidRPr="00610384">
        <w:rPr>
          <w:rFonts w:eastAsia="DejaVu Sans"/>
          <w:b w:val="0"/>
          <w:i/>
          <w:szCs w:val="24"/>
        </w:rPr>
        <w:t>User</w:t>
      </w:r>
      <w:r w:rsidRPr="00610384">
        <w:rPr>
          <w:rFonts w:eastAsia="DejaVu Sans"/>
          <w:b w:val="0"/>
          <w:szCs w:val="24"/>
        </w:rPr>
        <w:t xml:space="preserve"> diberikan kebebasan untuk menentukan seberapa lama waktu yang diinginkan untuk mendeteksi </w:t>
      </w:r>
      <w:r w:rsidRPr="00610384">
        <w:rPr>
          <w:rFonts w:eastAsia="DejaVu Sans"/>
          <w:b w:val="0"/>
          <w:i/>
          <w:szCs w:val="24"/>
        </w:rPr>
        <w:t>text section</w:t>
      </w:r>
      <w:r w:rsidRPr="00610384">
        <w:rPr>
          <w:rFonts w:eastAsia="DejaVu Sans"/>
          <w:b w:val="0"/>
          <w:szCs w:val="24"/>
        </w:rPr>
        <w:t xml:space="preserve">, maksudnya </w:t>
      </w:r>
      <w:r w:rsidRPr="00610384">
        <w:rPr>
          <w:rFonts w:eastAsia="DejaVu Sans"/>
          <w:b w:val="0"/>
          <w:i/>
          <w:szCs w:val="24"/>
        </w:rPr>
        <w:t>user</w:t>
      </w:r>
      <w:r w:rsidRPr="00610384">
        <w:rPr>
          <w:rFonts w:eastAsia="DejaVu Sans"/>
          <w:b w:val="0"/>
          <w:szCs w:val="24"/>
        </w:rPr>
        <w:t xml:space="preserve"> diminta untuk meng</w:t>
      </w:r>
      <w:r w:rsidR="00581C32">
        <w:rPr>
          <w:rFonts w:eastAsia="DejaVu Sans"/>
          <w:b w:val="0"/>
          <w:szCs w:val="24"/>
        </w:rPr>
        <w:t>-</w:t>
      </w:r>
      <w:r w:rsidRPr="00581C32">
        <w:rPr>
          <w:rFonts w:eastAsia="DejaVu Sans"/>
          <w:b w:val="0"/>
          <w:i/>
          <w:szCs w:val="24"/>
        </w:rPr>
        <w:t>input</w:t>
      </w:r>
      <w:r w:rsidRPr="00610384">
        <w:rPr>
          <w:rFonts w:eastAsia="DejaVu Sans"/>
          <w:b w:val="0"/>
          <w:szCs w:val="24"/>
        </w:rPr>
        <w:t xml:space="preserve"> berapa persen (%) dari total waktu keseluruhan untuk mendeteksi </w:t>
      </w:r>
      <w:r w:rsidRPr="00610384">
        <w:rPr>
          <w:rFonts w:eastAsia="DejaVu Sans"/>
          <w:b w:val="0"/>
          <w:i/>
          <w:szCs w:val="24"/>
        </w:rPr>
        <w:t>malware</w:t>
      </w:r>
      <w:r w:rsidRPr="00610384">
        <w:rPr>
          <w:rFonts w:eastAsia="DejaVu Sans"/>
          <w:b w:val="0"/>
          <w:szCs w:val="24"/>
        </w:rPr>
        <w:t xml:space="preserve">. Jika user memilih 50% maka </w:t>
      </w:r>
      <w:r w:rsidRPr="00610384">
        <w:rPr>
          <w:rFonts w:eastAsia="DejaVu Sans"/>
          <w:b w:val="0"/>
          <w:i/>
          <w:szCs w:val="24"/>
        </w:rPr>
        <w:t>debugger</w:t>
      </w:r>
      <w:r w:rsidRPr="00610384">
        <w:rPr>
          <w:rFonts w:eastAsia="DejaVu Sans"/>
          <w:b w:val="0"/>
          <w:szCs w:val="24"/>
        </w:rPr>
        <w:t xml:space="preserve"> hanya memeriksa </w:t>
      </w:r>
      <w:r w:rsidRPr="00610384">
        <w:rPr>
          <w:rFonts w:eastAsia="DejaVu Sans"/>
          <w:b w:val="0"/>
          <w:i/>
          <w:szCs w:val="24"/>
        </w:rPr>
        <w:t>text section</w:t>
      </w:r>
      <w:r w:rsidRPr="00610384">
        <w:rPr>
          <w:rFonts w:eastAsia="DejaVu Sans"/>
          <w:b w:val="0"/>
          <w:szCs w:val="24"/>
        </w:rPr>
        <w:t xml:space="preserve"> sampai 50% dari total waktu, itu berarti tidak semua </w:t>
      </w:r>
      <w:r w:rsidRPr="00610384">
        <w:rPr>
          <w:rFonts w:eastAsia="DejaVu Sans"/>
          <w:b w:val="0"/>
          <w:i/>
          <w:szCs w:val="24"/>
        </w:rPr>
        <w:t>text section</w:t>
      </w:r>
      <w:r w:rsidRPr="00610384">
        <w:rPr>
          <w:rFonts w:eastAsia="DejaVu Sans"/>
          <w:b w:val="0"/>
          <w:szCs w:val="24"/>
        </w:rPr>
        <w:t xml:space="preserve"> diperiksa. Hal ini dapat memungkinkan, </w:t>
      </w:r>
      <w:r w:rsidRPr="00610384">
        <w:rPr>
          <w:rFonts w:eastAsia="DejaVu Sans"/>
          <w:b w:val="0"/>
          <w:i/>
          <w:szCs w:val="24"/>
        </w:rPr>
        <w:t>malware</w:t>
      </w:r>
      <w:r w:rsidRPr="00610384">
        <w:rPr>
          <w:rFonts w:eastAsia="DejaVu Sans"/>
          <w:b w:val="0"/>
          <w:szCs w:val="24"/>
        </w:rPr>
        <w:t xml:space="preserve"> tidak terdeteksi karena peneliti atau </w:t>
      </w:r>
      <w:r w:rsidRPr="00610384">
        <w:rPr>
          <w:rFonts w:eastAsia="DejaVu Sans"/>
          <w:b w:val="0"/>
          <w:i/>
          <w:szCs w:val="24"/>
        </w:rPr>
        <w:t>user</w:t>
      </w:r>
      <w:r w:rsidRPr="00610384">
        <w:rPr>
          <w:rFonts w:eastAsia="DejaVu Sans"/>
          <w:b w:val="0"/>
          <w:szCs w:val="24"/>
        </w:rPr>
        <w:t xml:space="preserve"> tidak dapat memprediksi atau mengetahui letak </w:t>
      </w:r>
      <w:r w:rsidRPr="00610384">
        <w:rPr>
          <w:rFonts w:eastAsia="DejaVu Sans"/>
          <w:b w:val="0"/>
          <w:i/>
          <w:szCs w:val="24"/>
        </w:rPr>
        <w:t>malware</w:t>
      </w:r>
      <w:r w:rsidRPr="00610384">
        <w:rPr>
          <w:rFonts w:eastAsia="DejaVu Sans"/>
          <w:b w:val="0"/>
          <w:szCs w:val="24"/>
        </w:rPr>
        <w:t xml:space="preserve"> pada </w:t>
      </w:r>
      <w:r w:rsidRPr="00610384">
        <w:rPr>
          <w:rFonts w:eastAsia="DejaVu Sans"/>
          <w:b w:val="0"/>
          <w:i/>
          <w:szCs w:val="24"/>
        </w:rPr>
        <w:t>text section</w:t>
      </w:r>
      <w:r w:rsidRPr="00610384">
        <w:rPr>
          <w:rFonts w:eastAsia="DejaVu Sans"/>
          <w:b w:val="0"/>
          <w:szCs w:val="24"/>
        </w:rPr>
        <w:t xml:space="preserve">. Dengan kata lain, jika </w:t>
      </w:r>
      <w:r w:rsidRPr="00610384">
        <w:rPr>
          <w:rFonts w:eastAsia="DejaVu Sans"/>
          <w:b w:val="0"/>
          <w:i/>
          <w:szCs w:val="24"/>
        </w:rPr>
        <w:t>user</w:t>
      </w:r>
      <w:r w:rsidRPr="00610384">
        <w:rPr>
          <w:rFonts w:eastAsia="DejaVu Sans"/>
          <w:b w:val="0"/>
          <w:szCs w:val="24"/>
        </w:rPr>
        <w:t xml:space="preserve"> menginput waktu dibawah 100 % berarti </w:t>
      </w:r>
      <w:r w:rsidRPr="00610384">
        <w:rPr>
          <w:rFonts w:eastAsia="DejaVu Sans"/>
          <w:b w:val="0"/>
          <w:i/>
          <w:szCs w:val="24"/>
        </w:rPr>
        <w:t>user</w:t>
      </w:r>
      <w:r w:rsidRPr="00610384">
        <w:rPr>
          <w:rFonts w:eastAsia="DejaVu Sans"/>
          <w:b w:val="0"/>
          <w:szCs w:val="24"/>
        </w:rPr>
        <w:t xml:space="preserve"> menebak bahwa letak </w:t>
      </w:r>
      <w:r w:rsidRPr="00610384">
        <w:rPr>
          <w:rFonts w:eastAsia="DejaVu Sans"/>
          <w:b w:val="0"/>
          <w:i/>
          <w:szCs w:val="24"/>
        </w:rPr>
        <w:t>malware</w:t>
      </w:r>
      <w:r w:rsidRPr="00610384">
        <w:rPr>
          <w:rFonts w:eastAsia="DejaVu Sans"/>
          <w:b w:val="0"/>
          <w:szCs w:val="24"/>
        </w:rPr>
        <w:t xml:space="preserve"> ada pada waktu yang di-</w:t>
      </w:r>
      <w:r w:rsidRPr="00610384">
        <w:rPr>
          <w:rFonts w:eastAsia="DejaVu Sans"/>
          <w:b w:val="0"/>
          <w:i/>
          <w:szCs w:val="24"/>
        </w:rPr>
        <w:t>input</w:t>
      </w:r>
      <w:r w:rsidRPr="00610384">
        <w:rPr>
          <w:rFonts w:eastAsia="DejaVu Sans"/>
          <w:b w:val="0"/>
          <w:szCs w:val="24"/>
        </w:rPr>
        <w:t xml:space="preserve">-nya. Jika menggunakan waktu 100 % maka keakuratan </w:t>
      </w:r>
      <w:r w:rsidRPr="00610384">
        <w:rPr>
          <w:rFonts w:eastAsia="DejaVu Sans"/>
          <w:b w:val="0"/>
          <w:i/>
          <w:szCs w:val="24"/>
        </w:rPr>
        <w:t>file</w:t>
      </w:r>
      <w:r w:rsidRPr="00610384">
        <w:rPr>
          <w:rFonts w:eastAsia="DejaVu Sans"/>
          <w:b w:val="0"/>
          <w:szCs w:val="24"/>
        </w:rPr>
        <w:t xml:space="preserve"> tersebut mengandung </w:t>
      </w:r>
      <w:r w:rsidRPr="00610384">
        <w:rPr>
          <w:rFonts w:eastAsia="DejaVu Sans"/>
          <w:b w:val="0"/>
          <w:i/>
          <w:szCs w:val="24"/>
        </w:rPr>
        <w:t>malware</w:t>
      </w:r>
      <w:r w:rsidRPr="00610384">
        <w:rPr>
          <w:rFonts w:eastAsia="DejaVu Sans"/>
          <w:b w:val="0"/>
          <w:szCs w:val="24"/>
        </w:rPr>
        <w:t xml:space="preserve"> atau tidak sangat tinggi karna </w:t>
      </w:r>
      <w:r w:rsidRPr="00610384">
        <w:rPr>
          <w:rFonts w:eastAsia="DejaVu Sans"/>
          <w:b w:val="0"/>
          <w:i/>
          <w:szCs w:val="24"/>
        </w:rPr>
        <w:t>debugger</w:t>
      </w:r>
      <w:r w:rsidRPr="00610384">
        <w:rPr>
          <w:rFonts w:eastAsia="DejaVu Sans"/>
          <w:b w:val="0"/>
          <w:szCs w:val="24"/>
        </w:rPr>
        <w:t xml:space="preserve"> mengecek s</w:t>
      </w:r>
      <w:r w:rsidR="00AC49A3">
        <w:rPr>
          <w:rFonts w:eastAsia="DejaVu Sans"/>
          <w:b w:val="0"/>
          <w:szCs w:val="24"/>
        </w:rPr>
        <w:t>e</w:t>
      </w:r>
      <w:r w:rsidRPr="00610384">
        <w:rPr>
          <w:rFonts w:eastAsia="DejaVu Sans"/>
          <w:b w:val="0"/>
          <w:szCs w:val="24"/>
        </w:rPr>
        <w:t xml:space="preserve">mua isi </w:t>
      </w:r>
      <w:r w:rsidRPr="00610384">
        <w:rPr>
          <w:rFonts w:eastAsia="DejaVu Sans"/>
          <w:b w:val="0"/>
          <w:i/>
          <w:szCs w:val="24"/>
        </w:rPr>
        <w:t>text section</w:t>
      </w:r>
      <w:r w:rsidRPr="00610384">
        <w:rPr>
          <w:rFonts w:eastAsia="DejaVu Sans"/>
          <w:b w:val="0"/>
          <w:szCs w:val="24"/>
        </w:rPr>
        <w:t xml:space="preserve"> tetapi waktu yang dibutuhkan untuk mengeksekusi semua isi </w:t>
      </w:r>
      <w:r w:rsidRPr="00610384">
        <w:rPr>
          <w:rFonts w:eastAsia="DejaVu Sans"/>
          <w:b w:val="0"/>
          <w:i/>
          <w:szCs w:val="24"/>
        </w:rPr>
        <w:t xml:space="preserve">text </w:t>
      </w:r>
      <w:r w:rsidRPr="00610384">
        <w:rPr>
          <w:rFonts w:eastAsia="DejaVu Sans"/>
          <w:b w:val="0"/>
          <w:i/>
          <w:szCs w:val="24"/>
        </w:rPr>
        <w:lastRenderedPageBreak/>
        <w:t>section</w:t>
      </w:r>
      <w:r w:rsidRPr="00610384">
        <w:rPr>
          <w:rFonts w:eastAsia="DejaVu Sans"/>
          <w:b w:val="0"/>
          <w:szCs w:val="24"/>
        </w:rPr>
        <w:t xml:space="preserve"> lama tergantung panjang </w:t>
      </w:r>
      <w:r w:rsidRPr="00610384">
        <w:rPr>
          <w:rFonts w:eastAsia="DejaVu Sans"/>
          <w:b w:val="0"/>
          <w:i/>
          <w:szCs w:val="24"/>
        </w:rPr>
        <w:t>text section</w:t>
      </w:r>
      <w:r w:rsidRPr="00610384">
        <w:rPr>
          <w:rFonts w:eastAsia="DejaVu Sans"/>
          <w:b w:val="0"/>
          <w:szCs w:val="24"/>
        </w:rPr>
        <w:t xml:space="preserve"> dan </w:t>
      </w:r>
      <w:r w:rsidRPr="00610384">
        <w:rPr>
          <w:rFonts w:eastAsia="DejaVu Sans"/>
          <w:b w:val="0"/>
          <w:i/>
          <w:szCs w:val="24"/>
        </w:rPr>
        <w:t>signature</w:t>
      </w:r>
      <w:r w:rsidRPr="00610384">
        <w:rPr>
          <w:rFonts w:eastAsia="DejaVu Sans"/>
          <w:b w:val="0"/>
          <w:szCs w:val="24"/>
        </w:rPr>
        <w:t xml:space="preserve"> yang ada pada </w:t>
      </w:r>
      <w:r w:rsidRPr="00610384">
        <w:rPr>
          <w:rFonts w:eastAsia="DejaVu Sans"/>
          <w:b w:val="0"/>
          <w:i/>
          <w:szCs w:val="24"/>
        </w:rPr>
        <w:t>library</w:t>
      </w:r>
      <w:r w:rsidRPr="00610384">
        <w:rPr>
          <w:rFonts w:eastAsia="DejaVu Sans"/>
          <w:b w:val="0"/>
          <w:szCs w:val="24"/>
        </w:rPr>
        <w:t>.</w:t>
      </w:r>
    </w:p>
    <w:p w14:paraId="7D383DE4" w14:textId="508D3D44" w:rsidR="008768CC" w:rsidRPr="00610384" w:rsidRDefault="008768CC" w:rsidP="008F3623">
      <w:pPr>
        <w:pStyle w:val="ListParagraph"/>
        <w:numPr>
          <w:ilvl w:val="0"/>
          <w:numId w:val="27"/>
        </w:numPr>
        <w:spacing w:line="360" w:lineRule="auto"/>
        <w:ind w:left="426"/>
        <w:jc w:val="both"/>
        <w:rPr>
          <w:rFonts w:eastAsia="DejaVu Sans"/>
          <w:b w:val="0"/>
          <w:szCs w:val="24"/>
        </w:rPr>
      </w:pPr>
      <w:r w:rsidRPr="00610384">
        <w:rPr>
          <w:rFonts w:eastAsia="DejaVu Sans"/>
          <w:b w:val="0"/>
          <w:i/>
          <w:szCs w:val="24"/>
        </w:rPr>
        <w:t>Set breakpoint</w:t>
      </w:r>
      <w:r w:rsidR="0088173A" w:rsidRPr="00610384">
        <w:rPr>
          <w:rFonts w:eastAsia="DejaVu Sans"/>
          <w:b w:val="0"/>
          <w:szCs w:val="24"/>
        </w:rPr>
        <w:t xml:space="preserve"> secara random</w:t>
      </w:r>
    </w:p>
    <w:p w14:paraId="71AB42A5" w14:textId="77777777" w:rsidR="008768CC" w:rsidRPr="00610384" w:rsidRDefault="008768CC" w:rsidP="008768CC">
      <w:pPr>
        <w:pStyle w:val="ListParagraph"/>
        <w:spacing w:line="360" w:lineRule="auto"/>
        <w:ind w:left="426"/>
        <w:jc w:val="both"/>
        <w:rPr>
          <w:rFonts w:eastAsia="DejaVu Sans"/>
          <w:b w:val="0"/>
          <w:szCs w:val="24"/>
        </w:rPr>
      </w:pPr>
      <w:r w:rsidRPr="00610384">
        <w:rPr>
          <w:rFonts w:eastAsia="DejaVu Sans"/>
          <w:b w:val="0"/>
          <w:szCs w:val="24"/>
        </w:rPr>
        <w:t xml:space="preserve">Pada metode ini menggunakan fungsi </w:t>
      </w:r>
      <w:proofErr w:type="gramStart"/>
      <w:r w:rsidRPr="00610384">
        <w:rPr>
          <w:rFonts w:ascii="Courier New" w:eastAsia="DejaVu Sans" w:hAnsi="Courier New" w:cs="Courier New"/>
          <w:b w:val="0"/>
          <w:szCs w:val="24"/>
        </w:rPr>
        <w:t>random(</w:t>
      </w:r>
      <w:proofErr w:type="gramEnd"/>
      <w:r w:rsidRPr="00610384">
        <w:rPr>
          <w:rFonts w:ascii="Courier New" w:eastAsia="DejaVu Sans" w:hAnsi="Courier New" w:cs="Courier New"/>
          <w:b w:val="0"/>
          <w:szCs w:val="24"/>
        </w:rPr>
        <w:t>)</w:t>
      </w:r>
      <w:r w:rsidRPr="00610384">
        <w:rPr>
          <w:rFonts w:eastAsia="DejaVu Sans"/>
          <w:b w:val="0"/>
          <w:szCs w:val="24"/>
        </w:rPr>
        <w:t xml:space="preserve"> dimana </w:t>
      </w:r>
      <w:r w:rsidRPr="00610384">
        <w:rPr>
          <w:rFonts w:eastAsia="DejaVu Sans"/>
          <w:b w:val="0"/>
          <w:i/>
          <w:szCs w:val="24"/>
        </w:rPr>
        <w:t>debugger</w:t>
      </w:r>
      <w:r w:rsidRPr="00610384">
        <w:rPr>
          <w:rFonts w:eastAsia="DejaVu Sans"/>
          <w:b w:val="0"/>
          <w:szCs w:val="24"/>
        </w:rPr>
        <w:t xml:space="preserve"> akan meletakkan </w:t>
      </w:r>
      <w:r w:rsidRPr="00610384">
        <w:rPr>
          <w:rFonts w:eastAsia="DejaVu Sans"/>
          <w:b w:val="0"/>
          <w:i/>
          <w:szCs w:val="24"/>
        </w:rPr>
        <w:t>breakpoint</w:t>
      </w:r>
      <w:r w:rsidRPr="00610384">
        <w:rPr>
          <w:rFonts w:eastAsia="DejaVu Sans"/>
          <w:b w:val="0"/>
          <w:szCs w:val="24"/>
        </w:rPr>
        <w:t xml:space="preserve"> pada sembarang tempat atau secara </w:t>
      </w:r>
      <w:r w:rsidRPr="00610384">
        <w:rPr>
          <w:rFonts w:eastAsia="DejaVu Sans"/>
          <w:b w:val="0"/>
          <w:i/>
          <w:szCs w:val="24"/>
        </w:rPr>
        <w:t>random</w:t>
      </w:r>
      <w:r w:rsidRPr="00610384">
        <w:rPr>
          <w:rFonts w:eastAsia="DejaVu Sans"/>
          <w:b w:val="0"/>
          <w:szCs w:val="24"/>
        </w:rPr>
        <w:t xml:space="preserve"> dan pada saat mengeksekusi </w:t>
      </w:r>
      <w:r w:rsidRPr="00610384">
        <w:rPr>
          <w:rFonts w:eastAsia="DejaVu Sans"/>
          <w:b w:val="0"/>
          <w:i/>
          <w:szCs w:val="24"/>
        </w:rPr>
        <w:t>malware</w:t>
      </w:r>
      <w:r w:rsidRPr="00610384">
        <w:rPr>
          <w:rFonts w:eastAsia="DejaVu Sans"/>
          <w:b w:val="0"/>
          <w:szCs w:val="24"/>
        </w:rPr>
        <w:t xml:space="preserve">, </w:t>
      </w:r>
      <w:r w:rsidRPr="00610384">
        <w:rPr>
          <w:rFonts w:eastAsia="DejaVu Sans"/>
          <w:b w:val="0"/>
          <w:i/>
          <w:szCs w:val="24"/>
        </w:rPr>
        <w:t>debugger</w:t>
      </w:r>
      <w:r w:rsidRPr="00610384">
        <w:rPr>
          <w:rFonts w:eastAsia="DejaVu Sans"/>
          <w:b w:val="0"/>
          <w:szCs w:val="24"/>
        </w:rPr>
        <w:t xml:space="preserve"> akan berhenti pada </w:t>
      </w:r>
      <w:r w:rsidRPr="00610384">
        <w:rPr>
          <w:rFonts w:eastAsia="DejaVu Sans"/>
          <w:b w:val="0"/>
          <w:i/>
          <w:szCs w:val="24"/>
        </w:rPr>
        <w:t>address</w:t>
      </w:r>
      <w:r w:rsidRPr="00610384">
        <w:rPr>
          <w:rFonts w:eastAsia="DejaVu Sans"/>
          <w:b w:val="0"/>
          <w:szCs w:val="24"/>
        </w:rPr>
        <w:t xml:space="preserve"> yang telah di </w:t>
      </w:r>
      <w:r w:rsidRPr="00610384">
        <w:rPr>
          <w:rFonts w:eastAsia="DejaVu Sans"/>
          <w:b w:val="0"/>
          <w:i/>
          <w:szCs w:val="24"/>
        </w:rPr>
        <w:t>set</w:t>
      </w:r>
      <w:r w:rsidRPr="00610384">
        <w:rPr>
          <w:rFonts w:eastAsia="DejaVu Sans"/>
          <w:b w:val="0"/>
          <w:szCs w:val="24"/>
        </w:rPr>
        <w:t xml:space="preserve"> sebelumnya. Ini merupakan cara tebak-tebakan karena </w:t>
      </w:r>
      <w:r w:rsidRPr="00610384">
        <w:rPr>
          <w:rFonts w:eastAsia="DejaVu Sans"/>
          <w:b w:val="0"/>
          <w:i/>
          <w:szCs w:val="24"/>
        </w:rPr>
        <w:t>breakpoint</w:t>
      </w:r>
      <w:r w:rsidRPr="00610384">
        <w:rPr>
          <w:rFonts w:eastAsia="DejaVu Sans"/>
          <w:b w:val="0"/>
          <w:szCs w:val="24"/>
        </w:rPr>
        <w:t xml:space="preserve"> di-</w:t>
      </w:r>
      <w:r w:rsidRPr="00610384">
        <w:rPr>
          <w:rFonts w:eastAsia="DejaVu Sans"/>
          <w:b w:val="0"/>
          <w:i/>
          <w:szCs w:val="24"/>
        </w:rPr>
        <w:t>set</w:t>
      </w:r>
      <w:r w:rsidRPr="00610384">
        <w:rPr>
          <w:rFonts w:eastAsia="DejaVu Sans"/>
          <w:b w:val="0"/>
          <w:szCs w:val="24"/>
        </w:rPr>
        <w:t xml:space="preserve"> disembarang </w:t>
      </w:r>
      <w:r w:rsidRPr="00610384">
        <w:rPr>
          <w:rFonts w:eastAsia="DejaVu Sans"/>
          <w:b w:val="0"/>
          <w:i/>
          <w:szCs w:val="24"/>
        </w:rPr>
        <w:t>address</w:t>
      </w:r>
      <w:r w:rsidRPr="00610384">
        <w:rPr>
          <w:rFonts w:eastAsia="DejaVu Sans"/>
          <w:b w:val="0"/>
          <w:szCs w:val="24"/>
        </w:rPr>
        <w:t xml:space="preserve"> pada </w:t>
      </w:r>
      <w:r w:rsidRPr="00610384">
        <w:rPr>
          <w:rFonts w:eastAsia="DejaVu Sans"/>
          <w:b w:val="0"/>
          <w:i/>
          <w:szCs w:val="24"/>
        </w:rPr>
        <w:t>text section</w:t>
      </w:r>
      <w:r w:rsidRPr="00610384">
        <w:rPr>
          <w:rFonts w:eastAsia="DejaVu Sans"/>
          <w:b w:val="0"/>
          <w:szCs w:val="24"/>
        </w:rPr>
        <w:t xml:space="preserve">, bisa saja pertengahan </w:t>
      </w:r>
      <w:r w:rsidRPr="00610384">
        <w:rPr>
          <w:rFonts w:eastAsia="DejaVu Sans"/>
          <w:b w:val="0"/>
          <w:i/>
          <w:szCs w:val="24"/>
        </w:rPr>
        <w:t>text section</w:t>
      </w:r>
      <w:r w:rsidRPr="00610384">
        <w:rPr>
          <w:rFonts w:eastAsia="DejaVu Sans"/>
          <w:b w:val="0"/>
          <w:szCs w:val="24"/>
        </w:rPr>
        <w:t xml:space="preserve">, diakhir </w:t>
      </w:r>
      <w:r w:rsidRPr="00610384">
        <w:rPr>
          <w:rFonts w:eastAsia="DejaVu Sans"/>
          <w:b w:val="0"/>
          <w:i/>
          <w:szCs w:val="24"/>
        </w:rPr>
        <w:t>text section</w:t>
      </w:r>
      <w:r w:rsidRPr="00610384">
        <w:rPr>
          <w:rFonts w:eastAsia="DejaVu Sans"/>
          <w:b w:val="0"/>
          <w:szCs w:val="24"/>
        </w:rPr>
        <w:t xml:space="preserve"> atau 2 </w:t>
      </w:r>
      <w:r w:rsidRPr="00610384">
        <w:rPr>
          <w:rFonts w:eastAsia="DejaVu Sans"/>
          <w:b w:val="0"/>
          <w:i/>
          <w:szCs w:val="24"/>
        </w:rPr>
        <w:t>address</w:t>
      </w:r>
      <w:r w:rsidRPr="00610384">
        <w:rPr>
          <w:rFonts w:eastAsia="DejaVu Sans"/>
          <w:b w:val="0"/>
          <w:szCs w:val="24"/>
        </w:rPr>
        <w:t xml:space="preserve"> setelah awal dari </w:t>
      </w:r>
      <w:r w:rsidRPr="00610384">
        <w:rPr>
          <w:rFonts w:eastAsia="DejaVu Sans"/>
          <w:b w:val="0"/>
          <w:i/>
          <w:szCs w:val="24"/>
        </w:rPr>
        <w:t>text sectio</w:t>
      </w:r>
      <w:r w:rsidRPr="00610384">
        <w:rPr>
          <w:rFonts w:eastAsia="DejaVu Sans"/>
          <w:b w:val="0"/>
          <w:szCs w:val="24"/>
        </w:rPr>
        <w:t>n. Keakuratan dalam penggunaan metode ini tidak dapat dipastikan.</w:t>
      </w:r>
    </w:p>
    <w:p w14:paraId="5228A6A8" w14:textId="77777777" w:rsidR="008768CC" w:rsidRPr="00610384" w:rsidRDefault="008768CC" w:rsidP="008768CC">
      <w:pPr>
        <w:spacing w:line="360" w:lineRule="auto"/>
        <w:jc w:val="both"/>
        <w:rPr>
          <w:rFonts w:eastAsia="DejaVu Sans"/>
          <w:sz w:val="24"/>
          <w:szCs w:val="24"/>
        </w:rPr>
      </w:pPr>
      <w:r w:rsidRPr="00610384">
        <w:rPr>
          <w:rFonts w:eastAsia="DejaVu Sans"/>
          <w:sz w:val="24"/>
          <w:szCs w:val="24"/>
        </w:rPr>
        <w:t xml:space="preserve">Setelah menggunakan cara </w:t>
      </w:r>
      <w:r w:rsidRPr="00610384">
        <w:rPr>
          <w:rFonts w:eastAsia="DejaVu Sans"/>
          <w:i/>
          <w:sz w:val="24"/>
          <w:szCs w:val="24"/>
        </w:rPr>
        <w:t>timer</w:t>
      </w:r>
      <w:r w:rsidRPr="00610384">
        <w:rPr>
          <w:rFonts w:eastAsia="DejaVu Sans"/>
          <w:sz w:val="24"/>
          <w:szCs w:val="24"/>
        </w:rPr>
        <w:t xml:space="preserve"> dan </w:t>
      </w:r>
      <w:r w:rsidRPr="00610384">
        <w:rPr>
          <w:rFonts w:eastAsia="DejaVu Sans"/>
          <w:i/>
          <w:sz w:val="24"/>
          <w:szCs w:val="24"/>
        </w:rPr>
        <w:t>set breakpoint</w:t>
      </w:r>
      <w:r w:rsidRPr="00610384">
        <w:rPr>
          <w:rFonts w:eastAsia="DejaVu Sans"/>
          <w:sz w:val="24"/>
          <w:szCs w:val="24"/>
        </w:rPr>
        <w:t xml:space="preserve">, maka </w:t>
      </w:r>
      <w:r w:rsidRPr="00610384">
        <w:rPr>
          <w:rFonts w:eastAsia="DejaVu Sans"/>
          <w:i/>
          <w:sz w:val="24"/>
          <w:szCs w:val="24"/>
        </w:rPr>
        <w:t>debugger</w:t>
      </w:r>
      <w:r w:rsidRPr="00610384">
        <w:rPr>
          <w:rFonts w:eastAsia="DejaVu Sans"/>
          <w:sz w:val="24"/>
          <w:szCs w:val="24"/>
        </w:rPr>
        <w:t xml:space="preserve"> akan memanggil fungsi </w:t>
      </w:r>
      <w:proofErr w:type="gramStart"/>
      <w:r w:rsidRPr="00610384">
        <w:rPr>
          <w:rFonts w:ascii="Courier New" w:eastAsia="DejaVu Sans" w:hAnsi="Courier New" w:cs="Courier New"/>
          <w:sz w:val="24"/>
          <w:szCs w:val="24"/>
        </w:rPr>
        <w:t>suspend(</w:t>
      </w:r>
      <w:proofErr w:type="gramEnd"/>
      <w:r w:rsidRPr="00610384">
        <w:rPr>
          <w:rFonts w:ascii="Courier New" w:eastAsia="DejaVu Sans" w:hAnsi="Courier New" w:cs="Courier New"/>
          <w:sz w:val="24"/>
          <w:szCs w:val="24"/>
        </w:rPr>
        <w:t>)</w:t>
      </w:r>
      <w:r w:rsidRPr="00610384">
        <w:rPr>
          <w:rFonts w:eastAsia="DejaVu Sans"/>
          <w:sz w:val="24"/>
          <w:szCs w:val="24"/>
        </w:rPr>
        <w:t xml:space="preserve"> untuk menghentikan </w:t>
      </w:r>
      <w:r w:rsidRPr="00610384">
        <w:rPr>
          <w:rFonts w:eastAsia="DejaVu Sans"/>
          <w:i/>
          <w:sz w:val="24"/>
          <w:szCs w:val="24"/>
        </w:rPr>
        <w:t>debugger</w:t>
      </w:r>
      <w:r w:rsidRPr="00610384">
        <w:rPr>
          <w:rFonts w:eastAsia="DejaVu Sans"/>
          <w:sz w:val="24"/>
          <w:szCs w:val="24"/>
        </w:rPr>
        <w:t xml:space="preserve"> sementara sehingga dapat mengambil </w:t>
      </w:r>
      <w:r w:rsidRPr="00610384">
        <w:rPr>
          <w:rFonts w:eastAsia="DejaVu Sans"/>
          <w:i/>
          <w:sz w:val="24"/>
          <w:szCs w:val="24"/>
        </w:rPr>
        <w:t>snapshot</w:t>
      </w:r>
      <w:r w:rsidRPr="00610384">
        <w:rPr>
          <w:rFonts w:eastAsia="DejaVu Sans"/>
          <w:sz w:val="24"/>
          <w:szCs w:val="24"/>
        </w:rPr>
        <w:t xml:space="preserve"> dari </w:t>
      </w:r>
      <w:r w:rsidRPr="00610384">
        <w:rPr>
          <w:rFonts w:eastAsia="DejaVu Sans"/>
          <w:i/>
          <w:sz w:val="24"/>
          <w:szCs w:val="24"/>
        </w:rPr>
        <w:t>text section</w:t>
      </w:r>
      <w:r w:rsidRPr="00610384">
        <w:rPr>
          <w:rFonts w:eastAsia="DejaVu Sans"/>
          <w:sz w:val="24"/>
          <w:szCs w:val="24"/>
        </w:rPr>
        <w:t xml:space="preserve">. Setelah didapat </w:t>
      </w:r>
      <w:r w:rsidRPr="00610384">
        <w:rPr>
          <w:rFonts w:eastAsia="DejaVu Sans"/>
          <w:i/>
          <w:sz w:val="24"/>
          <w:szCs w:val="24"/>
        </w:rPr>
        <w:t>snapshot</w:t>
      </w:r>
      <w:r w:rsidRPr="00610384">
        <w:rPr>
          <w:rFonts w:eastAsia="DejaVu Sans"/>
          <w:sz w:val="24"/>
          <w:szCs w:val="24"/>
        </w:rPr>
        <w:t xml:space="preserve">-nya, maka akan digunakan algoritma </w:t>
      </w:r>
      <w:r w:rsidRPr="00610384">
        <w:rPr>
          <w:rFonts w:eastAsia="DejaVu Sans"/>
          <w:i/>
          <w:sz w:val="24"/>
          <w:szCs w:val="24"/>
        </w:rPr>
        <w:t>string matching</w:t>
      </w:r>
      <w:r w:rsidRPr="00610384">
        <w:rPr>
          <w:rFonts w:eastAsia="DejaVu Sans"/>
          <w:sz w:val="24"/>
          <w:szCs w:val="24"/>
        </w:rPr>
        <w:t xml:space="preserve"> untuk </w:t>
      </w:r>
      <w:r w:rsidRPr="00610384">
        <w:rPr>
          <w:rFonts w:eastAsia="DejaVu Sans"/>
          <w:i/>
          <w:sz w:val="24"/>
          <w:szCs w:val="24"/>
        </w:rPr>
        <w:t>snapshot text section</w:t>
      </w:r>
      <w:r w:rsidRPr="00610384">
        <w:rPr>
          <w:rFonts w:eastAsia="DejaVu Sans"/>
          <w:sz w:val="24"/>
          <w:szCs w:val="24"/>
        </w:rPr>
        <w:t xml:space="preserve"> yang didapat dan </w:t>
      </w:r>
      <w:r w:rsidRPr="00610384">
        <w:rPr>
          <w:rFonts w:eastAsia="DejaVu Sans"/>
          <w:i/>
          <w:sz w:val="24"/>
          <w:szCs w:val="24"/>
        </w:rPr>
        <w:t>signature malware</w:t>
      </w:r>
      <w:r w:rsidRPr="00610384">
        <w:rPr>
          <w:rFonts w:eastAsia="DejaVu Sans"/>
          <w:sz w:val="24"/>
          <w:szCs w:val="24"/>
        </w:rPr>
        <w:t xml:space="preserve"> dari ClamAV. Ada beberapa algoritma yang digunakan oleh peneliti, yaitu: Boyer-Moore, Suffix Tree dan Rabin-Karp.</w:t>
      </w:r>
    </w:p>
    <w:p w14:paraId="7C8E5877" w14:textId="77777777" w:rsidR="008768CC" w:rsidRPr="002372C9" w:rsidRDefault="008768CC" w:rsidP="008F3623">
      <w:pPr>
        <w:pStyle w:val="Heading4"/>
        <w:keepLines w:val="0"/>
        <w:numPr>
          <w:ilvl w:val="3"/>
          <w:numId w:val="23"/>
        </w:numPr>
        <w:tabs>
          <w:tab w:val="left" w:pos="720"/>
        </w:tabs>
        <w:spacing w:before="240" w:after="60" w:line="360" w:lineRule="auto"/>
        <w:jc w:val="both"/>
        <w:rPr>
          <w:rFonts w:ascii="Times New Roman" w:eastAsia="DejaVu Sans" w:hAnsi="Times New Roman" w:cs="Times New Roman"/>
          <w:b/>
          <w:i w:val="0"/>
          <w:color w:val="auto"/>
          <w:sz w:val="24"/>
          <w:szCs w:val="24"/>
        </w:rPr>
      </w:pPr>
      <w:bookmarkStart w:id="1644" w:name="_Toc519843419"/>
      <w:bookmarkStart w:id="1645" w:name="_Toc519867754"/>
      <w:bookmarkStart w:id="1646" w:name="_Toc522192824"/>
      <w:r w:rsidRPr="002372C9">
        <w:rPr>
          <w:rFonts w:ascii="Times New Roman" w:eastAsia="DejaVu Sans" w:hAnsi="Times New Roman" w:cs="Times New Roman"/>
          <w:b/>
          <w:i w:val="0"/>
          <w:color w:val="auto"/>
          <w:sz w:val="24"/>
          <w:szCs w:val="24"/>
        </w:rPr>
        <w:t>Boyer-Moore</w:t>
      </w:r>
      <w:bookmarkEnd w:id="1644"/>
      <w:bookmarkEnd w:id="1645"/>
      <w:bookmarkEnd w:id="1646"/>
    </w:p>
    <w:p w14:paraId="25980A07" w14:textId="08182C0F" w:rsidR="003B7105" w:rsidRPr="00610384" w:rsidRDefault="008768CC" w:rsidP="00392244">
      <w:pPr>
        <w:spacing w:after="240" w:line="360" w:lineRule="auto"/>
        <w:jc w:val="both"/>
        <w:rPr>
          <w:rFonts w:eastAsia="DejaVu Sans"/>
          <w:sz w:val="24"/>
          <w:szCs w:val="24"/>
        </w:rPr>
      </w:pPr>
      <w:r w:rsidRPr="00610384">
        <w:rPr>
          <w:rFonts w:eastAsia="DejaVu Sans"/>
          <w:sz w:val="24"/>
          <w:szCs w:val="24"/>
        </w:rPr>
        <w:t xml:space="preserve">Algoritma ini menggunakan pendekatan </w:t>
      </w:r>
      <w:r w:rsidRPr="00610384">
        <w:rPr>
          <w:rFonts w:eastAsia="DejaVu Sans"/>
          <w:i/>
          <w:sz w:val="24"/>
          <w:szCs w:val="24"/>
        </w:rPr>
        <w:t>bad character</w:t>
      </w:r>
      <w:r w:rsidRPr="00610384">
        <w:rPr>
          <w:rFonts w:eastAsia="DejaVu Sans"/>
          <w:sz w:val="24"/>
          <w:szCs w:val="24"/>
        </w:rPr>
        <w:t xml:space="preserve">, dimana </w:t>
      </w:r>
      <w:r w:rsidRPr="00610384">
        <w:rPr>
          <w:rFonts w:eastAsia="DejaVu Sans"/>
          <w:i/>
          <w:sz w:val="24"/>
          <w:szCs w:val="24"/>
        </w:rPr>
        <w:t>shellcode text section malware</w:t>
      </w:r>
      <w:r w:rsidRPr="00610384">
        <w:rPr>
          <w:rFonts w:eastAsia="DejaVu Sans"/>
          <w:sz w:val="24"/>
          <w:szCs w:val="24"/>
        </w:rPr>
        <w:t xml:space="preserve"> dicari satu – satu pada </w:t>
      </w:r>
      <w:r w:rsidRPr="00610384">
        <w:rPr>
          <w:rFonts w:eastAsia="DejaVu Sans"/>
          <w:i/>
          <w:sz w:val="24"/>
          <w:szCs w:val="24"/>
        </w:rPr>
        <w:t>library signature malware</w:t>
      </w:r>
      <w:r w:rsidRPr="00610384">
        <w:rPr>
          <w:rFonts w:eastAsia="DejaVu Sans"/>
          <w:sz w:val="24"/>
          <w:szCs w:val="24"/>
        </w:rPr>
        <w:t xml:space="preserve">. Untuk setiap </w:t>
      </w:r>
      <w:r w:rsidRPr="00610384">
        <w:rPr>
          <w:rFonts w:eastAsia="DejaVu Sans"/>
          <w:i/>
          <w:sz w:val="24"/>
          <w:szCs w:val="24"/>
        </w:rPr>
        <w:t>signature</w:t>
      </w:r>
      <w:r w:rsidRPr="00610384">
        <w:rPr>
          <w:rFonts w:eastAsia="DejaVu Sans"/>
          <w:sz w:val="24"/>
          <w:szCs w:val="24"/>
        </w:rPr>
        <w:t xml:space="preserve">, jika tidak memenuhi maka akan di </w:t>
      </w:r>
      <w:r w:rsidRPr="00610384">
        <w:rPr>
          <w:rFonts w:eastAsia="DejaVu Sans"/>
          <w:i/>
          <w:sz w:val="24"/>
          <w:szCs w:val="24"/>
        </w:rPr>
        <w:t>swap</w:t>
      </w:r>
      <w:r w:rsidRPr="00610384">
        <w:rPr>
          <w:rFonts w:eastAsia="DejaVu Sans"/>
          <w:sz w:val="24"/>
          <w:szCs w:val="24"/>
        </w:rPr>
        <w:t xml:space="preserve"> sesuai aturan </w:t>
      </w:r>
      <w:r w:rsidRPr="00610384">
        <w:rPr>
          <w:rFonts w:eastAsia="DejaVu Sans"/>
          <w:i/>
          <w:sz w:val="24"/>
          <w:szCs w:val="24"/>
        </w:rPr>
        <w:t>bad character</w:t>
      </w:r>
      <w:r w:rsidRPr="00610384">
        <w:rPr>
          <w:rFonts w:eastAsia="DejaVu Sans"/>
          <w:sz w:val="24"/>
          <w:szCs w:val="24"/>
        </w:rPr>
        <w:t xml:space="preserve">. Hal ini membuat pencarian </w:t>
      </w:r>
      <w:r w:rsidRPr="00610384">
        <w:rPr>
          <w:rFonts w:eastAsia="DejaVu Sans"/>
          <w:i/>
          <w:sz w:val="24"/>
          <w:szCs w:val="24"/>
        </w:rPr>
        <w:t>malware</w:t>
      </w:r>
      <w:r w:rsidRPr="00610384">
        <w:rPr>
          <w:rFonts w:eastAsia="DejaVu Sans"/>
          <w:sz w:val="24"/>
          <w:szCs w:val="24"/>
        </w:rPr>
        <w:t xml:space="preserve"> pada </w:t>
      </w:r>
      <w:r w:rsidRPr="00610384">
        <w:rPr>
          <w:rFonts w:eastAsia="DejaVu Sans"/>
          <w:i/>
          <w:sz w:val="24"/>
          <w:szCs w:val="24"/>
        </w:rPr>
        <w:t>file executable</w:t>
      </w:r>
      <w:r w:rsidRPr="00610384">
        <w:rPr>
          <w:rFonts w:eastAsia="DejaVu Sans"/>
          <w:sz w:val="24"/>
          <w:szCs w:val="24"/>
        </w:rPr>
        <w:t xml:space="preserve"> tidak cepat. Dari hasil penelitian, algoritma ini hampir sama dengan algoritma </w:t>
      </w:r>
      <w:r w:rsidRPr="00610384">
        <w:rPr>
          <w:rFonts w:eastAsia="DejaVu Sans"/>
          <w:i/>
          <w:sz w:val="24"/>
          <w:szCs w:val="24"/>
        </w:rPr>
        <w:t>suffix tree</w:t>
      </w:r>
      <w:r w:rsidRPr="00610384">
        <w:rPr>
          <w:rFonts w:eastAsia="DejaVu Sans"/>
          <w:sz w:val="24"/>
          <w:szCs w:val="24"/>
        </w:rPr>
        <w:t xml:space="preserve">. Tetapi algoritma </w:t>
      </w:r>
      <w:r w:rsidRPr="00610384">
        <w:rPr>
          <w:rFonts w:eastAsia="DejaVu Sans"/>
          <w:i/>
          <w:sz w:val="24"/>
          <w:szCs w:val="24"/>
        </w:rPr>
        <w:t>Suffix tree</w:t>
      </w:r>
      <w:r w:rsidRPr="00610384">
        <w:rPr>
          <w:rFonts w:eastAsia="DejaVu Sans"/>
          <w:sz w:val="24"/>
          <w:szCs w:val="24"/>
        </w:rPr>
        <w:t xml:space="preserve"> lebih cepat 1 menit atau 2 menit.</w:t>
      </w:r>
    </w:p>
    <w:p w14:paraId="10D2ADDE" w14:textId="77777777" w:rsidR="008768CC" w:rsidRPr="00C662DD" w:rsidRDefault="008768CC" w:rsidP="008F3623">
      <w:pPr>
        <w:pStyle w:val="ListParagraph"/>
        <w:numPr>
          <w:ilvl w:val="3"/>
          <w:numId w:val="23"/>
        </w:numPr>
        <w:spacing w:before="240" w:line="360" w:lineRule="auto"/>
        <w:jc w:val="both"/>
        <w:outlineLvl w:val="3"/>
        <w:rPr>
          <w:rFonts w:eastAsia="DejaVu Sans"/>
          <w:i/>
          <w:szCs w:val="24"/>
        </w:rPr>
      </w:pPr>
      <w:bookmarkStart w:id="1647" w:name="_Toc519843420"/>
      <w:bookmarkStart w:id="1648" w:name="_Toc519858745"/>
      <w:bookmarkStart w:id="1649" w:name="_Toc519863641"/>
      <w:bookmarkStart w:id="1650" w:name="_Toc519867755"/>
      <w:bookmarkStart w:id="1651" w:name="_Toc519843421"/>
      <w:bookmarkStart w:id="1652" w:name="_Toc519867756"/>
      <w:bookmarkStart w:id="1653" w:name="_Toc522192825"/>
      <w:bookmarkEnd w:id="1647"/>
      <w:bookmarkEnd w:id="1648"/>
      <w:bookmarkEnd w:id="1649"/>
      <w:bookmarkEnd w:id="1650"/>
      <w:r w:rsidRPr="00C662DD">
        <w:rPr>
          <w:rFonts w:eastAsia="DejaVu Sans"/>
          <w:i/>
          <w:szCs w:val="24"/>
        </w:rPr>
        <w:t>Suffix Tree</w:t>
      </w:r>
      <w:bookmarkEnd w:id="1651"/>
      <w:bookmarkEnd w:id="1652"/>
      <w:bookmarkEnd w:id="1653"/>
    </w:p>
    <w:p w14:paraId="22C5671F" w14:textId="289A027B" w:rsidR="008768CC" w:rsidRPr="002372C9" w:rsidRDefault="008768CC" w:rsidP="00392244">
      <w:pPr>
        <w:spacing w:after="240" w:line="360" w:lineRule="auto"/>
        <w:jc w:val="both"/>
        <w:rPr>
          <w:rFonts w:eastAsia="DejaVu Sans" w:cstheme="minorBidi"/>
          <w:sz w:val="24"/>
          <w:szCs w:val="24"/>
          <w:lang w:val="en-GB"/>
        </w:rPr>
      </w:pPr>
      <w:r w:rsidRPr="00610384">
        <w:rPr>
          <w:rFonts w:eastAsia="DejaVu Sans" w:cstheme="minorBidi"/>
          <w:sz w:val="24"/>
          <w:szCs w:val="24"/>
          <w:lang w:val="en-GB"/>
        </w:rPr>
        <w:t xml:space="preserve">Algoritma ini merupakan algoritma yang lebih cepat dari kedua algoritma lainnya. Hal ini dikarenakan, pada algoritma ini mengunakan </w:t>
      </w:r>
      <w:r w:rsidRPr="00610384">
        <w:rPr>
          <w:rFonts w:eastAsia="DejaVu Sans" w:cstheme="minorBidi"/>
          <w:i/>
          <w:sz w:val="24"/>
          <w:szCs w:val="24"/>
          <w:lang w:val="en-GB"/>
        </w:rPr>
        <w:t>tree</w:t>
      </w:r>
      <w:r w:rsidRPr="00610384">
        <w:rPr>
          <w:rFonts w:eastAsia="DejaVu Sans" w:cstheme="minorBidi"/>
          <w:sz w:val="24"/>
          <w:szCs w:val="24"/>
          <w:lang w:val="en-GB"/>
        </w:rPr>
        <w:t xml:space="preserve">. Dimana </w:t>
      </w:r>
      <w:r w:rsidRPr="00610384">
        <w:rPr>
          <w:rFonts w:eastAsia="DejaVu Sans" w:cstheme="minorBidi"/>
          <w:i/>
          <w:sz w:val="24"/>
          <w:szCs w:val="24"/>
          <w:lang w:val="en-GB"/>
        </w:rPr>
        <w:t>signature malware</w:t>
      </w:r>
      <w:r w:rsidRPr="00610384">
        <w:rPr>
          <w:rFonts w:eastAsia="DejaVu Sans" w:cstheme="minorBidi"/>
          <w:sz w:val="24"/>
          <w:szCs w:val="24"/>
          <w:lang w:val="en-GB"/>
        </w:rPr>
        <w:t xml:space="preserve"> dibuat dalam </w:t>
      </w:r>
      <w:r w:rsidRPr="00610384">
        <w:rPr>
          <w:rFonts w:eastAsia="DejaVu Sans" w:cstheme="minorBidi"/>
          <w:i/>
          <w:sz w:val="24"/>
          <w:szCs w:val="24"/>
          <w:lang w:val="en-GB"/>
        </w:rPr>
        <w:t>tree</w:t>
      </w:r>
      <w:r w:rsidRPr="00610384">
        <w:rPr>
          <w:rFonts w:eastAsia="DejaVu Sans" w:cstheme="minorBidi"/>
          <w:sz w:val="24"/>
          <w:szCs w:val="24"/>
          <w:lang w:val="en-GB"/>
        </w:rPr>
        <w:t xml:space="preserve"> dan dikompres</w:t>
      </w:r>
      <w:r w:rsidR="00582915" w:rsidRPr="00610384">
        <w:rPr>
          <w:rFonts w:eastAsia="DejaVu Sans" w:cstheme="minorBidi"/>
          <w:sz w:val="24"/>
          <w:szCs w:val="24"/>
          <w:lang w:val="en-GB"/>
        </w:rPr>
        <w:t>i</w:t>
      </w:r>
      <w:r w:rsidRPr="00610384">
        <w:rPr>
          <w:rFonts w:eastAsia="DejaVu Sans" w:cstheme="minorBidi"/>
          <w:sz w:val="24"/>
          <w:szCs w:val="24"/>
          <w:lang w:val="en-GB"/>
        </w:rPr>
        <w:t xml:space="preserve">. Pencarian dengan </w:t>
      </w:r>
      <w:r w:rsidRPr="00610384">
        <w:rPr>
          <w:rFonts w:eastAsia="DejaVu Sans" w:cstheme="minorBidi"/>
          <w:i/>
          <w:sz w:val="24"/>
          <w:szCs w:val="24"/>
          <w:lang w:val="en-GB"/>
        </w:rPr>
        <w:t>tree</w:t>
      </w:r>
      <w:r w:rsidRPr="00610384">
        <w:rPr>
          <w:rFonts w:eastAsia="DejaVu Sans" w:cstheme="minorBidi"/>
          <w:sz w:val="24"/>
          <w:szCs w:val="24"/>
          <w:lang w:val="en-GB"/>
        </w:rPr>
        <w:t xml:space="preserve"> dilakukan secara paralel sehingga mempercepat pencarian. Dari percobaan yang dilakukan oleh peneliti, algoritma ini lebih cepat dibandingkan kedua algoritma lainnya </w:t>
      </w:r>
      <w:r w:rsidR="00CC2F9B">
        <w:rPr>
          <w:rFonts w:eastAsia="DejaVu Sans" w:cstheme="minorBidi"/>
          <w:sz w:val="24"/>
          <w:szCs w:val="24"/>
          <w:lang w:val="en-GB"/>
        </w:rPr>
        <w:t>namun</w:t>
      </w:r>
      <w:r w:rsidRPr="00610384">
        <w:rPr>
          <w:rFonts w:eastAsia="DejaVu Sans" w:cstheme="minorBidi"/>
          <w:sz w:val="24"/>
          <w:szCs w:val="24"/>
          <w:lang w:val="en-GB"/>
        </w:rPr>
        <w:t xml:space="preserve"> memor</w:t>
      </w:r>
      <w:r w:rsidR="00582915" w:rsidRPr="00610384">
        <w:rPr>
          <w:rFonts w:eastAsia="DejaVu Sans" w:cstheme="minorBidi"/>
          <w:sz w:val="24"/>
          <w:szCs w:val="24"/>
          <w:lang w:val="en-GB"/>
        </w:rPr>
        <w:t>i</w:t>
      </w:r>
      <w:r w:rsidRPr="00610384">
        <w:rPr>
          <w:rFonts w:eastAsia="DejaVu Sans" w:cstheme="minorBidi"/>
          <w:sz w:val="24"/>
          <w:szCs w:val="24"/>
          <w:lang w:val="en-GB"/>
        </w:rPr>
        <w:t xml:space="preserve"> yang digunakan pada algoritma ini lebih besar.</w:t>
      </w:r>
    </w:p>
    <w:p w14:paraId="0A11E16A" w14:textId="77777777" w:rsidR="008768CC" w:rsidRPr="002372C9" w:rsidRDefault="008768CC" w:rsidP="008F3623">
      <w:pPr>
        <w:pStyle w:val="ListParagraph"/>
        <w:numPr>
          <w:ilvl w:val="3"/>
          <w:numId w:val="23"/>
        </w:numPr>
        <w:spacing w:line="360" w:lineRule="auto"/>
        <w:jc w:val="both"/>
        <w:outlineLvl w:val="3"/>
        <w:rPr>
          <w:rFonts w:eastAsia="DejaVu Sans"/>
          <w:szCs w:val="24"/>
        </w:rPr>
      </w:pPr>
      <w:bookmarkStart w:id="1654" w:name="_Toc519843422"/>
      <w:bookmarkStart w:id="1655" w:name="_Toc519867757"/>
      <w:bookmarkStart w:id="1656" w:name="_Toc522192826"/>
      <w:r w:rsidRPr="002372C9">
        <w:rPr>
          <w:rFonts w:eastAsia="DejaVu Sans"/>
          <w:szCs w:val="24"/>
        </w:rPr>
        <w:lastRenderedPageBreak/>
        <w:t>Rabin-Karp</w:t>
      </w:r>
      <w:bookmarkEnd w:id="1654"/>
      <w:bookmarkEnd w:id="1655"/>
      <w:bookmarkEnd w:id="1656"/>
    </w:p>
    <w:p w14:paraId="6B01481E" w14:textId="77777777" w:rsidR="008768CC" w:rsidRPr="00610384" w:rsidRDefault="008768CC" w:rsidP="008768CC">
      <w:pPr>
        <w:spacing w:after="240" w:line="360" w:lineRule="auto"/>
        <w:jc w:val="both"/>
        <w:rPr>
          <w:rFonts w:eastAsia="DejaVu Sans"/>
          <w:sz w:val="24"/>
          <w:szCs w:val="24"/>
        </w:rPr>
      </w:pPr>
      <w:r w:rsidRPr="00610384">
        <w:rPr>
          <w:rFonts w:eastAsia="DejaVu Sans"/>
          <w:sz w:val="24"/>
          <w:szCs w:val="24"/>
        </w:rPr>
        <w:t xml:space="preserve">Pada algoritma ini, sangat memperhitungkan panjang dari </w:t>
      </w:r>
      <w:r w:rsidRPr="00610384">
        <w:rPr>
          <w:rFonts w:eastAsia="DejaVu Sans"/>
          <w:i/>
          <w:sz w:val="24"/>
          <w:szCs w:val="24"/>
        </w:rPr>
        <w:t>shellcode text section</w:t>
      </w:r>
      <w:r w:rsidRPr="00610384">
        <w:rPr>
          <w:rFonts w:eastAsia="DejaVu Sans"/>
          <w:sz w:val="24"/>
          <w:szCs w:val="24"/>
        </w:rPr>
        <w:t xml:space="preserve"> yang akan dicari pada </w:t>
      </w:r>
      <w:r w:rsidRPr="00610384">
        <w:rPr>
          <w:rFonts w:eastAsia="DejaVu Sans"/>
          <w:i/>
          <w:sz w:val="24"/>
          <w:szCs w:val="24"/>
        </w:rPr>
        <w:t>library signature malware</w:t>
      </w:r>
      <w:r w:rsidRPr="00610384">
        <w:rPr>
          <w:rFonts w:eastAsia="DejaVu Sans"/>
          <w:sz w:val="24"/>
          <w:szCs w:val="24"/>
        </w:rPr>
        <w:t xml:space="preserve"> dan menggunakan </w:t>
      </w:r>
      <w:r w:rsidRPr="00610384">
        <w:rPr>
          <w:rFonts w:eastAsia="DejaVu Sans"/>
          <w:i/>
          <w:sz w:val="24"/>
          <w:szCs w:val="24"/>
        </w:rPr>
        <w:t>hash value</w:t>
      </w:r>
      <w:r w:rsidRPr="00610384">
        <w:rPr>
          <w:rFonts w:eastAsia="DejaVu Sans"/>
          <w:sz w:val="24"/>
          <w:szCs w:val="24"/>
        </w:rPr>
        <w:t xml:space="preserve"> pada </w:t>
      </w:r>
      <w:r w:rsidRPr="00610384">
        <w:rPr>
          <w:rFonts w:eastAsia="DejaVu Sans"/>
          <w:i/>
          <w:sz w:val="24"/>
          <w:szCs w:val="24"/>
        </w:rPr>
        <w:t>shellcode text section</w:t>
      </w:r>
      <w:r w:rsidRPr="00610384">
        <w:rPr>
          <w:rFonts w:eastAsia="DejaVu Sans"/>
          <w:sz w:val="24"/>
          <w:szCs w:val="24"/>
        </w:rPr>
        <w:t xml:space="preserve">. </w:t>
      </w:r>
      <w:r w:rsidRPr="00610384">
        <w:rPr>
          <w:rFonts w:eastAsia="DejaVu Sans"/>
          <w:i/>
          <w:sz w:val="24"/>
          <w:szCs w:val="24"/>
        </w:rPr>
        <w:t>Hash value</w:t>
      </w:r>
      <w:r w:rsidRPr="00610384">
        <w:rPr>
          <w:rFonts w:eastAsia="DejaVu Sans"/>
          <w:sz w:val="24"/>
          <w:szCs w:val="24"/>
        </w:rPr>
        <w:t xml:space="preserve"> tersebut dibandingkan dengan </w:t>
      </w:r>
      <w:r w:rsidRPr="00610384">
        <w:rPr>
          <w:rFonts w:eastAsia="DejaVu Sans"/>
          <w:i/>
          <w:sz w:val="24"/>
          <w:szCs w:val="24"/>
        </w:rPr>
        <w:t>library malware</w:t>
      </w:r>
      <w:r w:rsidRPr="00610384">
        <w:rPr>
          <w:rFonts w:eastAsia="DejaVu Sans"/>
          <w:sz w:val="24"/>
          <w:szCs w:val="24"/>
        </w:rPr>
        <w:t xml:space="preserve">, jika panjang </w:t>
      </w:r>
      <w:r w:rsidRPr="00610384">
        <w:rPr>
          <w:rFonts w:eastAsia="DejaVu Sans"/>
          <w:i/>
          <w:sz w:val="24"/>
          <w:szCs w:val="24"/>
        </w:rPr>
        <w:t>shellcode text section</w:t>
      </w:r>
      <w:r w:rsidRPr="00610384">
        <w:rPr>
          <w:rFonts w:eastAsia="DejaVu Sans"/>
          <w:sz w:val="24"/>
          <w:szCs w:val="24"/>
        </w:rPr>
        <w:t xml:space="preserve"> 42 karakter dan panjang </w:t>
      </w:r>
      <w:r w:rsidRPr="00610384">
        <w:rPr>
          <w:rFonts w:eastAsia="DejaVu Sans"/>
          <w:i/>
          <w:sz w:val="24"/>
          <w:szCs w:val="24"/>
        </w:rPr>
        <w:t>signature malware</w:t>
      </w:r>
      <w:r w:rsidRPr="00610384">
        <w:rPr>
          <w:rFonts w:eastAsia="DejaVu Sans"/>
          <w:sz w:val="24"/>
          <w:szCs w:val="24"/>
        </w:rPr>
        <w:t xml:space="preserve"> hanya 30 karakter maka </w:t>
      </w:r>
      <w:r w:rsidRPr="00610384">
        <w:rPr>
          <w:rFonts w:eastAsia="DejaVu Sans"/>
          <w:i/>
          <w:sz w:val="24"/>
          <w:szCs w:val="24"/>
        </w:rPr>
        <w:t>signature</w:t>
      </w:r>
      <w:r w:rsidRPr="00610384">
        <w:rPr>
          <w:rFonts w:eastAsia="DejaVu Sans"/>
          <w:sz w:val="24"/>
          <w:szCs w:val="24"/>
        </w:rPr>
        <w:t xml:space="preserve"> tersebut dilewatkan dan diganti dengan </w:t>
      </w:r>
      <w:r w:rsidRPr="00610384">
        <w:rPr>
          <w:rFonts w:eastAsia="DejaVu Sans"/>
          <w:i/>
          <w:sz w:val="24"/>
          <w:szCs w:val="24"/>
        </w:rPr>
        <w:t>signature</w:t>
      </w:r>
      <w:r w:rsidRPr="00610384">
        <w:rPr>
          <w:rFonts w:eastAsia="DejaVu Sans"/>
          <w:sz w:val="24"/>
          <w:szCs w:val="24"/>
        </w:rPr>
        <w:t xml:space="preserve"> berikutnya. Sebaliknya jika </w:t>
      </w:r>
      <w:r w:rsidRPr="00610384">
        <w:rPr>
          <w:rFonts w:eastAsia="DejaVu Sans"/>
          <w:i/>
          <w:sz w:val="24"/>
          <w:szCs w:val="24"/>
        </w:rPr>
        <w:t>shellcode text section</w:t>
      </w:r>
      <w:r w:rsidRPr="00610384">
        <w:rPr>
          <w:rFonts w:eastAsia="DejaVu Sans"/>
          <w:sz w:val="24"/>
          <w:szCs w:val="24"/>
        </w:rPr>
        <w:t xml:space="preserve"> 10 karakter dan panjang </w:t>
      </w:r>
      <w:r w:rsidRPr="00610384">
        <w:rPr>
          <w:rFonts w:eastAsia="DejaVu Sans"/>
          <w:i/>
          <w:sz w:val="24"/>
          <w:szCs w:val="24"/>
        </w:rPr>
        <w:t>library signature malware</w:t>
      </w:r>
      <w:r w:rsidRPr="00610384">
        <w:rPr>
          <w:rFonts w:eastAsia="DejaVu Sans"/>
          <w:sz w:val="24"/>
          <w:szCs w:val="24"/>
        </w:rPr>
        <w:t xml:space="preserve"> 100 maka </w:t>
      </w:r>
      <w:r w:rsidRPr="00610384">
        <w:rPr>
          <w:rFonts w:eastAsia="DejaVu Sans"/>
          <w:i/>
          <w:sz w:val="24"/>
          <w:szCs w:val="24"/>
        </w:rPr>
        <w:t>shellcode</w:t>
      </w:r>
      <w:r w:rsidRPr="00610384">
        <w:rPr>
          <w:rFonts w:eastAsia="DejaVu Sans"/>
          <w:sz w:val="24"/>
          <w:szCs w:val="24"/>
        </w:rPr>
        <w:t xml:space="preserve"> akan dicek dari karakter pertama ke karakter ke 10. Jika tidak cocok maka akan di </w:t>
      </w:r>
      <w:r w:rsidRPr="00610384">
        <w:rPr>
          <w:rFonts w:eastAsia="DejaVu Sans"/>
          <w:i/>
          <w:sz w:val="24"/>
          <w:szCs w:val="24"/>
        </w:rPr>
        <w:t>swap</w:t>
      </w:r>
      <w:r w:rsidRPr="00610384">
        <w:rPr>
          <w:rFonts w:eastAsia="DejaVu Sans"/>
          <w:sz w:val="24"/>
          <w:szCs w:val="24"/>
        </w:rPr>
        <w:t xml:space="preserve"> 1 karakter dan dibandingkan lagi. Jika tidak ditemukan pada satu </w:t>
      </w:r>
      <w:r w:rsidRPr="00610384">
        <w:rPr>
          <w:rFonts w:eastAsia="DejaVu Sans"/>
          <w:i/>
          <w:sz w:val="24"/>
          <w:szCs w:val="24"/>
        </w:rPr>
        <w:t>signature</w:t>
      </w:r>
      <w:r w:rsidRPr="00610384">
        <w:rPr>
          <w:rFonts w:eastAsia="DejaVu Sans"/>
          <w:sz w:val="24"/>
          <w:szCs w:val="24"/>
        </w:rPr>
        <w:t xml:space="preserve">, maka akan dicoba ke </w:t>
      </w:r>
      <w:r w:rsidRPr="00610384">
        <w:rPr>
          <w:rFonts w:eastAsia="DejaVu Sans"/>
          <w:i/>
          <w:sz w:val="24"/>
          <w:szCs w:val="24"/>
        </w:rPr>
        <w:t>signature</w:t>
      </w:r>
      <w:r w:rsidRPr="00610384">
        <w:rPr>
          <w:rFonts w:eastAsia="DejaVu Sans"/>
          <w:sz w:val="24"/>
          <w:szCs w:val="24"/>
        </w:rPr>
        <w:t xml:space="preserve"> selanjutnya dengan proses yang sama. Dari hasil penelitian, algoritma ini terbilang lama dibanding algoritma lainnya.</w:t>
      </w:r>
    </w:p>
    <w:p w14:paraId="2B3891F9" w14:textId="6076D8E9" w:rsidR="008768CC" w:rsidRPr="00610384" w:rsidRDefault="008768CC" w:rsidP="008768CC">
      <w:pPr>
        <w:spacing w:line="360" w:lineRule="auto"/>
        <w:jc w:val="both"/>
        <w:rPr>
          <w:rFonts w:eastAsia="DejaVu Sans"/>
          <w:sz w:val="24"/>
          <w:szCs w:val="24"/>
        </w:rPr>
      </w:pPr>
      <w:r w:rsidRPr="00610384">
        <w:rPr>
          <w:rFonts w:eastAsia="DejaVu Sans"/>
          <w:sz w:val="24"/>
          <w:szCs w:val="24"/>
        </w:rPr>
        <w:t xml:space="preserve">Dari ketiga algoritma </w:t>
      </w:r>
      <w:r w:rsidR="005D5429" w:rsidRPr="00610384">
        <w:rPr>
          <w:rFonts w:eastAsia="DejaVu Sans"/>
          <w:sz w:val="24"/>
          <w:szCs w:val="24"/>
        </w:rPr>
        <w:t>tersebut</w:t>
      </w:r>
      <w:r w:rsidRPr="00610384">
        <w:rPr>
          <w:rFonts w:eastAsia="DejaVu Sans"/>
          <w:sz w:val="24"/>
          <w:szCs w:val="24"/>
        </w:rPr>
        <w:t xml:space="preserve">, </w:t>
      </w:r>
      <w:r w:rsidRPr="00610384">
        <w:rPr>
          <w:rFonts w:eastAsia="DejaVu Sans"/>
          <w:i/>
          <w:sz w:val="24"/>
          <w:szCs w:val="24"/>
        </w:rPr>
        <w:t>suffix tree</w:t>
      </w:r>
      <w:r w:rsidRPr="00610384">
        <w:rPr>
          <w:rFonts w:eastAsia="DejaVu Sans"/>
          <w:sz w:val="24"/>
          <w:szCs w:val="24"/>
        </w:rPr>
        <w:t xml:space="preserve"> merupakan algoritma yang lebih cepat melakukan proses </w:t>
      </w:r>
      <w:r w:rsidRPr="00610384">
        <w:rPr>
          <w:rFonts w:eastAsia="DejaVu Sans"/>
          <w:i/>
          <w:sz w:val="24"/>
          <w:szCs w:val="24"/>
        </w:rPr>
        <w:t>string matching</w:t>
      </w:r>
      <w:r w:rsidRPr="00610384">
        <w:rPr>
          <w:rFonts w:eastAsia="DejaVu Sans"/>
          <w:sz w:val="24"/>
          <w:szCs w:val="24"/>
        </w:rPr>
        <w:t xml:space="preserve"> namun dengan algoritma ini, </w:t>
      </w:r>
      <w:r w:rsidRPr="00610384">
        <w:rPr>
          <w:rFonts w:eastAsia="DejaVu Sans"/>
          <w:i/>
          <w:sz w:val="24"/>
          <w:szCs w:val="24"/>
        </w:rPr>
        <w:t>memory space</w:t>
      </w:r>
      <w:r w:rsidRPr="00610384">
        <w:rPr>
          <w:rFonts w:eastAsia="DejaVu Sans"/>
          <w:sz w:val="24"/>
          <w:szCs w:val="24"/>
        </w:rPr>
        <w:t xml:space="preserve"> yang digunakan lebih banyak dari algoritma lainnya seperti: Rabin karp dan Boyer moore. Waktu yang digunakan pada proses </w:t>
      </w:r>
      <w:r w:rsidRPr="00610384">
        <w:rPr>
          <w:rFonts w:eastAsia="DejaVu Sans"/>
          <w:i/>
          <w:sz w:val="24"/>
          <w:szCs w:val="24"/>
        </w:rPr>
        <w:t>string matching</w:t>
      </w:r>
      <w:r w:rsidRPr="00610384">
        <w:rPr>
          <w:rFonts w:eastAsia="DejaVu Sans"/>
          <w:sz w:val="24"/>
          <w:szCs w:val="24"/>
        </w:rPr>
        <w:t xml:space="preserve"> dipengaruhi juga dengan panjang dari </w:t>
      </w:r>
      <w:r w:rsidRPr="00610384">
        <w:rPr>
          <w:rFonts w:eastAsia="DejaVu Sans"/>
          <w:i/>
          <w:sz w:val="24"/>
          <w:szCs w:val="24"/>
        </w:rPr>
        <w:t>text section</w:t>
      </w:r>
      <w:r w:rsidRPr="00610384">
        <w:rPr>
          <w:rFonts w:eastAsia="DejaVu Sans"/>
          <w:sz w:val="24"/>
          <w:szCs w:val="24"/>
        </w:rPr>
        <w:t xml:space="preserve"> dan banyaknya </w:t>
      </w:r>
      <w:r w:rsidRPr="00610384">
        <w:rPr>
          <w:rFonts w:eastAsia="DejaVu Sans"/>
          <w:i/>
          <w:sz w:val="24"/>
          <w:szCs w:val="24"/>
        </w:rPr>
        <w:t>signature malware</w:t>
      </w:r>
      <w:r w:rsidRPr="00610384">
        <w:rPr>
          <w:rFonts w:eastAsia="DejaVu Sans"/>
          <w:sz w:val="24"/>
          <w:szCs w:val="24"/>
        </w:rPr>
        <w:t xml:space="preserve"> yang digunakan sebagai </w:t>
      </w:r>
      <w:r w:rsidRPr="00610384">
        <w:rPr>
          <w:rFonts w:eastAsia="DejaVu Sans"/>
          <w:i/>
          <w:sz w:val="24"/>
          <w:szCs w:val="24"/>
        </w:rPr>
        <w:t>library</w:t>
      </w:r>
      <w:r w:rsidRPr="00610384">
        <w:rPr>
          <w:rFonts w:eastAsia="DejaVu Sans"/>
          <w:sz w:val="24"/>
          <w:szCs w:val="24"/>
        </w:rPr>
        <w:t xml:space="preserve"> untuk menentukan </w:t>
      </w:r>
      <w:r w:rsidRPr="00610384">
        <w:rPr>
          <w:rFonts w:eastAsia="DejaVu Sans"/>
          <w:i/>
          <w:sz w:val="24"/>
          <w:szCs w:val="24"/>
        </w:rPr>
        <w:t>file executable</w:t>
      </w:r>
      <w:r w:rsidRPr="00610384">
        <w:rPr>
          <w:rFonts w:eastAsia="DejaVu Sans"/>
          <w:sz w:val="24"/>
          <w:szCs w:val="24"/>
        </w:rPr>
        <w:t xml:space="preserve"> tersebut </w:t>
      </w:r>
      <w:r w:rsidRPr="00610384">
        <w:rPr>
          <w:rFonts w:eastAsia="DejaVu Sans"/>
          <w:i/>
          <w:sz w:val="24"/>
          <w:szCs w:val="24"/>
        </w:rPr>
        <w:t>malware</w:t>
      </w:r>
      <w:r w:rsidRPr="00610384">
        <w:rPr>
          <w:rFonts w:eastAsia="DejaVu Sans"/>
          <w:sz w:val="24"/>
          <w:szCs w:val="24"/>
        </w:rPr>
        <w:t xml:space="preserve"> atau tidak.</w:t>
      </w:r>
    </w:p>
    <w:p w14:paraId="3444C6AA" w14:textId="77777777" w:rsidR="008768CC" w:rsidRPr="00B4234C" w:rsidRDefault="008768CC" w:rsidP="008F3623">
      <w:pPr>
        <w:pStyle w:val="ListParagraph"/>
        <w:numPr>
          <w:ilvl w:val="2"/>
          <w:numId w:val="23"/>
        </w:numPr>
        <w:spacing w:before="240" w:line="360" w:lineRule="auto"/>
        <w:jc w:val="both"/>
        <w:outlineLvl w:val="2"/>
        <w:rPr>
          <w:rFonts w:eastAsia="DejaVu Sans"/>
          <w:szCs w:val="24"/>
        </w:rPr>
      </w:pPr>
      <w:bookmarkStart w:id="1657" w:name="_Toc519843423"/>
      <w:bookmarkStart w:id="1658" w:name="_Toc519867758"/>
      <w:bookmarkStart w:id="1659" w:name="_Toc522192827"/>
      <w:r w:rsidRPr="00B4234C">
        <w:rPr>
          <w:rFonts w:eastAsia="DejaVu Sans"/>
          <w:szCs w:val="24"/>
        </w:rPr>
        <w:t>Antivirus AVG</w:t>
      </w:r>
      <w:bookmarkEnd w:id="1657"/>
      <w:bookmarkEnd w:id="1658"/>
      <w:bookmarkEnd w:id="1659"/>
    </w:p>
    <w:p w14:paraId="4D862CFE" w14:textId="138483A7" w:rsidR="008768CC" w:rsidRPr="00610384" w:rsidRDefault="000541FB" w:rsidP="0088173A">
      <w:pPr>
        <w:spacing w:after="200" w:line="360" w:lineRule="auto"/>
        <w:jc w:val="both"/>
        <w:rPr>
          <w:rFonts w:eastAsia="DejaVu Sans"/>
          <w:sz w:val="24"/>
          <w:szCs w:val="24"/>
        </w:rPr>
      </w:pPr>
      <w:r w:rsidRPr="00610384">
        <w:rPr>
          <w:rFonts w:eastAsia="DejaVu Sans"/>
          <w:sz w:val="24"/>
          <w:szCs w:val="24"/>
        </w:rPr>
        <w:t xml:space="preserve">Pada penelitian ini, peneliti menggunakan AVG versi 9.0 sebagai perbandingan untuk mendeteksi </w:t>
      </w:r>
      <w:r w:rsidRPr="00610384">
        <w:rPr>
          <w:rFonts w:eastAsia="DejaVu Sans"/>
          <w:i/>
          <w:sz w:val="24"/>
          <w:szCs w:val="24"/>
        </w:rPr>
        <w:t>malware</w:t>
      </w:r>
      <w:r w:rsidRPr="00610384">
        <w:rPr>
          <w:rFonts w:eastAsia="DejaVu Sans"/>
          <w:sz w:val="24"/>
          <w:szCs w:val="24"/>
        </w:rPr>
        <w:t xml:space="preserve"> dengan cara statis (AVG versi 9.0) dan cara dinami</w:t>
      </w:r>
      <w:r w:rsidR="00CD55D8" w:rsidRPr="00610384">
        <w:rPr>
          <w:rFonts w:eastAsia="DejaVu Sans"/>
          <w:sz w:val="24"/>
          <w:szCs w:val="24"/>
        </w:rPr>
        <w:t>k</w:t>
      </w:r>
      <w:r w:rsidRPr="00610384">
        <w:rPr>
          <w:rFonts w:eastAsia="DejaVu Sans"/>
          <w:sz w:val="24"/>
          <w:szCs w:val="24"/>
        </w:rPr>
        <w:t xml:space="preserve"> (</w:t>
      </w:r>
      <w:r w:rsidRPr="00610384">
        <w:rPr>
          <w:rFonts w:eastAsia="DejaVu Sans"/>
          <w:i/>
          <w:sz w:val="24"/>
          <w:szCs w:val="24"/>
        </w:rPr>
        <w:t>custom debugger</w:t>
      </w:r>
      <w:r w:rsidRPr="00610384">
        <w:rPr>
          <w:rFonts w:eastAsia="DejaVu Sans"/>
          <w:sz w:val="24"/>
          <w:szCs w:val="24"/>
        </w:rPr>
        <w:t xml:space="preserve"> yang dikembangkan peneliti). </w:t>
      </w:r>
      <w:r w:rsidR="008768CC" w:rsidRPr="00610384">
        <w:rPr>
          <w:rFonts w:eastAsia="DejaVu Sans"/>
          <w:sz w:val="24"/>
          <w:szCs w:val="24"/>
        </w:rPr>
        <w:t>Anti virus ini me</w:t>
      </w:r>
      <w:r w:rsidR="001256CD" w:rsidRPr="00610384">
        <w:rPr>
          <w:rFonts w:eastAsia="DejaVu Sans"/>
          <w:sz w:val="24"/>
          <w:szCs w:val="24"/>
        </w:rPr>
        <w:t>meriksa</w:t>
      </w:r>
      <w:r w:rsidR="008768CC" w:rsidRPr="00610384">
        <w:rPr>
          <w:rFonts w:eastAsia="DejaVu Sans"/>
          <w:sz w:val="24"/>
          <w:szCs w:val="24"/>
        </w:rPr>
        <w:t xml:space="preserve"> </w:t>
      </w:r>
      <w:r w:rsidR="008768CC" w:rsidRPr="00610384">
        <w:rPr>
          <w:rFonts w:eastAsia="DejaVu Sans"/>
          <w:i/>
          <w:sz w:val="24"/>
          <w:szCs w:val="24"/>
        </w:rPr>
        <w:t>malware</w:t>
      </w:r>
      <w:r w:rsidR="008768CC" w:rsidRPr="00610384">
        <w:rPr>
          <w:rFonts w:eastAsia="DejaVu Sans"/>
          <w:sz w:val="24"/>
          <w:szCs w:val="24"/>
        </w:rPr>
        <w:t xml:space="preserve"> </w:t>
      </w:r>
      <w:r w:rsidR="001256CD" w:rsidRPr="00610384">
        <w:rPr>
          <w:rFonts w:eastAsia="DejaVu Sans"/>
          <w:sz w:val="24"/>
          <w:szCs w:val="24"/>
        </w:rPr>
        <w:t>berdasarkan</w:t>
      </w:r>
      <w:r w:rsidR="008768CC" w:rsidRPr="00610384">
        <w:rPr>
          <w:rFonts w:eastAsia="DejaVu Sans"/>
          <w:sz w:val="24"/>
          <w:szCs w:val="24"/>
        </w:rPr>
        <w:t xml:space="preserve"> </w:t>
      </w:r>
      <w:r w:rsidR="008768CC" w:rsidRPr="00610384">
        <w:rPr>
          <w:rFonts w:eastAsia="DejaVu Sans"/>
          <w:i/>
          <w:sz w:val="24"/>
          <w:szCs w:val="24"/>
        </w:rPr>
        <w:t>behavior</w:t>
      </w:r>
      <w:r w:rsidR="008768CC" w:rsidRPr="00610384">
        <w:rPr>
          <w:rFonts w:eastAsia="DejaVu Sans"/>
          <w:sz w:val="24"/>
          <w:szCs w:val="24"/>
        </w:rPr>
        <w:t xml:space="preserve"> dari </w:t>
      </w:r>
      <w:r w:rsidR="008768CC" w:rsidRPr="00610384">
        <w:rPr>
          <w:rFonts w:eastAsia="DejaVu Sans"/>
          <w:i/>
          <w:sz w:val="24"/>
          <w:szCs w:val="24"/>
        </w:rPr>
        <w:t>file</w:t>
      </w:r>
      <w:r w:rsidR="008768CC" w:rsidRPr="00610384">
        <w:rPr>
          <w:rFonts w:eastAsia="DejaVu Sans"/>
          <w:sz w:val="24"/>
          <w:szCs w:val="24"/>
        </w:rPr>
        <w:t xml:space="preserve"> tersebut tanpa memeriksa memori atau isi dari </w:t>
      </w:r>
      <w:r w:rsidR="008768CC" w:rsidRPr="00610384">
        <w:rPr>
          <w:rFonts w:eastAsia="DejaVu Sans"/>
          <w:i/>
          <w:sz w:val="24"/>
          <w:szCs w:val="24"/>
        </w:rPr>
        <w:t>file</w:t>
      </w:r>
      <w:r w:rsidR="008768CC" w:rsidRPr="00610384">
        <w:rPr>
          <w:rFonts w:eastAsia="DejaVu Sans"/>
          <w:sz w:val="24"/>
          <w:szCs w:val="24"/>
        </w:rPr>
        <w:t xml:space="preserve"> tersebut. Sehingga banyak antivirus lama yang tidak dapat mendeteksi </w:t>
      </w:r>
      <w:r w:rsidR="008768CC" w:rsidRPr="00610384">
        <w:rPr>
          <w:rFonts w:eastAsia="DejaVu Sans"/>
          <w:i/>
          <w:sz w:val="24"/>
          <w:szCs w:val="24"/>
        </w:rPr>
        <w:t>malware</w:t>
      </w:r>
      <w:r w:rsidR="008768CC" w:rsidRPr="00610384">
        <w:rPr>
          <w:rFonts w:eastAsia="DejaVu Sans"/>
          <w:sz w:val="24"/>
          <w:szCs w:val="24"/>
        </w:rPr>
        <w:t xml:space="preserve">, karena </w:t>
      </w:r>
      <w:r w:rsidR="008768CC" w:rsidRPr="00610384">
        <w:rPr>
          <w:rFonts w:eastAsia="DejaVu Sans"/>
          <w:i/>
          <w:sz w:val="24"/>
          <w:szCs w:val="24"/>
        </w:rPr>
        <w:t>malware</w:t>
      </w:r>
      <w:r w:rsidR="008768CC" w:rsidRPr="00610384">
        <w:rPr>
          <w:rFonts w:eastAsia="DejaVu Sans"/>
          <w:sz w:val="24"/>
          <w:szCs w:val="24"/>
        </w:rPr>
        <w:t xml:space="preserve"> telah menggunakan </w:t>
      </w:r>
      <w:r w:rsidR="001256CD" w:rsidRPr="00610384">
        <w:rPr>
          <w:rFonts w:eastAsia="DejaVu Sans"/>
          <w:sz w:val="24"/>
          <w:szCs w:val="24"/>
        </w:rPr>
        <w:t>t</w:t>
      </w:r>
      <w:r w:rsidR="008768CC" w:rsidRPr="00610384">
        <w:rPr>
          <w:rFonts w:eastAsia="DejaVu Sans"/>
          <w:sz w:val="24"/>
          <w:szCs w:val="24"/>
        </w:rPr>
        <w:t>eknik-</w:t>
      </w:r>
      <w:r w:rsidR="001256CD" w:rsidRPr="00610384">
        <w:rPr>
          <w:rFonts w:eastAsia="DejaVu Sans"/>
          <w:sz w:val="24"/>
          <w:szCs w:val="24"/>
        </w:rPr>
        <w:t>t</w:t>
      </w:r>
      <w:r w:rsidR="008768CC" w:rsidRPr="00610384">
        <w:rPr>
          <w:rFonts w:eastAsia="DejaVu Sans"/>
          <w:sz w:val="24"/>
          <w:szCs w:val="24"/>
        </w:rPr>
        <w:t xml:space="preserve">eknik penanganan </w:t>
      </w:r>
      <w:r w:rsidR="008768CC" w:rsidRPr="00610384">
        <w:rPr>
          <w:rFonts w:eastAsia="DejaVu Sans"/>
          <w:i/>
          <w:sz w:val="24"/>
          <w:szCs w:val="24"/>
        </w:rPr>
        <w:t>malware</w:t>
      </w:r>
      <w:r w:rsidR="008768CC" w:rsidRPr="00610384">
        <w:rPr>
          <w:rFonts w:eastAsia="DejaVu Sans"/>
          <w:sz w:val="24"/>
          <w:szCs w:val="24"/>
        </w:rPr>
        <w:t xml:space="preserve"> seperti mengobfuskasi atau mengenkripsi </w:t>
      </w:r>
      <w:r w:rsidR="008768CC" w:rsidRPr="00610384">
        <w:rPr>
          <w:rFonts w:eastAsia="DejaVu Sans"/>
          <w:i/>
          <w:sz w:val="24"/>
          <w:szCs w:val="24"/>
        </w:rPr>
        <w:t>file</w:t>
      </w:r>
      <w:r w:rsidR="008768CC" w:rsidRPr="00610384">
        <w:rPr>
          <w:rFonts w:eastAsia="DejaVu Sans"/>
          <w:sz w:val="24"/>
          <w:szCs w:val="24"/>
        </w:rPr>
        <w:t xml:space="preserve"> tersebut. Dari percobaan yang dibuat, ada beberapa </w:t>
      </w:r>
      <w:r w:rsidR="008768CC" w:rsidRPr="00610384">
        <w:rPr>
          <w:rFonts w:eastAsia="DejaVu Sans"/>
          <w:i/>
          <w:sz w:val="24"/>
          <w:szCs w:val="24"/>
        </w:rPr>
        <w:t>file</w:t>
      </w:r>
      <w:r w:rsidR="008768CC" w:rsidRPr="00610384">
        <w:rPr>
          <w:rFonts w:eastAsia="DejaVu Sans"/>
          <w:sz w:val="24"/>
          <w:szCs w:val="24"/>
        </w:rPr>
        <w:t xml:space="preserve"> yang tidak dapat dideteksi oleh </w:t>
      </w:r>
      <w:r w:rsidR="008768CC" w:rsidRPr="00610384">
        <w:rPr>
          <w:rFonts w:eastAsia="DejaVu Sans"/>
          <w:i/>
          <w:sz w:val="24"/>
          <w:szCs w:val="24"/>
        </w:rPr>
        <w:t>malware</w:t>
      </w:r>
      <w:r w:rsidR="008768CC" w:rsidRPr="00610384">
        <w:rPr>
          <w:rFonts w:eastAsia="DejaVu Sans"/>
          <w:sz w:val="24"/>
          <w:szCs w:val="24"/>
        </w:rPr>
        <w:t xml:space="preserve">. Dalam hal ini, peneliti tidak meneliti alasan kenapa antivirus AVG tidak dapat mendeteksi. Peneliti dapat memastikan, </w:t>
      </w:r>
      <w:r w:rsidR="008768CC" w:rsidRPr="00610384">
        <w:rPr>
          <w:rFonts w:eastAsia="DejaVu Sans"/>
          <w:i/>
          <w:sz w:val="24"/>
          <w:szCs w:val="24"/>
        </w:rPr>
        <w:t>malware</w:t>
      </w:r>
      <w:r w:rsidR="008768CC" w:rsidRPr="00610384">
        <w:rPr>
          <w:rFonts w:eastAsia="DejaVu Sans"/>
          <w:sz w:val="24"/>
          <w:szCs w:val="24"/>
        </w:rPr>
        <w:t xml:space="preserve"> pada </w:t>
      </w:r>
      <w:r w:rsidR="008768CC" w:rsidRPr="00610384">
        <w:rPr>
          <w:rFonts w:eastAsia="DejaVu Sans"/>
          <w:i/>
          <w:sz w:val="24"/>
          <w:szCs w:val="24"/>
        </w:rPr>
        <w:t>file</w:t>
      </w:r>
      <w:r w:rsidR="008768CC" w:rsidRPr="00610384">
        <w:rPr>
          <w:rFonts w:eastAsia="DejaVu Sans"/>
          <w:sz w:val="24"/>
          <w:szCs w:val="24"/>
        </w:rPr>
        <w:t xml:space="preserve"> tersebut melakukan penanganan terhadap pendeteksian </w:t>
      </w:r>
      <w:r w:rsidR="008768CC" w:rsidRPr="00610384">
        <w:rPr>
          <w:rFonts w:eastAsia="DejaVu Sans"/>
          <w:i/>
          <w:sz w:val="24"/>
          <w:szCs w:val="24"/>
        </w:rPr>
        <w:t>malware</w:t>
      </w:r>
      <w:r w:rsidR="008768CC" w:rsidRPr="00610384">
        <w:rPr>
          <w:rFonts w:eastAsia="DejaVu Sans"/>
          <w:sz w:val="24"/>
          <w:szCs w:val="24"/>
        </w:rPr>
        <w:t xml:space="preserve"> atau meletakkan </w:t>
      </w:r>
      <w:r w:rsidR="008768CC" w:rsidRPr="00610384">
        <w:rPr>
          <w:rFonts w:eastAsia="DejaVu Sans"/>
          <w:i/>
          <w:sz w:val="24"/>
          <w:szCs w:val="24"/>
        </w:rPr>
        <w:t>malware</w:t>
      </w:r>
      <w:r w:rsidR="008768CC" w:rsidRPr="00610384">
        <w:rPr>
          <w:rFonts w:eastAsia="DejaVu Sans"/>
          <w:sz w:val="24"/>
          <w:szCs w:val="24"/>
        </w:rPr>
        <w:t xml:space="preserve"> pada </w:t>
      </w:r>
      <w:r w:rsidR="008768CC" w:rsidRPr="00610384">
        <w:rPr>
          <w:rFonts w:eastAsia="DejaVu Sans"/>
          <w:i/>
          <w:sz w:val="24"/>
          <w:szCs w:val="24"/>
        </w:rPr>
        <w:t>text section file</w:t>
      </w:r>
      <w:r w:rsidR="008768CC" w:rsidRPr="00610384">
        <w:rPr>
          <w:rFonts w:eastAsia="DejaVu Sans"/>
          <w:sz w:val="24"/>
          <w:szCs w:val="24"/>
        </w:rPr>
        <w:t>.</w:t>
      </w:r>
      <w:r w:rsidR="005D4963" w:rsidRPr="00610384">
        <w:rPr>
          <w:rFonts w:eastAsia="DejaVu Sans"/>
          <w:sz w:val="24"/>
          <w:szCs w:val="24"/>
        </w:rPr>
        <w:t xml:space="preserve"> Pada </w:t>
      </w:r>
      <w:r w:rsidR="005D4963" w:rsidRPr="00610384">
        <w:rPr>
          <w:rFonts w:eastAsia="DejaVu Sans"/>
          <w:sz w:val="24"/>
          <w:szCs w:val="24"/>
        </w:rPr>
        <w:lastRenderedPageBreak/>
        <w:t>penelitian ini, tidak untuk mengalahkan atau menyaingi antivirus</w:t>
      </w:r>
      <w:r w:rsidR="003E7AE6">
        <w:rPr>
          <w:rFonts w:eastAsia="DejaVu Sans"/>
          <w:sz w:val="24"/>
          <w:szCs w:val="24"/>
        </w:rPr>
        <w:t xml:space="preserve"> </w:t>
      </w:r>
      <w:r w:rsidR="005D4963" w:rsidRPr="00610384">
        <w:rPr>
          <w:rFonts w:eastAsia="DejaVu Sans"/>
          <w:sz w:val="24"/>
          <w:szCs w:val="24"/>
        </w:rPr>
        <w:t xml:space="preserve">(AVG versi 9.0) tetapi antivirus versi 9.0 ini masih menggunakan pengecekan </w:t>
      </w:r>
      <w:r w:rsidR="005D4963" w:rsidRPr="00C423EE">
        <w:rPr>
          <w:rFonts w:eastAsia="DejaVu Sans"/>
          <w:i/>
          <w:sz w:val="24"/>
          <w:szCs w:val="24"/>
        </w:rPr>
        <w:t>malware</w:t>
      </w:r>
      <w:r w:rsidR="005D4963" w:rsidRPr="00610384">
        <w:rPr>
          <w:rFonts w:eastAsia="DejaVu Sans"/>
          <w:sz w:val="24"/>
          <w:szCs w:val="24"/>
        </w:rPr>
        <w:t xml:space="preserve"> secara stati</w:t>
      </w:r>
      <w:r w:rsidR="00C423EE">
        <w:rPr>
          <w:rFonts w:eastAsia="DejaVu Sans"/>
          <w:sz w:val="24"/>
          <w:szCs w:val="24"/>
        </w:rPr>
        <w:t>k</w:t>
      </w:r>
      <w:r w:rsidR="005D4963" w:rsidRPr="00610384">
        <w:rPr>
          <w:rFonts w:eastAsia="DejaVu Sans"/>
          <w:sz w:val="24"/>
          <w:szCs w:val="24"/>
        </w:rPr>
        <w:t xml:space="preserve"> sehingga peneliti menggunakan AVG versi 9.0 sebagai pembanding dalam pengecekan </w:t>
      </w:r>
      <w:r w:rsidR="005D4963" w:rsidRPr="00C423EE">
        <w:rPr>
          <w:rFonts w:eastAsia="DejaVu Sans"/>
          <w:i/>
          <w:sz w:val="24"/>
          <w:szCs w:val="24"/>
        </w:rPr>
        <w:t>malware</w:t>
      </w:r>
      <w:r w:rsidR="005D4963" w:rsidRPr="00610384">
        <w:rPr>
          <w:rFonts w:eastAsia="DejaVu Sans"/>
          <w:sz w:val="24"/>
          <w:szCs w:val="24"/>
        </w:rPr>
        <w:t xml:space="preserve"> baik secara stati</w:t>
      </w:r>
      <w:r w:rsidR="00C423EE">
        <w:rPr>
          <w:rFonts w:eastAsia="DejaVu Sans"/>
          <w:sz w:val="24"/>
          <w:szCs w:val="24"/>
        </w:rPr>
        <w:t>k</w:t>
      </w:r>
      <w:r w:rsidR="005D4963" w:rsidRPr="00610384">
        <w:rPr>
          <w:rFonts w:eastAsia="DejaVu Sans"/>
          <w:sz w:val="24"/>
          <w:szCs w:val="24"/>
        </w:rPr>
        <w:t xml:space="preserve"> atau dinami</w:t>
      </w:r>
      <w:r w:rsidR="007D1450">
        <w:rPr>
          <w:rFonts w:eastAsia="DejaVu Sans"/>
          <w:sz w:val="24"/>
          <w:szCs w:val="24"/>
        </w:rPr>
        <w:t>k</w:t>
      </w:r>
      <w:r w:rsidR="005D4963" w:rsidRPr="00610384">
        <w:rPr>
          <w:rFonts w:eastAsia="DejaVu Sans"/>
          <w:sz w:val="24"/>
          <w:szCs w:val="24"/>
        </w:rPr>
        <w:t>.</w:t>
      </w:r>
    </w:p>
    <w:p w14:paraId="2F78DFD2" w14:textId="77777777" w:rsidR="008768CC" w:rsidRPr="00B4234C" w:rsidRDefault="008768CC" w:rsidP="008F3623">
      <w:pPr>
        <w:pStyle w:val="ListParagraph"/>
        <w:numPr>
          <w:ilvl w:val="2"/>
          <w:numId w:val="23"/>
        </w:numPr>
        <w:spacing w:before="240" w:line="360" w:lineRule="auto"/>
        <w:jc w:val="both"/>
        <w:outlineLvl w:val="2"/>
        <w:rPr>
          <w:rFonts w:eastAsia="DejaVu Sans"/>
          <w:szCs w:val="24"/>
        </w:rPr>
      </w:pPr>
      <w:bookmarkStart w:id="1660" w:name="_Toc519843424"/>
      <w:bookmarkStart w:id="1661" w:name="_Toc519858749"/>
      <w:bookmarkStart w:id="1662" w:name="_Toc519863645"/>
      <w:bookmarkStart w:id="1663" w:name="_Toc519867759"/>
      <w:bookmarkStart w:id="1664" w:name="_Toc519843425"/>
      <w:bookmarkStart w:id="1665" w:name="_Toc519867760"/>
      <w:bookmarkStart w:id="1666" w:name="_Toc522192828"/>
      <w:bookmarkEnd w:id="1660"/>
      <w:bookmarkEnd w:id="1661"/>
      <w:bookmarkEnd w:id="1662"/>
      <w:bookmarkEnd w:id="1663"/>
      <w:r w:rsidRPr="00B4234C">
        <w:rPr>
          <w:rFonts w:eastAsia="DejaVu Sans"/>
          <w:szCs w:val="24"/>
        </w:rPr>
        <w:t>Hasil Percobaan</w:t>
      </w:r>
      <w:bookmarkEnd w:id="1664"/>
      <w:bookmarkEnd w:id="1665"/>
      <w:bookmarkEnd w:id="1666"/>
    </w:p>
    <w:p w14:paraId="49A49AF9" w14:textId="36429A07" w:rsidR="00CF4DF2" w:rsidRPr="00610384" w:rsidRDefault="008768CC" w:rsidP="0088173A">
      <w:pPr>
        <w:spacing w:before="240" w:line="360" w:lineRule="auto"/>
        <w:jc w:val="both"/>
        <w:rPr>
          <w:rFonts w:eastAsia="DejaVu Sans"/>
          <w:sz w:val="24"/>
          <w:szCs w:val="24"/>
        </w:rPr>
      </w:pPr>
      <w:r w:rsidRPr="00610384">
        <w:rPr>
          <w:rFonts w:eastAsia="DejaVu Sans"/>
          <w:sz w:val="24"/>
          <w:szCs w:val="24"/>
        </w:rPr>
        <w:t xml:space="preserve">Dari hasil percobaan </w:t>
      </w:r>
      <w:r w:rsidR="00DA7AF7">
        <w:rPr>
          <w:rFonts w:eastAsia="DejaVu Sans"/>
          <w:sz w:val="24"/>
          <w:szCs w:val="24"/>
        </w:rPr>
        <w:t xml:space="preserve">pada subbab </w:t>
      </w:r>
      <w:r w:rsidR="00DA7AF7">
        <w:rPr>
          <w:rFonts w:eastAsia="DejaVu Sans"/>
          <w:sz w:val="24"/>
          <w:szCs w:val="24"/>
        </w:rPr>
        <w:fldChar w:fldCharType="begin"/>
      </w:r>
      <w:r w:rsidR="00DA7AF7">
        <w:rPr>
          <w:rFonts w:eastAsia="DejaVu Sans"/>
          <w:sz w:val="24"/>
          <w:szCs w:val="24"/>
        </w:rPr>
        <w:instrText xml:space="preserve"> REF _Ref522081776 \r \h </w:instrText>
      </w:r>
      <w:r w:rsidR="00DA7AF7">
        <w:rPr>
          <w:rFonts w:eastAsia="DejaVu Sans"/>
          <w:sz w:val="24"/>
          <w:szCs w:val="24"/>
        </w:rPr>
      </w:r>
      <w:r w:rsidR="00DA7AF7">
        <w:rPr>
          <w:rFonts w:eastAsia="DejaVu Sans"/>
          <w:sz w:val="24"/>
          <w:szCs w:val="24"/>
        </w:rPr>
        <w:fldChar w:fldCharType="separate"/>
      </w:r>
      <w:r w:rsidR="00EC7493">
        <w:rPr>
          <w:rFonts w:eastAsia="DejaVu Sans"/>
          <w:sz w:val="24"/>
          <w:szCs w:val="24"/>
        </w:rPr>
        <w:t>6.3</w:t>
      </w:r>
      <w:r w:rsidR="00DA7AF7">
        <w:rPr>
          <w:rFonts w:eastAsia="DejaVu Sans"/>
          <w:sz w:val="24"/>
          <w:szCs w:val="24"/>
        </w:rPr>
        <w:fldChar w:fldCharType="end"/>
      </w:r>
      <w:r w:rsidRPr="00610384">
        <w:rPr>
          <w:rFonts w:eastAsia="DejaVu Sans"/>
          <w:sz w:val="24"/>
          <w:szCs w:val="24"/>
        </w:rPr>
        <w:t xml:space="preserve">, beberapa </w:t>
      </w:r>
      <w:r w:rsidRPr="00610384">
        <w:rPr>
          <w:rFonts w:eastAsia="DejaVu Sans"/>
          <w:i/>
          <w:sz w:val="24"/>
          <w:szCs w:val="24"/>
        </w:rPr>
        <w:t>file</w:t>
      </w:r>
      <w:r w:rsidRPr="00610384">
        <w:rPr>
          <w:rFonts w:eastAsia="DejaVu Sans"/>
          <w:sz w:val="24"/>
          <w:szCs w:val="24"/>
        </w:rPr>
        <w:t xml:space="preserve"> yang mengandung </w:t>
      </w:r>
      <w:r w:rsidRPr="00610384">
        <w:rPr>
          <w:rFonts w:eastAsia="DejaVu Sans"/>
          <w:i/>
          <w:sz w:val="24"/>
          <w:szCs w:val="24"/>
        </w:rPr>
        <w:t>malware</w:t>
      </w:r>
      <w:r w:rsidRPr="00610384">
        <w:rPr>
          <w:rFonts w:eastAsia="DejaVu Sans"/>
          <w:sz w:val="24"/>
          <w:szCs w:val="24"/>
        </w:rPr>
        <w:t xml:space="preserve"> atau yang tidak mengandung </w:t>
      </w:r>
      <w:r w:rsidRPr="00610384">
        <w:rPr>
          <w:rFonts w:eastAsia="DejaVu Sans"/>
          <w:i/>
          <w:sz w:val="24"/>
          <w:szCs w:val="24"/>
        </w:rPr>
        <w:t>malware</w:t>
      </w:r>
      <w:r w:rsidRPr="00610384">
        <w:rPr>
          <w:rFonts w:eastAsia="DejaVu Sans"/>
          <w:sz w:val="24"/>
          <w:szCs w:val="24"/>
        </w:rPr>
        <w:t xml:space="preserve"> dapat dideteksi oleh </w:t>
      </w:r>
      <w:r w:rsidRPr="00610384">
        <w:rPr>
          <w:rFonts w:eastAsia="DejaVu Sans"/>
          <w:i/>
          <w:sz w:val="24"/>
          <w:szCs w:val="24"/>
        </w:rPr>
        <w:t>debugger</w:t>
      </w:r>
      <w:r w:rsidRPr="00610384">
        <w:rPr>
          <w:rFonts w:eastAsia="DejaVu Sans"/>
          <w:sz w:val="24"/>
          <w:szCs w:val="24"/>
        </w:rPr>
        <w:t xml:space="preserve">, tetapi ada sebagaian </w:t>
      </w:r>
      <w:r w:rsidRPr="00610384">
        <w:rPr>
          <w:rFonts w:eastAsia="DejaVu Sans"/>
          <w:i/>
          <w:sz w:val="24"/>
          <w:szCs w:val="24"/>
        </w:rPr>
        <w:t>file</w:t>
      </w:r>
      <w:r w:rsidRPr="00610384">
        <w:rPr>
          <w:rFonts w:eastAsia="DejaVu Sans"/>
          <w:sz w:val="24"/>
          <w:szCs w:val="24"/>
        </w:rPr>
        <w:t xml:space="preserve"> yang mengandung </w:t>
      </w:r>
      <w:r w:rsidRPr="00610384">
        <w:rPr>
          <w:rFonts w:eastAsia="DejaVu Sans"/>
          <w:i/>
          <w:sz w:val="24"/>
          <w:szCs w:val="24"/>
        </w:rPr>
        <w:t>malware</w:t>
      </w:r>
      <w:r w:rsidRPr="00610384">
        <w:rPr>
          <w:rFonts w:eastAsia="DejaVu Sans"/>
          <w:sz w:val="24"/>
          <w:szCs w:val="24"/>
        </w:rPr>
        <w:t xml:space="preserve"> tidak dapat dideteksi oleh AVG. gambar dibawah ini merupakan beberapa </w:t>
      </w:r>
      <w:r w:rsidRPr="00610384">
        <w:rPr>
          <w:rFonts w:eastAsia="DejaVu Sans"/>
          <w:i/>
          <w:sz w:val="24"/>
          <w:szCs w:val="24"/>
        </w:rPr>
        <w:t>screenshot</w:t>
      </w:r>
      <w:r w:rsidRPr="00610384">
        <w:rPr>
          <w:rFonts w:eastAsia="DejaVu Sans"/>
          <w:sz w:val="24"/>
          <w:szCs w:val="24"/>
        </w:rPr>
        <w:t xml:space="preserve"> pendeteksian </w:t>
      </w:r>
      <w:r w:rsidRPr="00610384">
        <w:rPr>
          <w:rFonts w:eastAsia="DejaVu Sans"/>
          <w:i/>
          <w:sz w:val="24"/>
          <w:szCs w:val="24"/>
        </w:rPr>
        <w:t>malware</w:t>
      </w:r>
      <w:r w:rsidRPr="00610384">
        <w:rPr>
          <w:rFonts w:eastAsia="DejaVu Sans"/>
          <w:sz w:val="24"/>
          <w:szCs w:val="24"/>
        </w:rPr>
        <w:t xml:space="preserve"> dengan </w:t>
      </w:r>
      <w:r w:rsidRPr="00610384">
        <w:rPr>
          <w:rFonts w:eastAsia="DejaVu Sans"/>
          <w:i/>
          <w:sz w:val="24"/>
          <w:szCs w:val="24"/>
        </w:rPr>
        <w:t>debugger</w:t>
      </w:r>
      <w:r w:rsidRPr="00610384">
        <w:rPr>
          <w:rFonts w:eastAsia="DejaVu Sans"/>
          <w:sz w:val="24"/>
          <w:szCs w:val="24"/>
        </w:rPr>
        <w:t xml:space="preserve"> dengan algoritma </w:t>
      </w:r>
      <w:r w:rsidRPr="00610384">
        <w:rPr>
          <w:rFonts w:eastAsia="DejaVu Sans"/>
          <w:i/>
          <w:sz w:val="24"/>
          <w:szCs w:val="24"/>
        </w:rPr>
        <w:t>Suffix tree</w:t>
      </w:r>
      <w:r w:rsidRPr="00610384">
        <w:rPr>
          <w:rFonts w:eastAsia="DejaVu Sans"/>
          <w:sz w:val="24"/>
          <w:szCs w:val="24"/>
        </w:rPr>
        <w:t>.</w:t>
      </w:r>
      <w:r w:rsidR="005501F5" w:rsidRPr="00610384">
        <w:rPr>
          <w:rFonts w:eastAsia="DejaVu Sans"/>
          <w:sz w:val="24"/>
          <w:szCs w:val="24"/>
        </w:rPr>
        <w:t xml:space="preserve"> Hasil yang diperoleh juga menunjukkan perolehan kompleksitas ruang dan waktu </w:t>
      </w:r>
      <w:r w:rsidR="00582915" w:rsidRPr="00610384">
        <w:rPr>
          <w:rFonts w:eastAsia="DejaVu Sans"/>
          <w:sz w:val="24"/>
          <w:szCs w:val="24"/>
        </w:rPr>
        <w:t xml:space="preserve">beberapa </w:t>
      </w:r>
      <w:r w:rsidR="005501F5" w:rsidRPr="00610384">
        <w:rPr>
          <w:rFonts w:eastAsia="DejaVu Sans"/>
          <w:i/>
          <w:sz w:val="24"/>
          <w:szCs w:val="24"/>
        </w:rPr>
        <w:t>file</w:t>
      </w:r>
      <w:r w:rsidR="005501F5" w:rsidRPr="00610384">
        <w:rPr>
          <w:rFonts w:eastAsia="DejaVu Sans"/>
          <w:sz w:val="24"/>
          <w:szCs w:val="24"/>
        </w:rPr>
        <w:t xml:space="preserve"> sampel </w:t>
      </w:r>
      <w:r w:rsidR="005501F5" w:rsidRPr="00610384">
        <w:rPr>
          <w:rFonts w:eastAsia="DejaVu Sans"/>
          <w:i/>
          <w:sz w:val="24"/>
          <w:szCs w:val="24"/>
        </w:rPr>
        <w:t>malware</w:t>
      </w:r>
      <w:r w:rsidR="00582915" w:rsidRPr="00610384">
        <w:rPr>
          <w:rFonts w:eastAsia="DejaVu Sans"/>
          <w:sz w:val="24"/>
          <w:szCs w:val="24"/>
        </w:rPr>
        <w:t xml:space="preserve">. </w:t>
      </w:r>
      <w:r w:rsidR="005501F5" w:rsidRPr="00610384">
        <w:rPr>
          <w:rStyle w:val="apple-style-span"/>
          <w:rFonts w:eastAsiaTheme="majorEastAsia"/>
          <w:sz w:val="24"/>
          <w:szCs w:val="24"/>
        </w:rPr>
        <w:t>Kompleksitas dapat kita bagi menjadi dua: kompleksitas waktu dan kompleksitas ruang. Kompleksitas waktu adalah waktu yang dibutuhkan oleh komputer untuk menjalankan sebuah algoritma sampai selesai. Kompleksitas ruang adalah memori yang dibutuhkan oleh komputer untuk menjalankan sebuah algoritma sampai selesai.</w:t>
      </w:r>
    </w:p>
    <w:p w14:paraId="6F2CE3D3" w14:textId="54AFF5E8" w:rsidR="008768CC" w:rsidRDefault="001861E4" w:rsidP="008F3623">
      <w:pPr>
        <w:pStyle w:val="ListParagraph"/>
        <w:numPr>
          <w:ilvl w:val="0"/>
          <w:numId w:val="28"/>
        </w:numPr>
        <w:spacing w:line="360" w:lineRule="auto"/>
        <w:ind w:left="426"/>
        <w:jc w:val="both"/>
        <w:rPr>
          <w:rFonts w:eastAsia="DejaVu Sans"/>
          <w:b w:val="0"/>
          <w:szCs w:val="24"/>
        </w:rPr>
      </w:pPr>
      <w:r w:rsidRPr="001861E4">
        <w:rPr>
          <w:rFonts w:eastAsia="DejaVu Sans"/>
          <w:b w:val="0"/>
          <w:noProof/>
          <w:szCs w:val="24"/>
        </w:rPr>
        <mc:AlternateContent>
          <mc:Choice Requires="wps">
            <w:drawing>
              <wp:anchor distT="45720" distB="45720" distL="114300" distR="114300" simplePos="0" relativeHeight="251970048" behindDoc="0" locked="0" layoutInCell="1" allowOverlap="1" wp14:anchorId="4A727497" wp14:editId="1C5DD3FF">
                <wp:simplePos x="0" y="0"/>
                <wp:positionH relativeFrom="column">
                  <wp:posOffset>273685</wp:posOffset>
                </wp:positionH>
                <wp:positionV relativeFrom="paragraph">
                  <wp:posOffset>510540</wp:posOffset>
                </wp:positionV>
                <wp:extent cx="4981575" cy="1404620"/>
                <wp:effectExtent l="0" t="0" r="2857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1404620"/>
                        </a:xfrm>
                        <a:prstGeom prst="rect">
                          <a:avLst/>
                        </a:prstGeom>
                        <a:solidFill>
                          <a:schemeClr val="tx1"/>
                        </a:solidFill>
                        <a:ln w="9525">
                          <a:solidFill>
                            <a:srgbClr val="000000"/>
                          </a:solidFill>
                          <a:miter lim="800000"/>
                          <a:headEnd/>
                          <a:tailEnd/>
                        </a:ln>
                      </wps:spPr>
                      <wps:txbx>
                        <w:txbxContent>
                          <w:p w14:paraId="206B4873" w14:textId="5583E399" w:rsidR="00EC7493" w:rsidRPr="00743179" w:rsidRDefault="00EC7493">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 : \VirtualShare\TA\src&gt;python my_test.py</w:t>
                            </w:r>
                          </w:p>
                          <w:p w14:paraId="3FBF40E5" w14:textId="691E8086" w:rsidR="00EC7493" w:rsidRPr="00743179" w:rsidRDefault="00EC7493">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Enter the name of your text file – please use / backslash when typing in directory path: fax.exe</w:t>
                            </w:r>
                          </w:p>
                          <w:p w14:paraId="52357D5B" w14:textId="57A131F6" w:rsidR="00EC7493" w:rsidRPr="00743179" w:rsidRDefault="00EC7493" w:rsidP="001861E4">
                            <w:pPr>
                              <w:pStyle w:val="ListParagraph"/>
                              <w:numPr>
                                <w:ilvl w:val="0"/>
                                <w:numId w:val="47"/>
                              </w:numPr>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Timer</w:t>
                            </w:r>
                          </w:p>
                          <w:p w14:paraId="12EF3047" w14:textId="1DD56408" w:rsidR="00EC7493" w:rsidRPr="00743179" w:rsidRDefault="00EC7493" w:rsidP="001861E4">
                            <w:pPr>
                              <w:pStyle w:val="ListParagraph"/>
                              <w:numPr>
                                <w:ilvl w:val="0"/>
                                <w:numId w:val="47"/>
                              </w:numPr>
                              <w:spacing w:after="0" w:line="240" w:lineRule="auto"/>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Breakpoint</w:t>
                            </w:r>
                          </w:p>
                          <w:p w14:paraId="1E6B3A16" w14:textId="6F710973" w:rsidR="00EC7493" w:rsidRPr="00743179" w:rsidRDefault="00EC7493" w:rsidP="001861E4">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 1</w:t>
                            </w:r>
                          </w:p>
                          <w:p w14:paraId="5E84779D" w14:textId="6891353B" w:rsidR="00EC7493" w:rsidRPr="00743179" w:rsidRDefault="00EC7493" w:rsidP="001861E4">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25B4145E" w14:textId="67824A01" w:rsidR="00EC7493" w:rsidRPr="00743179" w:rsidRDefault="00EC7493" w:rsidP="001861E4">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The Process ID I have is: 4600</w:t>
                            </w:r>
                          </w:p>
                          <w:p w14:paraId="0C5DE5F4" w14:textId="53632297" w:rsidR="00EC7493" w:rsidRPr="00743179" w:rsidRDefault="00EC7493" w:rsidP="001861E4">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Total Runtime PE = 0.131999969482</w:t>
                            </w:r>
                          </w:p>
                          <w:p w14:paraId="1D32E75B" w14:textId="44E24222" w:rsidR="00EC7493" w:rsidRPr="00743179" w:rsidRDefault="00EC7493" w:rsidP="001861E4">
                            <w:pPr>
                              <w:rPr>
                                <w:rFonts w:ascii="Courier New" w:hAnsi="Courier New" w:cs="Courier New"/>
                                <w:color w:val="D9D9D9" w:themeColor="background1" w:themeShade="D9"/>
                                <w:sz w:val="16"/>
                              </w:rPr>
                            </w:pPr>
                          </w:p>
                          <w:p w14:paraId="370FF568" w14:textId="4245BBFF" w:rsidR="00EC7493" w:rsidRPr="00743179" w:rsidRDefault="00EC7493" w:rsidP="001861E4">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Timer(%) = 10</w:t>
                            </w:r>
                          </w:p>
                          <w:p w14:paraId="27B3AB1D" w14:textId="77777777"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0849F2E4" w14:textId="1E70E6DA"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The Process ID I have is: 8792</w:t>
                            </w:r>
                          </w:p>
                          <w:p w14:paraId="6C55041F" w14:textId="79CCF55A"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start Text section = 4198400</w:t>
                            </w:r>
                          </w:p>
                          <w:p w14:paraId="0537F345" w14:textId="6B80F179"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end Text section = 4493312</w:t>
                            </w:r>
                          </w:p>
                          <w:p w14:paraId="29B36545" w14:textId="25FD5AF3"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Choose Algorithm :</w:t>
                            </w:r>
                          </w:p>
                          <w:p w14:paraId="0396DD3F" w14:textId="510242C0" w:rsidR="00EC7493" w:rsidRPr="00743179" w:rsidRDefault="00EC7493" w:rsidP="00964FEB">
                            <w:pPr>
                              <w:pStyle w:val="ListParagraph"/>
                              <w:numPr>
                                <w:ilvl w:val="0"/>
                                <w:numId w:val="48"/>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Suffix Tree</w:t>
                            </w:r>
                          </w:p>
                          <w:p w14:paraId="5EC79D1C" w14:textId="67EC8098" w:rsidR="00EC7493" w:rsidRPr="00743179" w:rsidRDefault="00EC7493" w:rsidP="00964FEB">
                            <w:pPr>
                              <w:pStyle w:val="ListParagraph"/>
                              <w:numPr>
                                <w:ilvl w:val="0"/>
                                <w:numId w:val="48"/>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Boyer Moore</w:t>
                            </w:r>
                          </w:p>
                          <w:p w14:paraId="770E47DE" w14:textId="1E6DFA92" w:rsidR="00EC7493" w:rsidRPr="00743179" w:rsidRDefault="00EC7493" w:rsidP="00964FEB">
                            <w:pPr>
                              <w:pStyle w:val="ListParagraph"/>
                              <w:numPr>
                                <w:ilvl w:val="0"/>
                                <w:numId w:val="48"/>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Rabin Karp</w:t>
                            </w:r>
                          </w:p>
                          <w:p w14:paraId="7C32757F" w14:textId="7BD2C18B" w:rsidR="00EC7493" w:rsidRPr="00743179" w:rsidRDefault="00EC7493" w:rsidP="00964FEB">
                            <w:pPr>
                              <w:pStyle w:val="ListParagraph"/>
                              <w:numPr>
                                <w:ilvl w:val="0"/>
                                <w:numId w:val="48"/>
                              </w:numPr>
                              <w:spacing w:after="0" w:line="240" w:lineRule="auto"/>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Aho Corasick</w:t>
                            </w:r>
                          </w:p>
                          <w:p w14:paraId="5F57F7B1" w14:textId="0832C5BA"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1</w:t>
                            </w:r>
                          </w:p>
                          <w:p w14:paraId="1ED824F3" w14:textId="52EA558B"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Malware</w:t>
                            </w:r>
                          </w:p>
                          <w:p w14:paraId="02E0A43F" w14:textId="678F82E2"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Total RunTime Search = 21.0119998455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727497" id="_x0000_s1052" type="#_x0000_t202" style="position:absolute;left:0;text-align:left;margin-left:21.55pt;margin-top:40.2pt;width:392.25pt;height:110.6pt;z-index:25197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" fillcolor="black [3213]">
                <v:textbox style="mso-fit-shape-to-text:t">
                  <w:txbxContent>
                    <w:p w14:paraId="206B4873" w14:textId="5583E399" w:rsidR="00EC7493" w:rsidRPr="00743179" w:rsidRDefault="00EC7493">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 : \VirtualShare\TA\src&gt;python my_test.py</w:t>
                      </w:r>
                    </w:p>
                    <w:p w14:paraId="3FBF40E5" w14:textId="691E8086" w:rsidR="00EC7493" w:rsidRPr="00743179" w:rsidRDefault="00EC7493">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Enter the name of your text file – please use / backslash when typing in directory path: fax.exe</w:t>
                      </w:r>
                    </w:p>
                    <w:p w14:paraId="52357D5B" w14:textId="57A131F6" w:rsidR="00EC7493" w:rsidRPr="00743179" w:rsidRDefault="00EC7493" w:rsidP="001861E4">
                      <w:pPr>
                        <w:pStyle w:val="ListParagraph"/>
                        <w:numPr>
                          <w:ilvl w:val="0"/>
                          <w:numId w:val="47"/>
                        </w:numPr>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Timer</w:t>
                      </w:r>
                    </w:p>
                    <w:p w14:paraId="12EF3047" w14:textId="1DD56408" w:rsidR="00EC7493" w:rsidRPr="00743179" w:rsidRDefault="00EC7493" w:rsidP="001861E4">
                      <w:pPr>
                        <w:pStyle w:val="ListParagraph"/>
                        <w:numPr>
                          <w:ilvl w:val="0"/>
                          <w:numId w:val="47"/>
                        </w:numPr>
                        <w:spacing w:after="0" w:line="240" w:lineRule="auto"/>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Breakpoint</w:t>
                      </w:r>
                    </w:p>
                    <w:p w14:paraId="1E6B3A16" w14:textId="6F710973" w:rsidR="00EC7493" w:rsidRPr="00743179" w:rsidRDefault="00EC7493" w:rsidP="001861E4">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 1</w:t>
                      </w:r>
                    </w:p>
                    <w:p w14:paraId="5E84779D" w14:textId="6891353B" w:rsidR="00EC7493" w:rsidRPr="00743179" w:rsidRDefault="00EC7493" w:rsidP="001861E4">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25B4145E" w14:textId="67824A01" w:rsidR="00EC7493" w:rsidRPr="00743179" w:rsidRDefault="00EC7493" w:rsidP="001861E4">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The Process ID I have is: 4600</w:t>
                      </w:r>
                    </w:p>
                    <w:p w14:paraId="0C5DE5F4" w14:textId="53632297" w:rsidR="00EC7493" w:rsidRPr="00743179" w:rsidRDefault="00EC7493" w:rsidP="001861E4">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Total Runtime PE = 0.131999969482</w:t>
                      </w:r>
                    </w:p>
                    <w:p w14:paraId="1D32E75B" w14:textId="44E24222" w:rsidR="00EC7493" w:rsidRPr="00743179" w:rsidRDefault="00EC7493" w:rsidP="001861E4">
                      <w:pPr>
                        <w:rPr>
                          <w:rFonts w:ascii="Courier New" w:hAnsi="Courier New" w:cs="Courier New"/>
                          <w:color w:val="D9D9D9" w:themeColor="background1" w:themeShade="D9"/>
                          <w:sz w:val="16"/>
                        </w:rPr>
                      </w:pPr>
                    </w:p>
                    <w:p w14:paraId="370FF568" w14:textId="4245BBFF" w:rsidR="00EC7493" w:rsidRPr="00743179" w:rsidRDefault="00EC7493" w:rsidP="001861E4">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Timer(%) = 10</w:t>
                      </w:r>
                    </w:p>
                    <w:p w14:paraId="27B3AB1D" w14:textId="77777777"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0849F2E4" w14:textId="1E70E6DA"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The Process ID I have is: 8792</w:t>
                      </w:r>
                    </w:p>
                    <w:p w14:paraId="6C55041F" w14:textId="79CCF55A"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start Text section = 4198400</w:t>
                      </w:r>
                    </w:p>
                    <w:p w14:paraId="0537F345" w14:textId="6B80F179"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end Text section = 4493312</w:t>
                      </w:r>
                    </w:p>
                    <w:p w14:paraId="29B36545" w14:textId="25FD5AF3"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Choose Algorithm :</w:t>
                      </w:r>
                    </w:p>
                    <w:p w14:paraId="0396DD3F" w14:textId="510242C0" w:rsidR="00EC7493" w:rsidRPr="00743179" w:rsidRDefault="00EC7493" w:rsidP="00964FEB">
                      <w:pPr>
                        <w:pStyle w:val="ListParagraph"/>
                        <w:numPr>
                          <w:ilvl w:val="0"/>
                          <w:numId w:val="48"/>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Suffix Tree</w:t>
                      </w:r>
                    </w:p>
                    <w:p w14:paraId="5EC79D1C" w14:textId="67EC8098" w:rsidR="00EC7493" w:rsidRPr="00743179" w:rsidRDefault="00EC7493" w:rsidP="00964FEB">
                      <w:pPr>
                        <w:pStyle w:val="ListParagraph"/>
                        <w:numPr>
                          <w:ilvl w:val="0"/>
                          <w:numId w:val="48"/>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Boyer Moore</w:t>
                      </w:r>
                    </w:p>
                    <w:p w14:paraId="770E47DE" w14:textId="1E6DFA92" w:rsidR="00EC7493" w:rsidRPr="00743179" w:rsidRDefault="00EC7493" w:rsidP="00964FEB">
                      <w:pPr>
                        <w:pStyle w:val="ListParagraph"/>
                        <w:numPr>
                          <w:ilvl w:val="0"/>
                          <w:numId w:val="48"/>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Rabin Karp</w:t>
                      </w:r>
                    </w:p>
                    <w:p w14:paraId="7C32757F" w14:textId="7BD2C18B" w:rsidR="00EC7493" w:rsidRPr="00743179" w:rsidRDefault="00EC7493" w:rsidP="00964FEB">
                      <w:pPr>
                        <w:pStyle w:val="ListParagraph"/>
                        <w:numPr>
                          <w:ilvl w:val="0"/>
                          <w:numId w:val="48"/>
                        </w:numPr>
                        <w:spacing w:after="0" w:line="240" w:lineRule="auto"/>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Aho Corasick</w:t>
                      </w:r>
                    </w:p>
                    <w:p w14:paraId="5F57F7B1" w14:textId="0832C5BA"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1</w:t>
                      </w:r>
                    </w:p>
                    <w:p w14:paraId="1ED824F3" w14:textId="52EA558B"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Malware</w:t>
                      </w:r>
                    </w:p>
                    <w:p w14:paraId="02E0A43F" w14:textId="678F82E2" w:rsidR="00EC7493" w:rsidRPr="00743179" w:rsidRDefault="00EC7493" w:rsidP="00964FEB">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Total RunTime Search = 21.0119998455</w:t>
                      </w:r>
                    </w:p>
                  </w:txbxContent>
                </v:textbox>
                <w10:wrap type="square"/>
              </v:shape>
            </w:pict>
          </mc:Fallback>
        </mc:AlternateContent>
      </w:r>
      <w:r w:rsidR="008768CC" w:rsidRPr="00610384">
        <w:rPr>
          <w:rFonts w:eastAsia="DejaVu Sans"/>
          <w:b w:val="0"/>
          <w:szCs w:val="24"/>
        </w:rPr>
        <w:t xml:space="preserve">Pendeteksian </w:t>
      </w:r>
      <w:r w:rsidR="008768CC" w:rsidRPr="00610384">
        <w:rPr>
          <w:rFonts w:eastAsia="DejaVu Sans"/>
          <w:b w:val="0"/>
          <w:i/>
          <w:szCs w:val="24"/>
        </w:rPr>
        <w:t>malware</w:t>
      </w:r>
      <w:r w:rsidR="008768CC" w:rsidRPr="00610384">
        <w:rPr>
          <w:rFonts w:eastAsia="DejaVu Sans"/>
          <w:b w:val="0"/>
          <w:szCs w:val="24"/>
        </w:rPr>
        <w:t xml:space="preserve"> pada </w:t>
      </w:r>
      <w:r w:rsidR="008768CC" w:rsidRPr="00610384">
        <w:rPr>
          <w:rFonts w:eastAsia="DejaVu Sans"/>
          <w:b w:val="0"/>
          <w:i/>
          <w:szCs w:val="24"/>
        </w:rPr>
        <w:t>file</w:t>
      </w:r>
      <w:r w:rsidR="008768CC" w:rsidRPr="00610384">
        <w:rPr>
          <w:rFonts w:eastAsia="DejaVu Sans"/>
          <w:b w:val="0"/>
          <w:szCs w:val="24"/>
        </w:rPr>
        <w:t xml:space="preserve"> fax.exe dengan menggunakan </w:t>
      </w:r>
      <w:r w:rsidR="008768CC" w:rsidRPr="00610384">
        <w:rPr>
          <w:rFonts w:eastAsia="DejaVu Sans"/>
          <w:b w:val="0"/>
          <w:i/>
          <w:szCs w:val="24"/>
        </w:rPr>
        <w:t>debugger</w:t>
      </w:r>
      <w:r w:rsidR="008768CC" w:rsidRPr="00610384">
        <w:rPr>
          <w:rFonts w:eastAsia="DejaVu Sans"/>
          <w:b w:val="0"/>
          <w:szCs w:val="24"/>
        </w:rPr>
        <w:t xml:space="preserve"> dapat dilihat pada </w:t>
      </w:r>
      <w:r w:rsidR="0088173A" w:rsidRPr="00610384">
        <w:rPr>
          <w:rFonts w:eastAsia="DejaVu Sans"/>
          <w:b w:val="0"/>
          <w:szCs w:val="24"/>
        </w:rPr>
        <w:fldChar w:fldCharType="begin"/>
      </w:r>
      <w:r w:rsidR="0088173A" w:rsidRPr="00610384">
        <w:rPr>
          <w:rFonts w:eastAsia="DejaVu Sans"/>
          <w:b w:val="0"/>
          <w:szCs w:val="24"/>
        </w:rPr>
        <w:instrText xml:space="preserve"> REF _Ref519869226 \h  \* MERGEFORMAT </w:instrText>
      </w:r>
      <w:r w:rsidR="0088173A" w:rsidRPr="00610384">
        <w:rPr>
          <w:rFonts w:eastAsia="DejaVu Sans"/>
          <w:b w:val="0"/>
          <w:szCs w:val="24"/>
        </w:rPr>
      </w:r>
      <w:r w:rsidR="0088173A" w:rsidRPr="00610384">
        <w:rPr>
          <w:rFonts w:eastAsia="DejaVu Sans"/>
          <w:b w:val="0"/>
          <w:szCs w:val="24"/>
        </w:rPr>
        <w:fldChar w:fldCharType="separate"/>
      </w:r>
      <w:r w:rsidR="00EC7493" w:rsidRPr="00EC7493">
        <w:rPr>
          <w:b w:val="0"/>
          <w:szCs w:val="24"/>
        </w:rPr>
        <w:t xml:space="preserve">Gambar </w:t>
      </w:r>
      <w:r w:rsidR="00EC7493" w:rsidRPr="00EC7493">
        <w:rPr>
          <w:b w:val="0"/>
          <w:noProof/>
          <w:szCs w:val="24"/>
        </w:rPr>
        <w:t>6.2</w:t>
      </w:r>
      <w:r w:rsidR="0088173A" w:rsidRPr="00610384">
        <w:rPr>
          <w:rFonts w:eastAsia="DejaVu Sans"/>
          <w:b w:val="0"/>
          <w:szCs w:val="24"/>
        </w:rPr>
        <w:fldChar w:fldCharType="end"/>
      </w:r>
      <w:r w:rsidR="00BE0372">
        <w:rPr>
          <w:rFonts w:eastAsia="DejaVu Sans"/>
          <w:b w:val="0"/>
          <w:szCs w:val="24"/>
        </w:rPr>
        <w:t>.</w:t>
      </w:r>
    </w:p>
    <w:p w14:paraId="64984E84" w14:textId="052608FB" w:rsidR="00582915" w:rsidRPr="00BE0372" w:rsidRDefault="008768CC" w:rsidP="00582915">
      <w:pPr>
        <w:pStyle w:val="Caption"/>
        <w:jc w:val="center"/>
        <w:rPr>
          <w:b/>
          <w:i w:val="0"/>
          <w:color w:val="auto"/>
          <w:sz w:val="20"/>
          <w:szCs w:val="20"/>
        </w:rPr>
      </w:pPr>
      <w:bookmarkStart w:id="1667" w:name="_Ref519869226"/>
      <w:bookmarkStart w:id="1668" w:name="_Toc519869793"/>
      <w:bookmarkStart w:id="1669" w:name="_Toc522079737"/>
      <w:r w:rsidRPr="00BE0372">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6</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2</w:t>
      </w:r>
      <w:r w:rsidR="00517711">
        <w:rPr>
          <w:b/>
          <w:i w:val="0"/>
          <w:color w:val="auto"/>
          <w:sz w:val="20"/>
          <w:szCs w:val="20"/>
        </w:rPr>
        <w:fldChar w:fldCharType="end"/>
      </w:r>
      <w:bookmarkEnd w:id="1667"/>
      <w:r w:rsidRPr="00BE0372">
        <w:rPr>
          <w:b/>
          <w:i w:val="0"/>
          <w:color w:val="auto"/>
          <w:sz w:val="20"/>
          <w:szCs w:val="20"/>
        </w:rPr>
        <w:t xml:space="preserve"> </w:t>
      </w:r>
      <w:r w:rsidRPr="00BE0372">
        <w:rPr>
          <w:b/>
          <w:color w:val="auto"/>
          <w:sz w:val="20"/>
          <w:szCs w:val="20"/>
        </w:rPr>
        <w:t>Screenshot</w:t>
      </w:r>
      <w:r w:rsidRPr="00BE0372">
        <w:rPr>
          <w:b/>
          <w:i w:val="0"/>
          <w:color w:val="auto"/>
          <w:sz w:val="20"/>
          <w:szCs w:val="20"/>
        </w:rPr>
        <w:t xml:space="preserve"> Pendeteksian fax.exe</w:t>
      </w:r>
      <w:bookmarkEnd w:id="1668"/>
      <w:bookmarkEnd w:id="1669"/>
    </w:p>
    <w:p w14:paraId="4FDB041A" w14:textId="1A478F5E" w:rsidR="008768CC" w:rsidRPr="00743179" w:rsidRDefault="00743179" w:rsidP="00743179">
      <w:pPr>
        <w:pStyle w:val="ListParagraph"/>
        <w:numPr>
          <w:ilvl w:val="0"/>
          <w:numId w:val="28"/>
        </w:numPr>
        <w:spacing w:line="360" w:lineRule="auto"/>
        <w:ind w:left="426"/>
        <w:jc w:val="both"/>
        <w:rPr>
          <w:rFonts w:eastAsia="DejaVu Sans"/>
          <w:b w:val="0"/>
          <w:szCs w:val="24"/>
        </w:rPr>
      </w:pPr>
      <w:r w:rsidRPr="001861E4">
        <w:rPr>
          <w:rFonts w:eastAsia="DejaVu Sans"/>
          <w:b w:val="0"/>
          <w:noProof/>
          <w:szCs w:val="24"/>
        </w:rPr>
        <w:lastRenderedPageBreak/>
        <mc:AlternateContent>
          <mc:Choice Requires="wps">
            <w:drawing>
              <wp:anchor distT="45720" distB="45720" distL="114300" distR="114300" simplePos="0" relativeHeight="251972096" behindDoc="0" locked="0" layoutInCell="1" allowOverlap="1" wp14:anchorId="733E2608" wp14:editId="46EEE6A7">
                <wp:simplePos x="0" y="0"/>
                <wp:positionH relativeFrom="column">
                  <wp:posOffset>273685</wp:posOffset>
                </wp:positionH>
                <wp:positionV relativeFrom="paragraph">
                  <wp:posOffset>516890</wp:posOffset>
                </wp:positionV>
                <wp:extent cx="4981575" cy="1404620"/>
                <wp:effectExtent l="0" t="0" r="28575" b="2159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1404620"/>
                        </a:xfrm>
                        <a:prstGeom prst="rect">
                          <a:avLst/>
                        </a:prstGeom>
                        <a:solidFill>
                          <a:schemeClr val="tx1"/>
                        </a:solidFill>
                        <a:ln w="9525">
                          <a:solidFill>
                            <a:srgbClr val="000000"/>
                          </a:solidFill>
                          <a:miter lim="800000"/>
                          <a:headEnd/>
                          <a:tailEnd/>
                        </a:ln>
                      </wps:spPr>
                      <wps:txbx>
                        <w:txbxContent>
                          <w:p w14:paraId="4A6AEB30"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 : \VirtualShare\TA\src&gt;python my_test.py</w:t>
                            </w:r>
                          </w:p>
                          <w:p w14:paraId="02CD7AB1" w14:textId="1C85C8F3"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Enter the name of your text file – please use / backslash when typing in directory path: </w:t>
                            </w:r>
                            <w:r>
                              <w:rPr>
                                <w:rFonts w:ascii="Courier New" w:hAnsi="Courier New" w:cs="Courier New"/>
                                <w:color w:val="D9D9D9" w:themeColor="background1" w:themeShade="D9"/>
                                <w:sz w:val="16"/>
                              </w:rPr>
                              <w:t>trojaned</w:t>
                            </w:r>
                            <w:r w:rsidRPr="00743179">
                              <w:rPr>
                                <w:rFonts w:ascii="Courier New" w:hAnsi="Courier New" w:cs="Courier New"/>
                                <w:color w:val="D9D9D9" w:themeColor="background1" w:themeShade="D9"/>
                                <w:sz w:val="16"/>
                              </w:rPr>
                              <w:t>.exe</w:t>
                            </w:r>
                          </w:p>
                          <w:p w14:paraId="1FE87B25" w14:textId="35CE29E2" w:rsidR="00EC7493" w:rsidRPr="00213BF9" w:rsidRDefault="00EC7493" w:rsidP="00213BF9">
                            <w:pPr>
                              <w:pStyle w:val="ListParagraph"/>
                              <w:numPr>
                                <w:ilvl w:val="0"/>
                                <w:numId w:val="54"/>
                              </w:numPr>
                              <w:ind w:left="284" w:hanging="284"/>
                              <w:rPr>
                                <w:rFonts w:ascii="Courier New" w:hAnsi="Courier New" w:cs="Courier New"/>
                                <w:b w:val="0"/>
                                <w:color w:val="D9D9D9" w:themeColor="background1" w:themeShade="D9"/>
                                <w:sz w:val="16"/>
                              </w:rPr>
                            </w:pPr>
                            <w:r w:rsidRPr="00213BF9">
                              <w:rPr>
                                <w:rFonts w:ascii="Courier New" w:hAnsi="Courier New" w:cs="Courier New"/>
                                <w:b w:val="0"/>
                                <w:color w:val="D9D9D9" w:themeColor="background1" w:themeShade="D9"/>
                                <w:sz w:val="16"/>
                              </w:rPr>
                              <w:t>Timer</w:t>
                            </w:r>
                          </w:p>
                          <w:p w14:paraId="34C8FFAE" w14:textId="1CAD7457" w:rsidR="00EC7493" w:rsidRPr="00743179" w:rsidRDefault="00EC7493" w:rsidP="00213BF9">
                            <w:pPr>
                              <w:pStyle w:val="ListParagraph"/>
                              <w:numPr>
                                <w:ilvl w:val="0"/>
                                <w:numId w:val="54"/>
                              </w:numPr>
                              <w:spacing w:after="0" w:line="240" w:lineRule="auto"/>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Breakpoint</w:t>
                            </w:r>
                          </w:p>
                          <w:p w14:paraId="1E057A66"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 1</w:t>
                            </w:r>
                          </w:p>
                          <w:p w14:paraId="533559C5"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40C1B5AE"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The Process ID I have is: 4600</w:t>
                            </w:r>
                          </w:p>
                          <w:p w14:paraId="246102AC" w14:textId="64A0B1A7" w:rsidR="00EC7493"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Total Runtime PE = 0.</w:t>
                            </w:r>
                            <w:r>
                              <w:rPr>
                                <w:rFonts w:ascii="Courier New" w:hAnsi="Courier New" w:cs="Courier New"/>
                                <w:color w:val="D9D9D9" w:themeColor="background1" w:themeShade="D9"/>
                                <w:sz w:val="16"/>
                              </w:rPr>
                              <w:t>616000175476</w:t>
                            </w:r>
                          </w:p>
                          <w:p w14:paraId="03CC3B26" w14:textId="77777777" w:rsidR="00EC7493" w:rsidRPr="00743179" w:rsidRDefault="00EC7493" w:rsidP="00743179">
                            <w:pPr>
                              <w:rPr>
                                <w:rFonts w:ascii="Courier New" w:hAnsi="Courier New" w:cs="Courier New"/>
                                <w:color w:val="D9D9D9" w:themeColor="background1" w:themeShade="D9"/>
                                <w:sz w:val="16"/>
                              </w:rPr>
                            </w:pPr>
                          </w:p>
                          <w:p w14:paraId="38B05514" w14:textId="4D05CE5C"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Timer(%) = 10</w:t>
                            </w:r>
                            <w:r>
                              <w:rPr>
                                <w:rFonts w:ascii="Courier New" w:hAnsi="Courier New" w:cs="Courier New"/>
                                <w:color w:val="D9D9D9" w:themeColor="background1" w:themeShade="D9"/>
                                <w:sz w:val="16"/>
                              </w:rPr>
                              <w:t>0</w:t>
                            </w:r>
                          </w:p>
                          <w:p w14:paraId="5FBCBCE0"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488A8DA1" w14:textId="2278977B"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 The Process ID I have is: </w:t>
                            </w:r>
                            <w:r>
                              <w:rPr>
                                <w:rFonts w:ascii="Courier New" w:hAnsi="Courier New" w:cs="Courier New"/>
                                <w:color w:val="D9D9D9" w:themeColor="background1" w:themeShade="D9"/>
                                <w:sz w:val="16"/>
                              </w:rPr>
                              <w:t>4092</w:t>
                            </w:r>
                          </w:p>
                          <w:p w14:paraId="06683C66"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Choose Algorithm :</w:t>
                            </w:r>
                          </w:p>
                          <w:p w14:paraId="67E1BF89" w14:textId="77777777" w:rsidR="00EC7493" w:rsidRPr="00743179" w:rsidRDefault="00EC7493" w:rsidP="00743179">
                            <w:pPr>
                              <w:pStyle w:val="ListParagraph"/>
                              <w:numPr>
                                <w:ilvl w:val="0"/>
                                <w:numId w:val="51"/>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Suffix Tree</w:t>
                            </w:r>
                          </w:p>
                          <w:p w14:paraId="5A7DEA99" w14:textId="77777777" w:rsidR="00EC7493" w:rsidRPr="00743179" w:rsidRDefault="00EC7493" w:rsidP="00743179">
                            <w:pPr>
                              <w:pStyle w:val="ListParagraph"/>
                              <w:numPr>
                                <w:ilvl w:val="0"/>
                                <w:numId w:val="51"/>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Boyer Moore</w:t>
                            </w:r>
                          </w:p>
                          <w:p w14:paraId="2B9DC4C7" w14:textId="77777777" w:rsidR="00EC7493" w:rsidRPr="00743179" w:rsidRDefault="00EC7493" w:rsidP="00743179">
                            <w:pPr>
                              <w:pStyle w:val="ListParagraph"/>
                              <w:numPr>
                                <w:ilvl w:val="0"/>
                                <w:numId w:val="51"/>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Rabin Karp</w:t>
                            </w:r>
                          </w:p>
                          <w:p w14:paraId="5E92CDEC" w14:textId="77777777" w:rsidR="00EC7493" w:rsidRPr="00743179" w:rsidRDefault="00EC7493" w:rsidP="00743179">
                            <w:pPr>
                              <w:pStyle w:val="ListParagraph"/>
                              <w:numPr>
                                <w:ilvl w:val="0"/>
                                <w:numId w:val="51"/>
                              </w:numPr>
                              <w:spacing w:after="0" w:line="240" w:lineRule="auto"/>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Aho Corasick</w:t>
                            </w:r>
                          </w:p>
                          <w:p w14:paraId="40F2C973"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1</w:t>
                            </w:r>
                          </w:p>
                          <w:p w14:paraId="3D271E23"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Malware</w:t>
                            </w:r>
                          </w:p>
                          <w:p w14:paraId="20BC0AFF" w14:textId="75F6C5F9"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Total RunTime Search = </w:t>
                            </w:r>
                            <w:r>
                              <w:rPr>
                                <w:rFonts w:ascii="Courier New" w:hAnsi="Courier New" w:cs="Courier New"/>
                                <w:color w:val="D9D9D9" w:themeColor="background1" w:themeShade="D9"/>
                                <w:sz w:val="16"/>
                              </w:rPr>
                              <w:t>6.00099992752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E2608" id="_x0000_s1053" type="#_x0000_t202" style="position:absolute;left:0;text-align:left;margin-left:21.55pt;margin-top:40.7pt;width:392.25pt;height:110.6pt;z-index:25197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" fillcolor="black [3213]">
                <v:textbox style="mso-fit-shape-to-text:t">
                  <w:txbxContent>
                    <w:p w14:paraId="4A6AEB30"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 : \VirtualShare\TA\src&gt;python my_test.py</w:t>
                      </w:r>
                    </w:p>
                    <w:p w14:paraId="02CD7AB1" w14:textId="1C85C8F3"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Enter the name of your text file – please use / backslash when typing in directory path: </w:t>
                      </w:r>
                      <w:r>
                        <w:rPr>
                          <w:rFonts w:ascii="Courier New" w:hAnsi="Courier New" w:cs="Courier New"/>
                          <w:color w:val="D9D9D9" w:themeColor="background1" w:themeShade="D9"/>
                          <w:sz w:val="16"/>
                        </w:rPr>
                        <w:t>trojaned</w:t>
                      </w:r>
                      <w:r w:rsidRPr="00743179">
                        <w:rPr>
                          <w:rFonts w:ascii="Courier New" w:hAnsi="Courier New" w:cs="Courier New"/>
                          <w:color w:val="D9D9D9" w:themeColor="background1" w:themeShade="D9"/>
                          <w:sz w:val="16"/>
                        </w:rPr>
                        <w:t>.exe</w:t>
                      </w:r>
                    </w:p>
                    <w:p w14:paraId="1FE87B25" w14:textId="35CE29E2" w:rsidR="00EC7493" w:rsidRPr="00213BF9" w:rsidRDefault="00EC7493" w:rsidP="00213BF9">
                      <w:pPr>
                        <w:pStyle w:val="ListParagraph"/>
                        <w:numPr>
                          <w:ilvl w:val="0"/>
                          <w:numId w:val="54"/>
                        </w:numPr>
                        <w:ind w:left="284" w:hanging="284"/>
                        <w:rPr>
                          <w:rFonts w:ascii="Courier New" w:hAnsi="Courier New" w:cs="Courier New"/>
                          <w:b w:val="0"/>
                          <w:color w:val="D9D9D9" w:themeColor="background1" w:themeShade="D9"/>
                          <w:sz w:val="16"/>
                        </w:rPr>
                      </w:pPr>
                      <w:r w:rsidRPr="00213BF9">
                        <w:rPr>
                          <w:rFonts w:ascii="Courier New" w:hAnsi="Courier New" w:cs="Courier New"/>
                          <w:b w:val="0"/>
                          <w:color w:val="D9D9D9" w:themeColor="background1" w:themeShade="D9"/>
                          <w:sz w:val="16"/>
                        </w:rPr>
                        <w:t>Timer</w:t>
                      </w:r>
                    </w:p>
                    <w:p w14:paraId="34C8FFAE" w14:textId="1CAD7457" w:rsidR="00EC7493" w:rsidRPr="00743179" w:rsidRDefault="00EC7493" w:rsidP="00213BF9">
                      <w:pPr>
                        <w:pStyle w:val="ListParagraph"/>
                        <w:numPr>
                          <w:ilvl w:val="0"/>
                          <w:numId w:val="54"/>
                        </w:numPr>
                        <w:spacing w:after="0" w:line="240" w:lineRule="auto"/>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Breakpoint</w:t>
                      </w:r>
                    </w:p>
                    <w:p w14:paraId="1E057A66"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 1</w:t>
                      </w:r>
                    </w:p>
                    <w:p w14:paraId="533559C5"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40C1B5AE"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The Process ID I have is: 4600</w:t>
                      </w:r>
                    </w:p>
                    <w:p w14:paraId="246102AC" w14:textId="64A0B1A7" w:rsidR="00EC7493"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Total Runtime PE = 0.</w:t>
                      </w:r>
                      <w:r>
                        <w:rPr>
                          <w:rFonts w:ascii="Courier New" w:hAnsi="Courier New" w:cs="Courier New"/>
                          <w:color w:val="D9D9D9" w:themeColor="background1" w:themeShade="D9"/>
                          <w:sz w:val="16"/>
                        </w:rPr>
                        <w:t>616000175476</w:t>
                      </w:r>
                    </w:p>
                    <w:p w14:paraId="03CC3B26" w14:textId="77777777" w:rsidR="00EC7493" w:rsidRPr="00743179" w:rsidRDefault="00EC7493" w:rsidP="00743179">
                      <w:pPr>
                        <w:rPr>
                          <w:rFonts w:ascii="Courier New" w:hAnsi="Courier New" w:cs="Courier New"/>
                          <w:color w:val="D9D9D9" w:themeColor="background1" w:themeShade="D9"/>
                          <w:sz w:val="16"/>
                        </w:rPr>
                      </w:pPr>
                    </w:p>
                    <w:p w14:paraId="38B05514" w14:textId="4D05CE5C"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Timer(%) = 10</w:t>
                      </w:r>
                      <w:r>
                        <w:rPr>
                          <w:rFonts w:ascii="Courier New" w:hAnsi="Courier New" w:cs="Courier New"/>
                          <w:color w:val="D9D9D9" w:themeColor="background1" w:themeShade="D9"/>
                          <w:sz w:val="16"/>
                        </w:rPr>
                        <w:t>0</w:t>
                      </w:r>
                    </w:p>
                    <w:p w14:paraId="5FBCBCE0"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488A8DA1" w14:textId="2278977B"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 The Process ID I have is: </w:t>
                      </w:r>
                      <w:r>
                        <w:rPr>
                          <w:rFonts w:ascii="Courier New" w:hAnsi="Courier New" w:cs="Courier New"/>
                          <w:color w:val="D9D9D9" w:themeColor="background1" w:themeShade="D9"/>
                          <w:sz w:val="16"/>
                        </w:rPr>
                        <w:t>4092</w:t>
                      </w:r>
                    </w:p>
                    <w:p w14:paraId="06683C66"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Choose Algorithm :</w:t>
                      </w:r>
                    </w:p>
                    <w:p w14:paraId="67E1BF89" w14:textId="77777777" w:rsidR="00EC7493" w:rsidRPr="00743179" w:rsidRDefault="00EC7493" w:rsidP="00743179">
                      <w:pPr>
                        <w:pStyle w:val="ListParagraph"/>
                        <w:numPr>
                          <w:ilvl w:val="0"/>
                          <w:numId w:val="51"/>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Suffix Tree</w:t>
                      </w:r>
                    </w:p>
                    <w:p w14:paraId="5A7DEA99" w14:textId="77777777" w:rsidR="00EC7493" w:rsidRPr="00743179" w:rsidRDefault="00EC7493" w:rsidP="00743179">
                      <w:pPr>
                        <w:pStyle w:val="ListParagraph"/>
                        <w:numPr>
                          <w:ilvl w:val="0"/>
                          <w:numId w:val="51"/>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Boyer Moore</w:t>
                      </w:r>
                    </w:p>
                    <w:p w14:paraId="2B9DC4C7" w14:textId="77777777" w:rsidR="00EC7493" w:rsidRPr="00743179" w:rsidRDefault="00EC7493" w:rsidP="00743179">
                      <w:pPr>
                        <w:pStyle w:val="ListParagraph"/>
                        <w:numPr>
                          <w:ilvl w:val="0"/>
                          <w:numId w:val="51"/>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Rabin Karp</w:t>
                      </w:r>
                    </w:p>
                    <w:p w14:paraId="5E92CDEC" w14:textId="77777777" w:rsidR="00EC7493" w:rsidRPr="00743179" w:rsidRDefault="00EC7493" w:rsidP="00743179">
                      <w:pPr>
                        <w:pStyle w:val="ListParagraph"/>
                        <w:numPr>
                          <w:ilvl w:val="0"/>
                          <w:numId w:val="51"/>
                        </w:numPr>
                        <w:spacing w:after="0" w:line="240" w:lineRule="auto"/>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Aho Corasick</w:t>
                      </w:r>
                    </w:p>
                    <w:p w14:paraId="40F2C973"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1</w:t>
                      </w:r>
                    </w:p>
                    <w:p w14:paraId="3D271E23"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Malware</w:t>
                      </w:r>
                    </w:p>
                    <w:p w14:paraId="20BC0AFF" w14:textId="75F6C5F9"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Total RunTime Search = </w:t>
                      </w:r>
                      <w:r>
                        <w:rPr>
                          <w:rFonts w:ascii="Courier New" w:hAnsi="Courier New" w:cs="Courier New"/>
                          <w:color w:val="D9D9D9" w:themeColor="background1" w:themeShade="D9"/>
                          <w:sz w:val="16"/>
                        </w:rPr>
                        <w:t>6.00099992752</w:t>
                      </w:r>
                    </w:p>
                  </w:txbxContent>
                </v:textbox>
                <w10:wrap type="square"/>
              </v:shape>
            </w:pict>
          </mc:Fallback>
        </mc:AlternateContent>
      </w:r>
      <w:r w:rsidR="008768CC" w:rsidRPr="00610384">
        <w:rPr>
          <w:rFonts w:eastAsia="DejaVu Sans"/>
          <w:b w:val="0"/>
          <w:szCs w:val="24"/>
        </w:rPr>
        <w:t xml:space="preserve">Pendeteksian </w:t>
      </w:r>
      <w:r w:rsidR="008768CC" w:rsidRPr="00610384">
        <w:rPr>
          <w:rFonts w:eastAsia="DejaVu Sans"/>
          <w:b w:val="0"/>
          <w:i/>
          <w:szCs w:val="24"/>
        </w:rPr>
        <w:t>malware</w:t>
      </w:r>
      <w:r w:rsidR="008768CC" w:rsidRPr="00610384">
        <w:rPr>
          <w:rFonts w:eastAsia="DejaVu Sans"/>
          <w:b w:val="0"/>
          <w:szCs w:val="24"/>
        </w:rPr>
        <w:t xml:space="preserve"> pada </w:t>
      </w:r>
      <w:r w:rsidR="008768CC" w:rsidRPr="00610384">
        <w:rPr>
          <w:rFonts w:eastAsia="DejaVu Sans"/>
          <w:b w:val="0"/>
          <w:i/>
          <w:szCs w:val="24"/>
        </w:rPr>
        <w:t>file</w:t>
      </w:r>
      <w:r w:rsidR="008768CC" w:rsidRPr="00610384">
        <w:rPr>
          <w:rFonts w:eastAsia="DejaVu Sans"/>
          <w:b w:val="0"/>
          <w:szCs w:val="24"/>
        </w:rPr>
        <w:t xml:space="preserve"> trojaned.exe dengan menggunakan </w:t>
      </w:r>
      <w:r w:rsidR="008768CC" w:rsidRPr="00610384">
        <w:rPr>
          <w:rFonts w:eastAsia="DejaVu Sans"/>
          <w:b w:val="0"/>
          <w:i/>
          <w:szCs w:val="24"/>
        </w:rPr>
        <w:t>debugger</w:t>
      </w:r>
      <w:r w:rsidR="008768CC" w:rsidRPr="00610384">
        <w:rPr>
          <w:rFonts w:eastAsia="DejaVu Sans"/>
          <w:b w:val="0"/>
          <w:szCs w:val="24"/>
        </w:rPr>
        <w:t xml:space="preserve"> dapat dilihat pada</w:t>
      </w:r>
      <w:r w:rsidR="00032D6C" w:rsidRPr="00610384">
        <w:rPr>
          <w:rFonts w:eastAsia="DejaVu Sans"/>
          <w:b w:val="0"/>
          <w:szCs w:val="24"/>
        </w:rPr>
        <w:t xml:space="preserve"> </w:t>
      </w:r>
      <w:r w:rsidR="0088173A" w:rsidRPr="00610384">
        <w:rPr>
          <w:rFonts w:eastAsia="DejaVu Sans"/>
          <w:b w:val="0"/>
          <w:szCs w:val="24"/>
        </w:rPr>
        <w:fldChar w:fldCharType="begin"/>
      </w:r>
      <w:r w:rsidR="0088173A" w:rsidRPr="00610384">
        <w:rPr>
          <w:rFonts w:eastAsia="DejaVu Sans"/>
          <w:b w:val="0"/>
          <w:szCs w:val="24"/>
        </w:rPr>
        <w:instrText xml:space="preserve"> REF _Ref519869262 \h  \* MERGEFORMAT </w:instrText>
      </w:r>
      <w:r w:rsidR="0088173A" w:rsidRPr="00610384">
        <w:rPr>
          <w:rFonts w:eastAsia="DejaVu Sans"/>
          <w:b w:val="0"/>
          <w:szCs w:val="24"/>
        </w:rPr>
      </w:r>
      <w:r w:rsidR="0088173A" w:rsidRPr="00610384">
        <w:rPr>
          <w:rFonts w:eastAsia="DejaVu Sans"/>
          <w:b w:val="0"/>
          <w:szCs w:val="24"/>
        </w:rPr>
        <w:fldChar w:fldCharType="separate"/>
      </w:r>
      <w:r w:rsidR="00EC7493" w:rsidRPr="00EC7493">
        <w:rPr>
          <w:b w:val="0"/>
          <w:szCs w:val="24"/>
        </w:rPr>
        <w:t xml:space="preserve">Gambar </w:t>
      </w:r>
      <w:r w:rsidR="00EC7493" w:rsidRPr="00EC7493">
        <w:rPr>
          <w:b w:val="0"/>
          <w:noProof/>
          <w:szCs w:val="24"/>
        </w:rPr>
        <w:t>6.3</w:t>
      </w:r>
      <w:r w:rsidR="0088173A" w:rsidRPr="00610384">
        <w:rPr>
          <w:rFonts w:eastAsia="DejaVu Sans"/>
          <w:b w:val="0"/>
          <w:szCs w:val="24"/>
        </w:rPr>
        <w:fldChar w:fldCharType="end"/>
      </w:r>
      <w:r w:rsidR="0088173A" w:rsidRPr="00610384">
        <w:rPr>
          <w:rFonts w:eastAsia="DejaVu Sans"/>
          <w:b w:val="0"/>
          <w:szCs w:val="24"/>
        </w:rPr>
        <w:t>.</w:t>
      </w:r>
    </w:p>
    <w:p w14:paraId="2039433F" w14:textId="2F9EBDA1" w:rsidR="008768CC" w:rsidRPr="00BE0372" w:rsidRDefault="008768CC" w:rsidP="008768CC">
      <w:pPr>
        <w:pStyle w:val="Caption"/>
        <w:jc w:val="center"/>
        <w:rPr>
          <w:b/>
          <w:i w:val="0"/>
          <w:color w:val="auto"/>
          <w:sz w:val="20"/>
          <w:szCs w:val="20"/>
        </w:rPr>
      </w:pPr>
      <w:bookmarkStart w:id="1670" w:name="_Ref519869262"/>
      <w:bookmarkStart w:id="1671" w:name="_Toc519869794"/>
      <w:bookmarkStart w:id="1672" w:name="_Toc522079738"/>
      <w:r w:rsidRPr="00BE0372">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6</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3</w:t>
      </w:r>
      <w:r w:rsidR="00517711">
        <w:rPr>
          <w:b/>
          <w:i w:val="0"/>
          <w:color w:val="auto"/>
          <w:sz w:val="20"/>
          <w:szCs w:val="20"/>
        </w:rPr>
        <w:fldChar w:fldCharType="end"/>
      </w:r>
      <w:bookmarkEnd w:id="1670"/>
      <w:r w:rsidRPr="00BE0372">
        <w:rPr>
          <w:b/>
          <w:i w:val="0"/>
          <w:color w:val="auto"/>
          <w:sz w:val="20"/>
          <w:szCs w:val="20"/>
        </w:rPr>
        <w:t xml:space="preserve"> </w:t>
      </w:r>
      <w:r w:rsidRPr="00BE0372">
        <w:rPr>
          <w:b/>
          <w:color w:val="auto"/>
          <w:sz w:val="20"/>
          <w:szCs w:val="20"/>
        </w:rPr>
        <w:t>Screenshot</w:t>
      </w:r>
      <w:r w:rsidRPr="00BE0372">
        <w:rPr>
          <w:b/>
          <w:i w:val="0"/>
          <w:color w:val="auto"/>
          <w:sz w:val="20"/>
          <w:szCs w:val="20"/>
        </w:rPr>
        <w:t xml:space="preserve"> Pendeteksian trojaned.exe</w:t>
      </w:r>
      <w:bookmarkEnd w:id="1671"/>
      <w:bookmarkEnd w:id="1672"/>
    </w:p>
    <w:p w14:paraId="4FD58DA5" w14:textId="417538D2" w:rsidR="008768CC" w:rsidRDefault="008768CC" w:rsidP="008F3623">
      <w:pPr>
        <w:pStyle w:val="ListParagraph"/>
        <w:numPr>
          <w:ilvl w:val="0"/>
          <w:numId w:val="28"/>
        </w:numPr>
        <w:spacing w:line="360" w:lineRule="auto"/>
        <w:ind w:left="426"/>
        <w:jc w:val="both"/>
        <w:rPr>
          <w:rFonts w:eastAsia="DejaVu Sans"/>
          <w:b w:val="0"/>
          <w:szCs w:val="24"/>
        </w:rPr>
      </w:pPr>
      <w:r w:rsidRPr="00610384">
        <w:rPr>
          <w:rFonts w:eastAsia="DejaVu Sans"/>
          <w:b w:val="0"/>
          <w:szCs w:val="24"/>
        </w:rPr>
        <w:t xml:space="preserve">Pendeteksian </w:t>
      </w:r>
      <w:r w:rsidRPr="00610384">
        <w:rPr>
          <w:rFonts w:eastAsia="DejaVu Sans"/>
          <w:b w:val="0"/>
          <w:i/>
          <w:szCs w:val="24"/>
        </w:rPr>
        <w:t>malware</w:t>
      </w:r>
      <w:r w:rsidRPr="00610384">
        <w:rPr>
          <w:rFonts w:eastAsia="DejaVu Sans"/>
          <w:b w:val="0"/>
          <w:szCs w:val="24"/>
        </w:rPr>
        <w:t xml:space="preserve"> pada </w:t>
      </w:r>
      <w:r w:rsidRPr="00610384">
        <w:rPr>
          <w:rFonts w:eastAsia="DejaVu Sans"/>
          <w:b w:val="0"/>
          <w:i/>
          <w:szCs w:val="24"/>
        </w:rPr>
        <w:t>file</w:t>
      </w:r>
      <w:r w:rsidRPr="00610384">
        <w:rPr>
          <w:rFonts w:eastAsia="DejaVu Sans"/>
          <w:b w:val="0"/>
          <w:szCs w:val="24"/>
        </w:rPr>
        <w:t xml:space="preserve"> win33.exe dengan menggunakan </w:t>
      </w:r>
      <w:r w:rsidRPr="00610384">
        <w:rPr>
          <w:rFonts w:eastAsia="DejaVu Sans"/>
          <w:b w:val="0"/>
          <w:i/>
          <w:szCs w:val="24"/>
        </w:rPr>
        <w:t>debugger</w:t>
      </w:r>
      <w:r w:rsidRPr="00610384">
        <w:rPr>
          <w:rFonts w:eastAsia="DejaVu Sans"/>
          <w:b w:val="0"/>
          <w:szCs w:val="24"/>
        </w:rPr>
        <w:t xml:space="preserve"> dapat dilihat pada</w:t>
      </w:r>
      <w:r w:rsidR="00032D6C" w:rsidRPr="00610384">
        <w:rPr>
          <w:rFonts w:eastAsia="DejaVu Sans"/>
          <w:b w:val="0"/>
          <w:szCs w:val="24"/>
        </w:rPr>
        <w:t xml:space="preserve"> </w:t>
      </w:r>
      <w:r w:rsidR="0088173A" w:rsidRPr="00610384">
        <w:rPr>
          <w:rFonts w:eastAsia="DejaVu Sans"/>
          <w:b w:val="0"/>
          <w:szCs w:val="24"/>
        </w:rPr>
        <w:fldChar w:fldCharType="begin"/>
      </w:r>
      <w:r w:rsidR="0088173A" w:rsidRPr="00610384">
        <w:rPr>
          <w:rFonts w:eastAsia="DejaVu Sans"/>
          <w:b w:val="0"/>
          <w:szCs w:val="24"/>
        </w:rPr>
        <w:instrText xml:space="preserve"> REF _Ref519869295 \h  \* MERGEFORMAT </w:instrText>
      </w:r>
      <w:r w:rsidR="0088173A" w:rsidRPr="00610384">
        <w:rPr>
          <w:rFonts w:eastAsia="DejaVu Sans"/>
          <w:b w:val="0"/>
          <w:szCs w:val="24"/>
        </w:rPr>
      </w:r>
      <w:r w:rsidR="0088173A" w:rsidRPr="00610384">
        <w:rPr>
          <w:rFonts w:eastAsia="DejaVu Sans"/>
          <w:b w:val="0"/>
          <w:szCs w:val="24"/>
        </w:rPr>
        <w:fldChar w:fldCharType="separate"/>
      </w:r>
      <w:r w:rsidR="00EC7493" w:rsidRPr="00EC7493">
        <w:rPr>
          <w:b w:val="0"/>
          <w:szCs w:val="24"/>
        </w:rPr>
        <w:t xml:space="preserve">Gambar </w:t>
      </w:r>
      <w:r w:rsidR="00EC7493" w:rsidRPr="00EC7493">
        <w:rPr>
          <w:b w:val="0"/>
          <w:noProof/>
          <w:szCs w:val="24"/>
        </w:rPr>
        <w:t>6.4</w:t>
      </w:r>
      <w:r w:rsidR="0088173A" w:rsidRPr="00610384">
        <w:rPr>
          <w:rFonts w:eastAsia="DejaVu Sans"/>
          <w:b w:val="0"/>
          <w:szCs w:val="24"/>
        </w:rPr>
        <w:fldChar w:fldCharType="end"/>
      </w:r>
      <w:r w:rsidR="009E3708">
        <w:rPr>
          <w:rFonts w:eastAsia="DejaVu Sans"/>
          <w:b w:val="0"/>
          <w:szCs w:val="24"/>
        </w:rPr>
        <w:t>.</w:t>
      </w:r>
    </w:p>
    <w:p w14:paraId="1705FF38" w14:textId="588CDB1E" w:rsidR="008768CC" w:rsidRPr="009E3708" w:rsidRDefault="00743179" w:rsidP="009E7192">
      <w:pPr>
        <w:spacing w:line="360" w:lineRule="auto"/>
        <w:jc w:val="center"/>
        <w:rPr>
          <w:b/>
          <w:i/>
        </w:rPr>
      </w:pPr>
      <w:r w:rsidRPr="009E7192">
        <w:rPr>
          <w:rFonts w:eastAsia="DejaVu Sans"/>
          <w:noProof/>
        </w:rPr>
        <mc:AlternateContent>
          <mc:Choice Requires="wps">
            <w:drawing>
              <wp:anchor distT="45720" distB="45720" distL="114300" distR="114300" simplePos="0" relativeHeight="251974144" behindDoc="0" locked="0" layoutInCell="1" allowOverlap="1" wp14:anchorId="1E6B5FF5" wp14:editId="5B64AAC9">
                <wp:simplePos x="0" y="0"/>
                <wp:positionH relativeFrom="column">
                  <wp:posOffset>283210</wp:posOffset>
                </wp:positionH>
                <wp:positionV relativeFrom="paragraph">
                  <wp:posOffset>0</wp:posOffset>
                </wp:positionV>
                <wp:extent cx="4981575" cy="1404620"/>
                <wp:effectExtent l="0" t="0" r="28575" b="2159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1404620"/>
                        </a:xfrm>
                        <a:prstGeom prst="rect">
                          <a:avLst/>
                        </a:prstGeom>
                        <a:solidFill>
                          <a:schemeClr val="tx1"/>
                        </a:solidFill>
                        <a:ln w="9525">
                          <a:solidFill>
                            <a:srgbClr val="000000"/>
                          </a:solidFill>
                          <a:miter lim="800000"/>
                          <a:headEnd/>
                          <a:tailEnd/>
                        </a:ln>
                      </wps:spPr>
                      <wps:txbx>
                        <w:txbxContent>
                          <w:p w14:paraId="63D7C710"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 : \VirtualShare\TA\src&gt;python my_test.py</w:t>
                            </w:r>
                          </w:p>
                          <w:p w14:paraId="67FCAA32" w14:textId="5E6B88D4"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Enter the name of your text file – please use / backslash when typing in directory path: </w:t>
                            </w:r>
                            <w:r>
                              <w:rPr>
                                <w:rFonts w:ascii="Courier New" w:hAnsi="Courier New" w:cs="Courier New"/>
                                <w:color w:val="D9D9D9" w:themeColor="background1" w:themeShade="D9"/>
                                <w:sz w:val="16"/>
                              </w:rPr>
                              <w:t>win33</w:t>
                            </w:r>
                            <w:r w:rsidRPr="00743179">
                              <w:rPr>
                                <w:rFonts w:ascii="Courier New" w:hAnsi="Courier New" w:cs="Courier New"/>
                                <w:color w:val="D9D9D9" w:themeColor="background1" w:themeShade="D9"/>
                                <w:sz w:val="16"/>
                              </w:rPr>
                              <w:t>.exe</w:t>
                            </w:r>
                          </w:p>
                          <w:p w14:paraId="631A23E4" w14:textId="22D61A98" w:rsidR="00EC7493" w:rsidRPr="00743179" w:rsidRDefault="00EC7493" w:rsidP="00533EC2">
                            <w:pPr>
                              <w:pStyle w:val="ListParagraph"/>
                              <w:numPr>
                                <w:ilvl w:val="0"/>
                                <w:numId w:val="55"/>
                              </w:numPr>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Timer</w:t>
                            </w:r>
                          </w:p>
                          <w:p w14:paraId="7CDFD8F6" w14:textId="71DC18E3" w:rsidR="00EC7493" w:rsidRPr="00743179" w:rsidRDefault="00EC7493" w:rsidP="00533EC2">
                            <w:pPr>
                              <w:pStyle w:val="ListParagraph"/>
                              <w:numPr>
                                <w:ilvl w:val="0"/>
                                <w:numId w:val="55"/>
                              </w:numPr>
                              <w:spacing w:after="0" w:line="240" w:lineRule="auto"/>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Breakpoint</w:t>
                            </w:r>
                          </w:p>
                          <w:p w14:paraId="32934E3A"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 1</w:t>
                            </w:r>
                          </w:p>
                          <w:p w14:paraId="582CE075"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4CABDD18" w14:textId="23DC038D"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 The Process ID I have is: </w:t>
                            </w:r>
                            <w:r>
                              <w:rPr>
                                <w:rFonts w:ascii="Courier New" w:hAnsi="Courier New" w:cs="Courier New"/>
                                <w:color w:val="D9D9D9" w:themeColor="background1" w:themeShade="D9"/>
                                <w:sz w:val="16"/>
                              </w:rPr>
                              <w:t>2476</w:t>
                            </w:r>
                          </w:p>
                          <w:p w14:paraId="784DAD78" w14:textId="1D884364" w:rsidR="00EC7493"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Total Runtime PE = 0.</w:t>
                            </w:r>
                            <w:r>
                              <w:rPr>
                                <w:rFonts w:ascii="Courier New" w:hAnsi="Courier New" w:cs="Courier New"/>
                                <w:color w:val="D9D9D9" w:themeColor="background1" w:themeShade="D9"/>
                                <w:sz w:val="16"/>
                              </w:rPr>
                              <w:t>0199999809265</w:t>
                            </w:r>
                          </w:p>
                          <w:p w14:paraId="5704C6EF" w14:textId="77777777" w:rsidR="00EC7493" w:rsidRPr="00743179" w:rsidRDefault="00EC7493" w:rsidP="00743179">
                            <w:pPr>
                              <w:rPr>
                                <w:rFonts w:ascii="Courier New" w:hAnsi="Courier New" w:cs="Courier New"/>
                                <w:color w:val="D9D9D9" w:themeColor="background1" w:themeShade="D9"/>
                                <w:sz w:val="16"/>
                              </w:rPr>
                            </w:pPr>
                          </w:p>
                          <w:p w14:paraId="6D509FDB"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Timer(%) = 10</w:t>
                            </w:r>
                            <w:r>
                              <w:rPr>
                                <w:rFonts w:ascii="Courier New" w:hAnsi="Courier New" w:cs="Courier New"/>
                                <w:color w:val="D9D9D9" w:themeColor="background1" w:themeShade="D9"/>
                                <w:sz w:val="16"/>
                              </w:rPr>
                              <w:t>0</w:t>
                            </w:r>
                          </w:p>
                          <w:p w14:paraId="49117704"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3E0FA201" w14:textId="78C0ABCD"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 The Process ID I have is: </w:t>
                            </w:r>
                            <w:r>
                              <w:rPr>
                                <w:rFonts w:ascii="Courier New" w:hAnsi="Courier New" w:cs="Courier New"/>
                                <w:color w:val="D9D9D9" w:themeColor="background1" w:themeShade="D9"/>
                                <w:sz w:val="16"/>
                              </w:rPr>
                              <w:t>11084</w:t>
                            </w:r>
                          </w:p>
                          <w:p w14:paraId="78C6DA20"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Choose Algorithm :</w:t>
                            </w:r>
                          </w:p>
                          <w:p w14:paraId="7FAAEEB0" w14:textId="2D56796A" w:rsidR="00EC7493" w:rsidRPr="00743179" w:rsidRDefault="00EC7493" w:rsidP="00743179">
                            <w:pPr>
                              <w:pStyle w:val="ListParagraph"/>
                              <w:numPr>
                                <w:ilvl w:val="0"/>
                                <w:numId w:val="49"/>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Suffix Tree</w:t>
                            </w:r>
                          </w:p>
                          <w:p w14:paraId="5B93D9E3" w14:textId="07722A5B" w:rsidR="00EC7493" w:rsidRPr="00743179" w:rsidRDefault="00EC7493" w:rsidP="00743179">
                            <w:pPr>
                              <w:pStyle w:val="ListParagraph"/>
                              <w:numPr>
                                <w:ilvl w:val="0"/>
                                <w:numId w:val="49"/>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Boyer Moore</w:t>
                            </w:r>
                          </w:p>
                          <w:p w14:paraId="521AAE5C" w14:textId="77777777" w:rsidR="00EC7493" w:rsidRPr="00743179" w:rsidRDefault="00EC7493" w:rsidP="00743179">
                            <w:pPr>
                              <w:pStyle w:val="ListParagraph"/>
                              <w:numPr>
                                <w:ilvl w:val="0"/>
                                <w:numId w:val="49"/>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Rabin Karp</w:t>
                            </w:r>
                          </w:p>
                          <w:p w14:paraId="649FD18B" w14:textId="77777777" w:rsidR="00EC7493" w:rsidRPr="00743179" w:rsidRDefault="00EC7493" w:rsidP="00743179">
                            <w:pPr>
                              <w:pStyle w:val="ListParagraph"/>
                              <w:numPr>
                                <w:ilvl w:val="0"/>
                                <w:numId w:val="49"/>
                              </w:numPr>
                              <w:spacing w:after="0" w:line="240" w:lineRule="auto"/>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Aho Corasick</w:t>
                            </w:r>
                          </w:p>
                          <w:p w14:paraId="62369E55"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1</w:t>
                            </w:r>
                          </w:p>
                          <w:p w14:paraId="6464FEBD"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Malware</w:t>
                            </w:r>
                          </w:p>
                          <w:p w14:paraId="118D8D07" w14:textId="2F08F343"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Total RunTime Search = </w:t>
                            </w:r>
                            <w:r>
                              <w:rPr>
                                <w:rFonts w:ascii="Courier New" w:hAnsi="Courier New" w:cs="Courier New"/>
                                <w:color w:val="D9D9D9" w:themeColor="background1" w:themeShade="D9"/>
                                <w:sz w:val="16"/>
                              </w:rPr>
                              <w:t>6.05500006676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B5FF5" id="_x0000_s1054" type="#_x0000_t202" style="position:absolute;left:0;text-align:left;margin-left:22.3pt;margin-top:0;width:392.25pt;height:110.6pt;z-index:25197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" fillcolor="black [3213]">
                <v:textbox style="mso-fit-shape-to-text:t">
                  <w:txbxContent>
                    <w:p w14:paraId="63D7C710"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 : \VirtualShare\TA\src&gt;python my_test.py</w:t>
                      </w:r>
                    </w:p>
                    <w:p w14:paraId="67FCAA32" w14:textId="5E6B88D4"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Enter the name of your text file – please use / backslash when typing in directory path: </w:t>
                      </w:r>
                      <w:r>
                        <w:rPr>
                          <w:rFonts w:ascii="Courier New" w:hAnsi="Courier New" w:cs="Courier New"/>
                          <w:color w:val="D9D9D9" w:themeColor="background1" w:themeShade="D9"/>
                          <w:sz w:val="16"/>
                        </w:rPr>
                        <w:t>win33</w:t>
                      </w:r>
                      <w:r w:rsidRPr="00743179">
                        <w:rPr>
                          <w:rFonts w:ascii="Courier New" w:hAnsi="Courier New" w:cs="Courier New"/>
                          <w:color w:val="D9D9D9" w:themeColor="background1" w:themeShade="D9"/>
                          <w:sz w:val="16"/>
                        </w:rPr>
                        <w:t>.exe</w:t>
                      </w:r>
                    </w:p>
                    <w:p w14:paraId="631A23E4" w14:textId="22D61A98" w:rsidR="00EC7493" w:rsidRPr="00743179" w:rsidRDefault="00EC7493" w:rsidP="00533EC2">
                      <w:pPr>
                        <w:pStyle w:val="ListParagraph"/>
                        <w:numPr>
                          <w:ilvl w:val="0"/>
                          <w:numId w:val="55"/>
                        </w:numPr>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Timer</w:t>
                      </w:r>
                    </w:p>
                    <w:p w14:paraId="7CDFD8F6" w14:textId="71DC18E3" w:rsidR="00EC7493" w:rsidRPr="00743179" w:rsidRDefault="00EC7493" w:rsidP="00533EC2">
                      <w:pPr>
                        <w:pStyle w:val="ListParagraph"/>
                        <w:numPr>
                          <w:ilvl w:val="0"/>
                          <w:numId w:val="55"/>
                        </w:numPr>
                        <w:spacing w:after="0" w:line="240" w:lineRule="auto"/>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Breakpoint</w:t>
                      </w:r>
                    </w:p>
                    <w:p w14:paraId="32934E3A"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 1</w:t>
                      </w:r>
                    </w:p>
                    <w:p w14:paraId="582CE075"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4CABDD18" w14:textId="23DC038D"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 The Process ID I have is: </w:t>
                      </w:r>
                      <w:r>
                        <w:rPr>
                          <w:rFonts w:ascii="Courier New" w:hAnsi="Courier New" w:cs="Courier New"/>
                          <w:color w:val="D9D9D9" w:themeColor="background1" w:themeShade="D9"/>
                          <w:sz w:val="16"/>
                        </w:rPr>
                        <w:t>2476</w:t>
                      </w:r>
                    </w:p>
                    <w:p w14:paraId="784DAD78" w14:textId="1D884364" w:rsidR="00EC7493"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Total Runtime PE = 0.</w:t>
                      </w:r>
                      <w:r>
                        <w:rPr>
                          <w:rFonts w:ascii="Courier New" w:hAnsi="Courier New" w:cs="Courier New"/>
                          <w:color w:val="D9D9D9" w:themeColor="background1" w:themeShade="D9"/>
                          <w:sz w:val="16"/>
                        </w:rPr>
                        <w:t>0199999809265</w:t>
                      </w:r>
                    </w:p>
                    <w:p w14:paraId="5704C6EF" w14:textId="77777777" w:rsidR="00EC7493" w:rsidRPr="00743179" w:rsidRDefault="00EC7493" w:rsidP="00743179">
                      <w:pPr>
                        <w:rPr>
                          <w:rFonts w:ascii="Courier New" w:hAnsi="Courier New" w:cs="Courier New"/>
                          <w:color w:val="D9D9D9" w:themeColor="background1" w:themeShade="D9"/>
                          <w:sz w:val="16"/>
                        </w:rPr>
                      </w:pPr>
                    </w:p>
                    <w:p w14:paraId="6D509FDB"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Timer(%) = 10</w:t>
                      </w:r>
                      <w:r>
                        <w:rPr>
                          <w:rFonts w:ascii="Courier New" w:hAnsi="Courier New" w:cs="Courier New"/>
                          <w:color w:val="D9D9D9" w:themeColor="background1" w:themeShade="D9"/>
                          <w:sz w:val="16"/>
                        </w:rPr>
                        <w:t>0</w:t>
                      </w:r>
                    </w:p>
                    <w:p w14:paraId="49117704"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3E0FA201" w14:textId="78C0ABCD"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 The Process ID I have is: </w:t>
                      </w:r>
                      <w:r>
                        <w:rPr>
                          <w:rFonts w:ascii="Courier New" w:hAnsi="Courier New" w:cs="Courier New"/>
                          <w:color w:val="D9D9D9" w:themeColor="background1" w:themeShade="D9"/>
                          <w:sz w:val="16"/>
                        </w:rPr>
                        <w:t>11084</w:t>
                      </w:r>
                    </w:p>
                    <w:p w14:paraId="78C6DA20"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Choose Algorithm :</w:t>
                      </w:r>
                    </w:p>
                    <w:p w14:paraId="7FAAEEB0" w14:textId="2D56796A" w:rsidR="00EC7493" w:rsidRPr="00743179" w:rsidRDefault="00EC7493" w:rsidP="00743179">
                      <w:pPr>
                        <w:pStyle w:val="ListParagraph"/>
                        <w:numPr>
                          <w:ilvl w:val="0"/>
                          <w:numId w:val="49"/>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Suffix Tree</w:t>
                      </w:r>
                    </w:p>
                    <w:p w14:paraId="5B93D9E3" w14:textId="07722A5B" w:rsidR="00EC7493" w:rsidRPr="00743179" w:rsidRDefault="00EC7493" w:rsidP="00743179">
                      <w:pPr>
                        <w:pStyle w:val="ListParagraph"/>
                        <w:numPr>
                          <w:ilvl w:val="0"/>
                          <w:numId w:val="49"/>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Boyer Moore</w:t>
                      </w:r>
                    </w:p>
                    <w:p w14:paraId="521AAE5C" w14:textId="77777777" w:rsidR="00EC7493" w:rsidRPr="00743179" w:rsidRDefault="00EC7493" w:rsidP="00743179">
                      <w:pPr>
                        <w:pStyle w:val="ListParagraph"/>
                        <w:numPr>
                          <w:ilvl w:val="0"/>
                          <w:numId w:val="49"/>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Rabin Karp</w:t>
                      </w:r>
                    </w:p>
                    <w:p w14:paraId="649FD18B" w14:textId="77777777" w:rsidR="00EC7493" w:rsidRPr="00743179" w:rsidRDefault="00EC7493" w:rsidP="00743179">
                      <w:pPr>
                        <w:pStyle w:val="ListParagraph"/>
                        <w:numPr>
                          <w:ilvl w:val="0"/>
                          <w:numId w:val="49"/>
                        </w:numPr>
                        <w:spacing w:after="0" w:line="240" w:lineRule="auto"/>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Aho Corasick</w:t>
                      </w:r>
                    </w:p>
                    <w:p w14:paraId="62369E55"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1</w:t>
                      </w:r>
                    </w:p>
                    <w:p w14:paraId="6464FEBD" w14:textId="77777777"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Malware</w:t>
                      </w:r>
                    </w:p>
                    <w:p w14:paraId="118D8D07" w14:textId="2F08F343" w:rsidR="00EC7493" w:rsidRPr="00743179" w:rsidRDefault="00EC7493" w:rsidP="00743179">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Total RunTime Search = </w:t>
                      </w:r>
                      <w:r>
                        <w:rPr>
                          <w:rFonts w:ascii="Courier New" w:hAnsi="Courier New" w:cs="Courier New"/>
                          <w:color w:val="D9D9D9" w:themeColor="background1" w:themeShade="D9"/>
                          <w:sz w:val="16"/>
                        </w:rPr>
                        <w:t>6.05500006676</w:t>
                      </w:r>
                    </w:p>
                  </w:txbxContent>
                </v:textbox>
                <w10:wrap type="square"/>
              </v:shape>
            </w:pict>
          </mc:Fallback>
        </mc:AlternateContent>
      </w:r>
      <w:bookmarkStart w:id="1673" w:name="_Ref519869295"/>
      <w:bookmarkStart w:id="1674" w:name="_Toc519869795"/>
      <w:bookmarkStart w:id="1675" w:name="_Toc522079739"/>
      <w:r w:rsidR="008768CC" w:rsidRPr="009E7192">
        <w:rPr>
          <w:b/>
        </w:rPr>
        <w:t>Gambar</w:t>
      </w:r>
      <w:r w:rsidR="008768CC" w:rsidRPr="009E3708">
        <w:rPr>
          <w:b/>
          <w:i/>
        </w:rPr>
        <w:t xml:space="preserve"> </w:t>
      </w:r>
      <w:r w:rsidR="00517711" w:rsidRPr="007A4F0C">
        <w:rPr>
          <w:b/>
        </w:rPr>
        <w:fldChar w:fldCharType="begin"/>
      </w:r>
      <w:r w:rsidR="00517711" w:rsidRPr="007A4F0C">
        <w:rPr>
          <w:b/>
        </w:rPr>
        <w:instrText xml:space="preserve"> STYLEREF 1 \s </w:instrText>
      </w:r>
      <w:r w:rsidR="00517711" w:rsidRPr="007A4F0C">
        <w:rPr>
          <w:b/>
        </w:rPr>
        <w:fldChar w:fldCharType="separate"/>
      </w:r>
      <w:r w:rsidR="00EC7493">
        <w:rPr>
          <w:b/>
          <w:noProof/>
        </w:rPr>
        <w:t>6</w:t>
      </w:r>
      <w:r w:rsidR="00517711" w:rsidRPr="007A4F0C">
        <w:rPr>
          <w:b/>
        </w:rPr>
        <w:fldChar w:fldCharType="end"/>
      </w:r>
      <w:r w:rsidR="00517711" w:rsidRPr="007A4F0C">
        <w:rPr>
          <w:b/>
        </w:rPr>
        <w:t>.</w:t>
      </w:r>
      <w:r w:rsidR="00517711" w:rsidRPr="007A4F0C">
        <w:rPr>
          <w:b/>
        </w:rPr>
        <w:fldChar w:fldCharType="begin"/>
      </w:r>
      <w:r w:rsidR="00517711" w:rsidRPr="007A4F0C">
        <w:rPr>
          <w:b/>
        </w:rPr>
        <w:instrText xml:space="preserve"> SEQ Gambar \* ARABIC \s 1 </w:instrText>
      </w:r>
      <w:r w:rsidR="00517711" w:rsidRPr="007A4F0C">
        <w:rPr>
          <w:b/>
        </w:rPr>
        <w:fldChar w:fldCharType="separate"/>
      </w:r>
      <w:r w:rsidR="00EC7493">
        <w:rPr>
          <w:b/>
          <w:noProof/>
        </w:rPr>
        <w:t>4</w:t>
      </w:r>
      <w:r w:rsidR="00517711" w:rsidRPr="007A4F0C">
        <w:rPr>
          <w:b/>
        </w:rPr>
        <w:fldChar w:fldCharType="end"/>
      </w:r>
      <w:bookmarkEnd w:id="1673"/>
      <w:r w:rsidR="008768CC" w:rsidRPr="009E3708">
        <w:rPr>
          <w:b/>
          <w:i/>
        </w:rPr>
        <w:t xml:space="preserve"> </w:t>
      </w:r>
      <w:r w:rsidR="008768CC" w:rsidRPr="009E7192">
        <w:rPr>
          <w:b/>
          <w:i/>
        </w:rPr>
        <w:t>Screenshot</w:t>
      </w:r>
      <w:r w:rsidR="008768CC" w:rsidRPr="009E3708">
        <w:rPr>
          <w:b/>
          <w:i/>
        </w:rPr>
        <w:t xml:space="preserve"> </w:t>
      </w:r>
      <w:r w:rsidR="008768CC" w:rsidRPr="009E7192">
        <w:rPr>
          <w:b/>
        </w:rPr>
        <w:t>Pendeteksian</w:t>
      </w:r>
      <w:r w:rsidR="008768CC" w:rsidRPr="009E3708">
        <w:rPr>
          <w:b/>
          <w:i/>
        </w:rPr>
        <w:t xml:space="preserve"> </w:t>
      </w:r>
      <w:r w:rsidR="008768CC" w:rsidRPr="009E7192">
        <w:rPr>
          <w:b/>
        </w:rPr>
        <w:t>win33</w:t>
      </w:r>
      <w:r w:rsidR="008768CC" w:rsidRPr="009E3708">
        <w:rPr>
          <w:b/>
          <w:i/>
        </w:rPr>
        <w:t>.</w:t>
      </w:r>
      <w:r w:rsidR="008768CC" w:rsidRPr="009E7192">
        <w:rPr>
          <w:b/>
        </w:rPr>
        <w:t>exe</w:t>
      </w:r>
      <w:bookmarkEnd w:id="1674"/>
      <w:bookmarkEnd w:id="1675"/>
    </w:p>
    <w:p w14:paraId="04453B47" w14:textId="19114385" w:rsidR="008768CC" w:rsidRPr="00213BF9" w:rsidRDefault="00213BF9" w:rsidP="00213BF9">
      <w:pPr>
        <w:pStyle w:val="ListParagraph"/>
        <w:numPr>
          <w:ilvl w:val="0"/>
          <w:numId w:val="28"/>
        </w:numPr>
        <w:spacing w:line="360" w:lineRule="auto"/>
        <w:ind w:left="426"/>
        <w:jc w:val="both"/>
        <w:rPr>
          <w:rFonts w:eastAsia="DejaVu Sans"/>
          <w:b w:val="0"/>
          <w:szCs w:val="24"/>
        </w:rPr>
      </w:pPr>
      <w:r w:rsidRPr="009E7192">
        <w:rPr>
          <w:b w:val="0"/>
          <w:noProof/>
        </w:rPr>
        <w:lastRenderedPageBreak/>
        <mc:AlternateContent>
          <mc:Choice Requires="wps">
            <w:drawing>
              <wp:anchor distT="45720" distB="45720" distL="114300" distR="114300" simplePos="0" relativeHeight="251976192" behindDoc="0" locked="0" layoutInCell="1" allowOverlap="1" wp14:anchorId="33A47753" wp14:editId="6D1E0CDB">
                <wp:simplePos x="0" y="0"/>
                <wp:positionH relativeFrom="column">
                  <wp:posOffset>283210</wp:posOffset>
                </wp:positionH>
                <wp:positionV relativeFrom="paragraph">
                  <wp:posOffset>489585</wp:posOffset>
                </wp:positionV>
                <wp:extent cx="4981575" cy="140462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1404620"/>
                        </a:xfrm>
                        <a:prstGeom prst="rect">
                          <a:avLst/>
                        </a:prstGeom>
                        <a:solidFill>
                          <a:schemeClr val="tx1"/>
                        </a:solidFill>
                        <a:ln w="9525">
                          <a:solidFill>
                            <a:srgbClr val="000000"/>
                          </a:solidFill>
                          <a:miter lim="800000"/>
                          <a:headEnd/>
                          <a:tailEnd/>
                        </a:ln>
                      </wps:spPr>
                      <wps:txbx>
                        <w:txbxContent>
                          <w:p w14:paraId="5849E746"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 : \VirtualShare\TA\src&gt;python my_test.py</w:t>
                            </w:r>
                          </w:p>
                          <w:p w14:paraId="263A4545" w14:textId="4D48404E"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Enter the name of your text file – please use / backslash when typing in directory path: </w:t>
                            </w:r>
                            <w:r>
                              <w:rPr>
                                <w:rFonts w:ascii="Courier New" w:hAnsi="Courier New" w:cs="Courier New"/>
                                <w:color w:val="D9D9D9" w:themeColor="background1" w:themeShade="D9"/>
                                <w:sz w:val="16"/>
                              </w:rPr>
                              <w:t>Trojan_encoded</w:t>
                            </w:r>
                            <w:r w:rsidRPr="00743179">
                              <w:rPr>
                                <w:rFonts w:ascii="Courier New" w:hAnsi="Courier New" w:cs="Courier New"/>
                                <w:color w:val="D9D9D9" w:themeColor="background1" w:themeShade="D9"/>
                                <w:sz w:val="16"/>
                              </w:rPr>
                              <w:t>.exe</w:t>
                            </w:r>
                          </w:p>
                          <w:p w14:paraId="24801D91" w14:textId="26A8BE26" w:rsidR="00EC7493" w:rsidRPr="00743179" w:rsidRDefault="00EC7493" w:rsidP="009E7192">
                            <w:pPr>
                              <w:pStyle w:val="ListParagraph"/>
                              <w:numPr>
                                <w:ilvl w:val="0"/>
                                <w:numId w:val="52"/>
                              </w:numPr>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Timer</w:t>
                            </w:r>
                          </w:p>
                          <w:p w14:paraId="61FB11AD" w14:textId="43E61A64" w:rsidR="00EC7493" w:rsidRPr="00743179" w:rsidRDefault="00EC7493" w:rsidP="009E7192">
                            <w:pPr>
                              <w:pStyle w:val="ListParagraph"/>
                              <w:numPr>
                                <w:ilvl w:val="0"/>
                                <w:numId w:val="52"/>
                              </w:numPr>
                              <w:spacing w:after="0" w:line="240" w:lineRule="auto"/>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Breakpoint</w:t>
                            </w:r>
                          </w:p>
                          <w:p w14:paraId="77E1F70E"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 1</w:t>
                            </w:r>
                          </w:p>
                          <w:p w14:paraId="32CFD2CA"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69D66F37" w14:textId="56966C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 The Process ID I have is: </w:t>
                            </w:r>
                            <w:r>
                              <w:rPr>
                                <w:rFonts w:ascii="Courier New" w:hAnsi="Courier New" w:cs="Courier New"/>
                                <w:color w:val="D9D9D9" w:themeColor="background1" w:themeShade="D9"/>
                                <w:sz w:val="16"/>
                              </w:rPr>
                              <w:t>10640</w:t>
                            </w:r>
                          </w:p>
                          <w:p w14:paraId="62757708" w14:textId="69685439" w:rsidR="00EC7493"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Total Runtime PE = </w:t>
                            </w:r>
                            <w:r>
                              <w:rPr>
                                <w:rFonts w:ascii="Courier New" w:hAnsi="Courier New" w:cs="Courier New"/>
                                <w:color w:val="D9D9D9" w:themeColor="background1" w:themeShade="D9"/>
                                <w:sz w:val="16"/>
                              </w:rPr>
                              <w:t>17.1949999332</w:t>
                            </w:r>
                          </w:p>
                          <w:p w14:paraId="4F6456E1" w14:textId="77777777" w:rsidR="00EC7493" w:rsidRPr="00743179" w:rsidRDefault="00EC7493" w:rsidP="009E7192">
                            <w:pPr>
                              <w:rPr>
                                <w:rFonts w:ascii="Courier New" w:hAnsi="Courier New" w:cs="Courier New"/>
                                <w:color w:val="D9D9D9" w:themeColor="background1" w:themeShade="D9"/>
                                <w:sz w:val="16"/>
                              </w:rPr>
                            </w:pPr>
                          </w:p>
                          <w:p w14:paraId="5765E1EF"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Timer(%) = 10</w:t>
                            </w:r>
                            <w:r>
                              <w:rPr>
                                <w:rFonts w:ascii="Courier New" w:hAnsi="Courier New" w:cs="Courier New"/>
                                <w:color w:val="D9D9D9" w:themeColor="background1" w:themeShade="D9"/>
                                <w:sz w:val="16"/>
                              </w:rPr>
                              <w:t>0</w:t>
                            </w:r>
                          </w:p>
                          <w:p w14:paraId="7A9972C0"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6BD42349" w14:textId="3E58961C" w:rsidR="00EC7493"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 The Process ID I have is: </w:t>
                            </w:r>
                            <w:r>
                              <w:rPr>
                                <w:rFonts w:ascii="Courier New" w:hAnsi="Courier New" w:cs="Courier New"/>
                                <w:color w:val="D9D9D9" w:themeColor="background1" w:themeShade="D9"/>
                                <w:sz w:val="16"/>
                              </w:rPr>
                              <w:t>5428</w:t>
                            </w:r>
                          </w:p>
                          <w:p w14:paraId="1F4F3C1E"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start Text section = 4198400</w:t>
                            </w:r>
                          </w:p>
                          <w:p w14:paraId="678385BD" w14:textId="53CC2A9C"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end Text section = 4</w:t>
                            </w:r>
                            <w:r>
                              <w:rPr>
                                <w:rFonts w:ascii="Courier New" w:hAnsi="Courier New" w:cs="Courier New"/>
                                <w:color w:val="D9D9D9" w:themeColor="background1" w:themeShade="D9"/>
                                <w:sz w:val="16"/>
                              </w:rPr>
                              <w:t>288512</w:t>
                            </w:r>
                          </w:p>
                          <w:p w14:paraId="445AAB52"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Choose Algorithm :</w:t>
                            </w:r>
                          </w:p>
                          <w:p w14:paraId="656B2FBF" w14:textId="71CE60B5" w:rsidR="00EC7493" w:rsidRPr="009E7192" w:rsidRDefault="00EC7493" w:rsidP="009E7192">
                            <w:pPr>
                              <w:pStyle w:val="ListParagraph"/>
                              <w:numPr>
                                <w:ilvl w:val="0"/>
                                <w:numId w:val="53"/>
                              </w:numPr>
                              <w:ind w:left="284" w:hanging="284"/>
                              <w:rPr>
                                <w:rFonts w:ascii="Courier New" w:hAnsi="Courier New" w:cs="Courier New"/>
                                <w:b w:val="0"/>
                                <w:color w:val="D9D9D9" w:themeColor="background1" w:themeShade="D9"/>
                                <w:sz w:val="16"/>
                              </w:rPr>
                            </w:pPr>
                            <w:r w:rsidRPr="009E7192">
                              <w:rPr>
                                <w:rFonts w:ascii="Courier New" w:hAnsi="Courier New" w:cs="Courier New"/>
                                <w:b w:val="0"/>
                                <w:color w:val="D9D9D9" w:themeColor="background1" w:themeShade="D9"/>
                                <w:sz w:val="16"/>
                              </w:rPr>
                              <w:t>Suffix Tree</w:t>
                            </w:r>
                          </w:p>
                          <w:p w14:paraId="5C138CC0" w14:textId="7A60618F" w:rsidR="00EC7493" w:rsidRPr="00743179" w:rsidRDefault="00EC7493" w:rsidP="009E7192">
                            <w:pPr>
                              <w:pStyle w:val="ListParagraph"/>
                              <w:numPr>
                                <w:ilvl w:val="0"/>
                                <w:numId w:val="53"/>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Boyer Moore</w:t>
                            </w:r>
                          </w:p>
                          <w:p w14:paraId="750B7DD5" w14:textId="77777777" w:rsidR="00EC7493" w:rsidRPr="00743179" w:rsidRDefault="00EC7493" w:rsidP="009E7192">
                            <w:pPr>
                              <w:pStyle w:val="ListParagraph"/>
                              <w:numPr>
                                <w:ilvl w:val="0"/>
                                <w:numId w:val="53"/>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Rabin Karp</w:t>
                            </w:r>
                          </w:p>
                          <w:p w14:paraId="54E75DA6" w14:textId="77777777" w:rsidR="00EC7493" w:rsidRPr="00743179" w:rsidRDefault="00EC7493" w:rsidP="009E7192">
                            <w:pPr>
                              <w:pStyle w:val="ListParagraph"/>
                              <w:numPr>
                                <w:ilvl w:val="0"/>
                                <w:numId w:val="53"/>
                              </w:numPr>
                              <w:spacing w:after="0" w:line="240" w:lineRule="auto"/>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Aho Corasick</w:t>
                            </w:r>
                          </w:p>
                          <w:p w14:paraId="4B007A27"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1</w:t>
                            </w:r>
                          </w:p>
                          <w:p w14:paraId="6C5B03A1"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Malware</w:t>
                            </w:r>
                          </w:p>
                          <w:p w14:paraId="7AA7330B" w14:textId="4670B171"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Total RunTime Search = </w:t>
                            </w:r>
                            <w:r>
                              <w:rPr>
                                <w:rFonts w:ascii="Courier New" w:hAnsi="Courier New" w:cs="Courier New"/>
                                <w:color w:val="D9D9D9" w:themeColor="background1" w:themeShade="D9"/>
                                <w:sz w:val="16"/>
                              </w:rPr>
                              <w:t>13.5670001507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3A47753" id="_x0000_s1055" type="#_x0000_t202" style="position:absolute;left:0;text-align:left;margin-left:22.3pt;margin-top:38.55pt;width:392.25pt;height:110.6pt;z-index:25197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" fillcolor="black [3213]">
                <v:textbox style="mso-fit-shape-to-text:t">
                  <w:txbxContent>
                    <w:p w14:paraId="5849E746"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 : \VirtualShare\TA\src&gt;python my_test.py</w:t>
                      </w:r>
                    </w:p>
                    <w:p w14:paraId="263A4545" w14:textId="4D48404E"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Enter the name of your text file – please use / backslash when typing in directory path: </w:t>
                      </w:r>
                      <w:r>
                        <w:rPr>
                          <w:rFonts w:ascii="Courier New" w:hAnsi="Courier New" w:cs="Courier New"/>
                          <w:color w:val="D9D9D9" w:themeColor="background1" w:themeShade="D9"/>
                          <w:sz w:val="16"/>
                        </w:rPr>
                        <w:t>Trojan_encoded</w:t>
                      </w:r>
                      <w:r w:rsidRPr="00743179">
                        <w:rPr>
                          <w:rFonts w:ascii="Courier New" w:hAnsi="Courier New" w:cs="Courier New"/>
                          <w:color w:val="D9D9D9" w:themeColor="background1" w:themeShade="D9"/>
                          <w:sz w:val="16"/>
                        </w:rPr>
                        <w:t>.exe</w:t>
                      </w:r>
                    </w:p>
                    <w:p w14:paraId="24801D91" w14:textId="26A8BE26" w:rsidR="00EC7493" w:rsidRPr="00743179" w:rsidRDefault="00EC7493" w:rsidP="009E7192">
                      <w:pPr>
                        <w:pStyle w:val="ListParagraph"/>
                        <w:numPr>
                          <w:ilvl w:val="0"/>
                          <w:numId w:val="52"/>
                        </w:numPr>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Timer</w:t>
                      </w:r>
                    </w:p>
                    <w:p w14:paraId="61FB11AD" w14:textId="43E61A64" w:rsidR="00EC7493" w:rsidRPr="00743179" w:rsidRDefault="00EC7493" w:rsidP="009E7192">
                      <w:pPr>
                        <w:pStyle w:val="ListParagraph"/>
                        <w:numPr>
                          <w:ilvl w:val="0"/>
                          <w:numId w:val="52"/>
                        </w:numPr>
                        <w:spacing w:after="0" w:line="240" w:lineRule="auto"/>
                        <w:ind w:left="284" w:hanging="284"/>
                        <w:rPr>
                          <w:rFonts w:ascii="Courier New" w:hAnsi="Courier New" w:cs="Courier New"/>
                          <w:b w:val="0"/>
                          <w:color w:val="D9D9D9" w:themeColor="background1" w:themeShade="D9"/>
                          <w:sz w:val="16"/>
                          <w:szCs w:val="20"/>
                        </w:rPr>
                      </w:pPr>
                      <w:r w:rsidRPr="00743179">
                        <w:rPr>
                          <w:rFonts w:ascii="Courier New" w:hAnsi="Courier New" w:cs="Courier New"/>
                          <w:b w:val="0"/>
                          <w:color w:val="D9D9D9" w:themeColor="background1" w:themeShade="D9"/>
                          <w:sz w:val="16"/>
                          <w:szCs w:val="20"/>
                        </w:rPr>
                        <w:t>Breakpoint</w:t>
                      </w:r>
                    </w:p>
                    <w:p w14:paraId="77E1F70E"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 1</w:t>
                      </w:r>
                    </w:p>
                    <w:p w14:paraId="32CFD2CA"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69D66F37" w14:textId="56966C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 The Process ID I have is: </w:t>
                      </w:r>
                      <w:r>
                        <w:rPr>
                          <w:rFonts w:ascii="Courier New" w:hAnsi="Courier New" w:cs="Courier New"/>
                          <w:color w:val="D9D9D9" w:themeColor="background1" w:themeShade="D9"/>
                          <w:sz w:val="16"/>
                        </w:rPr>
                        <w:t>10640</w:t>
                      </w:r>
                    </w:p>
                    <w:p w14:paraId="62757708" w14:textId="69685439" w:rsidR="00EC7493"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Total Runtime PE = </w:t>
                      </w:r>
                      <w:r>
                        <w:rPr>
                          <w:rFonts w:ascii="Courier New" w:hAnsi="Courier New" w:cs="Courier New"/>
                          <w:color w:val="D9D9D9" w:themeColor="background1" w:themeShade="D9"/>
                          <w:sz w:val="16"/>
                        </w:rPr>
                        <w:t>17.1949999332</w:t>
                      </w:r>
                    </w:p>
                    <w:p w14:paraId="4F6456E1" w14:textId="77777777" w:rsidR="00EC7493" w:rsidRPr="00743179" w:rsidRDefault="00EC7493" w:rsidP="009E7192">
                      <w:pPr>
                        <w:rPr>
                          <w:rFonts w:ascii="Courier New" w:hAnsi="Courier New" w:cs="Courier New"/>
                          <w:color w:val="D9D9D9" w:themeColor="background1" w:themeShade="D9"/>
                          <w:sz w:val="16"/>
                        </w:rPr>
                      </w:pPr>
                    </w:p>
                    <w:p w14:paraId="5765E1EF"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Timer(%) = 10</w:t>
                      </w:r>
                      <w:r>
                        <w:rPr>
                          <w:rFonts w:ascii="Courier New" w:hAnsi="Courier New" w:cs="Courier New"/>
                          <w:color w:val="D9D9D9" w:themeColor="background1" w:themeShade="D9"/>
                          <w:sz w:val="16"/>
                        </w:rPr>
                        <w:t>0</w:t>
                      </w:r>
                    </w:p>
                    <w:p w14:paraId="7A9972C0"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We have successfully launched the process!</w:t>
                      </w:r>
                    </w:p>
                    <w:p w14:paraId="6BD42349" w14:textId="3E58961C" w:rsidR="00EC7493"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 The Process ID I have is: </w:t>
                      </w:r>
                      <w:r>
                        <w:rPr>
                          <w:rFonts w:ascii="Courier New" w:hAnsi="Courier New" w:cs="Courier New"/>
                          <w:color w:val="D9D9D9" w:themeColor="background1" w:themeShade="D9"/>
                          <w:sz w:val="16"/>
                        </w:rPr>
                        <w:t>5428</w:t>
                      </w:r>
                    </w:p>
                    <w:p w14:paraId="1F4F3C1E"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start Text section = 4198400</w:t>
                      </w:r>
                    </w:p>
                    <w:p w14:paraId="678385BD" w14:textId="53CC2A9C"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end Text section = 4</w:t>
                      </w:r>
                      <w:r>
                        <w:rPr>
                          <w:rFonts w:ascii="Courier New" w:hAnsi="Courier New" w:cs="Courier New"/>
                          <w:color w:val="D9D9D9" w:themeColor="background1" w:themeShade="D9"/>
                          <w:sz w:val="16"/>
                        </w:rPr>
                        <w:t>288512</w:t>
                      </w:r>
                    </w:p>
                    <w:p w14:paraId="445AAB52"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Choose Algorithm :</w:t>
                      </w:r>
                    </w:p>
                    <w:p w14:paraId="656B2FBF" w14:textId="71CE60B5" w:rsidR="00EC7493" w:rsidRPr="009E7192" w:rsidRDefault="00EC7493" w:rsidP="009E7192">
                      <w:pPr>
                        <w:pStyle w:val="ListParagraph"/>
                        <w:numPr>
                          <w:ilvl w:val="0"/>
                          <w:numId w:val="53"/>
                        </w:numPr>
                        <w:ind w:left="284" w:hanging="284"/>
                        <w:rPr>
                          <w:rFonts w:ascii="Courier New" w:hAnsi="Courier New" w:cs="Courier New"/>
                          <w:b w:val="0"/>
                          <w:color w:val="D9D9D9" w:themeColor="background1" w:themeShade="D9"/>
                          <w:sz w:val="16"/>
                        </w:rPr>
                      </w:pPr>
                      <w:r w:rsidRPr="009E7192">
                        <w:rPr>
                          <w:rFonts w:ascii="Courier New" w:hAnsi="Courier New" w:cs="Courier New"/>
                          <w:b w:val="0"/>
                          <w:color w:val="D9D9D9" w:themeColor="background1" w:themeShade="D9"/>
                          <w:sz w:val="16"/>
                        </w:rPr>
                        <w:t>Suffix Tree</w:t>
                      </w:r>
                    </w:p>
                    <w:p w14:paraId="5C138CC0" w14:textId="7A60618F" w:rsidR="00EC7493" w:rsidRPr="00743179" w:rsidRDefault="00EC7493" w:rsidP="009E7192">
                      <w:pPr>
                        <w:pStyle w:val="ListParagraph"/>
                        <w:numPr>
                          <w:ilvl w:val="0"/>
                          <w:numId w:val="53"/>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Boyer Moore</w:t>
                      </w:r>
                    </w:p>
                    <w:p w14:paraId="750B7DD5" w14:textId="77777777" w:rsidR="00EC7493" w:rsidRPr="00743179" w:rsidRDefault="00EC7493" w:rsidP="009E7192">
                      <w:pPr>
                        <w:pStyle w:val="ListParagraph"/>
                        <w:numPr>
                          <w:ilvl w:val="0"/>
                          <w:numId w:val="53"/>
                        </w:numPr>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Rabin Karp</w:t>
                      </w:r>
                    </w:p>
                    <w:p w14:paraId="54E75DA6" w14:textId="77777777" w:rsidR="00EC7493" w:rsidRPr="00743179" w:rsidRDefault="00EC7493" w:rsidP="009E7192">
                      <w:pPr>
                        <w:pStyle w:val="ListParagraph"/>
                        <w:numPr>
                          <w:ilvl w:val="0"/>
                          <w:numId w:val="53"/>
                        </w:numPr>
                        <w:spacing w:after="0" w:line="240" w:lineRule="auto"/>
                        <w:ind w:left="284" w:hanging="284"/>
                        <w:rPr>
                          <w:rFonts w:ascii="Courier New" w:hAnsi="Courier New" w:cs="Courier New"/>
                          <w:b w:val="0"/>
                          <w:color w:val="D9D9D9" w:themeColor="background1" w:themeShade="D9"/>
                          <w:sz w:val="16"/>
                        </w:rPr>
                      </w:pPr>
                      <w:r w:rsidRPr="00743179">
                        <w:rPr>
                          <w:rFonts w:ascii="Courier New" w:hAnsi="Courier New" w:cs="Courier New"/>
                          <w:b w:val="0"/>
                          <w:color w:val="D9D9D9" w:themeColor="background1" w:themeShade="D9"/>
                          <w:sz w:val="16"/>
                        </w:rPr>
                        <w:t>Aho Corasick</w:t>
                      </w:r>
                    </w:p>
                    <w:p w14:paraId="4B007A27"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Input: 1</w:t>
                      </w:r>
                    </w:p>
                    <w:p w14:paraId="6C5B03A1" w14:textId="77777777"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Malware</w:t>
                      </w:r>
                    </w:p>
                    <w:p w14:paraId="7AA7330B" w14:textId="4670B171" w:rsidR="00EC7493" w:rsidRPr="00743179" w:rsidRDefault="00EC7493" w:rsidP="009E7192">
                      <w:pPr>
                        <w:rPr>
                          <w:rFonts w:ascii="Courier New" w:hAnsi="Courier New" w:cs="Courier New"/>
                          <w:color w:val="D9D9D9" w:themeColor="background1" w:themeShade="D9"/>
                          <w:sz w:val="16"/>
                        </w:rPr>
                      </w:pPr>
                      <w:r w:rsidRPr="00743179">
                        <w:rPr>
                          <w:rFonts w:ascii="Courier New" w:hAnsi="Courier New" w:cs="Courier New"/>
                          <w:color w:val="D9D9D9" w:themeColor="background1" w:themeShade="D9"/>
                          <w:sz w:val="16"/>
                        </w:rPr>
                        <w:t xml:space="preserve">Total RunTime Search = </w:t>
                      </w:r>
                      <w:r>
                        <w:rPr>
                          <w:rFonts w:ascii="Courier New" w:hAnsi="Courier New" w:cs="Courier New"/>
                          <w:color w:val="D9D9D9" w:themeColor="background1" w:themeShade="D9"/>
                          <w:sz w:val="16"/>
                        </w:rPr>
                        <w:t>13.5670001507</w:t>
                      </w:r>
                    </w:p>
                  </w:txbxContent>
                </v:textbox>
                <w10:wrap type="square"/>
              </v:shape>
            </w:pict>
          </mc:Fallback>
        </mc:AlternateContent>
      </w:r>
      <w:r w:rsidR="008768CC" w:rsidRPr="00610384">
        <w:rPr>
          <w:rFonts w:eastAsia="DejaVu Sans"/>
          <w:b w:val="0"/>
          <w:szCs w:val="24"/>
        </w:rPr>
        <w:t xml:space="preserve">Pendeteksian </w:t>
      </w:r>
      <w:r w:rsidR="008768CC" w:rsidRPr="00610384">
        <w:rPr>
          <w:rFonts w:eastAsia="DejaVu Sans"/>
          <w:b w:val="0"/>
          <w:i/>
          <w:szCs w:val="24"/>
        </w:rPr>
        <w:t>malware</w:t>
      </w:r>
      <w:r w:rsidR="008768CC" w:rsidRPr="00610384">
        <w:rPr>
          <w:rFonts w:eastAsia="DejaVu Sans"/>
          <w:b w:val="0"/>
          <w:szCs w:val="24"/>
        </w:rPr>
        <w:t xml:space="preserve"> pada </w:t>
      </w:r>
      <w:r w:rsidR="008768CC" w:rsidRPr="00610384">
        <w:rPr>
          <w:rFonts w:eastAsia="DejaVu Sans"/>
          <w:b w:val="0"/>
          <w:i/>
          <w:szCs w:val="24"/>
        </w:rPr>
        <w:t>file</w:t>
      </w:r>
      <w:r w:rsidR="008768CC" w:rsidRPr="00610384">
        <w:rPr>
          <w:rFonts w:eastAsia="DejaVu Sans"/>
          <w:b w:val="0"/>
          <w:szCs w:val="24"/>
        </w:rPr>
        <w:t xml:space="preserve"> trojan_encoded.exe dengan menggunakan </w:t>
      </w:r>
      <w:r w:rsidR="008768CC" w:rsidRPr="00610384">
        <w:rPr>
          <w:rFonts w:eastAsia="DejaVu Sans"/>
          <w:b w:val="0"/>
          <w:i/>
          <w:szCs w:val="24"/>
        </w:rPr>
        <w:t>debugger</w:t>
      </w:r>
      <w:r w:rsidR="008768CC" w:rsidRPr="00610384">
        <w:rPr>
          <w:rFonts w:eastAsia="DejaVu Sans"/>
          <w:b w:val="0"/>
          <w:szCs w:val="24"/>
        </w:rPr>
        <w:t xml:space="preserve"> dapat dilihat pada </w:t>
      </w:r>
      <w:r w:rsidR="0088173A" w:rsidRPr="00610384">
        <w:rPr>
          <w:rFonts w:eastAsia="DejaVu Sans"/>
          <w:b w:val="0"/>
          <w:szCs w:val="24"/>
        </w:rPr>
        <w:fldChar w:fldCharType="begin"/>
      </w:r>
      <w:r w:rsidR="0088173A" w:rsidRPr="00610384">
        <w:rPr>
          <w:rFonts w:eastAsia="DejaVu Sans"/>
          <w:b w:val="0"/>
          <w:szCs w:val="24"/>
        </w:rPr>
        <w:instrText xml:space="preserve"> REF _Ref519875123 \h  \* MERGEFORMAT </w:instrText>
      </w:r>
      <w:r w:rsidR="0088173A" w:rsidRPr="00610384">
        <w:rPr>
          <w:rFonts w:eastAsia="DejaVu Sans"/>
          <w:b w:val="0"/>
          <w:szCs w:val="24"/>
        </w:rPr>
      </w:r>
      <w:r w:rsidR="0088173A" w:rsidRPr="00610384">
        <w:rPr>
          <w:rFonts w:eastAsia="DejaVu Sans"/>
          <w:b w:val="0"/>
          <w:szCs w:val="24"/>
        </w:rPr>
        <w:fldChar w:fldCharType="separate"/>
      </w:r>
      <w:r w:rsidR="00EC7493" w:rsidRPr="00EC7493">
        <w:rPr>
          <w:b w:val="0"/>
          <w:szCs w:val="24"/>
        </w:rPr>
        <w:t xml:space="preserve">Gambar </w:t>
      </w:r>
      <w:r w:rsidR="00EC7493" w:rsidRPr="00EC7493">
        <w:rPr>
          <w:b w:val="0"/>
          <w:noProof/>
          <w:szCs w:val="24"/>
        </w:rPr>
        <w:t>6.5</w:t>
      </w:r>
      <w:r w:rsidR="0088173A" w:rsidRPr="00610384">
        <w:rPr>
          <w:rFonts w:eastAsia="DejaVu Sans"/>
          <w:b w:val="0"/>
          <w:szCs w:val="24"/>
        </w:rPr>
        <w:fldChar w:fldCharType="end"/>
      </w:r>
      <w:r w:rsidR="0088173A" w:rsidRPr="00610384">
        <w:rPr>
          <w:rFonts w:eastAsia="DejaVu Sans"/>
          <w:b w:val="0"/>
          <w:szCs w:val="24"/>
        </w:rPr>
        <w:t>.</w:t>
      </w:r>
    </w:p>
    <w:p w14:paraId="6EFFCA03" w14:textId="27B861E6" w:rsidR="008768CC" w:rsidRPr="009E3708" w:rsidRDefault="008768CC" w:rsidP="008768CC">
      <w:pPr>
        <w:pStyle w:val="Caption"/>
        <w:jc w:val="center"/>
        <w:rPr>
          <w:b/>
          <w:i w:val="0"/>
          <w:color w:val="auto"/>
          <w:sz w:val="20"/>
          <w:szCs w:val="20"/>
        </w:rPr>
      </w:pPr>
      <w:bookmarkStart w:id="1676" w:name="_Ref519875123"/>
      <w:bookmarkStart w:id="1677" w:name="_Toc519869796"/>
      <w:bookmarkStart w:id="1678" w:name="_Toc522079740"/>
      <w:r w:rsidRPr="009E3708">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6</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5</w:t>
      </w:r>
      <w:r w:rsidR="00517711">
        <w:rPr>
          <w:b/>
          <w:i w:val="0"/>
          <w:color w:val="auto"/>
          <w:sz w:val="20"/>
          <w:szCs w:val="20"/>
        </w:rPr>
        <w:fldChar w:fldCharType="end"/>
      </w:r>
      <w:bookmarkEnd w:id="1676"/>
      <w:r w:rsidRPr="009E3708">
        <w:rPr>
          <w:b/>
          <w:i w:val="0"/>
          <w:color w:val="auto"/>
          <w:sz w:val="20"/>
          <w:szCs w:val="20"/>
        </w:rPr>
        <w:t xml:space="preserve"> </w:t>
      </w:r>
      <w:r w:rsidRPr="009E3708">
        <w:rPr>
          <w:b/>
          <w:color w:val="auto"/>
          <w:sz w:val="20"/>
          <w:szCs w:val="20"/>
        </w:rPr>
        <w:t>Screenshot</w:t>
      </w:r>
      <w:r w:rsidRPr="009E3708">
        <w:rPr>
          <w:b/>
          <w:i w:val="0"/>
          <w:color w:val="auto"/>
          <w:sz w:val="20"/>
          <w:szCs w:val="20"/>
        </w:rPr>
        <w:t xml:space="preserve"> Pendeteksian trojan_encoded.exe</w:t>
      </w:r>
      <w:bookmarkEnd w:id="1677"/>
      <w:bookmarkEnd w:id="1678"/>
    </w:p>
    <w:p w14:paraId="1D3F69D5" w14:textId="51E07BC4" w:rsidR="00582915" w:rsidRPr="00610384" w:rsidRDefault="001256CD" w:rsidP="001256CD">
      <w:pPr>
        <w:spacing w:line="360" w:lineRule="auto"/>
        <w:jc w:val="both"/>
        <w:rPr>
          <w:sz w:val="24"/>
          <w:szCs w:val="24"/>
        </w:rPr>
      </w:pPr>
      <w:bookmarkStart w:id="1679" w:name="_Toc519695938"/>
      <w:bookmarkStart w:id="1680" w:name="_Toc519695942"/>
      <w:bookmarkStart w:id="1681" w:name="_Toc518916106"/>
      <w:bookmarkStart w:id="1682" w:name="_Toc518935264"/>
      <w:bookmarkStart w:id="1683" w:name="_Toc519064805"/>
      <w:bookmarkStart w:id="1684" w:name="_Toc519190831"/>
      <w:bookmarkStart w:id="1685" w:name="_Toc519867761"/>
      <w:bookmarkEnd w:id="1679"/>
      <w:bookmarkEnd w:id="1680"/>
      <w:r w:rsidRPr="00610384">
        <w:rPr>
          <w:sz w:val="24"/>
          <w:szCs w:val="24"/>
        </w:rPr>
        <w:t>Perolehan</w:t>
      </w:r>
      <w:r w:rsidR="00582915" w:rsidRPr="00610384">
        <w:rPr>
          <w:sz w:val="24"/>
          <w:szCs w:val="24"/>
        </w:rPr>
        <w:t xml:space="preserve"> memori yang digunakan pada proses pencocokan </w:t>
      </w:r>
      <w:r w:rsidR="00582915" w:rsidRPr="00610384">
        <w:rPr>
          <w:i/>
          <w:sz w:val="24"/>
          <w:szCs w:val="24"/>
        </w:rPr>
        <w:t>string</w:t>
      </w:r>
      <w:r w:rsidR="00582915" w:rsidRPr="00610384">
        <w:rPr>
          <w:sz w:val="24"/>
          <w:szCs w:val="24"/>
        </w:rPr>
        <w:t xml:space="preserve"> bergantung pada konsep algoritma itu sendiri.</w:t>
      </w:r>
    </w:p>
    <w:p w14:paraId="14C4FB5C" w14:textId="5DD6F4BD" w:rsidR="000D4C3A" w:rsidRPr="000D4C3A" w:rsidRDefault="00582915" w:rsidP="003F1CCF">
      <w:pPr>
        <w:pStyle w:val="ListParagraph"/>
        <w:keepNext/>
        <w:numPr>
          <w:ilvl w:val="0"/>
          <w:numId w:val="30"/>
        </w:numPr>
        <w:spacing w:after="160" w:line="259" w:lineRule="auto"/>
        <w:rPr>
          <w:b w:val="0"/>
          <w:noProof/>
          <w:szCs w:val="24"/>
          <w:lang w:val="en-US"/>
        </w:rPr>
      </w:pPr>
      <w:r w:rsidRPr="000D4C3A">
        <w:rPr>
          <w:b w:val="0"/>
          <w:szCs w:val="24"/>
        </w:rPr>
        <w:t>Algoritma Boyer-Moore</w:t>
      </w:r>
    </w:p>
    <w:p w14:paraId="46D1E965" w14:textId="2DD663F2" w:rsidR="00517BA8" w:rsidRPr="00610384" w:rsidRDefault="00582915" w:rsidP="00517BA8">
      <w:pPr>
        <w:pStyle w:val="ListParagraph"/>
        <w:keepNext/>
        <w:spacing w:after="160" w:line="259" w:lineRule="auto"/>
        <w:rPr>
          <w:b w:val="0"/>
          <w:szCs w:val="24"/>
        </w:rPr>
      </w:pPr>
      <w:r w:rsidRPr="00610384">
        <w:rPr>
          <w:b w:val="0"/>
          <w:noProof/>
          <w:szCs w:val="24"/>
          <w:lang w:val="en-US"/>
        </w:rPr>
        <w:drawing>
          <wp:inline distT="0" distB="0" distL="0" distR="0" wp14:anchorId="31BDA2AD" wp14:editId="64CD30BF">
            <wp:extent cx="4131945" cy="781050"/>
            <wp:effectExtent l="0" t="0" r="190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3"/>
                    <a:srcRect b="75758"/>
                    <a:stretch/>
                  </pic:blipFill>
                  <pic:spPr bwMode="auto">
                    <a:xfrm>
                      <a:off x="0" y="0"/>
                      <a:ext cx="4153339" cy="785094"/>
                    </a:xfrm>
                    <a:prstGeom prst="rect">
                      <a:avLst/>
                    </a:prstGeom>
                    <a:ln>
                      <a:noFill/>
                    </a:ln>
                    <a:extLst>
                      <a:ext uri="{53640926-AAD7-44D8-BBD7-CCE9431645EC}">
                        <a14:shadowObscured xmlns:a14="http://schemas.microsoft.com/office/drawing/2010/main"/>
                      </a:ext>
                    </a:extLst>
                  </pic:spPr>
                </pic:pic>
              </a:graphicData>
            </a:graphic>
          </wp:inline>
        </w:drawing>
      </w:r>
    </w:p>
    <w:p w14:paraId="1B623706" w14:textId="19E3EC3F" w:rsidR="00F17477" w:rsidRPr="009E3708" w:rsidRDefault="00517BA8" w:rsidP="00261162">
      <w:pPr>
        <w:pStyle w:val="Caption"/>
        <w:jc w:val="center"/>
        <w:rPr>
          <w:b/>
          <w:i w:val="0"/>
          <w:color w:val="auto"/>
          <w:sz w:val="20"/>
          <w:szCs w:val="20"/>
        </w:rPr>
      </w:pPr>
      <w:bookmarkStart w:id="1686" w:name="_Toc522079741"/>
      <w:r w:rsidRPr="009E3708">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6</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6</w:t>
      </w:r>
      <w:r w:rsidR="00517711">
        <w:rPr>
          <w:b/>
          <w:i w:val="0"/>
          <w:color w:val="auto"/>
          <w:sz w:val="20"/>
          <w:szCs w:val="20"/>
        </w:rPr>
        <w:fldChar w:fldCharType="end"/>
      </w:r>
      <w:r w:rsidRPr="009E3708">
        <w:rPr>
          <w:b/>
          <w:i w:val="0"/>
          <w:color w:val="auto"/>
          <w:sz w:val="20"/>
          <w:szCs w:val="20"/>
        </w:rPr>
        <w:t xml:space="preserve"> Hasil Memori</w:t>
      </w:r>
      <w:r w:rsidRPr="009E3708">
        <w:rPr>
          <w:b/>
          <w:i w:val="0"/>
          <w:noProof/>
          <w:color w:val="auto"/>
          <w:sz w:val="20"/>
          <w:szCs w:val="20"/>
        </w:rPr>
        <w:t xml:space="preserve"> Boyer-Moore</w:t>
      </w:r>
      <w:bookmarkEnd w:id="1686"/>
    </w:p>
    <w:p w14:paraId="4E9B6C0D" w14:textId="0C8211E0" w:rsidR="00582915" w:rsidRPr="00610384" w:rsidRDefault="00582915" w:rsidP="008F3623">
      <w:pPr>
        <w:pStyle w:val="ListParagraph"/>
        <w:numPr>
          <w:ilvl w:val="0"/>
          <w:numId w:val="30"/>
        </w:numPr>
        <w:spacing w:after="160" w:line="259" w:lineRule="auto"/>
        <w:rPr>
          <w:b w:val="0"/>
          <w:szCs w:val="24"/>
        </w:rPr>
      </w:pPr>
      <w:r w:rsidRPr="00610384">
        <w:rPr>
          <w:b w:val="0"/>
          <w:szCs w:val="24"/>
        </w:rPr>
        <w:t>Algoritma Rabin-Karp</w:t>
      </w:r>
    </w:p>
    <w:p w14:paraId="0E301B39" w14:textId="1EBAE36D" w:rsidR="00517BA8" w:rsidRPr="00610384" w:rsidRDefault="00582915" w:rsidP="00517BA8">
      <w:pPr>
        <w:keepNext/>
        <w:spacing w:after="160" w:line="259" w:lineRule="auto"/>
        <w:ind w:left="720"/>
        <w:rPr>
          <w:sz w:val="24"/>
          <w:szCs w:val="24"/>
        </w:rPr>
      </w:pPr>
      <w:r w:rsidRPr="00610384">
        <w:rPr>
          <w:noProof/>
          <w:sz w:val="24"/>
          <w:szCs w:val="24"/>
        </w:rPr>
        <w:drawing>
          <wp:inline distT="0" distB="0" distL="0" distR="0" wp14:anchorId="75C2785C" wp14:editId="68C28C29">
            <wp:extent cx="4286249" cy="714375"/>
            <wp:effectExtent l="0" t="0" r="63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4"/>
                    <a:srcRect b="74633"/>
                    <a:stretch/>
                  </pic:blipFill>
                  <pic:spPr bwMode="auto">
                    <a:xfrm>
                      <a:off x="0" y="0"/>
                      <a:ext cx="4343134" cy="723856"/>
                    </a:xfrm>
                    <a:prstGeom prst="rect">
                      <a:avLst/>
                    </a:prstGeom>
                    <a:ln>
                      <a:noFill/>
                    </a:ln>
                    <a:extLst>
                      <a:ext uri="{53640926-AAD7-44D8-BBD7-CCE9431645EC}">
                        <a14:shadowObscured xmlns:a14="http://schemas.microsoft.com/office/drawing/2010/main"/>
                      </a:ext>
                    </a:extLst>
                  </pic:spPr>
                </pic:pic>
              </a:graphicData>
            </a:graphic>
          </wp:inline>
        </w:drawing>
      </w:r>
    </w:p>
    <w:p w14:paraId="2006AF14" w14:textId="2344CEA0" w:rsidR="008F01CB" w:rsidRDefault="00517BA8" w:rsidP="009E3708">
      <w:pPr>
        <w:pStyle w:val="Caption"/>
        <w:jc w:val="center"/>
        <w:rPr>
          <w:b/>
          <w:i w:val="0"/>
          <w:color w:val="auto"/>
          <w:sz w:val="20"/>
          <w:szCs w:val="20"/>
        </w:rPr>
      </w:pPr>
      <w:bookmarkStart w:id="1687" w:name="_Toc522079742"/>
      <w:r w:rsidRPr="009E3708">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6</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7</w:t>
      </w:r>
      <w:r w:rsidR="00517711">
        <w:rPr>
          <w:b/>
          <w:i w:val="0"/>
          <w:color w:val="auto"/>
          <w:sz w:val="20"/>
          <w:szCs w:val="20"/>
        </w:rPr>
        <w:fldChar w:fldCharType="end"/>
      </w:r>
      <w:r w:rsidRPr="009E3708">
        <w:rPr>
          <w:b/>
          <w:i w:val="0"/>
          <w:color w:val="auto"/>
          <w:sz w:val="20"/>
          <w:szCs w:val="20"/>
        </w:rPr>
        <w:t xml:space="preserve"> Hasil Memori Rabin-Karp</w:t>
      </w:r>
      <w:bookmarkEnd w:id="1687"/>
    </w:p>
    <w:p w14:paraId="3A4416AD" w14:textId="77777777" w:rsidR="00582915" w:rsidRPr="002527DE" w:rsidRDefault="00582915" w:rsidP="008F3623">
      <w:pPr>
        <w:pStyle w:val="ListParagraph"/>
        <w:numPr>
          <w:ilvl w:val="0"/>
          <w:numId w:val="30"/>
        </w:numPr>
        <w:spacing w:after="160" w:line="360" w:lineRule="auto"/>
        <w:rPr>
          <w:b w:val="0"/>
          <w:i/>
          <w:szCs w:val="24"/>
        </w:rPr>
      </w:pPr>
      <w:r w:rsidRPr="002527DE">
        <w:rPr>
          <w:b w:val="0"/>
          <w:i/>
          <w:szCs w:val="24"/>
        </w:rPr>
        <w:t>Suffix Tree</w:t>
      </w:r>
    </w:p>
    <w:p w14:paraId="01408F9C" w14:textId="038155FC" w:rsidR="002E5600" w:rsidRPr="00610384" w:rsidRDefault="00582915" w:rsidP="002E5600">
      <w:pPr>
        <w:pStyle w:val="ListParagraph"/>
        <w:keepNext/>
        <w:spacing w:after="160" w:line="259" w:lineRule="auto"/>
        <w:rPr>
          <w:b w:val="0"/>
          <w:szCs w:val="24"/>
        </w:rPr>
      </w:pPr>
      <w:r w:rsidRPr="00610384">
        <w:rPr>
          <w:b w:val="0"/>
          <w:noProof/>
          <w:szCs w:val="24"/>
          <w:lang w:val="en-US"/>
        </w:rPr>
        <w:drawing>
          <wp:inline distT="0" distB="0" distL="0" distR="0" wp14:anchorId="329B983B" wp14:editId="0862A268">
            <wp:extent cx="4345940" cy="828675"/>
            <wp:effectExtent l="0" t="0" r="0" b="9525"/>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5"/>
                    <a:srcRect b="75220"/>
                    <a:stretch/>
                  </pic:blipFill>
                  <pic:spPr bwMode="auto">
                    <a:xfrm>
                      <a:off x="0" y="0"/>
                      <a:ext cx="4377181" cy="834632"/>
                    </a:xfrm>
                    <a:prstGeom prst="rect">
                      <a:avLst/>
                    </a:prstGeom>
                    <a:ln>
                      <a:noFill/>
                    </a:ln>
                    <a:extLst>
                      <a:ext uri="{53640926-AAD7-44D8-BBD7-CCE9431645EC}">
                        <a14:shadowObscured xmlns:a14="http://schemas.microsoft.com/office/drawing/2010/main"/>
                      </a:ext>
                    </a:extLst>
                  </pic:spPr>
                </pic:pic>
              </a:graphicData>
            </a:graphic>
          </wp:inline>
        </w:drawing>
      </w:r>
    </w:p>
    <w:p w14:paraId="22AB7D0C" w14:textId="1F8BA55E" w:rsidR="00E506F1" w:rsidRPr="002C72EB" w:rsidRDefault="002E5600" w:rsidP="002C72EB">
      <w:pPr>
        <w:pStyle w:val="Caption"/>
        <w:jc w:val="center"/>
        <w:rPr>
          <w:b/>
          <w:i w:val="0"/>
          <w:color w:val="auto"/>
          <w:sz w:val="20"/>
          <w:szCs w:val="20"/>
        </w:rPr>
        <w:sectPr w:rsidR="00E506F1" w:rsidRPr="002C72EB" w:rsidSect="00F322E8">
          <w:type w:val="continuous"/>
          <w:pgSz w:w="11906" w:h="16838" w:code="9"/>
          <w:pgMar w:top="1701" w:right="1701" w:bottom="1701" w:left="2268" w:header="851" w:footer="1418" w:gutter="0"/>
          <w:cols w:space="708"/>
          <w:titlePg/>
          <w:docGrid w:linePitch="360"/>
        </w:sectPr>
      </w:pPr>
      <w:bookmarkStart w:id="1688" w:name="_Toc522079743"/>
      <w:r w:rsidRPr="009E3708">
        <w:rPr>
          <w:b/>
          <w:i w:val="0"/>
          <w:color w:val="auto"/>
          <w:sz w:val="20"/>
          <w:szCs w:val="20"/>
        </w:rPr>
        <w:t xml:space="preserve">Gambar </w:t>
      </w:r>
      <w:r w:rsidR="00517711">
        <w:rPr>
          <w:b/>
          <w:i w:val="0"/>
          <w:color w:val="auto"/>
          <w:sz w:val="20"/>
          <w:szCs w:val="20"/>
        </w:rPr>
        <w:fldChar w:fldCharType="begin"/>
      </w:r>
      <w:r w:rsidR="00517711">
        <w:rPr>
          <w:b/>
          <w:i w:val="0"/>
          <w:color w:val="auto"/>
          <w:sz w:val="20"/>
          <w:szCs w:val="20"/>
        </w:rPr>
        <w:instrText xml:space="preserve"> STYLEREF 1 \s </w:instrText>
      </w:r>
      <w:r w:rsidR="00517711">
        <w:rPr>
          <w:b/>
          <w:i w:val="0"/>
          <w:color w:val="auto"/>
          <w:sz w:val="20"/>
          <w:szCs w:val="20"/>
        </w:rPr>
        <w:fldChar w:fldCharType="separate"/>
      </w:r>
      <w:r w:rsidR="00EC7493">
        <w:rPr>
          <w:b/>
          <w:i w:val="0"/>
          <w:noProof/>
          <w:color w:val="auto"/>
          <w:sz w:val="20"/>
          <w:szCs w:val="20"/>
        </w:rPr>
        <w:t>6</w:t>
      </w:r>
      <w:r w:rsidR="00517711">
        <w:rPr>
          <w:b/>
          <w:i w:val="0"/>
          <w:color w:val="auto"/>
          <w:sz w:val="20"/>
          <w:szCs w:val="20"/>
        </w:rPr>
        <w:fldChar w:fldCharType="end"/>
      </w:r>
      <w:r w:rsidR="00517711">
        <w:rPr>
          <w:b/>
          <w:i w:val="0"/>
          <w:color w:val="auto"/>
          <w:sz w:val="20"/>
          <w:szCs w:val="20"/>
        </w:rPr>
        <w:t>.</w:t>
      </w:r>
      <w:r w:rsidR="00517711">
        <w:rPr>
          <w:b/>
          <w:i w:val="0"/>
          <w:color w:val="auto"/>
          <w:sz w:val="20"/>
          <w:szCs w:val="20"/>
        </w:rPr>
        <w:fldChar w:fldCharType="begin"/>
      </w:r>
      <w:r w:rsidR="00517711">
        <w:rPr>
          <w:b/>
          <w:i w:val="0"/>
          <w:color w:val="auto"/>
          <w:sz w:val="20"/>
          <w:szCs w:val="20"/>
        </w:rPr>
        <w:instrText xml:space="preserve"> SEQ Gambar \* ARABIC \s 1 </w:instrText>
      </w:r>
      <w:r w:rsidR="00517711">
        <w:rPr>
          <w:b/>
          <w:i w:val="0"/>
          <w:color w:val="auto"/>
          <w:sz w:val="20"/>
          <w:szCs w:val="20"/>
        </w:rPr>
        <w:fldChar w:fldCharType="separate"/>
      </w:r>
      <w:r w:rsidR="00EC7493">
        <w:rPr>
          <w:b/>
          <w:i w:val="0"/>
          <w:noProof/>
          <w:color w:val="auto"/>
          <w:sz w:val="20"/>
          <w:szCs w:val="20"/>
        </w:rPr>
        <w:t>8</w:t>
      </w:r>
      <w:r w:rsidR="00517711">
        <w:rPr>
          <w:b/>
          <w:i w:val="0"/>
          <w:color w:val="auto"/>
          <w:sz w:val="20"/>
          <w:szCs w:val="20"/>
        </w:rPr>
        <w:fldChar w:fldCharType="end"/>
      </w:r>
      <w:r w:rsidRPr="009E3708">
        <w:rPr>
          <w:b/>
          <w:i w:val="0"/>
          <w:color w:val="auto"/>
          <w:sz w:val="20"/>
          <w:szCs w:val="20"/>
        </w:rPr>
        <w:t xml:space="preserve"> Hasil Memori Suffix Tree</w:t>
      </w:r>
      <w:bookmarkEnd w:id="1688"/>
      <w:r w:rsidR="00261162" w:rsidRPr="00610384">
        <w:rPr>
          <w:i w:val="0"/>
          <w:sz w:val="24"/>
          <w:szCs w:val="24"/>
        </w:rPr>
        <w:br w:type="page"/>
      </w:r>
    </w:p>
    <w:p w14:paraId="60BE7E71" w14:textId="31A56BA1" w:rsidR="008768CC" w:rsidRPr="00D54A55" w:rsidRDefault="00D54A55" w:rsidP="00FD414A">
      <w:pPr>
        <w:pStyle w:val="Heading"/>
        <w:spacing w:line="360" w:lineRule="auto"/>
        <w:jc w:val="center"/>
        <w:outlineLvl w:val="0"/>
        <w:rPr>
          <w:rFonts w:ascii="Times New Roman" w:eastAsia="Times New Roman" w:hAnsi="Times New Roman" w:cs="Times New Roman"/>
          <w:b/>
          <w:sz w:val="24"/>
          <w:szCs w:val="24"/>
        </w:rPr>
      </w:pPr>
      <w:bookmarkStart w:id="1689" w:name="_Toc522192829"/>
      <w:bookmarkEnd w:id="1681"/>
      <w:bookmarkEnd w:id="1682"/>
      <w:bookmarkEnd w:id="1683"/>
      <w:bookmarkEnd w:id="1684"/>
      <w:bookmarkEnd w:id="1685"/>
      <w:r w:rsidRPr="00D54A55">
        <w:rPr>
          <w:rFonts w:ascii="Times New Roman" w:hAnsi="Times New Roman"/>
          <w:b/>
          <w:sz w:val="24"/>
          <w:szCs w:val="24"/>
        </w:rPr>
        <w:lastRenderedPageBreak/>
        <w:t xml:space="preserve">BAB </w:t>
      </w:r>
      <w:r w:rsidR="009E3708">
        <w:rPr>
          <w:rFonts w:ascii="Times New Roman" w:hAnsi="Times New Roman"/>
          <w:b/>
          <w:sz w:val="24"/>
          <w:szCs w:val="24"/>
        </w:rPr>
        <w:t>7</w:t>
      </w:r>
      <w:r w:rsidRPr="00D54A55">
        <w:rPr>
          <w:rFonts w:ascii="Times New Roman" w:hAnsi="Times New Roman"/>
          <w:b/>
          <w:sz w:val="24"/>
          <w:szCs w:val="24"/>
        </w:rPr>
        <w:br/>
        <w:t>KESIMPULAN DAN SARAN</w:t>
      </w:r>
      <w:bookmarkEnd w:id="1689"/>
    </w:p>
    <w:p w14:paraId="0705AC31" w14:textId="2566A39B" w:rsidR="008768CC" w:rsidRPr="00610384" w:rsidRDefault="008768CC" w:rsidP="008768CC">
      <w:pPr>
        <w:spacing w:before="240" w:line="360" w:lineRule="auto"/>
        <w:jc w:val="both"/>
        <w:rPr>
          <w:sz w:val="24"/>
          <w:szCs w:val="24"/>
          <w:lang w:val="en-AU"/>
        </w:rPr>
      </w:pPr>
      <w:r w:rsidRPr="00610384">
        <w:rPr>
          <w:sz w:val="24"/>
          <w:szCs w:val="24"/>
          <w:lang w:val="en-AU"/>
        </w:rPr>
        <w:t xml:space="preserve">Pada bab ini dijelaskan kesimpulan dari penelitian pendeteksian </w:t>
      </w:r>
      <w:r w:rsidRPr="00610384">
        <w:rPr>
          <w:i/>
          <w:sz w:val="24"/>
          <w:szCs w:val="24"/>
          <w:lang w:val="en-AU"/>
        </w:rPr>
        <w:t>malware</w:t>
      </w:r>
      <w:r w:rsidRPr="00610384">
        <w:rPr>
          <w:sz w:val="24"/>
          <w:szCs w:val="24"/>
          <w:lang w:val="en-AU"/>
        </w:rPr>
        <w:t xml:space="preserve"> menggunakan metode </w:t>
      </w:r>
      <w:r w:rsidRPr="00610384">
        <w:rPr>
          <w:i/>
          <w:sz w:val="24"/>
          <w:szCs w:val="24"/>
          <w:lang w:val="en-AU"/>
        </w:rPr>
        <w:t>memory scanning</w:t>
      </w:r>
      <w:r w:rsidRPr="00610384">
        <w:rPr>
          <w:sz w:val="24"/>
          <w:szCs w:val="24"/>
          <w:lang w:val="en-AU"/>
        </w:rPr>
        <w:t xml:space="preserve"> serta saran dari penulis terkait pengembangan p</w:t>
      </w:r>
      <w:r w:rsidR="00AC49A3">
        <w:rPr>
          <w:sz w:val="24"/>
          <w:szCs w:val="24"/>
          <w:lang w:val="en-AU"/>
        </w:rPr>
        <w:t>e</w:t>
      </w:r>
      <w:r w:rsidRPr="00610384">
        <w:rPr>
          <w:sz w:val="24"/>
          <w:szCs w:val="24"/>
          <w:lang w:val="en-AU"/>
        </w:rPr>
        <w:t>nelitian yang dapat dilakukan.</w:t>
      </w:r>
    </w:p>
    <w:p w14:paraId="7FAB7FEE" w14:textId="77777777" w:rsidR="008768CC" w:rsidRPr="00B4234C" w:rsidRDefault="008768CC" w:rsidP="008F3623">
      <w:pPr>
        <w:pStyle w:val="Heading2"/>
        <w:keepLines w:val="0"/>
        <w:numPr>
          <w:ilvl w:val="1"/>
          <w:numId w:val="19"/>
        </w:numPr>
        <w:spacing w:before="240" w:after="60" w:line="360" w:lineRule="auto"/>
        <w:ind w:left="284" w:hanging="284"/>
        <w:jc w:val="both"/>
        <w:rPr>
          <w:rFonts w:ascii="Times New Roman" w:hAnsi="Times New Roman" w:cs="Times New Roman"/>
          <w:b/>
          <w:color w:val="auto"/>
          <w:sz w:val="24"/>
          <w:szCs w:val="24"/>
        </w:rPr>
      </w:pPr>
      <w:r w:rsidRPr="00B4234C">
        <w:rPr>
          <w:rFonts w:ascii="Times New Roman" w:hAnsi="Times New Roman" w:cs="Times New Roman"/>
          <w:b/>
          <w:color w:val="auto"/>
          <w:sz w:val="24"/>
          <w:szCs w:val="24"/>
        </w:rPr>
        <w:t xml:space="preserve"> </w:t>
      </w:r>
      <w:bookmarkStart w:id="1690" w:name="_Toc519867762"/>
      <w:bookmarkStart w:id="1691" w:name="_Toc522192830"/>
      <w:r w:rsidRPr="00B4234C">
        <w:rPr>
          <w:rFonts w:ascii="Times New Roman" w:hAnsi="Times New Roman" w:cs="Times New Roman"/>
          <w:b/>
          <w:color w:val="auto"/>
          <w:sz w:val="24"/>
          <w:szCs w:val="24"/>
        </w:rPr>
        <w:t>Kesimpulan</w:t>
      </w:r>
      <w:bookmarkEnd w:id="1690"/>
      <w:bookmarkEnd w:id="1691"/>
    </w:p>
    <w:p w14:paraId="7157CD23" w14:textId="51787067" w:rsidR="008768CC" w:rsidRPr="00610384" w:rsidRDefault="008768CC" w:rsidP="008768CC">
      <w:pPr>
        <w:spacing w:line="360" w:lineRule="auto"/>
        <w:jc w:val="both"/>
        <w:rPr>
          <w:sz w:val="24"/>
          <w:szCs w:val="24"/>
        </w:rPr>
      </w:pPr>
      <w:r w:rsidRPr="00610384">
        <w:rPr>
          <w:sz w:val="24"/>
          <w:szCs w:val="24"/>
        </w:rPr>
        <w:t xml:space="preserve">Penelitan ini telah berhasil memberikan kontribusi terhadap </w:t>
      </w:r>
      <w:r w:rsidR="008A7F2E" w:rsidRPr="00610384">
        <w:rPr>
          <w:sz w:val="24"/>
          <w:szCs w:val="24"/>
        </w:rPr>
        <w:t>penyelesaian</w:t>
      </w:r>
      <w:r w:rsidRPr="00610384">
        <w:rPr>
          <w:sz w:val="24"/>
          <w:szCs w:val="24"/>
        </w:rPr>
        <w:t xml:space="preserve"> masalah pendeteksian </w:t>
      </w:r>
      <w:r w:rsidRPr="00D56640">
        <w:rPr>
          <w:i/>
          <w:sz w:val="24"/>
          <w:szCs w:val="24"/>
        </w:rPr>
        <w:t>malware</w:t>
      </w:r>
      <w:r w:rsidRPr="00610384">
        <w:rPr>
          <w:sz w:val="24"/>
          <w:szCs w:val="24"/>
        </w:rPr>
        <w:t xml:space="preserve"> yang menerapkan teknik analisis dinamik. Berdasarkan hasil implementasi eksperimentasi hasil dan pembah</w:t>
      </w:r>
      <w:r w:rsidR="00EB14E5">
        <w:rPr>
          <w:sz w:val="24"/>
          <w:szCs w:val="24"/>
        </w:rPr>
        <w:t>a</w:t>
      </w:r>
      <w:r w:rsidRPr="00610384">
        <w:rPr>
          <w:sz w:val="24"/>
          <w:szCs w:val="24"/>
        </w:rPr>
        <w:t>san dapat disimpulkan keluaran penilaian sebagai berikut:</w:t>
      </w:r>
    </w:p>
    <w:p w14:paraId="5065A556" w14:textId="77777777" w:rsidR="008768CC" w:rsidRPr="00610384" w:rsidRDefault="008768CC" w:rsidP="008F3623">
      <w:pPr>
        <w:pStyle w:val="ListParagraph"/>
        <w:numPr>
          <w:ilvl w:val="0"/>
          <w:numId w:val="29"/>
        </w:numPr>
        <w:spacing w:line="360" w:lineRule="auto"/>
        <w:ind w:left="426" w:hanging="426"/>
        <w:jc w:val="both"/>
        <w:rPr>
          <w:b w:val="0"/>
          <w:szCs w:val="24"/>
        </w:rPr>
      </w:pPr>
      <w:r w:rsidRPr="00610384">
        <w:rPr>
          <w:b w:val="0"/>
          <w:szCs w:val="24"/>
        </w:rPr>
        <w:t xml:space="preserve">Ada 2 algoritma yang dikembangkan untuk menentukan waktu pengambilan </w:t>
      </w:r>
      <w:r w:rsidRPr="00610384">
        <w:rPr>
          <w:b w:val="0"/>
          <w:i/>
          <w:szCs w:val="24"/>
        </w:rPr>
        <w:t>snapshot</w:t>
      </w:r>
      <w:r w:rsidRPr="00610384">
        <w:rPr>
          <w:b w:val="0"/>
          <w:szCs w:val="24"/>
        </w:rPr>
        <w:t xml:space="preserve"> atau isi memori yakni menggunakan metode </w:t>
      </w:r>
      <w:r w:rsidRPr="00610384">
        <w:rPr>
          <w:b w:val="0"/>
          <w:i/>
          <w:szCs w:val="24"/>
        </w:rPr>
        <w:t>timer</w:t>
      </w:r>
      <w:r w:rsidRPr="00610384">
        <w:rPr>
          <w:b w:val="0"/>
          <w:szCs w:val="24"/>
        </w:rPr>
        <w:t xml:space="preserve"> dan </w:t>
      </w:r>
      <w:r w:rsidRPr="00610384">
        <w:rPr>
          <w:b w:val="0"/>
          <w:i/>
          <w:szCs w:val="24"/>
        </w:rPr>
        <w:t>breakpoint</w:t>
      </w:r>
      <w:r w:rsidRPr="00610384">
        <w:rPr>
          <w:b w:val="0"/>
          <w:szCs w:val="24"/>
        </w:rPr>
        <w:t xml:space="preserve">. Pada metode </w:t>
      </w:r>
      <w:r w:rsidRPr="00610384">
        <w:rPr>
          <w:b w:val="0"/>
          <w:i/>
          <w:szCs w:val="24"/>
        </w:rPr>
        <w:t>timer</w:t>
      </w:r>
      <w:r w:rsidRPr="00610384">
        <w:rPr>
          <w:b w:val="0"/>
          <w:szCs w:val="24"/>
        </w:rPr>
        <w:t xml:space="preserve">, terlebih dahulu dilakukan penghitungan total waktu eksekusi dari sebuah </w:t>
      </w:r>
      <w:r w:rsidRPr="00610384">
        <w:rPr>
          <w:b w:val="0"/>
          <w:i/>
          <w:szCs w:val="24"/>
        </w:rPr>
        <w:t>executable</w:t>
      </w:r>
      <w:r w:rsidRPr="00610384">
        <w:rPr>
          <w:b w:val="0"/>
          <w:szCs w:val="24"/>
        </w:rPr>
        <w:t xml:space="preserve">. Setelah itu, memori </w:t>
      </w:r>
      <w:r w:rsidRPr="00610384">
        <w:rPr>
          <w:b w:val="0"/>
          <w:i/>
          <w:szCs w:val="24"/>
        </w:rPr>
        <w:t>snapshot</w:t>
      </w:r>
      <w:r w:rsidRPr="00610384">
        <w:rPr>
          <w:b w:val="0"/>
          <w:szCs w:val="24"/>
        </w:rPr>
        <w:t xml:space="preserve"> diambil berdasarkan proporsi waktu eksekusi. Sebaliknya pada metode </w:t>
      </w:r>
      <w:r w:rsidRPr="00610384">
        <w:rPr>
          <w:b w:val="0"/>
          <w:i/>
          <w:szCs w:val="24"/>
        </w:rPr>
        <w:t>breakpoint</w:t>
      </w:r>
      <w:r w:rsidRPr="00610384">
        <w:rPr>
          <w:b w:val="0"/>
          <w:szCs w:val="24"/>
        </w:rPr>
        <w:t xml:space="preserve">, </w:t>
      </w:r>
      <w:r w:rsidRPr="00610384">
        <w:rPr>
          <w:b w:val="0"/>
          <w:i/>
          <w:szCs w:val="24"/>
        </w:rPr>
        <w:t>snapshot</w:t>
      </w:r>
      <w:r w:rsidRPr="00610384">
        <w:rPr>
          <w:b w:val="0"/>
          <w:szCs w:val="24"/>
        </w:rPr>
        <w:t xml:space="preserve"> memori dilakukan dengan menentukan titik-titik penghentian program atau </w:t>
      </w:r>
      <w:r w:rsidRPr="00610384">
        <w:rPr>
          <w:b w:val="0"/>
          <w:i/>
          <w:szCs w:val="24"/>
        </w:rPr>
        <w:t>breakpoint</w:t>
      </w:r>
      <w:r w:rsidRPr="00610384">
        <w:rPr>
          <w:b w:val="0"/>
          <w:szCs w:val="24"/>
        </w:rPr>
        <w:t xml:space="preserve"> secara acak.</w:t>
      </w:r>
    </w:p>
    <w:p w14:paraId="6684A430" w14:textId="5642942C" w:rsidR="008768CC" w:rsidRPr="00610384" w:rsidRDefault="008768CC" w:rsidP="008F3623">
      <w:pPr>
        <w:pStyle w:val="ListParagraph"/>
        <w:numPr>
          <w:ilvl w:val="0"/>
          <w:numId w:val="29"/>
        </w:numPr>
        <w:spacing w:line="360" w:lineRule="auto"/>
        <w:ind w:left="426" w:hanging="426"/>
        <w:jc w:val="both"/>
        <w:rPr>
          <w:b w:val="0"/>
          <w:szCs w:val="24"/>
        </w:rPr>
      </w:pPr>
      <w:r w:rsidRPr="00610384">
        <w:rPr>
          <w:b w:val="0"/>
          <w:szCs w:val="24"/>
        </w:rPr>
        <w:t xml:space="preserve">Penelitian ini menggunakan Windows </w:t>
      </w:r>
      <w:r w:rsidRPr="00610384">
        <w:rPr>
          <w:b w:val="0"/>
          <w:i/>
          <w:szCs w:val="24"/>
        </w:rPr>
        <w:t>debugger</w:t>
      </w:r>
      <w:r w:rsidRPr="00610384">
        <w:rPr>
          <w:b w:val="0"/>
          <w:szCs w:val="24"/>
        </w:rPr>
        <w:t xml:space="preserve"> yang dikembangkan oleh Seitz </w:t>
      </w:r>
      <w:sdt>
        <w:sdtPr>
          <w:rPr>
            <w:b w:val="0"/>
            <w:szCs w:val="24"/>
          </w:rPr>
          <w:id w:val="288950596"/>
          <w:citation/>
        </w:sdtPr>
        <w:sdtEndPr/>
        <w:sdtContent>
          <w:r w:rsidRPr="00037361">
            <w:rPr>
              <w:b w:val="0"/>
              <w:szCs w:val="24"/>
            </w:rPr>
            <w:fldChar w:fldCharType="begin"/>
          </w:r>
          <w:r w:rsidR="00693FEC" w:rsidRPr="00037361">
            <w:rPr>
              <w:b w:val="0"/>
              <w:szCs w:val="24"/>
            </w:rPr>
            <w:instrText xml:space="preserve">CITATION Sei09 \l 2057 </w:instrText>
          </w:r>
          <w:r w:rsidRPr="00037361">
            <w:rPr>
              <w:b w:val="0"/>
              <w:szCs w:val="24"/>
            </w:rPr>
            <w:fldChar w:fldCharType="separate"/>
          </w:r>
          <w:r w:rsidR="00693FEC" w:rsidRPr="00037361">
            <w:rPr>
              <w:b w:val="0"/>
              <w:noProof/>
              <w:szCs w:val="24"/>
            </w:rPr>
            <w:t>[3]</w:t>
          </w:r>
          <w:r w:rsidRPr="00037361">
            <w:rPr>
              <w:b w:val="0"/>
              <w:szCs w:val="24"/>
            </w:rPr>
            <w:fldChar w:fldCharType="end"/>
          </w:r>
        </w:sdtContent>
      </w:sdt>
      <w:r w:rsidRPr="00610384">
        <w:rPr>
          <w:b w:val="0"/>
          <w:szCs w:val="24"/>
        </w:rPr>
        <w:t xml:space="preserve"> untuk menerapkan algoritma pengambilan </w:t>
      </w:r>
      <w:r w:rsidRPr="00610384">
        <w:rPr>
          <w:b w:val="0"/>
          <w:i/>
          <w:szCs w:val="24"/>
        </w:rPr>
        <w:t>snapshot</w:t>
      </w:r>
      <w:r w:rsidRPr="00610384">
        <w:rPr>
          <w:b w:val="0"/>
          <w:szCs w:val="24"/>
        </w:rPr>
        <w:t xml:space="preserve"> memori. Modifikasi minimal dilakukan pada </w:t>
      </w:r>
      <w:r w:rsidRPr="00610384">
        <w:rPr>
          <w:b w:val="0"/>
          <w:i/>
          <w:szCs w:val="24"/>
        </w:rPr>
        <w:t>debugger</w:t>
      </w:r>
      <w:r w:rsidRPr="00610384">
        <w:rPr>
          <w:b w:val="0"/>
          <w:szCs w:val="24"/>
        </w:rPr>
        <w:t xml:space="preserve"> untuk mendukung metode </w:t>
      </w:r>
      <w:r w:rsidRPr="00610384">
        <w:rPr>
          <w:b w:val="0"/>
          <w:i/>
          <w:szCs w:val="24"/>
        </w:rPr>
        <w:t>timer</w:t>
      </w:r>
      <w:r w:rsidRPr="00610384">
        <w:rPr>
          <w:b w:val="0"/>
          <w:szCs w:val="24"/>
        </w:rPr>
        <w:t xml:space="preserve">, sedangkan fungsi-fungsi lain untuk instrumentasi dibuat sebagai modul terpisah yang merupakan ekstensi dari </w:t>
      </w:r>
      <w:r w:rsidRPr="00610384">
        <w:rPr>
          <w:b w:val="0"/>
          <w:i/>
          <w:szCs w:val="24"/>
        </w:rPr>
        <w:t>debugger</w:t>
      </w:r>
      <w:r w:rsidRPr="00610384">
        <w:rPr>
          <w:b w:val="0"/>
          <w:szCs w:val="24"/>
        </w:rPr>
        <w:t>.</w:t>
      </w:r>
    </w:p>
    <w:p w14:paraId="36E322CC" w14:textId="7DB8B637" w:rsidR="008768CC" w:rsidRPr="00610384" w:rsidRDefault="008768CC" w:rsidP="008F3623">
      <w:pPr>
        <w:pStyle w:val="ListParagraph"/>
        <w:numPr>
          <w:ilvl w:val="0"/>
          <w:numId w:val="29"/>
        </w:numPr>
        <w:spacing w:line="360" w:lineRule="auto"/>
        <w:ind w:left="426" w:hanging="426"/>
        <w:jc w:val="both"/>
        <w:rPr>
          <w:b w:val="0"/>
          <w:szCs w:val="24"/>
        </w:rPr>
      </w:pPr>
      <w:r w:rsidRPr="00610384">
        <w:rPr>
          <w:b w:val="0"/>
          <w:szCs w:val="24"/>
        </w:rPr>
        <w:t xml:space="preserve">Ada 3 algoritma </w:t>
      </w:r>
      <w:r w:rsidRPr="00610384">
        <w:rPr>
          <w:b w:val="0"/>
          <w:i/>
          <w:szCs w:val="24"/>
        </w:rPr>
        <w:t>string matching</w:t>
      </w:r>
      <w:r w:rsidRPr="00610384">
        <w:rPr>
          <w:b w:val="0"/>
          <w:szCs w:val="24"/>
        </w:rPr>
        <w:t xml:space="preserve"> yang diterapkan pada </w:t>
      </w:r>
      <w:r w:rsidRPr="00610384">
        <w:rPr>
          <w:b w:val="0"/>
          <w:i/>
          <w:szCs w:val="24"/>
        </w:rPr>
        <w:t>custom debugger</w:t>
      </w:r>
      <w:r w:rsidRPr="00610384">
        <w:rPr>
          <w:b w:val="0"/>
          <w:szCs w:val="24"/>
        </w:rPr>
        <w:t xml:space="preserve"> pada penelitian ini yaitu algoritma Boyer-Moore, algoritma Rabin-Karp, dan Suffix Tree. </w:t>
      </w:r>
      <w:r w:rsidR="002552B2" w:rsidRPr="00610384">
        <w:rPr>
          <w:b w:val="0"/>
          <w:szCs w:val="24"/>
        </w:rPr>
        <w:t>P</w:t>
      </w:r>
      <w:r w:rsidRPr="00610384">
        <w:rPr>
          <w:b w:val="0"/>
          <w:szCs w:val="24"/>
        </w:rPr>
        <w:t xml:space="preserve">enelitian ini melakukan pengembangan algoritma dilakukan dengan mendapatkan penanda </w:t>
      </w:r>
      <w:r w:rsidRPr="00610384">
        <w:rPr>
          <w:b w:val="0"/>
          <w:i/>
          <w:szCs w:val="24"/>
        </w:rPr>
        <w:t>malware</w:t>
      </w:r>
      <w:r w:rsidRPr="00610384">
        <w:rPr>
          <w:b w:val="0"/>
          <w:szCs w:val="24"/>
        </w:rPr>
        <w:t xml:space="preserve"> dari piranti lunak dan sekumpulan penanda dari basis data ClamAV untuk dilakukan pencocokan tanda-tanda </w:t>
      </w:r>
      <w:r w:rsidRPr="00610384">
        <w:rPr>
          <w:b w:val="0"/>
          <w:i/>
          <w:szCs w:val="24"/>
        </w:rPr>
        <w:t>malware</w:t>
      </w:r>
      <w:r w:rsidRPr="00610384">
        <w:rPr>
          <w:b w:val="0"/>
          <w:szCs w:val="24"/>
        </w:rPr>
        <w:t xml:space="preserve">. Penanda atau </w:t>
      </w:r>
      <w:r w:rsidRPr="00610384">
        <w:rPr>
          <w:b w:val="0"/>
          <w:i/>
          <w:szCs w:val="24"/>
        </w:rPr>
        <w:t>signature</w:t>
      </w:r>
      <w:r w:rsidRPr="00610384">
        <w:rPr>
          <w:b w:val="0"/>
          <w:szCs w:val="24"/>
        </w:rPr>
        <w:t xml:space="preserve"> diubah kebentuk </w:t>
      </w:r>
      <w:r w:rsidRPr="00610384">
        <w:rPr>
          <w:b w:val="0"/>
          <w:i/>
          <w:szCs w:val="24"/>
        </w:rPr>
        <w:t>string</w:t>
      </w:r>
      <w:r w:rsidRPr="00610384">
        <w:rPr>
          <w:b w:val="0"/>
          <w:szCs w:val="24"/>
        </w:rPr>
        <w:t xml:space="preserve"> untuk dapat diproses oleh algoritma </w:t>
      </w:r>
      <w:r w:rsidRPr="00610384">
        <w:rPr>
          <w:b w:val="0"/>
          <w:i/>
          <w:szCs w:val="24"/>
        </w:rPr>
        <w:t>string matching</w:t>
      </w:r>
      <w:r w:rsidRPr="00610384">
        <w:rPr>
          <w:b w:val="0"/>
          <w:szCs w:val="24"/>
        </w:rPr>
        <w:t>.</w:t>
      </w:r>
      <w:r w:rsidR="00CA0A1E" w:rsidRPr="00610384">
        <w:rPr>
          <w:b w:val="0"/>
          <w:szCs w:val="24"/>
        </w:rPr>
        <w:t xml:space="preserve"> </w:t>
      </w:r>
      <w:r w:rsidRPr="00610384">
        <w:rPr>
          <w:b w:val="0"/>
          <w:szCs w:val="24"/>
        </w:rPr>
        <w:t xml:space="preserve">Berdasarkan eksperimentasi yang dilakukan, sistem yang dikembangkan mampu membedakan piranti lunak jahat dari piranti lunak </w:t>
      </w:r>
      <w:r w:rsidRPr="00610384">
        <w:rPr>
          <w:b w:val="0"/>
          <w:szCs w:val="24"/>
        </w:rPr>
        <w:lastRenderedPageBreak/>
        <w:t xml:space="preserve">baik berdasarkan pemindaian memori dan mencocokkannya dengan </w:t>
      </w:r>
      <w:r w:rsidRPr="00610384">
        <w:rPr>
          <w:b w:val="0"/>
          <w:i/>
          <w:szCs w:val="24"/>
        </w:rPr>
        <w:t>signature database</w:t>
      </w:r>
      <w:r w:rsidRPr="00610384">
        <w:rPr>
          <w:b w:val="0"/>
          <w:szCs w:val="24"/>
        </w:rPr>
        <w:t xml:space="preserve">. </w:t>
      </w:r>
    </w:p>
    <w:p w14:paraId="42BAAF3F" w14:textId="77777777" w:rsidR="008768CC" w:rsidRPr="00B4234C" w:rsidRDefault="008768CC" w:rsidP="008F3623">
      <w:pPr>
        <w:pStyle w:val="Heading2"/>
        <w:keepLines w:val="0"/>
        <w:numPr>
          <w:ilvl w:val="1"/>
          <w:numId w:val="19"/>
        </w:numPr>
        <w:spacing w:before="240" w:after="60" w:line="360" w:lineRule="auto"/>
        <w:ind w:left="284" w:hanging="284"/>
        <w:jc w:val="both"/>
        <w:rPr>
          <w:rFonts w:ascii="Times New Roman" w:hAnsi="Times New Roman" w:cs="Times New Roman"/>
          <w:b/>
          <w:color w:val="auto"/>
          <w:sz w:val="24"/>
          <w:szCs w:val="24"/>
          <w:lang w:val="en-AU"/>
        </w:rPr>
      </w:pPr>
      <w:bookmarkStart w:id="1692" w:name="_Toc519867763"/>
      <w:r w:rsidRPr="00B4234C">
        <w:rPr>
          <w:rFonts w:ascii="Times New Roman" w:hAnsi="Times New Roman" w:cs="Times New Roman"/>
          <w:b/>
          <w:color w:val="auto"/>
          <w:sz w:val="24"/>
          <w:szCs w:val="24"/>
        </w:rPr>
        <w:t xml:space="preserve"> </w:t>
      </w:r>
      <w:bookmarkStart w:id="1693" w:name="_Toc522192831"/>
      <w:r w:rsidRPr="00B4234C">
        <w:rPr>
          <w:rFonts w:ascii="Times New Roman" w:hAnsi="Times New Roman" w:cs="Times New Roman"/>
          <w:b/>
          <w:color w:val="auto"/>
          <w:sz w:val="24"/>
          <w:szCs w:val="24"/>
        </w:rPr>
        <w:t>Saran</w:t>
      </w:r>
      <w:bookmarkEnd w:id="1692"/>
      <w:bookmarkEnd w:id="1693"/>
    </w:p>
    <w:p w14:paraId="0EE1D423" w14:textId="77777777" w:rsidR="008768CC" w:rsidRPr="00610384" w:rsidRDefault="008768CC" w:rsidP="008768CC">
      <w:pPr>
        <w:spacing w:line="360" w:lineRule="auto"/>
        <w:jc w:val="both"/>
        <w:rPr>
          <w:sz w:val="24"/>
          <w:szCs w:val="24"/>
        </w:rPr>
      </w:pPr>
      <w:r w:rsidRPr="00610384">
        <w:rPr>
          <w:sz w:val="24"/>
          <w:szCs w:val="24"/>
        </w:rPr>
        <w:t>Berdasarkan hasil percobaan yang telah dilakukan dan permasalahan yang ditemukan, berikut adalah saran dari penulis yang dapat dilakukan pada percobaan berikutnya:</w:t>
      </w:r>
    </w:p>
    <w:p w14:paraId="08940ACD" w14:textId="082D148C" w:rsidR="008768CC" w:rsidRPr="00610384" w:rsidRDefault="008768CC" w:rsidP="008F3623">
      <w:pPr>
        <w:pStyle w:val="ListParagraph"/>
        <w:numPr>
          <w:ilvl w:val="0"/>
          <w:numId w:val="20"/>
        </w:numPr>
        <w:spacing w:after="0" w:line="360" w:lineRule="auto"/>
        <w:ind w:left="426"/>
        <w:jc w:val="both"/>
        <w:rPr>
          <w:b w:val="0"/>
          <w:bCs/>
          <w:szCs w:val="24"/>
        </w:rPr>
      </w:pPr>
      <w:r w:rsidRPr="00610384">
        <w:rPr>
          <w:b w:val="0"/>
          <w:szCs w:val="24"/>
        </w:rPr>
        <w:t xml:space="preserve">Mengomptimasi waktu </w:t>
      </w:r>
      <w:r w:rsidR="004A536D" w:rsidRPr="00610384">
        <w:rPr>
          <w:b w:val="0"/>
          <w:szCs w:val="24"/>
        </w:rPr>
        <w:t xml:space="preserve">yang digunakan untuk </w:t>
      </w:r>
      <w:r w:rsidRPr="00610384">
        <w:rPr>
          <w:b w:val="0"/>
          <w:szCs w:val="24"/>
        </w:rPr>
        <w:t xml:space="preserve">pendeteksian </w:t>
      </w:r>
      <w:r w:rsidRPr="00610384">
        <w:rPr>
          <w:b w:val="0"/>
          <w:i/>
          <w:szCs w:val="24"/>
        </w:rPr>
        <w:t>malware</w:t>
      </w:r>
      <w:r w:rsidRPr="00610384">
        <w:rPr>
          <w:b w:val="0"/>
          <w:szCs w:val="24"/>
        </w:rPr>
        <w:t xml:space="preserve"> </w:t>
      </w:r>
      <w:r w:rsidR="004A536D" w:rsidRPr="00610384">
        <w:rPr>
          <w:b w:val="0"/>
          <w:szCs w:val="24"/>
        </w:rPr>
        <w:t xml:space="preserve">dan </w:t>
      </w:r>
      <w:r w:rsidRPr="00610384">
        <w:rPr>
          <w:b w:val="0"/>
          <w:szCs w:val="24"/>
        </w:rPr>
        <w:t>dengan cara yang lebih baik</w:t>
      </w:r>
      <w:r w:rsidR="004A536D" w:rsidRPr="00610384">
        <w:rPr>
          <w:b w:val="0"/>
          <w:szCs w:val="24"/>
        </w:rPr>
        <w:t>.</w:t>
      </w:r>
    </w:p>
    <w:p w14:paraId="326F03E9" w14:textId="5BA3F2FA" w:rsidR="008768CC" w:rsidRPr="00610384" w:rsidRDefault="008768CC" w:rsidP="008F3623">
      <w:pPr>
        <w:pStyle w:val="ListParagraph"/>
        <w:numPr>
          <w:ilvl w:val="0"/>
          <w:numId w:val="20"/>
        </w:numPr>
        <w:spacing w:after="0" w:line="360" w:lineRule="auto"/>
        <w:ind w:left="426"/>
        <w:jc w:val="both"/>
        <w:rPr>
          <w:b w:val="0"/>
          <w:bCs/>
          <w:szCs w:val="24"/>
        </w:rPr>
      </w:pPr>
      <w:r w:rsidRPr="00610384">
        <w:rPr>
          <w:b w:val="0"/>
          <w:szCs w:val="24"/>
        </w:rPr>
        <w:t xml:space="preserve">Meningkatkan kemampuan </w:t>
      </w:r>
      <w:r w:rsidRPr="00610384">
        <w:rPr>
          <w:b w:val="0"/>
          <w:i/>
          <w:szCs w:val="24"/>
        </w:rPr>
        <w:t>debugger</w:t>
      </w:r>
      <w:r w:rsidRPr="00610384">
        <w:rPr>
          <w:b w:val="0"/>
          <w:szCs w:val="24"/>
        </w:rPr>
        <w:t xml:space="preserve"> dalam mendeteksi </w:t>
      </w:r>
      <w:r w:rsidRPr="00610384">
        <w:rPr>
          <w:b w:val="0"/>
          <w:i/>
          <w:szCs w:val="24"/>
        </w:rPr>
        <w:t>malware</w:t>
      </w:r>
      <w:r w:rsidRPr="00610384">
        <w:rPr>
          <w:b w:val="0"/>
          <w:szCs w:val="24"/>
        </w:rPr>
        <w:t xml:space="preserve"> yang mampu mengatasi teknik-teknik penghindaran </w:t>
      </w:r>
      <w:r w:rsidRPr="00610384">
        <w:rPr>
          <w:b w:val="0"/>
          <w:i/>
          <w:szCs w:val="24"/>
        </w:rPr>
        <w:t>debugger</w:t>
      </w:r>
      <w:r w:rsidRPr="00610384">
        <w:rPr>
          <w:b w:val="0"/>
          <w:szCs w:val="24"/>
        </w:rPr>
        <w:t>.</w:t>
      </w:r>
    </w:p>
    <w:p w14:paraId="7A77C1D8" w14:textId="3E6A631C" w:rsidR="0052470B" w:rsidRPr="00610384" w:rsidRDefault="001624C7" w:rsidP="008F3623">
      <w:pPr>
        <w:pStyle w:val="ListParagraph"/>
        <w:numPr>
          <w:ilvl w:val="0"/>
          <w:numId w:val="20"/>
        </w:numPr>
        <w:spacing w:after="0" w:line="360" w:lineRule="auto"/>
        <w:ind w:left="426"/>
        <w:jc w:val="both"/>
        <w:rPr>
          <w:b w:val="0"/>
          <w:bCs/>
          <w:szCs w:val="24"/>
        </w:rPr>
      </w:pPr>
      <w:r w:rsidRPr="00610384">
        <w:rPr>
          <w:b w:val="0"/>
          <w:bCs/>
          <w:szCs w:val="24"/>
        </w:rPr>
        <w:t xml:space="preserve">Mengintegrasikan sistem </w:t>
      </w:r>
      <w:r w:rsidRPr="00610384">
        <w:rPr>
          <w:b w:val="0"/>
          <w:bCs/>
          <w:i/>
          <w:szCs w:val="24"/>
        </w:rPr>
        <w:t>custom debugger</w:t>
      </w:r>
      <w:r w:rsidRPr="00610384">
        <w:rPr>
          <w:b w:val="0"/>
          <w:bCs/>
          <w:szCs w:val="24"/>
        </w:rPr>
        <w:t xml:space="preserve"> dengan sistem analisis dinami</w:t>
      </w:r>
      <w:r w:rsidR="00CD55D8" w:rsidRPr="00610384">
        <w:rPr>
          <w:b w:val="0"/>
          <w:bCs/>
          <w:szCs w:val="24"/>
        </w:rPr>
        <w:t>k</w:t>
      </w:r>
      <w:r w:rsidRPr="00610384">
        <w:rPr>
          <w:b w:val="0"/>
          <w:bCs/>
          <w:szCs w:val="24"/>
        </w:rPr>
        <w:t xml:space="preserve"> lainnya seperti Cuckoo Sandbox yang bekerja sebagai </w:t>
      </w:r>
      <w:r w:rsidRPr="00610384">
        <w:rPr>
          <w:b w:val="0"/>
          <w:bCs/>
          <w:i/>
          <w:szCs w:val="24"/>
        </w:rPr>
        <w:t>framework</w:t>
      </w:r>
      <w:r w:rsidRPr="00610384">
        <w:rPr>
          <w:b w:val="0"/>
          <w:bCs/>
          <w:szCs w:val="24"/>
        </w:rPr>
        <w:t xml:space="preserve"> yang menganalisa </w:t>
      </w:r>
      <w:r w:rsidRPr="00610384">
        <w:rPr>
          <w:b w:val="0"/>
          <w:bCs/>
          <w:i/>
          <w:szCs w:val="24"/>
        </w:rPr>
        <w:t>behaviour</w:t>
      </w:r>
      <w:r w:rsidRPr="00610384">
        <w:rPr>
          <w:b w:val="0"/>
          <w:bCs/>
          <w:szCs w:val="24"/>
        </w:rPr>
        <w:t xml:space="preserve"> dari </w:t>
      </w:r>
      <w:r w:rsidRPr="00610384">
        <w:rPr>
          <w:b w:val="0"/>
          <w:bCs/>
          <w:i/>
          <w:szCs w:val="24"/>
        </w:rPr>
        <w:t>malware</w:t>
      </w:r>
      <w:r w:rsidRPr="00610384">
        <w:rPr>
          <w:b w:val="0"/>
          <w:bCs/>
          <w:szCs w:val="24"/>
        </w:rPr>
        <w:t>.</w:t>
      </w:r>
      <w:r w:rsidR="004A536D" w:rsidRPr="00610384">
        <w:rPr>
          <w:b w:val="0"/>
          <w:bCs/>
          <w:szCs w:val="24"/>
        </w:rPr>
        <w:t xml:space="preserve"> Sehingga dapat mendeteksi </w:t>
      </w:r>
      <w:r w:rsidR="004A536D" w:rsidRPr="009908DC">
        <w:rPr>
          <w:b w:val="0"/>
          <w:bCs/>
          <w:i/>
          <w:szCs w:val="24"/>
        </w:rPr>
        <w:t>malware</w:t>
      </w:r>
      <w:r w:rsidR="004A536D" w:rsidRPr="00610384">
        <w:rPr>
          <w:b w:val="0"/>
          <w:bCs/>
          <w:szCs w:val="24"/>
        </w:rPr>
        <w:t xml:space="preserve"> yang menggunakan teknik-teknik penghindaran pendeteksian </w:t>
      </w:r>
      <w:r w:rsidR="004A536D" w:rsidRPr="009908DC">
        <w:rPr>
          <w:b w:val="0"/>
          <w:bCs/>
          <w:i/>
          <w:szCs w:val="24"/>
        </w:rPr>
        <w:t>malware</w:t>
      </w:r>
      <w:r w:rsidR="004A536D" w:rsidRPr="00610384">
        <w:rPr>
          <w:b w:val="0"/>
          <w:bCs/>
          <w:szCs w:val="24"/>
        </w:rPr>
        <w:t xml:space="preserve">.  </w:t>
      </w:r>
    </w:p>
    <w:p w14:paraId="14D354D9" w14:textId="208A8E7C" w:rsidR="00931969" w:rsidRPr="00610384" w:rsidRDefault="008768CC" w:rsidP="008F3623">
      <w:pPr>
        <w:pStyle w:val="ListParagraph"/>
        <w:numPr>
          <w:ilvl w:val="0"/>
          <w:numId w:val="20"/>
        </w:numPr>
        <w:spacing w:after="0" w:line="360" w:lineRule="auto"/>
        <w:ind w:left="426"/>
        <w:jc w:val="both"/>
        <w:rPr>
          <w:b w:val="0"/>
          <w:bCs/>
          <w:szCs w:val="24"/>
        </w:rPr>
      </w:pPr>
      <w:r w:rsidRPr="00610384">
        <w:rPr>
          <w:b w:val="0"/>
          <w:bCs/>
          <w:szCs w:val="24"/>
        </w:rPr>
        <w:t xml:space="preserve">Melakukan pengembangan algoritma pendeteksian memori atau algoritma </w:t>
      </w:r>
      <w:r w:rsidRPr="00610384">
        <w:rPr>
          <w:b w:val="0"/>
          <w:bCs/>
          <w:i/>
          <w:szCs w:val="24"/>
        </w:rPr>
        <w:t>snapshot</w:t>
      </w:r>
      <w:r w:rsidRPr="00610384">
        <w:rPr>
          <w:b w:val="0"/>
          <w:bCs/>
          <w:szCs w:val="24"/>
        </w:rPr>
        <w:t xml:space="preserve"> memori sehingga lebih efisien.</w:t>
      </w:r>
    </w:p>
    <w:p w14:paraId="6D201F00" w14:textId="5F00B444" w:rsidR="0044627A" w:rsidRPr="00484BF6" w:rsidRDefault="00212250" w:rsidP="00484BF6">
      <w:pPr>
        <w:spacing w:after="160" w:line="259" w:lineRule="auto"/>
        <w:rPr>
          <w:bCs/>
          <w:sz w:val="24"/>
          <w:szCs w:val="24"/>
        </w:rPr>
      </w:pPr>
      <w:r w:rsidRPr="00610384">
        <w:rPr>
          <w:bCs/>
          <w:sz w:val="24"/>
          <w:szCs w:val="24"/>
        </w:rPr>
        <w:br w:type="page"/>
      </w:r>
    </w:p>
    <w:bookmarkStart w:id="1694" w:name="_Toc522192832" w:displacedByCustomXml="next"/>
    <w:sdt>
      <w:sdtPr>
        <w:rPr>
          <w:rFonts w:ascii="Times New Roman" w:eastAsia="Times New Roman" w:hAnsi="Times New Roman" w:cs="Times New Roman"/>
          <w:sz w:val="24"/>
          <w:szCs w:val="24"/>
        </w:rPr>
        <w:id w:val="-1963568299"/>
        <w:docPartObj>
          <w:docPartGallery w:val="Bibliographies"/>
          <w:docPartUnique/>
        </w:docPartObj>
      </w:sdtPr>
      <w:sdtEndPr/>
      <w:sdtContent>
        <w:p w14:paraId="75690185" w14:textId="6D035B5E" w:rsidR="00212250" w:rsidRPr="00B4234C" w:rsidRDefault="00E506F1" w:rsidP="00212250">
          <w:pPr>
            <w:pStyle w:val="Heading"/>
            <w:jc w:val="center"/>
            <w:outlineLvl w:val="0"/>
            <w:rPr>
              <w:rFonts w:ascii="Times New Roman" w:hAnsi="Times New Roman" w:cs="Times New Roman"/>
              <w:b/>
              <w:sz w:val="24"/>
              <w:szCs w:val="24"/>
            </w:rPr>
          </w:pPr>
          <w:r w:rsidRPr="00B4234C">
            <w:rPr>
              <w:rFonts w:ascii="Times New Roman" w:hAnsi="Times New Roman" w:cs="Times New Roman"/>
              <w:b/>
              <w:sz w:val="24"/>
              <w:szCs w:val="24"/>
            </w:rPr>
            <w:t>DAFTAR PUSTAKA</w:t>
          </w:r>
          <w:bookmarkEnd w:id="1694"/>
        </w:p>
        <w:sdt>
          <w:sdtPr>
            <w:rPr>
              <w:sz w:val="24"/>
              <w:szCs w:val="24"/>
            </w:rPr>
            <w:id w:val="-573587230"/>
            <w:bibliography/>
          </w:sdtPr>
          <w:sdtEndPr/>
          <w:sdtContent>
            <w:p w14:paraId="0560EB53" w14:textId="77777777" w:rsidR="00E56E45" w:rsidRDefault="00212250" w:rsidP="00212250">
              <w:pPr>
                <w:rPr>
                  <w:rFonts w:eastAsiaTheme="minorHAnsi"/>
                  <w:b/>
                  <w:noProof/>
                  <w:sz w:val="28"/>
                  <w:szCs w:val="24"/>
                  <w:lang w:val="en-GB"/>
                </w:rPr>
              </w:pPr>
              <w:r w:rsidRPr="00610384">
                <w:rPr>
                  <w:sz w:val="24"/>
                  <w:szCs w:val="24"/>
                </w:rPr>
                <w:fldChar w:fldCharType="begin"/>
              </w:r>
              <w:r w:rsidRPr="00610384">
                <w:rPr>
                  <w:sz w:val="24"/>
                  <w:szCs w:val="24"/>
                </w:rPr>
                <w:instrText xml:space="preserve"> BIBLIOGRAPHY </w:instrText>
              </w:r>
              <w:r w:rsidRPr="00610384">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56E45" w:rsidRPr="00E56E45" w14:paraId="4FF24E05" w14:textId="77777777">
                <w:trPr>
                  <w:divId w:val="142702441"/>
                  <w:tblCellSpacing w:w="15" w:type="dxa"/>
                </w:trPr>
                <w:tc>
                  <w:tcPr>
                    <w:tcW w:w="50" w:type="pct"/>
                    <w:hideMark/>
                  </w:tcPr>
                  <w:p w14:paraId="0FED83C4" w14:textId="0842CA8B" w:rsidR="00E56E45" w:rsidRPr="00E56E45" w:rsidRDefault="00E56E45">
                    <w:pPr>
                      <w:pStyle w:val="Bibliography"/>
                      <w:rPr>
                        <w:noProof/>
                        <w:sz w:val="24"/>
                        <w:szCs w:val="24"/>
                      </w:rPr>
                    </w:pPr>
                    <w:r w:rsidRPr="00E56E45">
                      <w:rPr>
                        <w:noProof/>
                        <w:sz w:val="24"/>
                        <w:szCs w:val="24"/>
                      </w:rPr>
                      <w:t xml:space="preserve">[1] </w:t>
                    </w:r>
                  </w:p>
                </w:tc>
                <w:tc>
                  <w:tcPr>
                    <w:tcW w:w="0" w:type="auto"/>
                    <w:hideMark/>
                  </w:tcPr>
                  <w:p w14:paraId="25E4A748" w14:textId="77777777" w:rsidR="00E56E45" w:rsidRPr="00E56E45" w:rsidRDefault="00E56E45" w:rsidP="00E56E45">
                    <w:pPr>
                      <w:pStyle w:val="Bibliography"/>
                      <w:jc w:val="both"/>
                      <w:rPr>
                        <w:noProof/>
                        <w:sz w:val="24"/>
                        <w:szCs w:val="24"/>
                      </w:rPr>
                    </w:pPr>
                    <w:r w:rsidRPr="00E56E45">
                      <w:rPr>
                        <w:noProof/>
                        <w:sz w:val="24"/>
                        <w:szCs w:val="24"/>
                      </w:rPr>
                      <w:t>J. Edwards, S. Turner and J. Spurlock, "Method and System for Detecting Computer Malwares by Scan of Process Memory After Process Initialization," 2003. [Online]. Available: https://patents.google.com/patent/US20030115479. [Accessed 18 February 2018].</w:t>
                    </w:r>
                  </w:p>
                </w:tc>
              </w:tr>
              <w:tr w:rsidR="00E56E45" w:rsidRPr="00E56E45" w14:paraId="18ECEBF3" w14:textId="77777777">
                <w:trPr>
                  <w:divId w:val="142702441"/>
                  <w:tblCellSpacing w:w="15" w:type="dxa"/>
                </w:trPr>
                <w:tc>
                  <w:tcPr>
                    <w:tcW w:w="50" w:type="pct"/>
                    <w:hideMark/>
                  </w:tcPr>
                  <w:p w14:paraId="1DA7FFFE" w14:textId="77777777" w:rsidR="00E56E45" w:rsidRPr="00E56E45" w:rsidRDefault="00E56E45">
                    <w:pPr>
                      <w:pStyle w:val="Bibliography"/>
                      <w:rPr>
                        <w:noProof/>
                        <w:sz w:val="24"/>
                        <w:szCs w:val="24"/>
                      </w:rPr>
                    </w:pPr>
                    <w:r w:rsidRPr="00E56E45">
                      <w:rPr>
                        <w:noProof/>
                        <w:sz w:val="24"/>
                        <w:szCs w:val="24"/>
                      </w:rPr>
                      <w:t xml:space="preserve">[2] </w:t>
                    </w:r>
                  </w:p>
                </w:tc>
                <w:tc>
                  <w:tcPr>
                    <w:tcW w:w="0" w:type="auto"/>
                    <w:hideMark/>
                  </w:tcPr>
                  <w:p w14:paraId="51147582" w14:textId="77777777" w:rsidR="00E56E45" w:rsidRPr="00E56E45" w:rsidRDefault="00E56E45" w:rsidP="00E56E45">
                    <w:pPr>
                      <w:pStyle w:val="Bibliography"/>
                      <w:jc w:val="both"/>
                      <w:rPr>
                        <w:noProof/>
                        <w:sz w:val="24"/>
                        <w:szCs w:val="24"/>
                      </w:rPr>
                    </w:pPr>
                    <w:r w:rsidRPr="00E56E45">
                      <w:rPr>
                        <w:noProof/>
                        <w:sz w:val="24"/>
                        <w:szCs w:val="24"/>
                      </w:rPr>
                      <w:t xml:space="preserve">M. Sikorski and A. Honig, </w:t>
                    </w:r>
                    <w:r w:rsidRPr="00E56E45">
                      <w:rPr>
                        <w:i/>
                        <w:noProof/>
                        <w:sz w:val="24"/>
                        <w:szCs w:val="24"/>
                      </w:rPr>
                      <w:t>Practical Malware Analysis: The Hands-On Guide to Dissecting Malicious Software</w:t>
                    </w:r>
                    <w:r w:rsidRPr="00E56E45">
                      <w:rPr>
                        <w:noProof/>
                        <w:sz w:val="24"/>
                        <w:szCs w:val="24"/>
                      </w:rPr>
                      <w:t xml:space="preserve">, No Starch Press, Inc., 2012. </w:t>
                    </w:r>
                  </w:p>
                </w:tc>
              </w:tr>
              <w:tr w:rsidR="00E56E45" w:rsidRPr="00E56E45" w14:paraId="59192D24" w14:textId="77777777">
                <w:trPr>
                  <w:divId w:val="142702441"/>
                  <w:tblCellSpacing w:w="15" w:type="dxa"/>
                </w:trPr>
                <w:tc>
                  <w:tcPr>
                    <w:tcW w:w="50" w:type="pct"/>
                    <w:hideMark/>
                  </w:tcPr>
                  <w:p w14:paraId="54247615" w14:textId="77777777" w:rsidR="00E56E45" w:rsidRPr="00E56E45" w:rsidRDefault="00E56E45">
                    <w:pPr>
                      <w:pStyle w:val="Bibliography"/>
                      <w:rPr>
                        <w:noProof/>
                        <w:sz w:val="24"/>
                        <w:szCs w:val="24"/>
                      </w:rPr>
                    </w:pPr>
                    <w:r w:rsidRPr="00E56E45">
                      <w:rPr>
                        <w:noProof/>
                        <w:sz w:val="24"/>
                        <w:szCs w:val="24"/>
                      </w:rPr>
                      <w:t xml:space="preserve">[3] </w:t>
                    </w:r>
                  </w:p>
                </w:tc>
                <w:tc>
                  <w:tcPr>
                    <w:tcW w:w="0" w:type="auto"/>
                    <w:hideMark/>
                  </w:tcPr>
                  <w:p w14:paraId="15D2F54C" w14:textId="77777777" w:rsidR="00E56E45" w:rsidRPr="00E56E45" w:rsidRDefault="00E56E45" w:rsidP="00E56E45">
                    <w:pPr>
                      <w:pStyle w:val="Bibliography"/>
                      <w:jc w:val="both"/>
                      <w:rPr>
                        <w:noProof/>
                        <w:sz w:val="24"/>
                        <w:szCs w:val="24"/>
                      </w:rPr>
                    </w:pPr>
                    <w:r w:rsidRPr="00E56E45">
                      <w:rPr>
                        <w:noProof/>
                        <w:sz w:val="24"/>
                        <w:szCs w:val="24"/>
                      </w:rPr>
                      <w:t xml:space="preserve">J. Seitz, </w:t>
                    </w:r>
                    <w:r w:rsidRPr="00E56E45">
                      <w:rPr>
                        <w:i/>
                        <w:noProof/>
                        <w:sz w:val="24"/>
                        <w:szCs w:val="24"/>
                      </w:rPr>
                      <w:t>GRAY HAT PYTHON "Python Programming for Hackers and Reverse Engineers",</w:t>
                    </w:r>
                    <w:r w:rsidRPr="00E56E45">
                      <w:rPr>
                        <w:noProof/>
                        <w:sz w:val="24"/>
                        <w:szCs w:val="24"/>
                      </w:rPr>
                      <w:t xml:space="preserve"> San Francisco: No Starch Press, Inc, 2009. </w:t>
                    </w:r>
                  </w:p>
                </w:tc>
              </w:tr>
              <w:tr w:rsidR="00E56E45" w:rsidRPr="00E56E45" w14:paraId="2F61ED02" w14:textId="77777777">
                <w:trPr>
                  <w:divId w:val="142702441"/>
                  <w:tblCellSpacing w:w="15" w:type="dxa"/>
                </w:trPr>
                <w:tc>
                  <w:tcPr>
                    <w:tcW w:w="50" w:type="pct"/>
                    <w:hideMark/>
                  </w:tcPr>
                  <w:p w14:paraId="35E59153" w14:textId="77777777" w:rsidR="00E56E45" w:rsidRPr="00E56E45" w:rsidRDefault="00E56E45">
                    <w:pPr>
                      <w:pStyle w:val="Bibliography"/>
                      <w:rPr>
                        <w:noProof/>
                        <w:sz w:val="24"/>
                        <w:szCs w:val="24"/>
                      </w:rPr>
                    </w:pPr>
                    <w:r w:rsidRPr="00E56E45">
                      <w:rPr>
                        <w:noProof/>
                        <w:sz w:val="24"/>
                        <w:szCs w:val="24"/>
                      </w:rPr>
                      <w:t xml:space="preserve">[4] </w:t>
                    </w:r>
                  </w:p>
                </w:tc>
                <w:tc>
                  <w:tcPr>
                    <w:tcW w:w="0" w:type="auto"/>
                    <w:hideMark/>
                  </w:tcPr>
                  <w:p w14:paraId="4304EF6C" w14:textId="77777777" w:rsidR="00E56E45" w:rsidRPr="00E56E45" w:rsidRDefault="00E56E45" w:rsidP="00E56E45">
                    <w:pPr>
                      <w:pStyle w:val="Bibliography"/>
                      <w:jc w:val="both"/>
                      <w:rPr>
                        <w:noProof/>
                        <w:sz w:val="24"/>
                        <w:szCs w:val="24"/>
                      </w:rPr>
                    </w:pPr>
                    <w:r w:rsidRPr="00E56E45">
                      <w:rPr>
                        <w:noProof/>
                        <w:sz w:val="24"/>
                        <w:szCs w:val="24"/>
                      </w:rPr>
                      <w:t xml:space="preserve">S. Kramer and J. C. Bradfield, "A General Definition of Malware," </w:t>
                    </w:r>
                    <w:r w:rsidRPr="00E56E45">
                      <w:rPr>
                        <w:i/>
                        <w:iCs/>
                        <w:noProof/>
                        <w:sz w:val="24"/>
                        <w:szCs w:val="24"/>
                      </w:rPr>
                      <w:t xml:space="preserve">J Comput Virol, </w:t>
                    </w:r>
                    <w:r w:rsidRPr="00E56E45">
                      <w:rPr>
                        <w:noProof/>
                        <w:sz w:val="24"/>
                        <w:szCs w:val="24"/>
                      </w:rPr>
                      <w:t xml:space="preserve">vol. 6, pp. 105-114, 9 September 2009. </w:t>
                    </w:r>
                  </w:p>
                </w:tc>
              </w:tr>
              <w:tr w:rsidR="00E56E45" w:rsidRPr="00E56E45" w14:paraId="680D2DCB" w14:textId="77777777">
                <w:trPr>
                  <w:divId w:val="142702441"/>
                  <w:tblCellSpacing w:w="15" w:type="dxa"/>
                </w:trPr>
                <w:tc>
                  <w:tcPr>
                    <w:tcW w:w="50" w:type="pct"/>
                    <w:hideMark/>
                  </w:tcPr>
                  <w:p w14:paraId="5ACE3958" w14:textId="77777777" w:rsidR="00E56E45" w:rsidRPr="00E56E45" w:rsidRDefault="00E56E45">
                    <w:pPr>
                      <w:pStyle w:val="Bibliography"/>
                      <w:rPr>
                        <w:noProof/>
                        <w:sz w:val="24"/>
                        <w:szCs w:val="24"/>
                      </w:rPr>
                    </w:pPr>
                    <w:r w:rsidRPr="00E56E45">
                      <w:rPr>
                        <w:noProof/>
                        <w:sz w:val="24"/>
                        <w:szCs w:val="24"/>
                      </w:rPr>
                      <w:t xml:space="preserve">[5] </w:t>
                    </w:r>
                  </w:p>
                </w:tc>
                <w:tc>
                  <w:tcPr>
                    <w:tcW w:w="0" w:type="auto"/>
                    <w:hideMark/>
                  </w:tcPr>
                  <w:p w14:paraId="347ADA15" w14:textId="77777777" w:rsidR="00E56E45" w:rsidRPr="00E56E45" w:rsidRDefault="00E56E45" w:rsidP="00E56E45">
                    <w:pPr>
                      <w:pStyle w:val="Bibliography"/>
                      <w:jc w:val="both"/>
                      <w:rPr>
                        <w:noProof/>
                        <w:sz w:val="24"/>
                        <w:szCs w:val="24"/>
                      </w:rPr>
                    </w:pPr>
                    <w:r w:rsidRPr="00E56E45">
                      <w:rPr>
                        <w:noProof/>
                        <w:sz w:val="24"/>
                        <w:szCs w:val="24"/>
                      </w:rPr>
                      <w:t>BPPT CSIRT, "Panduan Penanganan Insiden Malware," 2014. [Online]. Available: https://csirt.bppt.go.id/wp-content/uploads/2014/06/Panduan-malware.pdf. [Accessed 2 Juli 2018].</w:t>
                    </w:r>
                  </w:p>
                </w:tc>
              </w:tr>
              <w:tr w:rsidR="00E56E45" w:rsidRPr="00E56E45" w14:paraId="71619901" w14:textId="77777777">
                <w:trPr>
                  <w:divId w:val="142702441"/>
                  <w:tblCellSpacing w:w="15" w:type="dxa"/>
                </w:trPr>
                <w:tc>
                  <w:tcPr>
                    <w:tcW w:w="50" w:type="pct"/>
                    <w:hideMark/>
                  </w:tcPr>
                  <w:p w14:paraId="5CA2C09A" w14:textId="77777777" w:rsidR="00E56E45" w:rsidRPr="00E56E45" w:rsidRDefault="00E56E45">
                    <w:pPr>
                      <w:pStyle w:val="Bibliography"/>
                      <w:rPr>
                        <w:noProof/>
                        <w:sz w:val="24"/>
                        <w:szCs w:val="24"/>
                      </w:rPr>
                    </w:pPr>
                    <w:r w:rsidRPr="00E56E45">
                      <w:rPr>
                        <w:noProof/>
                        <w:sz w:val="24"/>
                        <w:szCs w:val="24"/>
                      </w:rPr>
                      <w:t xml:space="preserve">[6] </w:t>
                    </w:r>
                  </w:p>
                </w:tc>
                <w:tc>
                  <w:tcPr>
                    <w:tcW w:w="0" w:type="auto"/>
                    <w:hideMark/>
                  </w:tcPr>
                  <w:p w14:paraId="6AC3B773" w14:textId="77777777" w:rsidR="00E56E45" w:rsidRPr="00E56E45" w:rsidRDefault="00E56E45" w:rsidP="00E56E45">
                    <w:pPr>
                      <w:pStyle w:val="Bibliography"/>
                      <w:jc w:val="both"/>
                      <w:rPr>
                        <w:noProof/>
                        <w:sz w:val="24"/>
                        <w:szCs w:val="24"/>
                      </w:rPr>
                    </w:pPr>
                    <w:r w:rsidRPr="00E56E45">
                      <w:rPr>
                        <w:noProof/>
                        <w:sz w:val="24"/>
                        <w:szCs w:val="24"/>
                      </w:rPr>
                      <w:t xml:space="preserve">J. Aycock, "Definisions and Timeline," in </w:t>
                    </w:r>
                    <w:r w:rsidRPr="00E56E45">
                      <w:rPr>
                        <w:i/>
                        <w:iCs/>
                        <w:noProof/>
                        <w:sz w:val="24"/>
                        <w:szCs w:val="24"/>
                      </w:rPr>
                      <w:t>Computer Viruses and Malware</w:t>
                    </w:r>
                    <w:r w:rsidRPr="00E56E45">
                      <w:rPr>
                        <w:noProof/>
                        <w:sz w:val="24"/>
                        <w:szCs w:val="24"/>
                      </w:rPr>
                      <w:t>, Canada, Business Media, LLC, 2006, pp. 11-18.</w:t>
                    </w:r>
                  </w:p>
                </w:tc>
              </w:tr>
              <w:tr w:rsidR="00E56E45" w:rsidRPr="00E56E45" w14:paraId="51B35523" w14:textId="77777777">
                <w:trPr>
                  <w:divId w:val="142702441"/>
                  <w:tblCellSpacing w:w="15" w:type="dxa"/>
                </w:trPr>
                <w:tc>
                  <w:tcPr>
                    <w:tcW w:w="50" w:type="pct"/>
                    <w:hideMark/>
                  </w:tcPr>
                  <w:p w14:paraId="4837C096" w14:textId="77777777" w:rsidR="00E56E45" w:rsidRPr="00E56E45" w:rsidRDefault="00E56E45">
                    <w:pPr>
                      <w:pStyle w:val="Bibliography"/>
                      <w:rPr>
                        <w:noProof/>
                        <w:sz w:val="24"/>
                        <w:szCs w:val="24"/>
                      </w:rPr>
                    </w:pPr>
                    <w:r w:rsidRPr="00E56E45">
                      <w:rPr>
                        <w:noProof/>
                        <w:sz w:val="24"/>
                        <w:szCs w:val="24"/>
                      </w:rPr>
                      <w:t xml:space="preserve">[7] </w:t>
                    </w:r>
                  </w:p>
                </w:tc>
                <w:tc>
                  <w:tcPr>
                    <w:tcW w:w="0" w:type="auto"/>
                    <w:hideMark/>
                  </w:tcPr>
                  <w:p w14:paraId="1DE412D6" w14:textId="77777777" w:rsidR="00E56E45" w:rsidRPr="00E56E45" w:rsidRDefault="00E56E45" w:rsidP="00E56E45">
                    <w:pPr>
                      <w:pStyle w:val="Bibliography"/>
                      <w:jc w:val="both"/>
                      <w:rPr>
                        <w:noProof/>
                        <w:sz w:val="24"/>
                        <w:szCs w:val="24"/>
                      </w:rPr>
                    </w:pPr>
                    <w:r w:rsidRPr="00E56E45">
                      <w:rPr>
                        <w:noProof/>
                        <w:sz w:val="24"/>
                        <w:szCs w:val="24"/>
                      </w:rPr>
                      <w:t xml:space="preserve">I. You and K. Yim, "Malware Obfuscation Techniques: A Brief Survey," in </w:t>
                    </w:r>
                    <w:r w:rsidRPr="00E56E45">
                      <w:rPr>
                        <w:i/>
                        <w:iCs/>
                        <w:noProof/>
                        <w:sz w:val="24"/>
                        <w:szCs w:val="24"/>
                      </w:rPr>
                      <w:t>International Conference on Broadband, Wireless Computing, Communication and Applications</w:t>
                    </w:r>
                    <w:r w:rsidRPr="00E56E45">
                      <w:rPr>
                        <w:noProof/>
                        <w:sz w:val="24"/>
                        <w:szCs w:val="24"/>
                      </w:rPr>
                      <w:t xml:space="preserve">, Korea, 2010. </w:t>
                    </w:r>
                  </w:p>
                </w:tc>
              </w:tr>
              <w:tr w:rsidR="00E56E45" w:rsidRPr="00E56E45" w14:paraId="744647B6" w14:textId="77777777">
                <w:trPr>
                  <w:divId w:val="142702441"/>
                  <w:tblCellSpacing w:w="15" w:type="dxa"/>
                </w:trPr>
                <w:tc>
                  <w:tcPr>
                    <w:tcW w:w="50" w:type="pct"/>
                    <w:hideMark/>
                  </w:tcPr>
                  <w:p w14:paraId="67D5FECC" w14:textId="77777777" w:rsidR="00E56E45" w:rsidRPr="00E56E45" w:rsidRDefault="00E56E45">
                    <w:pPr>
                      <w:pStyle w:val="Bibliography"/>
                      <w:rPr>
                        <w:noProof/>
                        <w:sz w:val="24"/>
                        <w:szCs w:val="24"/>
                      </w:rPr>
                    </w:pPr>
                    <w:r w:rsidRPr="00E56E45">
                      <w:rPr>
                        <w:noProof/>
                        <w:sz w:val="24"/>
                        <w:szCs w:val="24"/>
                      </w:rPr>
                      <w:t xml:space="preserve">[8] </w:t>
                    </w:r>
                  </w:p>
                </w:tc>
                <w:tc>
                  <w:tcPr>
                    <w:tcW w:w="0" w:type="auto"/>
                    <w:hideMark/>
                  </w:tcPr>
                  <w:p w14:paraId="179CC535" w14:textId="77777777" w:rsidR="00E56E45" w:rsidRPr="00E56E45" w:rsidRDefault="00E56E45" w:rsidP="00E56E45">
                    <w:pPr>
                      <w:pStyle w:val="Bibliography"/>
                      <w:jc w:val="both"/>
                      <w:rPr>
                        <w:noProof/>
                        <w:sz w:val="24"/>
                        <w:szCs w:val="24"/>
                      </w:rPr>
                    </w:pPr>
                    <w:r w:rsidRPr="00E56E45">
                      <w:rPr>
                        <w:noProof/>
                        <w:sz w:val="24"/>
                        <w:szCs w:val="24"/>
                      </w:rPr>
                      <w:t>D. Keragala, "Detecting Malware and Sandbox Evasion Techniques," The SANS Institute, United State, 2016.</w:t>
                    </w:r>
                  </w:p>
                </w:tc>
              </w:tr>
              <w:tr w:rsidR="00E56E45" w:rsidRPr="00E56E45" w14:paraId="1A3850A9" w14:textId="77777777">
                <w:trPr>
                  <w:divId w:val="142702441"/>
                  <w:tblCellSpacing w:w="15" w:type="dxa"/>
                </w:trPr>
                <w:tc>
                  <w:tcPr>
                    <w:tcW w:w="50" w:type="pct"/>
                    <w:hideMark/>
                  </w:tcPr>
                  <w:p w14:paraId="4739F991" w14:textId="77777777" w:rsidR="00E56E45" w:rsidRPr="00E56E45" w:rsidRDefault="00E56E45">
                    <w:pPr>
                      <w:pStyle w:val="Bibliography"/>
                      <w:rPr>
                        <w:noProof/>
                        <w:sz w:val="24"/>
                        <w:szCs w:val="24"/>
                      </w:rPr>
                    </w:pPr>
                    <w:r w:rsidRPr="00E56E45">
                      <w:rPr>
                        <w:noProof/>
                        <w:sz w:val="24"/>
                        <w:szCs w:val="24"/>
                      </w:rPr>
                      <w:t xml:space="preserve">[9] </w:t>
                    </w:r>
                  </w:p>
                </w:tc>
                <w:tc>
                  <w:tcPr>
                    <w:tcW w:w="0" w:type="auto"/>
                    <w:hideMark/>
                  </w:tcPr>
                  <w:p w14:paraId="1628119C" w14:textId="77777777" w:rsidR="00E56E45" w:rsidRPr="00E56E45" w:rsidRDefault="00E56E45" w:rsidP="00E56E45">
                    <w:pPr>
                      <w:pStyle w:val="Bibliography"/>
                      <w:jc w:val="both"/>
                      <w:rPr>
                        <w:noProof/>
                        <w:sz w:val="24"/>
                        <w:szCs w:val="24"/>
                      </w:rPr>
                    </w:pPr>
                    <w:r w:rsidRPr="00E56E45">
                      <w:rPr>
                        <w:noProof/>
                        <w:sz w:val="24"/>
                        <w:szCs w:val="24"/>
                      </w:rPr>
                      <w:t>M. Pietrek, "Microsoft Developer Network," Microsoft, Maret 1994. [Online]. Available: https://msdn.microsoft.com/en-us/library/ms809762.aspx.</w:t>
                    </w:r>
                  </w:p>
                </w:tc>
              </w:tr>
              <w:tr w:rsidR="00E56E45" w:rsidRPr="00E56E45" w14:paraId="71330B50" w14:textId="77777777">
                <w:trPr>
                  <w:divId w:val="142702441"/>
                  <w:tblCellSpacing w:w="15" w:type="dxa"/>
                </w:trPr>
                <w:tc>
                  <w:tcPr>
                    <w:tcW w:w="50" w:type="pct"/>
                    <w:hideMark/>
                  </w:tcPr>
                  <w:p w14:paraId="7D7B25B4" w14:textId="77777777" w:rsidR="00E56E45" w:rsidRPr="00E56E45" w:rsidRDefault="00E56E45">
                    <w:pPr>
                      <w:pStyle w:val="Bibliography"/>
                      <w:rPr>
                        <w:noProof/>
                        <w:sz w:val="24"/>
                        <w:szCs w:val="24"/>
                      </w:rPr>
                    </w:pPr>
                    <w:r w:rsidRPr="00E56E45">
                      <w:rPr>
                        <w:noProof/>
                        <w:sz w:val="24"/>
                        <w:szCs w:val="24"/>
                      </w:rPr>
                      <w:t xml:space="preserve">[10] </w:t>
                    </w:r>
                  </w:p>
                </w:tc>
                <w:tc>
                  <w:tcPr>
                    <w:tcW w:w="0" w:type="auto"/>
                    <w:hideMark/>
                  </w:tcPr>
                  <w:p w14:paraId="78626113" w14:textId="77777777" w:rsidR="00E56E45" w:rsidRPr="00E56E45" w:rsidRDefault="00E56E45" w:rsidP="00E56E45">
                    <w:pPr>
                      <w:pStyle w:val="Bibliography"/>
                      <w:jc w:val="both"/>
                      <w:rPr>
                        <w:noProof/>
                        <w:sz w:val="24"/>
                        <w:szCs w:val="24"/>
                      </w:rPr>
                    </w:pPr>
                    <w:r w:rsidRPr="00E56E45">
                      <w:rPr>
                        <w:noProof/>
                        <w:sz w:val="24"/>
                        <w:szCs w:val="24"/>
                      </w:rPr>
                      <w:t xml:space="preserve">A. Silberschatz, P. B. Galvin and G. Gagne, "Memory Management," in </w:t>
                    </w:r>
                    <w:r w:rsidRPr="00E56E45">
                      <w:rPr>
                        <w:i/>
                        <w:iCs/>
                        <w:noProof/>
                        <w:sz w:val="24"/>
                        <w:szCs w:val="24"/>
                      </w:rPr>
                      <w:t>Operating System Concept 9th Edition</w:t>
                    </w:r>
                    <w:r w:rsidRPr="00E56E45">
                      <w:rPr>
                        <w:noProof/>
                        <w:sz w:val="24"/>
                        <w:szCs w:val="24"/>
                      </w:rPr>
                      <w:t>, United States, John Wiley &amp; Sons, Inc., 2013, pp. 351-376.</w:t>
                    </w:r>
                  </w:p>
                </w:tc>
              </w:tr>
              <w:tr w:rsidR="00E56E45" w:rsidRPr="00E56E45" w14:paraId="050EEEB2" w14:textId="77777777">
                <w:trPr>
                  <w:divId w:val="142702441"/>
                  <w:tblCellSpacing w:w="15" w:type="dxa"/>
                </w:trPr>
                <w:tc>
                  <w:tcPr>
                    <w:tcW w:w="50" w:type="pct"/>
                    <w:hideMark/>
                  </w:tcPr>
                  <w:p w14:paraId="4E45EE2E" w14:textId="77777777" w:rsidR="00E56E45" w:rsidRPr="00E56E45" w:rsidRDefault="00E56E45">
                    <w:pPr>
                      <w:pStyle w:val="Bibliography"/>
                      <w:rPr>
                        <w:noProof/>
                        <w:sz w:val="24"/>
                        <w:szCs w:val="24"/>
                      </w:rPr>
                    </w:pPr>
                    <w:r w:rsidRPr="00E56E45">
                      <w:rPr>
                        <w:noProof/>
                        <w:sz w:val="24"/>
                        <w:szCs w:val="24"/>
                      </w:rPr>
                      <w:t xml:space="preserve">[11] </w:t>
                    </w:r>
                  </w:p>
                </w:tc>
                <w:tc>
                  <w:tcPr>
                    <w:tcW w:w="0" w:type="auto"/>
                    <w:hideMark/>
                  </w:tcPr>
                  <w:p w14:paraId="6BCF26C3" w14:textId="77777777" w:rsidR="00E56E45" w:rsidRPr="00E56E45" w:rsidRDefault="00E56E45" w:rsidP="00E56E45">
                    <w:pPr>
                      <w:pStyle w:val="Bibliography"/>
                      <w:jc w:val="both"/>
                      <w:rPr>
                        <w:noProof/>
                        <w:sz w:val="24"/>
                        <w:szCs w:val="24"/>
                      </w:rPr>
                    </w:pPr>
                    <w:r w:rsidRPr="00E56E45">
                      <w:rPr>
                        <w:noProof/>
                        <w:sz w:val="24"/>
                        <w:szCs w:val="24"/>
                      </w:rPr>
                      <w:t>Microsoft developer Network, "About Processes and Threads," Microsoft, [Online]. Available: https://msdn.microsoft.com/en-us/library/windows/desktop/ms681917(v=vs.85).aspx. [Accessed 23 April 2018].</w:t>
                    </w:r>
                  </w:p>
                </w:tc>
              </w:tr>
              <w:tr w:rsidR="00E56E45" w:rsidRPr="00E56E45" w14:paraId="2BB4F8B3" w14:textId="77777777">
                <w:trPr>
                  <w:divId w:val="142702441"/>
                  <w:tblCellSpacing w:w="15" w:type="dxa"/>
                </w:trPr>
                <w:tc>
                  <w:tcPr>
                    <w:tcW w:w="50" w:type="pct"/>
                    <w:hideMark/>
                  </w:tcPr>
                  <w:p w14:paraId="28E7CCDA" w14:textId="77777777" w:rsidR="00E56E45" w:rsidRPr="00E56E45" w:rsidRDefault="00E56E45">
                    <w:pPr>
                      <w:pStyle w:val="Bibliography"/>
                      <w:rPr>
                        <w:noProof/>
                        <w:sz w:val="24"/>
                        <w:szCs w:val="24"/>
                      </w:rPr>
                    </w:pPr>
                    <w:r w:rsidRPr="00E56E45">
                      <w:rPr>
                        <w:noProof/>
                        <w:sz w:val="24"/>
                        <w:szCs w:val="24"/>
                      </w:rPr>
                      <w:t xml:space="preserve">[12] </w:t>
                    </w:r>
                  </w:p>
                </w:tc>
                <w:tc>
                  <w:tcPr>
                    <w:tcW w:w="0" w:type="auto"/>
                    <w:hideMark/>
                  </w:tcPr>
                  <w:p w14:paraId="5FAA84C9" w14:textId="77777777" w:rsidR="00E56E45" w:rsidRPr="00E56E45" w:rsidRDefault="00E56E45" w:rsidP="00E56E45">
                    <w:pPr>
                      <w:pStyle w:val="Bibliography"/>
                      <w:jc w:val="both"/>
                      <w:rPr>
                        <w:noProof/>
                        <w:sz w:val="24"/>
                        <w:szCs w:val="24"/>
                      </w:rPr>
                    </w:pPr>
                    <w:r w:rsidRPr="00E56E45">
                      <w:rPr>
                        <w:noProof/>
                        <w:sz w:val="24"/>
                        <w:szCs w:val="24"/>
                      </w:rPr>
                      <w:t>Microsoft, "ReadProcessMemory function," Microsoft Developer Network, [Online]. Available: https://msdn.microsoft.com/en-us/library/windows/desktop/ms680553(v=vs.85).aspx. [Accessed 2 May 2018].</w:t>
                    </w:r>
                  </w:p>
                </w:tc>
              </w:tr>
              <w:tr w:rsidR="00E56E45" w:rsidRPr="00E56E45" w14:paraId="1C2F3BF0" w14:textId="77777777">
                <w:trPr>
                  <w:divId w:val="142702441"/>
                  <w:tblCellSpacing w:w="15" w:type="dxa"/>
                </w:trPr>
                <w:tc>
                  <w:tcPr>
                    <w:tcW w:w="50" w:type="pct"/>
                    <w:hideMark/>
                  </w:tcPr>
                  <w:p w14:paraId="58B5B129" w14:textId="77777777" w:rsidR="00E56E45" w:rsidRPr="00E56E45" w:rsidRDefault="00E56E45">
                    <w:pPr>
                      <w:pStyle w:val="Bibliography"/>
                      <w:rPr>
                        <w:noProof/>
                        <w:sz w:val="24"/>
                        <w:szCs w:val="24"/>
                      </w:rPr>
                    </w:pPr>
                    <w:r w:rsidRPr="00E56E45">
                      <w:rPr>
                        <w:noProof/>
                        <w:sz w:val="24"/>
                        <w:szCs w:val="24"/>
                      </w:rPr>
                      <w:t xml:space="preserve">[13] </w:t>
                    </w:r>
                  </w:p>
                </w:tc>
                <w:tc>
                  <w:tcPr>
                    <w:tcW w:w="0" w:type="auto"/>
                    <w:hideMark/>
                  </w:tcPr>
                  <w:p w14:paraId="4D5A4C55" w14:textId="77777777" w:rsidR="00E56E45" w:rsidRPr="00E56E45" w:rsidRDefault="00E56E45" w:rsidP="00E56E45">
                    <w:pPr>
                      <w:pStyle w:val="Bibliography"/>
                      <w:jc w:val="both"/>
                      <w:rPr>
                        <w:noProof/>
                        <w:sz w:val="24"/>
                        <w:szCs w:val="24"/>
                      </w:rPr>
                    </w:pPr>
                    <w:r w:rsidRPr="00E56E45">
                      <w:rPr>
                        <w:noProof/>
                        <w:sz w:val="24"/>
                        <w:szCs w:val="24"/>
                      </w:rPr>
                      <w:t>Microsoft, "WriteProcessMemory function," Microsoft Developer Network, [Online]. Available: https://msdn.microsoft.com/en-us/library/windows/desktop/ms681674(v=vs.85).aspx. [Accessed 2 May 2018].</w:t>
                    </w:r>
                  </w:p>
                </w:tc>
              </w:tr>
              <w:tr w:rsidR="00E56E45" w:rsidRPr="00E56E45" w14:paraId="460B8222" w14:textId="77777777">
                <w:trPr>
                  <w:divId w:val="142702441"/>
                  <w:tblCellSpacing w:w="15" w:type="dxa"/>
                </w:trPr>
                <w:tc>
                  <w:tcPr>
                    <w:tcW w:w="50" w:type="pct"/>
                    <w:hideMark/>
                  </w:tcPr>
                  <w:p w14:paraId="5B1B1E9B" w14:textId="77777777" w:rsidR="00E56E45" w:rsidRPr="00E56E45" w:rsidRDefault="00E56E45">
                    <w:pPr>
                      <w:pStyle w:val="Bibliography"/>
                      <w:rPr>
                        <w:noProof/>
                        <w:sz w:val="24"/>
                        <w:szCs w:val="24"/>
                      </w:rPr>
                    </w:pPr>
                    <w:r w:rsidRPr="00E56E45">
                      <w:rPr>
                        <w:noProof/>
                        <w:sz w:val="24"/>
                        <w:szCs w:val="24"/>
                      </w:rPr>
                      <w:t xml:space="preserve">[14] </w:t>
                    </w:r>
                  </w:p>
                </w:tc>
                <w:tc>
                  <w:tcPr>
                    <w:tcW w:w="0" w:type="auto"/>
                    <w:hideMark/>
                  </w:tcPr>
                  <w:p w14:paraId="3A7217E5" w14:textId="77777777" w:rsidR="00E56E45" w:rsidRPr="00E56E45" w:rsidRDefault="00E56E45" w:rsidP="00E56E45">
                    <w:pPr>
                      <w:pStyle w:val="Bibliography"/>
                      <w:jc w:val="both"/>
                      <w:rPr>
                        <w:noProof/>
                        <w:sz w:val="24"/>
                        <w:szCs w:val="24"/>
                      </w:rPr>
                    </w:pPr>
                    <w:r w:rsidRPr="00E56E45">
                      <w:rPr>
                        <w:noProof/>
                        <w:sz w:val="24"/>
                        <w:szCs w:val="24"/>
                      </w:rPr>
                      <w:t>Microsoft Developer Network, "VirtualProtectEx function," Microsoft, [Online]. Available: https://msdn.microsoft.com/en-</w:t>
                    </w:r>
                    <w:r w:rsidRPr="00E56E45">
                      <w:rPr>
                        <w:noProof/>
                        <w:sz w:val="24"/>
                        <w:szCs w:val="24"/>
                      </w:rPr>
                      <w:lastRenderedPageBreak/>
                      <w:t>us/library/windows/desktop/aa366899(v=vs.85).aspx. [Accessed 23 April 2018].</w:t>
                    </w:r>
                  </w:p>
                </w:tc>
              </w:tr>
              <w:tr w:rsidR="00E56E45" w:rsidRPr="00E56E45" w14:paraId="6234CF36" w14:textId="77777777">
                <w:trPr>
                  <w:divId w:val="142702441"/>
                  <w:tblCellSpacing w:w="15" w:type="dxa"/>
                </w:trPr>
                <w:tc>
                  <w:tcPr>
                    <w:tcW w:w="50" w:type="pct"/>
                    <w:hideMark/>
                  </w:tcPr>
                  <w:p w14:paraId="428C394E" w14:textId="77777777" w:rsidR="00E56E45" w:rsidRPr="00E56E45" w:rsidRDefault="00E56E45">
                    <w:pPr>
                      <w:pStyle w:val="Bibliography"/>
                      <w:rPr>
                        <w:noProof/>
                        <w:sz w:val="24"/>
                        <w:szCs w:val="24"/>
                      </w:rPr>
                    </w:pPr>
                    <w:r w:rsidRPr="00E56E45">
                      <w:rPr>
                        <w:noProof/>
                        <w:sz w:val="24"/>
                        <w:szCs w:val="24"/>
                      </w:rPr>
                      <w:lastRenderedPageBreak/>
                      <w:t xml:space="preserve">[15] </w:t>
                    </w:r>
                  </w:p>
                </w:tc>
                <w:tc>
                  <w:tcPr>
                    <w:tcW w:w="0" w:type="auto"/>
                    <w:hideMark/>
                  </w:tcPr>
                  <w:p w14:paraId="187F2ED8" w14:textId="77777777" w:rsidR="00E56E45" w:rsidRPr="00E56E45" w:rsidRDefault="00E56E45" w:rsidP="00E56E45">
                    <w:pPr>
                      <w:pStyle w:val="Bibliography"/>
                      <w:jc w:val="both"/>
                      <w:rPr>
                        <w:noProof/>
                        <w:sz w:val="24"/>
                        <w:szCs w:val="24"/>
                      </w:rPr>
                    </w:pPr>
                    <w:r w:rsidRPr="00E56E45">
                      <w:rPr>
                        <w:noProof/>
                        <w:sz w:val="24"/>
                        <w:szCs w:val="24"/>
                      </w:rPr>
                      <w:t>Microsoft Developer Network, "VirtualQueryEx function," Microsoft, [Online]. Available: https://msdn.microsoft.com/en-us/library/windows/desktop/aa366907(v=vs.85).aspx. [Accessed 23 April 2018].</w:t>
                    </w:r>
                  </w:p>
                </w:tc>
              </w:tr>
              <w:tr w:rsidR="00E56E45" w:rsidRPr="00E56E45" w14:paraId="61CA96FE" w14:textId="77777777">
                <w:trPr>
                  <w:divId w:val="142702441"/>
                  <w:tblCellSpacing w:w="15" w:type="dxa"/>
                </w:trPr>
                <w:tc>
                  <w:tcPr>
                    <w:tcW w:w="50" w:type="pct"/>
                    <w:hideMark/>
                  </w:tcPr>
                  <w:p w14:paraId="1EFE340B" w14:textId="77777777" w:rsidR="00E56E45" w:rsidRPr="00E56E45" w:rsidRDefault="00E56E45">
                    <w:pPr>
                      <w:pStyle w:val="Bibliography"/>
                      <w:rPr>
                        <w:noProof/>
                        <w:sz w:val="24"/>
                        <w:szCs w:val="24"/>
                      </w:rPr>
                    </w:pPr>
                    <w:r w:rsidRPr="00E56E45">
                      <w:rPr>
                        <w:noProof/>
                        <w:sz w:val="24"/>
                        <w:szCs w:val="24"/>
                      </w:rPr>
                      <w:t xml:space="preserve">[16] </w:t>
                    </w:r>
                  </w:p>
                </w:tc>
                <w:tc>
                  <w:tcPr>
                    <w:tcW w:w="0" w:type="auto"/>
                    <w:hideMark/>
                  </w:tcPr>
                  <w:p w14:paraId="191F5347" w14:textId="77777777" w:rsidR="00E56E45" w:rsidRPr="00E56E45" w:rsidRDefault="00E56E45" w:rsidP="00E56E45">
                    <w:pPr>
                      <w:pStyle w:val="Bibliography"/>
                      <w:jc w:val="both"/>
                      <w:rPr>
                        <w:noProof/>
                        <w:sz w:val="24"/>
                        <w:szCs w:val="24"/>
                      </w:rPr>
                    </w:pPr>
                    <w:r w:rsidRPr="00E56E45">
                      <w:rPr>
                        <w:noProof/>
                        <w:sz w:val="24"/>
                        <w:szCs w:val="24"/>
                      </w:rPr>
                      <w:t>Microsoft, "Basic Debugging," Microsoft Developer Network, [Online]. Available: https://msdn.microsoft.com/en-us/library/windows/desktop/ms679276(v=vs.85).aspx. [Accessed 2 May 2018].</w:t>
                    </w:r>
                  </w:p>
                </w:tc>
              </w:tr>
              <w:tr w:rsidR="00E56E45" w:rsidRPr="00E56E45" w14:paraId="0105FDDD" w14:textId="77777777">
                <w:trPr>
                  <w:divId w:val="142702441"/>
                  <w:tblCellSpacing w:w="15" w:type="dxa"/>
                </w:trPr>
                <w:tc>
                  <w:tcPr>
                    <w:tcW w:w="50" w:type="pct"/>
                    <w:hideMark/>
                  </w:tcPr>
                  <w:p w14:paraId="340F8410" w14:textId="77777777" w:rsidR="00E56E45" w:rsidRPr="00E56E45" w:rsidRDefault="00E56E45">
                    <w:pPr>
                      <w:pStyle w:val="Bibliography"/>
                      <w:rPr>
                        <w:noProof/>
                        <w:sz w:val="24"/>
                        <w:szCs w:val="24"/>
                      </w:rPr>
                    </w:pPr>
                    <w:r w:rsidRPr="00E56E45">
                      <w:rPr>
                        <w:noProof/>
                        <w:sz w:val="24"/>
                        <w:szCs w:val="24"/>
                      </w:rPr>
                      <w:t xml:space="preserve">[17] </w:t>
                    </w:r>
                  </w:p>
                </w:tc>
                <w:tc>
                  <w:tcPr>
                    <w:tcW w:w="0" w:type="auto"/>
                    <w:hideMark/>
                  </w:tcPr>
                  <w:p w14:paraId="524A21F8" w14:textId="77777777" w:rsidR="00E56E45" w:rsidRPr="00E56E45" w:rsidRDefault="00E56E45" w:rsidP="00E56E45">
                    <w:pPr>
                      <w:pStyle w:val="Bibliography"/>
                      <w:jc w:val="both"/>
                      <w:rPr>
                        <w:noProof/>
                        <w:sz w:val="24"/>
                        <w:szCs w:val="24"/>
                      </w:rPr>
                    </w:pPr>
                    <w:r w:rsidRPr="00E56E45">
                      <w:rPr>
                        <w:noProof/>
                        <w:sz w:val="24"/>
                        <w:szCs w:val="24"/>
                      </w:rPr>
                      <w:t>Microsoft, "About Basic Debugging," Microsoft Developer Network, [Online]. Available: https://msdn.microsoft.com/en-us/library/windows/desktop/ms679266(v=vs.85).aspx.</w:t>
                    </w:r>
                  </w:p>
                </w:tc>
              </w:tr>
              <w:tr w:rsidR="00E56E45" w:rsidRPr="00E56E45" w14:paraId="7DCA2B6A" w14:textId="77777777">
                <w:trPr>
                  <w:divId w:val="142702441"/>
                  <w:tblCellSpacing w:w="15" w:type="dxa"/>
                </w:trPr>
                <w:tc>
                  <w:tcPr>
                    <w:tcW w:w="50" w:type="pct"/>
                    <w:hideMark/>
                  </w:tcPr>
                  <w:p w14:paraId="5DE8C7CC" w14:textId="77777777" w:rsidR="00E56E45" w:rsidRPr="00E56E45" w:rsidRDefault="00E56E45">
                    <w:pPr>
                      <w:pStyle w:val="Bibliography"/>
                      <w:rPr>
                        <w:noProof/>
                        <w:sz w:val="24"/>
                        <w:szCs w:val="24"/>
                      </w:rPr>
                    </w:pPr>
                    <w:r w:rsidRPr="00E56E45">
                      <w:rPr>
                        <w:noProof/>
                        <w:sz w:val="24"/>
                        <w:szCs w:val="24"/>
                      </w:rPr>
                      <w:t xml:space="preserve">[18] </w:t>
                    </w:r>
                  </w:p>
                </w:tc>
                <w:tc>
                  <w:tcPr>
                    <w:tcW w:w="0" w:type="auto"/>
                    <w:hideMark/>
                  </w:tcPr>
                  <w:p w14:paraId="4645C603" w14:textId="77777777" w:rsidR="00E56E45" w:rsidRPr="00E56E45" w:rsidRDefault="00E56E45" w:rsidP="00E56E45">
                    <w:pPr>
                      <w:pStyle w:val="Bibliography"/>
                      <w:jc w:val="both"/>
                      <w:rPr>
                        <w:noProof/>
                        <w:sz w:val="24"/>
                        <w:szCs w:val="24"/>
                      </w:rPr>
                    </w:pPr>
                    <w:r w:rsidRPr="00E56E45">
                      <w:rPr>
                        <w:noProof/>
                        <w:sz w:val="24"/>
                        <w:szCs w:val="24"/>
                      </w:rPr>
                      <w:t>R. Kath, "Microsoft Developer Network," Microsoft, 5 November 1992. [Online]. Available: https://msdn.microsoft.com/en-us/library/ms809754.aspx.</w:t>
                    </w:r>
                  </w:p>
                </w:tc>
              </w:tr>
              <w:tr w:rsidR="00E56E45" w:rsidRPr="00E56E45" w14:paraId="58A25825" w14:textId="77777777">
                <w:trPr>
                  <w:divId w:val="142702441"/>
                  <w:tblCellSpacing w:w="15" w:type="dxa"/>
                </w:trPr>
                <w:tc>
                  <w:tcPr>
                    <w:tcW w:w="50" w:type="pct"/>
                    <w:hideMark/>
                  </w:tcPr>
                  <w:p w14:paraId="4FF088E7" w14:textId="77777777" w:rsidR="00E56E45" w:rsidRPr="00E56E45" w:rsidRDefault="00E56E45">
                    <w:pPr>
                      <w:pStyle w:val="Bibliography"/>
                      <w:rPr>
                        <w:noProof/>
                        <w:sz w:val="24"/>
                        <w:szCs w:val="24"/>
                      </w:rPr>
                    </w:pPr>
                    <w:r w:rsidRPr="00E56E45">
                      <w:rPr>
                        <w:noProof/>
                        <w:sz w:val="24"/>
                        <w:szCs w:val="24"/>
                      </w:rPr>
                      <w:t xml:space="preserve">[19] </w:t>
                    </w:r>
                  </w:p>
                </w:tc>
                <w:tc>
                  <w:tcPr>
                    <w:tcW w:w="0" w:type="auto"/>
                    <w:hideMark/>
                  </w:tcPr>
                  <w:p w14:paraId="59C0E873" w14:textId="77777777" w:rsidR="00E56E45" w:rsidRPr="00E56E45" w:rsidRDefault="00E56E45" w:rsidP="00E56E45">
                    <w:pPr>
                      <w:pStyle w:val="Bibliography"/>
                      <w:jc w:val="both"/>
                      <w:rPr>
                        <w:noProof/>
                        <w:sz w:val="24"/>
                        <w:szCs w:val="24"/>
                      </w:rPr>
                    </w:pPr>
                    <w:r w:rsidRPr="00E56E45">
                      <w:rPr>
                        <w:noProof/>
                        <w:sz w:val="24"/>
                        <w:szCs w:val="24"/>
                      </w:rPr>
                      <w:t>Microsoft, "ContinueDebugEvent function," Microsoft Developer Network, [Online]. Available: https://msdn.microsoft.com/en-us/library/windows/desktop/ms679285(v=vs.85).aspx. [Accessed 2 May 2018].</w:t>
                    </w:r>
                  </w:p>
                </w:tc>
              </w:tr>
              <w:tr w:rsidR="00E56E45" w:rsidRPr="00E56E45" w14:paraId="0AF3A0E3" w14:textId="77777777">
                <w:trPr>
                  <w:divId w:val="142702441"/>
                  <w:tblCellSpacing w:w="15" w:type="dxa"/>
                </w:trPr>
                <w:tc>
                  <w:tcPr>
                    <w:tcW w:w="50" w:type="pct"/>
                    <w:hideMark/>
                  </w:tcPr>
                  <w:p w14:paraId="671C7182" w14:textId="77777777" w:rsidR="00E56E45" w:rsidRPr="00E56E45" w:rsidRDefault="00E56E45">
                    <w:pPr>
                      <w:pStyle w:val="Bibliography"/>
                      <w:rPr>
                        <w:noProof/>
                        <w:sz w:val="24"/>
                        <w:szCs w:val="24"/>
                      </w:rPr>
                    </w:pPr>
                    <w:r w:rsidRPr="00E56E45">
                      <w:rPr>
                        <w:noProof/>
                        <w:sz w:val="24"/>
                        <w:szCs w:val="24"/>
                      </w:rPr>
                      <w:t xml:space="preserve">[20] </w:t>
                    </w:r>
                  </w:p>
                </w:tc>
                <w:tc>
                  <w:tcPr>
                    <w:tcW w:w="0" w:type="auto"/>
                    <w:hideMark/>
                  </w:tcPr>
                  <w:p w14:paraId="493B81E9" w14:textId="77777777" w:rsidR="00E56E45" w:rsidRPr="00E56E45" w:rsidRDefault="00E56E45" w:rsidP="00E56E45">
                    <w:pPr>
                      <w:pStyle w:val="Bibliography"/>
                      <w:jc w:val="both"/>
                      <w:rPr>
                        <w:noProof/>
                        <w:sz w:val="24"/>
                        <w:szCs w:val="24"/>
                      </w:rPr>
                    </w:pPr>
                    <w:r w:rsidRPr="00E56E45">
                      <w:rPr>
                        <w:noProof/>
                        <w:sz w:val="24"/>
                        <w:szCs w:val="24"/>
                      </w:rPr>
                      <w:t>Microsoft, "DebugActiveProcess function," Microsoft Developer Network, [Online]. Available: https://msdn.microsoft.com/en-us/library/windows/desktop/ms679295(v=vs.85).aspx. [Accessed 2 May` 2018].</w:t>
                    </w:r>
                  </w:p>
                </w:tc>
              </w:tr>
              <w:tr w:rsidR="00E56E45" w:rsidRPr="00E56E45" w14:paraId="31E9C167" w14:textId="77777777">
                <w:trPr>
                  <w:divId w:val="142702441"/>
                  <w:tblCellSpacing w:w="15" w:type="dxa"/>
                </w:trPr>
                <w:tc>
                  <w:tcPr>
                    <w:tcW w:w="50" w:type="pct"/>
                    <w:hideMark/>
                  </w:tcPr>
                  <w:p w14:paraId="3F6FE4C1" w14:textId="77777777" w:rsidR="00E56E45" w:rsidRPr="00E56E45" w:rsidRDefault="00E56E45">
                    <w:pPr>
                      <w:pStyle w:val="Bibliography"/>
                      <w:rPr>
                        <w:noProof/>
                        <w:sz w:val="24"/>
                        <w:szCs w:val="24"/>
                      </w:rPr>
                    </w:pPr>
                    <w:r w:rsidRPr="00E56E45">
                      <w:rPr>
                        <w:noProof/>
                        <w:sz w:val="24"/>
                        <w:szCs w:val="24"/>
                      </w:rPr>
                      <w:t xml:space="preserve">[21] </w:t>
                    </w:r>
                  </w:p>
                </w:tc>
                <w:tc>
                  <w:tcPr>
                    <w:tcW w:w="0" w:type="auto"/>
                    <w:hideMark/>
                  </w:tcPr>
                  <w:p w14:paraId="42A7941C" w14:textId="77777777" w:rsidR="00E56E45" w:rsidRPr="00E56E45" w:rsidRDefault="00E56E45" w:rsidP="00E56E45">
                    <w:pPr>
                      <w:pStyle w:val="Bibliography"/>
                      <w:jc w:val="both"/>
                      <w:rPr>
                        <w:noProof/>
                        <w:sz w:val="24"/>
                        <w:szCs w:val="24"/>
                      </w:rPr>
                    </w:pPr>
                    <w:r w:rsidRPr="00E56E45">
                      <w:rPr>
                        <w:noProof/>
                        <w:sz w:val="24"/>
                        <w:szCs w:val="24"/>
                      </w:rPr>
                      <w:t>MIcrosoft, "DebugActiveProcessStop function," Microsoft Developer Network, [Online]. Available: https://msdn.microsoft.com/en-us/library/windows/desktop/ms679296(v=vs.85).aspx. [Accessed 2 May 2018].</w:t>
                    </w:r>
                  </w:p>
                </w:tc>
              </w:tr>
              <w:tr w:rsidR="00E56E45" w:rsidRPr="00E56E45" w14:paraId="0D988C46" w14:textId="77777777">
                <w:trPr>
                  <w:divId w:val="142702441"/>
                  <w:tblCellSpacing w:w="15" w:type="dxa"/>
                </w:trPr>
                <w:tc>
                  <w:tcPr>
                    <w:tcW w:w="50" w:type="pct"/>
                    <w:hideMark/>
                  </w:tcPr>
                  <w:p w14:paraId="6FAD4DFA" w14:textId="77777777" w:rsidR="00E56E45" w:rsidRPr="00E56E45" w:rsidRDefault="00E56E45">
                    <w:pPr>
                      <w:pStyle w:val="Bibliography"/>
                      <w:rPr>
                        <w:noProof/>
                        <w:sz w:val="24"/>
                        <w:szCs w:val="24"/>
                      </w:rPr>
                    </w:pPr>
                    <w:r w:rsidRPr="00E56E45">
                      <w:rPr>
                        <w:noProof/>
                        <w:sz w:val="24"/>
                        <w:szCs w:val="24"/>
                      </w:rPr>
                      <w:t xml:space="preserve">[22] </w:t>
                    </w:r>
                  </w:p>
                </w:tc>
                <w:tc>
                  <w:tcPr>
                    <w:tcW w:w="0" w:type="auto"/>
                    <w:hideMark/>
                  </w:tcPr>
                  <w:p w14:paraId="66956D8C" w14:textId="77777777" w:rsidR="00E56E45" w:rsidRPr="00E56E45" w:rsidRDefault="00E56E45" w:rsidP="00E56E45">
                    <w:pPr>
                      <w:pStyle w:val="Bibliography"/>
                      <w:jc w:val="both"/>
                      <w:rPr>
                        <w:noProof/>
                        <w:sz w:val="24"/>
                        <w:szCs w:val="24"/>
                      </w:rPr>
                    </w:pPr>
                    <w:r w:rsidRPr="00E56E45">
                      <w:rPr>
                        <w:noProof/>
                        <w:sz w:val="24"/>
                        <w:szCs w:val="24"/>
                      </w:rPr>
                      <w:t>Microsoft, "WaitForDebugEvent function," Microsoft Developer Network, [Online]. Available: https://msdn.microsoft.com/en-us/library/windows/desktop/ms681423(v=vs.85).aspx. [Accessed 2 May 2018].</w:t>
                    </w:r>
                  </w:p>
                </w:tc>
              </w:tr>
              <w:tr w:rsidR="00E56E45" w:rsidRPr="00E56E45" w14:paraId="40040AD3" w14:textId="77777777">
                <w:trPr>
                  <w:divId w:val="142702441"/>
                  <w:tblCellSpacing w:w="15" w:type="dxa"/>
                </w:trPr>
                <w:tc>
                  <w:tcPr>
                    <w:tcW w:w="50" w:type="pct"/>
                    <w:hideMark/>
                  </w:tcPr>
                  <w:p w14:paraId="304A08EF" w14:textId="77777777" w:rsidR="00E56E45" w:rsidRPr="00E56E45" w:rsidRDefault="00E56E45">
                    <w:pPr>
                      <w:pStyle w:val="Bibliography"/>
                      <w:rPr>
                        <w:noProof/>
                        <w:sz w:val="24"/>
                        <w:szCs w:val="24"/>
                      </w:rPr>
                    </w:pPr>
                    <w:r w:rsidRPr="00E56E45">
                      <w:rPr>
                        <w:noProof/>
                        <w:sz w:val="24"/>
                        <w:szCs w:val="24"/>
                      </w:rPr>
                      <w:t xml:space="preserve">[23] </w:t>
                    </w:r>
                  </w:p>
                </w:tc>
                <w:tc>
                  <w:tcPr>
                    <w:tcW w:w="0" w:type="auto"/>
                    <w:hideMark/>
                  </w:tcPr>
                  <w:p w14:paraId="234598CF" w14:textId="77777777" w:rsidR="00E56E45" w:rsidRPr="00E56E45" w:rsidRDefault="00E56E45" w:rsidP="00E56E45">
                    <w:pPr>
                      <w:pStyle w:val="Bibliography"/>
                      <w:jc w:val="both"/>
                      <w:rPr>
                        <w:noProof/>
                        <w:sz w:val="24"/>
                        <w:szCs w:val="24"/>
                      </w:rPr>
                    </w:pPr>
                    <w:r w:rsidRPr="00E56E45">
                      <w:rPr>
                        <w:noProof/>
                        <w:sz w:val="24"/>
                        <w:szCs w:val="24"/>
                      </w:rPr>
                      <w:t>Microsoft, "DEBUG_EVENT structure," Microsoft Developer Network, [Online]. Available: https://msdn.microsoft.com/en-us/library/windows/desktop/ms679308(v=vs.85).aspx. [Accessed 2 May 2018].</w:t>
                    </w:r>
                  </w:p>
                </w:tc>
              </w:tr>
              <w:tr w:rsidR="00E56E45" w:rsidRPr="00E56E45" w14:paraId="23E86DE5" w14:textId="77777777">
                <w:trPr>
                  <w:divId w:val="142702441"/>
                  <w:tblCellSpacing w:w="15" w:type="dxa"/>
                </w:trPr>
                <w:tc>
                  <w:tcPr>
                    <w:tcW w:w="50" w:type="pct"/>
                    <w:hideMark/>
                  </w:tcPr>
                  <w:p w14:paraId="76202162" w14:textId="77777777" w:rsidR="00E56E45" w:rsidRPr="00E56E45" w:rsidRDefault="00E56E45">
                    <w:pPr>
                      <w:pStyle w:val="Bibliography"/>
                      <w:rPr>
                        <w:noProof/>
                        <w:sz w:val="24"/>
                        <w:szCs w:val="24"/>
                      </w:rPr>
                    </w:pPr>
                    <w:r w:rsidRPr="00E56E45">
                      <w:rPr>
                        <w:noProof/>
                        <w:sz w:val="24"/>
                        <w:szCs w:val="24"/>
                      </w:rPr>
                      <w:t xml:space="preserve">[24] </w:t>
                    </w:r>
                  </w:p>
                </w:tc>
                <w:tc>
                  <w:tcPr>
                    <w:tcW w:w="0" w:type="auto"/>
                    <w:hideMark/>
                  </w:tcPr>
                  <w:p w14:paraId="49AD998C" w14:textId="77777777" w:rsidR="00E56E45" w:rsidRPr="00E56E45" w:rsidRDefault="00E56E45" w:rsidP="00E56E45">
                    <w:pPr>
                      <w:pStyle w:val="Bibliography"/>
                      <w:jc w:val="both"/>
                      <w:rPr>
                        <w:noProof/>
                        <w:sz w:val="24"/>
                        <w:szCs w:val="24"/>
                      </w:rPr>
                    </w:pPr>
                    <w:r w:rsidRPr="00E56E45">
                      <w:rPr>
                        <w:noProof/>
                        <w:sz w:val="24"/>
                        <w:szCs w:val="24"/>
                      </w:rPr>
                      <w:t>Microsoft, "Debugging Events," Microsoft Developer Network, [Online]. Available: https://msdn.microsoft.com/en-us/library/windows/desktop/ms679302(v=vs.85).aspx. [Accessed 2 May 2018].</w:t>
                    </w:r>
                  </w:p>
                </w:tc>
              </w:tr>
              <w:tr w:rsidR="00E56E45" w:rsidRPr="00E56E45" w14:paraId="5785AF73" w14:textId="77777777">
                <w:trPr>
                  <w:divId w:val="142702441"/>
                  <w:tblCellSpacing w:w="15" w:type="dxa"/>
                </w:trPr>
                <w:tc>
                  <w:tcPr>
                    <w:tcW w:w="50" w:type="pct"/>
                    <w:hideMark/>
                  </w:tcPr>
                  <w:p w14:paraId="26CCC275" w14:textId="77777777" w:rsidR="00E56E45" w:rsidRPr="00E56E45" w:rsidRDefault="00E56E45">
                    <w:pPr>
                      <w:pStyle w:val="Bibliography"/>
                      <w:rPr>
                        <w:noProof/>
                        <w:sz w:val="24"/>
                        <w:szCs w:val="24"/>
                      </w:rPr>
                    </w:pPr>
                    <w:r w:rsidRPr="00E56E45">
                      <w:rPr>
                        <w:noProof/>
                        <w:sz w:val="24"/>
                        <w:szCs w:val="24"/>
                      </w:rPr>
                      <w:t xml:space="preserve">[25] </w:t>
                    </w:r>
                  </w:p>
                </w:tc>
                <w:tc>
                  <w:tcPr>
                    <w:tcW w:w="0" w:type="auto"/>
                    <w:hideMark/>
                  </w:tcPr>
                  <w:p w14:paraId="184CDB4C" w14:textId="77777777" w:rsidR="00E56E45" w:rsidRPr="00E56E45" w:rsidRDefault="00E56E45" w:rsidP="00E56E45">
                    <w:pPr>
                      <w:pStyle w:val="Bibliography"/>
                      <w:jc w:val="both"/>
                      <w:rPr>
                        <w:noProof/>
                        <w:sz w:val="24"/>
                        <w:szCs w:val="24"/>
                      </w:rPr>
                    </w:pPr>
                    <w:r w:rsidRPr="00E56E45">
                      <w:rPr>
                        <w:noProof/>
                        <w:sz w:val="24"/>
                        <w:szCs w:val="24"/>
                      </w:rPr>
                      <w:t xml:space="preserve">A. Schuster, "Searching for Processes and Threads in Microsoft Windows Memory Dumps," in </w:t>
                    </w:r>
                    <w:r w:rsidRPr="00E56E45">
                      <w:rPr>
                        <w:i/>
                        <w:iCs/>
                        <w:noProof/>
                        <w:sz w:val="24"/>
                        <w:szCs w:val="24"/>
                      </w:rPr>
                      <w:t>Digital Forensic Research Conference</w:t>
                    </w:r>
                    <w:r w:rsidRPr="00E56E45">
                      <w:rPr>
                        <w:noProof/>
                        <w:sz w:val="24"/>
                        <w:szCs w:val="24"/>
                      </w:rPr>
                      <w:t xml:space="preserve">, Bonn, 2006. </w:t>
                    </w:r>
                  </w:p>
                </w:tc>
              </w:tr>
              <w:tr w:rsidR="00E56E45" w:rsidRPr="00E56E45" w14:paraId="7DEFD35F" w14:textId="77777777">
                <w:trPr>
                  <w:divId w:val="142702441"/>
                  <w:tblCellSpacing w:w="15" w:type="dxa"/>
                </w:trPr>
                <w:tc>
                  <w:tcPr>
                    <w:tcW w:w="50" w:type="pct"/>
                    <w:hideMark/>
                  </w:tcPr>
                  <w:p w14:paraId="3EA8BB80" w14:textId="77777777" w:rsidR="00E56E45" w:rsidRPr="00E56E45" w:rsidRDefault="00E56E45">
                    <w:pPr>
                      <w:pStyle w:val="Bibliography"/>
                      <w:rPr>
                        <w:noProof/>
                        <w:sz w:val="24"/>
                        <w:szCs w:val="24"/>
                      </w:rPr>
                    </w:pPr>
                    <w:r w:rsidRPr="00E56E45">
                      <w:rPr>
                        <w:noProof/>
                        <w:sz w:val="24"/>
                        <w:szCs w:val="24"/>
                      </w:rPr>
                      <w:t xml:space="preserve">[26] </w:t>
                    </w:r>
                  </w:p>
                </w:tc>
                <w:tc>
                  <w:tcPr>
                    <w:tcW w:w="0" w:type="auto"/>
                    <w:hideMark/>
                  </w:tcPr>
                  <w:p w14:paraId="6A2DE67A" w14:textId="77777777" w:rsidR="00E56E45" w:rsidRPr="00E56E45" w:rsidRDefault="00E56E45" w:rsidP="00E56E45">
                    <w:pPr>
                      <w:pStyle w:val="Bibliography"/>
                      <w:jc w:val="both"/>
                      <w:rPr>
                        <w:noProof/>
                        <w:sz w:val="24"/>
                        <w:szCs w:val="24"/>
                      </w:rPr>
                    </w:pPr>
                    <w:r w:rsidRPr="00E56E45">
                      <w:rPr>
                        <w:noProof/>
                        <w:sz w:val="24"/>
                        <w:szCs w:val="24"/>
                      </w:rPr>
                      <w:t xml:space="preserve">K. Ask, "Signature," in </w:t>
                    </w:r>
                    <w:r w:rsidRPr="00E56E45">
                      <w:rPr>
                        <w:i/>
                        <w:iCs/>
                        <w:noProof/>
                        <w:sz w:val="24"/>
                        <w:szCs w:val="24"/>
                      </w:rPr>
                      <w:t>Automatic Malware Signature Generation</w:t>
                    </w:r>
                    <w:r w:rsidRPr="00E56E45">
                      <w:rPr>
                        <w:noProof/>
                        <w:sz w:val="24"/>
                        <w:szCs w:val="24"/>
                      </w:rPr>
                      <w:t>, 2006, pp. 34-36.</w:t>
                    </w:r>
                  </w:p>
                </w:tc>
              </w:tr>
              <w:tr w:rsidR="00E56E45" w:rsidRPr="00E56E45" w14:paraId="3961F3C7" w14:textId="77777777">
                <w:trPr>
                  <w:divId w:val="142702441"/>
                  <w:tblCellSpacing w:w="15" w:type="dxa"/>
                </w:trPr>
                <w:tc>
                  <w:tcPr>
                    <w:tcW w:w="50" w:type="pct"/>
                    <w:hideMark/>
                  </w:tcPr>
                  <w:p w14:paraId="748CE9C8" w14:textId="77777777" w:rsidR="00E56E45" w:rsidRPr="00E56E45" w:rsidRDefault="00E56E45">
                    <w:pPr>
                      <w:pStyle w:val="Bibliography"/>
                      <w:rPr>
                        <w:noProof/>
                        <w:sz w:val="24"/>
                        <w:szCs w:val="24"/>
                      </w:rPr>
                    </w:pPr>
                    <w:r w:rsidRPr="00E56E45">
                      <w:rPr>
                        <w:noProof/>
                        <w:sz w:val="24"/>
                        <w:szCs w:val="24"/>
                      </w:rPr>
                      <w:lastRenderedPageBreak/>
                      <w:t xml:space="preserve">[27] </w:t>
                    </w:r>
                  </w:p>
                </w:tc>
                <w:tc>
                  <w:tcPr>
                    <w:tcW w:w="0" w:type="auto"/>
                    <w:hideMark/>
                  </w:tcPr>
                  <w:p w14:paraId="5CF18AAD" w14:textId="77777777" w:rsidR="00E56E45" w:rsidRPr="00E56E45" w:rsidRDefault="00E56E45" w:rsidP="00E56E45">
                    <w:pPr>
                      <w:pStyle w:val="Bibliography"/>
                      <w:jc w:val="both"/>
                      <w:rPr>
                        <w:noProof/>
                        <w:sz w:val="24"/>
                        <w:szCs w:val="24"/>
                      </w:rPr>
                    </w:pPr>
                    <w:r w:rsidRPr="00E56E45">
                      <w:rPr>
                        <w:noProof/>
                        <w:sz w:val="24"/>
                        <w:szCs w:val="24"/>
                      </w:rPr>
                      <w:t>A. Inc, "Apple Open Source," 09 Desember 2007. [Online]. Available: https://opensource.apple.com/source/clamav/clamav-158/clamav.Bin/clamav-0.98/docs/signatures.pdf. [Accessed 12 Juli 2018].</w:t>
                    </w:r>
                  </w:p>
                </w:tc>
              </w:tr>
              <w:tr w:rsidR="00E56E45" w:rsidRPr="00E56E45" w14:paraId="640EA51F" w14:textId="77777777">
                <w:trPr>
                  <w:divId w:val="142702441"/>
                  <w:tblCellSpacing w:w="15" w:type="dxa"/>
                </w:trPr>
                <w:tc>
                  <w:tcPr>
                    <w:tcW w:w="50" w:type="pct"/>
                    <w:hideMark/>
                  </w:tcPr>
                  <w:p w14:paraId="7DD1E677" w14:textId="77777777" w:rsidR="00E56E45" w:rsidRPr="00E56E45" w:rsidRDefault="00E56E45">
                    <w:pPr>
                      <w:pStyle w:val="Bibliography"/>
                      <w:rPr>
                        <w:noProof/>
                        <w:sz w:val="24"/>
                        <w:szCs w:val="24"/>
                      </w:rPr>
                    </w:pPr>
                    <w:r w:rsidRPr="00E56E45">
                      <w:rPr>
                        <w:noProof/>
                        <w:sz w:val="24"/>
                        <w:szCs w:val="24"/>
                      </w:rPr>
                      <w:t xml:space="preserve">[28] </w:t>
                    </w:r>
                  </w:p>
                </w:tc>
                <w:tc>
                  <w:tcPr>
                    <w:tcW w:w="0" w:type="auto"/>
                    <w:hideMark/>
                  </w:tcPr>
                  <w:p w14:paraId="788366E0" w14:textId="77777777" w:rsidR="00E56E45" w:rsidRPr="00E56E45" w:rsidRDefault="00E56E45" w:rsidP="00E56E45">
                    <w:pPr>
                      <w:pStyle w:val="Bibliography"/>
                      <w:jc w:val="both"/>
                      <w:rPr>
                        <w:noProof/>
                        <w:sz w:val="24"/>
                        <w:szCs w:val="24"/>
                      </w:rPr>
                    </w:pPr>
                    <w:r w:rsidRPr="00E56E45">
                      <w:rPr>
                        <w:noProof/>
                        <w:sz w:val="24"/>
                        <w:szCs w:val="24"/>
                      </w:rPr>
                      <w:t xml:space="preserve">R. A. Baeza-Yates, "Algorithms for String Searching: A Survey," </w:t>
                    </w:r>
                    <w:r w:rsidRPr="00E56E45">
                      <w:rPr>
                        <w:i/>
                        <w:iCs/>
                        <w:noProof/>
                        <w:sz w:val="24"/>
                        <w:szCs w:val="24"/>
                      </w:rPr>
                      <w:t xml:space="preserve">ACM SIGIR Forum, </w:t>
                    </w:r>
                    <w:r w:rsidRPr="00E56E45">
                      <w:rPr>
                        <w:noProof/>
                        <w:sz w:val="24"/>
                        <w:szCs w:val="24"/>
                      </w:rPr>
                      <w:t xml:space="preserve">pp. 34-58, April 1989. </w:t>
                    </w:r>
                  </w:p>
                </w:tc>
              </w:tr>
              <w:tr w:rsidR="00E56E45" w:rsidRPr="00E56E45" w14:paraId="10739264" w14:textId="77777777">
                <w:trPr>
                  <w:divId w:val="142702441"/>
                  <w:tblCellSpacing w:w="15" w:type="dxa"/>
                </w:trPr>
                <w:tc>
                  <w:tcPr>
                    <w:tcW w:w="50" w:type="pct"/>
                    <w:hideMark/>
                  </w:tcPr>
                  <w:p w14:paraId="20E178F2" w14:textId="77777777" w:rsidR="00E56E45" w:rsidRPr="00E56E45" w:rsidRDefault="00E56E45">
                    <w:pPr>
                      <w:pStyle w:val="Bibliography"/>
                      <w:rPr>
                        <w:noProof/>
                        <w:sz w:val="24"/>
                        <w:szCs w:val="24"/>
                      </w:rPr>
                    </w:pPr>
                    <w:r w:rsidRPr="00E56E45">
                      <w:rPr>
                        <w:noProof/>
                        <w:sz w:val="24"/>
                        <w:szCs w:val="24"/>
                      </w:rPr>
                      <w:t xml:space="preserve">[29] </w:t>
                    </w:r>
                  </w:p>
                </w:tc>
                <w:tc>
                  <w:tcPr>
                    <w:tcW w:w="0" w:type="auto"/>
                    <w:hideMark/>
                  </w:tcPr>
                  <w:p w14:paraId="04E997DC" w14:textId="77777777" w:rsidR="00E56E45" w:rsidRPr="00E56E45" w:rsidRDefault="00E56E45" w:rsidP="00E56E45">
                    <w:pPr>
                      <w:pStyle w:val="Bibliography"/>
                      <w:jc w:val="both"/>
                      <w:rPr>
                        <w:noProof/>
                        <w:sz w:val="24"/>
                        <w:szCs w:val="24"/>
                      </w:rPr>
                    </w:pPr>
                    <w:r w:rsidRPr="00E56E45">
                      <w:rPr>
                        <w:noProof/>
                        <w:sz w:val="24"/>
                        <w:szCs w:val="24"/>
                      </w:rPr>
                      <w:t xml:space="preserve">D. E. Knuth, J. E. Morris and V. R. Pratt, "Fast Pattern Matching in Strings," </w:t>
                    </w:r>
                    <w:r w:rsidRPr="00E56E45">
                      <w:rPr>
                        <w:i/>
                        <w:iCs/>
                        <w:noProof/>
                        <w:sz w:val="24"/>
                        <w:szCs w:val="24"/>
                      </w:rPr>
                      <w:t xml:space="preserve">SIAM J. Comput., </w:t>
                    </w:r>
                    <w:r w:rsidRPr="00E56E45">
                      <w:rPr>
                        <w:noProof/>
                        <w:sz w:val="24"/>
                        <w:szCs w:val="24"/>
                      </w:rPr>
                      <w:t xml:space="preserve">vol. 6, no. 2, pp. 323-350, 1997. </w:t>
                    </w:r>
                  </w:p>
                </w:tc>
              </w:tr>
              <w:tr w:rsidR="00E56E45" w:rsidRPr="00E56E45" w14:paraId="0732AC0A" w14:textId="77777777">
                <w:trPr>
                  <w:divId w:val="142702441"/>
                  <w:tblCellSpacing w:w="15" w:type="dxa"/>
                </w:trPr>
                <w:tc>
                  <w:tcPr>
                    <w:tcW w:w="50" w:type="pct"/>
                    <w:hideMark/>
                  </w:tcPr>
                  <w:p w14:paraId="3CC3B409" w14:textId="77777777" w:rsidR="00E56E45" w:rsidRPr="00E56E45" w:rsidRDefault="00E56E45">
                    <w:pPr>
                      <w:pStyle w:val="Bibliography"/>
                      <w:rPr>
                        <w:noProof/>
                        <w:sz w:val="24"/>
                        <w:szCs w:val="24"/>
                      </w:rPr>
                    </w:pPr>
                    <w:r w:rsidRPr="00E56E45">
                      <w:rPr>
                        <w:noProof/>
                        <w:sz w:val="24"/>
                        <w:szCs w:val="24"/>
                      </w:rPr>
                      <w:t xml:space="preserve">[30] </w:t>
                    </w:r>
                  </w:p>
                </w:tc>
                <w:tc>
                  <w:tcPr>
                    <w:tcW w:w="0" w:type="auto"/>
                    <w:hideMark/>
                  </w:tcPr>
                  <w:p w14:paraId="3ADE8F77" w14:textId="77777777" w:rsidR="00E56E45" w:rsidRPr="00E56E45" w:rsidRDefault="00E56E45" w:rsidP="00E56E45">
                    <w:pPr>
                      <w:pStyle w:val="Bibliography"/>
                      <w:jc w:val="both"/>
                      <w:rPr>
                        <w:noProof/>
                        <w:sz w:val="24"/>
                        <w:szCs w:val="24"/>
                      </w:rPr>
                    </w:pPr>
                    <w:r w:rsidRPr="00E56E45">
                      <w:rPr>
                        <w:noProof/>
                        <w:sz w:val="24"/>
                        <w:szCs w:val="24"/>
                      </w:rPr>
                      <w:t xml:space="preserve">R. M. Karp and M. O. Rabin, "Efficient Randomized Pattern-Matching Algorithms," </w:t>
                    </w:r>
                    <w:r w:rsidRPr="00E56E45">
                      <w:rPr>
                        <w:i/>
                        <w:iCs/>
                        <w:noProof/>
                        <w:sz w:val="24"/>
                        <w:szCs w:val="24"/>
                      </w:rPr>
                      <w:t xml:space="preserve">IBM Journal of Research and Development, </w:t>
                    </w:r>
                    <w:r w:rsidRPr="00E56E45">
                      <w:rPr>
                        <w:noProof/>
                        <w:sz w:val="24"/>
                        <w:szCs w:val="24"/>
                      </w:rPr>
                      <w:t xml:space="preserve">vol. 32, no. 2, pp. 249-260, 1987. </w:t>
                    </w:r>
                  </w:p>
                </w:tc>
              </w:tr>
              <w:tr w:rsidR="00E56E45" w:rsidRPr="00E56E45" w14:paraId="2C4420EC" w14:textId="77777777">
                <w:trPr>
                  <w:divId w:val="142702441"/>
                  <w:tblCellSpacing w:w="15" w:type="dxa"/>
                </w:trPr>
                <w:tc>
                  <w:tcPr>
                    <w:tcW w:w="50" w:type="pct"/>
                    <w:hideMark/>
                  </w:tcPr>
                  <w:p w14:paraId="3DFEAD03" w14:textId="77777777" w:rsidR="00E56E45" w:rsidRPr="00E56E45" w:rsidRDefault="00E56E45">
                    <w:pPr>
                      <w:pStyle w:val="Bibliography"/>
                      <w:rPr>
                        <w:noProof/>
                        <w:sz w:val="24"/>
                        <w:szCs w:val="24"/>
                      </w:rPr>
                    </w:pPr>
                    <w:r w:rsidRPr="00E56E45">
                      <w:rPr>
                        <w:noProof/>
                        <w:sz w:val="24"/>
                        <w:szCs w:val="24"/>
                      </w:rPr>
                      <w:t xml:space="preserve">[31] </w:t>
                    </w:r>
                  </w:p>
                </w:tc>
                <w:tc>
                  <w:tcPr>
                    <w:tcW w:w="0" w:type="auto"/>
                    <w:hideMark/>
                  </w:tcPr>
                  <w:p w14:paraId="6E401A76" w14:textId="77777777" w:rsidR="00E56E45" w:rsidRPr="00E56E45" w:rsidRDefault="00E56E45" w:rsidP="00E56E45">
                    <w:pPr>
                      <w:pStyle w:val="Bibliography"/>
                      <w:jc w:val="both"/>
                      <w:rPr>
                        <w:noProof/>
                        <w:sz w:val="24"/>
                        <w:szCs w:val="24"/>
                      </w:rPr>
                    </w:pPr>
                    <w:r w:rsidRPr="00E56E45">
                      <w:rPr>
                        <w:noProof/>
                        <w:sz w:val="24"/>
                        <w:szCs w:val="24"/>
                      </w:rPr>
                      <w:t xml:space="preserve">E. Ukkonen, "On-Line Construction of Suffix Trees," </w:t>
                    </w:r>
                    <w:r w:rsidRPr="00E56E45">
                      <w:rPr>
                        <w:i/>
                        <w:iCs/>
                        <w:noProof/>
                        <w:sz w:val="24"/>
                        <w:szCs w:val="24"/>
                      </w:rPr>
                      <w:t xml:space="preserve">Algorithmica, </w:t>
                    </w:r>
                    <w:r w:rsidRPr="00E56E45">
                      <w:rPr>
                        <w:noProof/>
                        <w:sz w:val="24"/>
                        <w:szCs w:val="24"/>
                      </w:rPr>
                      <w:t xml:space="preserve">no. 14, pp. 249-260, 1996 August 1995. </w:t>
                    </w:r>
                  </w:p>
                </w:tc>
              </w:tr>
              <w:tr w:rsidR="00E56E45" w:rsidRPr="00E56E45" w14:paraId="6EDBBA6F" w14:textId="77777777">
                <w:trPr>
                  <w:divId w:val="142702441"/>
                  <w:tblCellSpacing w:w="15" w:type="dxa"/>
                </w:trPr>
                <w:tc>
                  <w:tcPr>
                    <w:tcW w:w="50" w:type="pct"/>
                    <w:hideMark/>
                  </w:tcPr>
                  <w:p w14:paraId="4CAFC18B" w14:textId="77777777" w:rsidR="00E56E45" w:rsidRPr="00E56E45" w:rsidRDefault="00E56E45">
                    <w:pPr>
                      <w:pStyle w:val="Bibliography"/>
                      <w:rPr>
                        <w:noProof/>
                        <w:sz w:val="24"/>
                        <w:szCs w:val="24"/>
                      </w:rPr>
                    </w:pPr>
                    <w:r w:rsidRPr="00E56E45">
                      <w:rPr>
                        <w:noProof/>
                        <w:sz w:val="24"/>
                        <w:szCs w:val="24"/>
                      </w:rPr>
                      <w:t xml:space="preserve">[32] </w:t>
                    </w:r>
                  </w:p>
                </w:tc>
                <w:tc>
                  <w:tcPr>
                    <w:tcW w:w="0" w:type="auto"/>
                    <w:hideMark/>
                  </w:tcPr>
                  <w:p w14:paraId="0DA0DA19" w14:textId="77777777" w:rsidR="00E56E45" w:rsidRPr="00E56E45" w:rsidRDefault="00E56E45" w:rsidP="00E56E45">
                    <w:pPr>
                      <w:pStyle w:val="Bibliography"/>
                      <w:jc w:val="both"/>
                      <w:rPr>
                        <w:noProof/>
                        <w:sz w:val="24"/>
                        <w:szCs w:val="24"/>
                      </w:rPr>
                    </w:pPr>
                    <w:r w:rsidRPr="00E56E45">
                      <w:rPr>
                        <w:noProof/>
                        <w:sz w:val="24"/>
                        <w:szCs w:val="24"/>
                      </w:rPr>
                      <w:t>SANS, "SANSNewsletter," December 2014. [Online]. Available: https://www.dps.texas.gov/SecurityReview/SANSNewsletters/Ouch2014-12.pdf. [Accessed 2 July 2018].</w:t>
                    </w:r>
                  </w:p>
                </w:tc>
              </w:tr>
              <w:tr w:rsidR="00E56E45" w:rsidRPr="00E56E45" w14:paraId="31F5656B" w14:textId="77777777">
                <w:trPr>
                  <w:divId w:val="142702441"/>
                  <w:tblCellSpacing w:w="15" w:type="dxa"/>
                </w:trPr>
                <w:tc>
                  <w:tcPr>
                    <w:tcW w:w="50" w:type="pct"/>
                    <w:hideMark/>
                  </w:tcPr>
                  <w:p w14:paraId="7E8C2DDB" w14:textId="77777777" w:rsidR="00E56E45" w:rsidRPr="00E56E45" w:rsidRDefault="00E56E45">
                    <w:pPr>
                      <w:pStyle w:val="Bibliography"/>
                      <w:rPr>
                        <w:noProof/>
                        <w:sz w:val="24"/>
                        <w:szCs w:val="24"/>
                      </w:rPr>
                    </w:pPr>
                    <w:r w:rsidRPr="00E56E45">
                      <w:rPr>
                        <w:noProof/>
                        <w:sz w:val="24"/>
                        <w:szCs w:val="24"/>
                      </w:rPr>
                      <w:t xml:space="preserve">[33] </w:t>
                    </w:r>
                  </w:p>
                </w:tc>
                <w:tc>
                  <w:tcPr>
                    <w:tcW w:w="0" w:type="auto"/>
                    <w:hideMark/>
                  </w:tcPr>
                  <w:p w14:paraId="62C81C5F" w14:textId="77777777" w:rsidR="00E56E45" w:rsidRPr="00E56E45" w:rsidRDefault="00E56E45" w:rsidP="00E56E45">
                    <w:pPr>
                      <w:pStyle w:val="Bibliography"/>
                      <w:jc w:val="both"/>
                      <w:rPr>
                        <w:noProof/>
                        <w:sz w:val="24"/>
                        <w:szCs w:val="24"/>
                      </w:rPr>
                    </w:pPr>
                    <w:r w:rsidRPr="00E56E45">
                      <w:rPr>
                        <w:noProof/>
                        <w:sz w:val="24"/>
                        <w:szCs w:val="24"/>
                      </w:rPr>
                      <w:t>B. Min, V. Varadharajan, U. Tupakula and M. Hitchens, "Antivirus Security: Naked During Updates," John Wiley &amp; Sons, Ltd, Sydney, 2013.</w:t>
                    </w:r>
                  </w:p>
                </w:tc>
              </w:tr>
              <w:tr w:rsidR="00E56E45" w:rsidRPr="00E56E45" w14:paraId="5B7E7640" w14:textId="77777777">
                <w:trPr>
                  <w:divId w:val="142702441"/>
                  <w:tblCellSpacing w:w="15" w:type="dxa"/>
                </w:trPr>
                <w:tc>
                  <w:tcPr>
                    <w:tcW w:w="50" w:type="pct"/>
                    <w:hideMark/>
                  </w:tcPr>
                  <w:p w14:paraId="2E408BD8" w14:textId="77777777" w:rsidR="00E56E45" w:rsidRPr="00E56E45" w:rsidRDefault="00E56E45">
                    <w:pPr>
                      <w:pStyle w:val="Bibliography"/>
                      <w:rPr>
                        <w:noProof/>
                        <w:sz w:val="24"/>
                        <w:szCs w:val="24"/>
                      </w:rPr>
                    </w:pPr>
                    <w:r w:rsidRPr="00E56E45">
                      <w:rPr>
                        <w:noProof/>
                        <w:sz w:val="24"/>
                        <w:szCs w:val="24"/>
                      </w:rPr>
                      <w:t xml:space="preserve">[34] </w:t>
                    </w:r>
                  </w:p>
                </w:tc>
                <w:tc>
                  <w:tcPr>
                    <w:tcW w:w="0" w:type="auto"/>
                    <w:hideMark/>
                  </w:tcPr>
                  <w:p w14:paraId="7D41AC5D" w14:textId="77777777" w:rsidR="00E56E45" w:rsidRPr="00E56E45" w:rsidRDefault="00E56E45" w:rsidP="00E56E45">
                    <w:pPr>
                      <w:pStyle w:val="Bibliography"/>
                      <w:jc w:val="both"/>
                      <w:rPr>
                        <w:noProof/>
                        <w:sz w:val="24"/>
                        <w:szCs w:val="24"/>
                      </w:rPr>
                    </w:pPr>
                    <w:r w:rsidRPr="00E56E45">
                      <w:rPr>
                        <w:noProof/>
                        <w:sz w:val="24"/>
                        <w:szCs w:val="24"/>
                      </w:rPr>
                      <w:t xml:space="preserve">M. Pietrek, "Peering Inside the PE: A Tour of the Win32 Portable Executable File Format," March 1994. </w:t>
                    </w:r>
                  </w:p>
                </w:tc>
              </w:tr>
            </w:tbl>
            <w:p w14:paraId="1D8B68DE" w14:textId="77777777" w:rsidR="00E56E45" w:rsidRDefault="00E56E45">
              <w:pPr>
                <w:divId w:val="142702441"/>
                <w:rPr>
                  <w:noProof/>
                </w:rPr>
              </w:pPr>
            </w:p>
            <w:p w14:paraId="2153FF36" w14:textId="76DBBA67" w:rsidR="00212250" w:rsidRPr="00610384" w:rsidRDefault="00212250" w:rsidP="00212250">
              <w:pPr>
                <w:rPr>
                  <w:sz w:val="24"/>
                  <w:szCs w:val="24"/>
                </w:rPr>
              </w:pPr>
              <w:r w:rsidRPr="00610384">
                <w:rPr>
                  <w:bCs/>
                  <w:noProof/>
                  <w:sz w:val="24"/>
                  <w:szCs w:val="24"/>
                </w:rPr>
                <w:fldChar w:fldCharType="end"/>
              </w:r>
            </w:p>
          </w:sdtContent>
        </w:sdt>
      </w:sdtContent>
    </w:sdt>
    <w:p w14:paraId="2014225E" w14:textId="77777777" w:rsidR="007A4828" w:rsidRDefault="002E3B71">
      <w:pPr>
        <w:spacing w:after="160" w:line="259" w:lineRule="auto"/>
        <w:rPr>
          <w:sz w:val="24"/>
          <w:szCs w:val="24"/>
        </w:rPr>
        <w:sectPr w:rsidR="007A4828" w:rsidSect="00F322E8">
          <w:headerReference w:type="default" r:id="rId96"/>
          <w:type w:val="continuous"/>
          <w:pgSz w:w="11906" w:h="16838" w:code="9"/>
          <w:pgMar w:top="1701" w:right="1701" w:bottom="1701" w:left="2268" w:header="851" w:footer="1418" w:gutter="0"/>
          <w:cols w:space="708"/>
          <w:titlePg/>
          <w:docGrid w:linePitch="360"/>
        </w:sectPr>
      </w:pPr>
      <w:r w:rsidRPr="00610384">
        <w:rPr>
          <w:sz w:val="24"/>
          <w:szCs w:val="24"/>
        </w:rPr>
        <w:br w:type="page"/>
      </w:r>
    </w:p>
    <w:p w14:paraId="24621371" w14:textId="66919A04" w:rsidR="002E3B71" w:rsidRPr="00BD4B24" w:rsidRDefault="00BD4B24" w:rsidP="00F374A5">
      <w:pPr>
        <w:pStyle w:val="Caption"/>
        <w:jc w:val="right"/>
        <w:rPr>
          <w:b/>
          <w:bCs/>
          <w:i w:val="0"/>
          <w:color w:val="auto"/>
          <w:sz w:val="36"/>
          <w:szCs w:val="24"/>
          <w:lang w:val="en-GB"/>
        </w:rPr>
      </w:pPr>
      <w:bookmarkStart w:id="1695" w:name="_Ref522201513"/>
      <w:bookmarkStart w:id="1696" w:name="_Toc522132018"/>
      <w:r w:rsidRPr="00BD4B24">
        <w:rPr>
          <w:b/>
          <w:i w:val="0"/>
          <w:color w:val="auto"/>
          <w:sz w:val="24"/>
        </w:rPr>
        <w:lastRenderedPageBreak/>
        <w:t xml:space="preserve">Lampiran </w:t>
      </w:r>
      <w:bookmarkEnd w:id="1695"/>
      <w:r w:rsidR="00F374A5">
        <w:rPr>
          <w:b/>
          <w:i w:val="0"/>
          <w:color w:val="auto"/>
          <w:sz w:val="24"/>
        </w:rPr>
        <w:t>I</w:t>
      </w:r>
      <w:r w:rsidRPr="00BD4B24">
        <w:rPr>
          <w:b/>
          <w:i w:val="0"/>
          <w:color w:val="auto"/>
          <w:sz w:val="24"/>
        </w:rPr>
        <w:t xml:space="preserve">: </w:t>
      </w:r>
      <w:r w:rsidRPr="00BD4B24">
        <w:rPr>
          <w:b/>
          <w:color w:val="auto"/>
          <w:sz w:val="24"/>
        </w:rPr>
        <w:t>File Executable</w:t>
      </w:r>
      <w:r w:rsidRPr="00BD4B24">
        <w:rPr>
          <w:b/>
          <w:i w:val="0"/>
          <w:color w:val="auto"/>
          <w:sz w:val="24"/>
        </w:rPr>
        <w:t xml:space="preserve"> berisi </w:t>
      </w:r>
      <w:r w:rsidRPr="00BD4B24">
        <w:rPr>
          <w:b/>
          <w:color w:val="auto"/>
          <w:sz w:val="24"/>
        </w:rPr>
        <w:t>Malware</w:t>
      </w:r>
      <w:bookmarkEnd w:id="1696"/>
    </w:p>
    <w:p w14:paraId="619098BC" w14:textId="77777777" w:rsidR="002E3B71" w:rsidRPr="00610384" w:rsidRDefault="002E3B71" w:rsidP="002E3B71">
      <w:pPr>
        <w:rPr>
          <w:bCs/>
          <w:sz w:val="24"/>
          <w:szCs w:val="24"/>
          <w:lang w:val="en-GB"/>
        </w:rPr>
      </w:pPr>
    </w:p>
    <w:tbl>
      <w:tblPr>
        <w:tblW w:w="8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271"/>
        <w:gridCol w:w="1134"/>
        <w:gridCol w:w="1985"/>
        <w:gridCol w:w="1275"/>
        <w:gridCol w:w="2444"/>
      </w:tblGrid>
      <w:tr w:rsidR="0041583A" w:rsidRPr="00C5046F" w14:paraId="0275F15E" w14:textId="4C66DE95" w:rsidTr="00C5046F">
        <w:trPr>
          <w:tblHeader/>
          <w:jc w:val="center"/>
        </w:trPr>
        <w:tc>
          <w:tcPr>
            <w:tcW w:w="567" w:type="dxa"/>
          </w:tcPr>
          <w:p w14:paraId="48A6D878" w14:textId="5FEB1B0C" w:rsidR="005B786C" w:rsidRPr="00C5046F" w:rsidRDefault="005B786C" w:rsidP="00E506F1">
            <w:pPr>
              <w:pStyle w:val="Default"/>
              <w:jc w:val="center"/>
              <w:rPr>
                <w:b/>
                <w:sz w:val="22"/>
                <w:szCs w:val="22"/>
              </w:rPr>
            </w:pPr>
            <w:r w:rsidRPr="00C5046F">
              <w:rPr>
                <w:b/>
                <w:sz w:val="22"/>
                <w:szCs w:val="22"/>
              </w:rPr>
              <w:t>No.</w:t>
            </w:r>
          </w:p>
        </w:tc>
        <w:tc>
          <w:tcPr>
            <w:tcW w:w="1271" w:type="dxa"/>
            <w:vAlign w:val="center"/>
          </w:tcPr>
          <w:p w14:paraId="03405777" w14:textId="7A63259C" w:rsidR="005B786C" w:rsidRPr="00C5046F" w:rsidRDefault="005B786C" w:rsidP="00E506F1">
            <w:pPr>
              <w:pStyle w:val="Default"/>
              <w:jc w:val="center"/>
              <w:rPr>
                <w:b/>
                <w:i/>
                <w:sz w:val="22"/>
                <w:szCs w:val="22"/>
              </w:rPr>
            </w:pPr>
            <w:bookmarkStart w:id="1697" w:name="_Toc498521008"/>
            <w:bookmarkStart w:id="1698" w:name="_Toc518631529"/>
            <w:bookmarkStart w:id="1699" w:name="_Toc518916108"/>
            <w:bookmarkStart w:id="1700" w:name="_Toc518935266"/>
            <w:bookmarkStart w:id="1701" w:name="_Toc519064807"/>
            <w:bookmarkStart w:id="1702" w:name="_Toc519190833"/>
            <w:bookmarkStart w:id="1703" w:name="_Toc519867765"/>
            <w:r w:rsidRPr="00C5046F">
              <w:rPr>
                <w:b/>
                <w:i/>
                <w:sz w:val="22"/>
                <w:szCs w:val="22"/>
              </w:rPr>
              <w:t>File Executable</w:t>
            </w:r>
          </w:p>
        </w:tc>
        <w:tc>
          <w:tcPr>
            <w:tcW w:w="1134" w:type="dxa"/>
            <w:vAlign w:val="center"/>
          </w:tcPr>
          <w:p w14:paraId="56682AAC" w14:textId="77777777" w:rsidR="005B786C" w:rsidRPr="00C5046F" w:rsidRDefault="005B786C" w:rsidP="00E506F1">
            <w:pPr>
              <w:pStyle w:val="Default"/>
              <w:jc w:val="center"/>
              <w:rPr>
                <w:b/>
                <w:sz w:val="22"/>
                <w:szCs w:val="22"/>
              </w:rPr>
            </w:pPr>
            <w:r w:rsidRPr="00C5046F">
              <w:rPr>
                <w:b/>
                <w:sz w:val="22"/>
                <w:szCs w:val="22"/>
              </w:rPr>
              <w:t xml:space="preserve">Tipe </w:t>
            </w:r>
            <w:r w:rsidRPr="00C5046F">
              <w:rPr>
                <w:b/>
                <w:i/>
                <w:sz w:val="22"/>
                <w:szCs w:val="22"/>
              </w:rPr>
              <w:t>Malware</w:t>
            </w:r>
          </w:p>
        </w:tc>
        <w:tc>
          <w:tcPr>
            <w:tcW w:w="1985" w:type="dxa"/>
            <w:vAlign w:val="center"/>
          </w:tcPr>
          <w:p w14:paraId="7539FC66" w14:textId="77777777" w:rsidR="005B786C" w:rsidRPr="00C5046F" w:rsidRDefault="005B786C" w:rsidP="00E506F1">
            <w:pPr>
              <w:pStyle w:val="Default"/>
              <w:jc w:val="center"/>
              <w:rPr>
                <w:b/>
                <w:sz w:val="22"/>
                <w:szCs w:val="22"/>
              </w:rPr>
            </w:pPr>
            <w:r w:rsidRPr="00C5046F">
              <w:rPr>
                <w:b/>
                <w:sz w:val="22"/>
                <w:szCs w:val="22"/>
              </w:rPr>
              <w:t xml:space="preserve">Nama </w:t>
            </w:r>
            <w:r w:rsidRPr="00C5046F">
              <w:rPr>
                <w:b/>
                <w:i/>
                <w:sz w:val="22"/>
                <w:szCs w:val="22"/>
              </w:rPr>
              <w:t>Malware</w:t>
            </w:r>
          </w:p>
        </w:tc>
        <w:tc>
          <w:tcPr>
            <w:tcW w:w="1275" w:type="dxa"/>
            <w:vAlign w:val="center"/>
          </w:tcPr>
          <w:p w14:paraId="4C94C5D2" w14:textId="77777777" w:rsidR="005B786C" w:rsidRPr="00C5046F" w:rsidRDefault="005B786C" w:rsidP="00E506F1">
            <w:pPr>
              <w:pStyle w:val="Default"/>
              <w:jc w:val="center"/>
              <w:rPr>
                <w:b/>
                <w:sz w:val="22"/>
                <w:szCs w:val="22"/>
              </w:rPr>
            </w:pPr>
            <w:r w:rsidRPr="00C5046F">
              <w:rPr>
                <w:b/>
                <w:sz w:val="22"/>
                <w:szCs w:val="22"/>
              </w:rPr>
              <w:t>Tahun Penemuan</w:t>
            </w:r>
          </w:p>
        </w:tc>
        <w:tc>
          <w:tcPr>
            <w:tcW w:w="2444" w:type="dxa"/>
            <w:vAlign w:val="center"/>
          </w:tcPr>
          <w:p w14:paraId="2175D4DF" w14:textId="2CDC7CDA" w:rsidR="005B786C" w:rsidRPr="00C5046F" w:rsidRDefault="005B786C" w:rsidP="00E506F1">
            <w:pPr>
              <w:pStyle w:val="Default"/>
              <w:jc w:val="center"/>
              <w:rPr>
                <w:b/>
                <w:sz w:val="22"/>
                <w:szCs w:val="22"/>
              </w:rPr>
            </w:pPr>
            <w:r w:rsidRPr="00C5046F">
              <w:rPr>
                <w:b/>
                <w:sz w:val="22"/>
                <w:szCs w:val="22"/>
              </w:rPr>
              <w:t>Sumber</w:t>
            </w:r>
          </w:p>
        </w:tc>
      </w:tr>
      <w:tr w:rsidR="0041583A" w:rsidRPr="00C5046F" w14:paraId="6C2B2A9E" w14:textId="40742137" w:rsidTr="00C5046F">
        <w:trPr>
          <w:jc w:val="center"/>
        </w:trPr>
        <w:tc>
          <w:tcPr>
            <w:tcW w:w="567" w:type="dxa"/>
            <w:vAlign w:val="center"/>
          </w:tcPr>
          <w:p w14:paraId="6818FBFF" w14:textId="5979895A" w:rsidR="005B786C" w:rsidRPr="00C5046F" w:rsidRDefault="005B786C" w:rsidP="0041583A">
            <w:pPr>
              <w:pStyle w:val="Default"/>
              <w:rPr>
                <w:sz w:val="22"/>
                <w:szCs w:val="22"/>
              </w:rPr>
            </w:pPr>
            <w:r w:rsidRPr="00C5046F">
              <w:rPr>
                <w:sz w:val="22"/>
                <w:szCs w:val="22"/>
              </w:rPr>
              <w:t>1.</w:t>
            </w:r>
          </w:p>
        </w:tc>
        <w:tc>
          <w:tcPr>
            <w:tcW w:w="1271" w:type="dxa"/>
            <w:vAlign w:val="center"/>
          </w:tcPr>
          <w:p w14:paraId="01B96218" w14:textId="43CB44BE" w:rsidR="005B786C" w:rsidRPr="00C5046F" w:rsidRDefault="005B786C" w:rsidP="005B786C">
            <w:pPr>
              <w:pStyle w:val="Default"/>
              <w:jc w:val="both"/>
              <w:rPr>
                <w:rFonts w:eastAsia="Times New Roman,DejaVu Sans"/>
                <w:sz w:val="22"/>
                <w:szCs w:val="22"/>
              </w:rPr>
            </w:pPr>
            <w:r w:rsidRPr="00C5046F">
              <w:rPr>
                <w:sz w:val="22"/>
                <w:szCs w:val="22"/>
              </w:rPr>
              <w:t>Variant.Kazy</w:t>
            </w:r>
          </w:p>
        </w:tc>
        <w:tc>
          <w:tcPr>
            <w:tcW w:w="1134" w:type="dxa"/>
            <w:vAlign w:val="center"/>
          </w:tcPr>
          <w:p w14:paraId="3FF4D603"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2EC310C5" w14:textId="77777777" w:rsidR="005B786C" w:rsidRPr="00C5046F" w:rsidRDefault="005B786C" w:rsidP="005B786C">
            <w:pPr>
              <w:pStyle w:val="Default"/>
              <w:jc w:val="both"/>
              <w:rPr>
                <w:sz w:val="22"/>
                <w:szCs w:val="22"/>
              </w:rPr>
            </w:pPr>
            <w:proofErr w:type="gramStart"/>
            <w:r w:rsidRPr="00C5046F">
              <w:rPr>
                <w:rStyle w:val="Strong"/>
                <w:b w:val="0"/>
                <w:sz w:val="22"/>
                <w:szCs w:val="22"/>
              </w:rPr>
              <w:t>Gen.Variant.Kazy</w:t>
            </w:r>
            <w:proofErr w:type="gramEnd"/>
            <w:r w:rsidRPr="00C5046F">
              <w:rPr>
                <w:rStyle w:val="Strong"/>
                <w:b w:val="0"/>
                <w:sz w:val="22"/>
                <w:szCs w:val="22"/>
              </w:rPr>
              <w:t xml:space="preserve"> or Kazy Trojan</w:t>
            </w:r>
          </w:p>
        </w:tc>
        <w:tc>
          <w:tcPr>
            <w:tcW w:w="1275" w:type="dxa"/>
            <w:vAlign w:val="center"/>
          </w:tcPr>
          <w:p w14:paraId="0C67260B" w14:textId="77777777" w:rsidR="005B786C" w:rsidRPr="00C5046F" w:rsidRDefault="005B786C" w:rsidP="005B786C">
            <w:pPr>
              <w:pStyle w:val="Default"/>
              <w:jc w:val="both"/>
              <w:rPr>
                <w:sz w:val="22"/>
                <w:szCs w:val="22"/>
              </w:rPr>
            </w:pPr>
            <w:r w:rsidRPr="00C5046F">
              <w:rPr>
                <w:sz w:val="22"/>
                <w:szCs w:val="22"/>
              </w:rPr>
              <w:t>2010</w:t>
            </w:r>
          </w:p>
        </w:tc>
        <w:tc>
          <w:tcPr>
            <w:tcW w:w="2444" w:type="dxa"/>
          </w:tcPr>
          <w:p w14:paraId="422B0948" w14:textId="3CC8F3F1" w:rsidR="005B786C" w:rsidRPr="00C5046F" w:rsidRDefault="005B786C" w:rsidP="005B786C">
            <w:pPr>
              <w:pStyle w:val="Default"/>
              <w:jc w:val="both"/>
              <w:rPr>
                <w:sz w:val="22"/>
                <w:szCs w:val="22"/>
              </w:rPr>
            </w:pPr>
            <w:r w:rsidRPr="00C5046F">
              <w:rPr>
                <w:sz w:val="22"/>
                <w:szCs w:val="22"/>
              </w:rPr>
              <w:t>https://www.enigmasoftware.com/kazytrojan-removal/</w:t>
            </w:r>
          </w:p>
        </w:tc>
      </w:tr>
      <w:tr w:rsidR="0041583A" w:rsidRPr="00C5046F" w14:paraId="20515619" w14:textId="080FE1E1" w:rsidTr="00C5046F">
        <w:trPr>
          <w:jc w:val="center"/>
        </w:trPr>
        <w:tc>
          <w:tcPr>
            <w:tcW w:w="567" w:type="dxa"/>
            <w:vAlign w:val="center"/>
          </w:tcPr>
          <w:p w14:paraId="058D1F40" w14:textId="52378A0D" w:rsidR="005B786C" w:rsidRPr="00C5046F" w:rsidRDefault="005B786C" w:rsidP="0041583A">
            <w:pPr>
              <w:pStyle w:val="Default"/>
              <w:rPr>
                <w:sz w:val="22"/>
                <w:szCs w:val="22"/>
              </w:rPr>
            </w:pPr>
            <w:r w:rsidRPr="00C5046F">
              <w:rPr>
                <w:sz w:val="22"/>
                <w:szCs w:val="22"/>
              </w:rPr>
              <w:t>2.</w:t>
            </w:r>
          </w:p>
        </w:tc>
        <w:tc>
          <w:tcPr>
            <w:tcW w:w="1271" w:type="dxa"/>
            <w:vAlign w:val="center"/>
          </w:tcPr>
          <w:p w14:paraId="4F0ED932" w14:textId="218850B6" w:rsidR="005B786C" w:rsidRPr="00C5046F" w:rsidRDefault="005B786C" w:rsidP="005B786C">
            <w:pPr>
              <w:pStyle w:val="Default"/>
              <w:jc w:val="both"/>
              <w:rPr>
                <w:rFonts w:eastAsia="Times New Roman,DejaVu Sans"/>
                <w:sz w:val="22"/>
                <w:szCs w:val="22"/>
              </w:rPr>
            </w:pPr>
            <w:r w:rsidRPr="00C5046F">
              <w:rPr>
                <w:sz w:val="22"/>
                <w:szCs w:val="22"/>
              </w:rPr>
              <w:t>Win32_Alina_3_4.exe</w:t>
            </w:r>
          </w:p>
        </w:tc>
        <w:tc>
          <w:tcPr>
            <w:tcW w:w="1134" w:type="dxa"/>
            <w:vAlign w:val="center"/>
          </w:tcPr>
          <w:p w14:paraId="07AF3F4A" w14:textId="77777777" w:rsidR="005B786C" w:rsidRPr="00C5046F" w:rsidRDefault="005B786C" w:rsidP="005B786C">
            <w:pPr>
              <w:pStyle w:val="Default"/>
              <w:jc w:val="both"/>
              <w:rPr>
                <w:sz w:val="22"/>
                <w:szCs w:val="22"/>
              </w:rPr>
            </w:pPr>
            <w:r w:rsidRPr="00C5046F">
              <w:rPr>
                <w:sz w:val="22"/>
                <w:szCs w:val="22"/>
              </w:rPr>
              <w:t>Trojan-Spy</w:t>
            </w:r>
          </w:p>
        </w:tc>
        <w:tc>
          <w:tcPr>
            <w:tcW w:w="1985" w:type="dxa"/>
            <w:vAlign w:val="center"/>
          </w:tcPr>
          <w:p w14:paraId="691BB17A" w14:textId="77777777" w:rsidR="005B786C" w:rsidRPr="00C5046F" w:rsidRDefault="005B786C" w:rsidP="005B786C">
            <w:pPr>
              <w:pStyle w:val="Default"/>
              <w:jc w:val="both"/>
              <w:rPr>
                <w:sz w:val="22"/>
                <w:szCs w:val="22"/>
              </w:rPr>
            </w:pPr>
            <w:r w:rsidRPr="00C5046F">
              <w:rPr>
                <w:sz w:val="22"/>
                <w:szCs w:val="22"/>
              </w:rPr>
              <w:t>Win32.Alinaos</w:t>
            </w:r>
          </w:p>
        </w:tc>
        <w:tc>
          <w:tcPr>
            <w:tcW w:w="1275" w:type="dxa"/>
            <w:vAlign w:val="center"/>
          </w:tcPr>
          <w:p w14:paraId="66748CFB" w14:textId="77777777" w:rsidR="005B786C" w:rsidRPr="00C5046F" w:rsidRDefault="005B786C" w:rsidP="005B786C">
            <w:pPr>
              <w:pStyle w:val="Default"/>
              <w:jc w:val="both"/>
              <w:rPr>
                <w:sz w:val="22"/>
                <w:szCs w:val="22"/>
              </w:rPr>
            </w:pPr>
            <w:r w:rsidRPr="00C5046F">
              <w:rPr>
                <w:sz w:val="22"/>
                <w:szCs w:val="22"/>
              </w:rPr>
              <w:t>2013</w:t>
            </w:r>
          </w:p>
        </w:tc>
        <w:tc>
          <w:tcPr>
            <w:tcW w:w="2444" w:type="dxa"/>
          </w:tcPr>
          <w:p w14:paraId="64593C98" w14:textId="39D7C124" w:rsidR="005B786C" w:rsidRPr="00C5046F" w:rsidRDefault="005B786C" w:rsidP="005B786C">
            <w:pPr>
              <w:pStyle w:val="Default"/>
              <w:jc w:val="both"/>
              <w:rPr>
                <w:sz w:val="22"/>
                <w:szCs w:val="22"/>
              </w:rPr>
            </w:pPr>
            <w:r w:rsidRPr="00C5046F">
              <w:rPr>
                <w:sz w:val="22"/>
                <w:szCs w:val="22"/>
              </w:rPr>
              <w:t>http://www.virusradar.com/en/Win32_Alinaos.B/description</w:t>
            </w:r>
          </w:p>
        </w:tc>
      </w:tr>
      <w:tr w:rsidR="0041583A" w:rsidRPr="00C5046F" w14:paraId="6AA2A460" w14:textId="4E76747A" w:rsidTr="00C5046F">
        <w:trPr>
          <w:jc w:val="center"/>
        </w:trPr>
        <w:tc>
          <w:tcPr>
            <w:tcW w:w="567" w:type="dxa"/>
            <w:vAlign w:val="center"/>
          </w:tcPr>
          <w:p w14:paraId="6F8BD79E" w14:textId="78152E90" w:rsidR="005B786C" w:rsidRPr="00C5046F" w:rsidRDefault="005B786C" w:rsidP="0041583A">
            <w:pPr>
              <w:pStyle w:val="Default"/>
              <w:rPr>
                <w:sz w:val="22"/>
                <w:szCs w:val="22"/>
              </w:rPr>
            </w:pPr>
            <w:r w:rsidRPr="00C5046F">
              <w:rPr>
                <w:sz w:val="22"/>
                <w:szCs w:val="22"/>
              </w:rPr>
              <w:t>3.</w:t>
            </w:r>
          </w:p>
        </w:tc>
        <w:tc>
          <w:tcPr>
            <w:tcW w:w="1271" w:type="dxa"/>
            <w:vAlign w:val="center"/>
          </w:tcPr>
          <w:p w14:paraId="6B60B98C" w14:textId="11F49885" w:rsidR="005B786C" w:rsidRPr="00C5046F" w:rsidRDefault="005B786C" w:rsidP="005B786C">
            <w:pPr>
              <w:pStyle w:val="Default"/>
              <w:jc w:val="both"/>
              <w:rPr>
                <w:rFonts w:eastAsia="Times New Roman,DejaVu Sans"/>
                <w:sz w:val="22"/>
                <w:szCs w:val="22"/>
              </w:rPr>
            </w:pPr>
            <w:r w:rsidRPr="00C5046F">
              <w:rPr>
                <w:sz w:val="22"/>
                <w:szCs w:val="22"/>
              </w:rPr>
              <w:t>CryptoLocker.exe</w:t>
            </w:r>
          </w:p>
        </w:tc>
        <w:tc>
          <w:tcPr>
            <w:tcW w:w="1134" w:type="dxa"/>
            <w:vAlign w:val="center"/>
          </w:tcPr>
          <w:p w14:paraId="78BB2019" w14:textId="77777777" w:rsidR="005B786C" w:rsidRPr="00C5046F" w:rsidRDefault="005B786C" w:rsidP="005B786C">
            <w:pPr>
              <w:pStyle w:val="Default"/>
              <w:jc w:val="both"/>
              <w:rPr>
                <w:sz w:val="22"/>
                <w:szCs w:val="22"/>
              </w:rPr>
            </w:pPr>
            <w:r w:rsidRPr="00C5046F">
              <w:rPr>
                <w:sz w:val="22"/>
                <w:szCs w:val="22"/>
              </w:rPr>
              <w:t>Ransomware Trojan</w:t>
            </w:r>
          </w:p>
        </w:tc>
        <w:tc>
          <w:tcPr>
            <w:tcW w:w="1985" w:type="dxa"/>
            <w:vAlign w:val="center"/>
          </w:tcPr>
          <w:p w14:paraId="3DCB632E" w14:textId="77777777" w:rsidR="005B786C" w:rsidRPr="00C5046F" w:rsidRDefault="005B786C" w:rsidP="005B786C">
            <w:pPr>
              <w:pStyle w:val="Default"/>
              <w:jc w:val="both"/>
              <w:rPr>
                <w:sz w:val="22"/>
                <w:szCs w:val="22"/>
              </w:rPr>
            </w:pPr>
            <w:r w:rsidRPr="00C5046F">
              <w:rPr>
                <w:sz w:val="22"/>
                <w:szCs w:val="22"/>
              </w:rPr>
              <w:t>CryptoLocker</w:t>
            </w:r>
          </w:p>
        </w:tc>
        <w:tc>
          <w:tcPr>
            <w:tcW w:w="1275" w:type="dxa"/>
            <w:vAlign w:val="center"/>
          </w:tcPr>
          <w:p w14:paraId="3EA8BE8B" w14:textId="77777777" w:rsidR="005B786C" w:rsidRPr="00C5046F" w:rsidRDefault="005B786C" w:rsidP="005B786C">
            <w:pPr>
              <w:pStyle w:val="Default"/>
              <w:jc w:val="both"/>
              <w:rPr>
                <w:sz w:val="22"/>
                <w:szCs w:val="22"/>
              </w:rPr>
            </w:pPr>
            <w:r w:rsidRPr="00C5046F">
              <w:rPr>
                <w:sz w:val="22"/>
                <w:szCs w:val="22"/>
              </w:rPr>
              <w:t>2013</w:t>
            </w:r>
          </w:p>
        </w:tc>
        <w:tc>
          <w:tcPr>
            <w:tcW w:w="2444" w:type="dxa"/>
          </w:tcPr>
          <w:p w14:paraId="315F3D52" w14:textId="6987509B" w:rsidR="005B786C" w:rsidRPr="00C5046F" w:rsidRDefault="00114061" w:rsidP="005B786C">
            <w:pPr>
              <w:pStyle w:val="Default"/>
              <w:jc w:val="both"/>
              <w:rPr>
                <w:sz w:val="22"/>
                <w:szCs w:val="22"/>
              </w:rPr>
            </w:pPr>
            <w:hyperlink r:id="rId97" w:tgtFrame="_blank" w:history="1">
              <w:r w:rsidR="005B786C" w:rsidRPr="00C5046F">
                <w:rPr>
                  <w:rStyle w:val="Hyperlink"/>
                  <w:color w:val="auto"/>
                  <w:sz w:val="22"/>
                  <w:szCs w:val="22"/>
                  <w:u w:val="none"/>
                </w:rPr>
                <w:t>https://www.secureworks.com/research/cryptolocker-ransomware</w:t>
              </w:r>
            </w:hyperlink>
          </w:p>
        </w:tc>
      </w:tr>
      <w:tr w:rsidR="0041583A" w:rsidRPr="00C5046F" w14:paraId="3DCA65B3" w14:textId="2DC033D4" w:rsidTr="00C5046F">
        <w:trPr>
          <w:jc w:val="center"/>
        </w:trPr>
        <w:tc>
          <w:tcPr>
            <w:tcW w:w="567" w:type="dxa"/>
            <w:vAlign w:val="center"/>
          </w:tcPr>
          <w:p w14:paraId="21E86D82" w14:textId="28A25EA2" w:rsidR="005B786C" w:rsidRPr="00C5046F" w:rsidRDefault="005B786C" w:rsidP="0041583A">
            <w:pPr>
              <w:pStyle w:val="Default"/>
              <w:rPr>
                <w:sz w:val="22"/>
                <w:szCs w:val="22"/>
              </w:rPr>
            </w:pPr>
            <w:r w:rsidRPr="00C5046F">
              <w:rPr>
                <w:sz w:val="22"/>
                <w:szCs w:val="22"/>
              </w:rPr>
              <w:t>4.</w:t>
            </w:r>
          </w:p>
        </w:tc>
        <w:tc>
          <w:tcPr>
            <w:tcW w:w="1271" w:type="dxa"/>
            <w:vAlign w:val="center"/>
          </w:tcPr>
          <w:p w14:paraId="7C88D475" w14:textId="62DBB62B" w:rsidR="005B786C" w:rsidRPr="00C5046F" w:rsidRDefault="005B786C" w:rsidP="005B786C">
            <w:pPr>
              <w:pStyle w:val="Default"/>
              <w:jc w:val="both"/>
              <w:rPr>
                <w:rFonts w:eastAsia="Times New Roman,DejaVu Sans"/>
                <w:sz w:val="22"/>
                <w:szCs w:val="22"/>
              </w:rPr>
            </w:pPr>
            <w:r w:rsidRPr="00C5046F">
              <w:rPr>
                <w:sz w:val="22"/>
                <w:szCs w:val="22"/>
              </w:rPr>
              <w:t>Nivdort</w:t>
            </w:r>
          </w:p>
        </w:tc>
        <w:tc>
          <w:tcPr>
            <w:tcW w:w="1134" w:type="dxa"/>
            <w:vAlign w:val="center"/>
          </w:tcPr>
          <w:p w14:paraId="284B87B0" w14:textId="77777777" w:rsidR="005B786C" w:rsidRPr="00C5046F" w:rsidRDefault="005B786C" w:rsidP="005B786C">
            <w:pPr>
              <w:pStyle w:val="Default"/>
              <w:jc w:val="both"/>
              <w:rPr>
                <w:sz w:val="22"/>
                <w:szCs w:val="22"/>
              </w:rPr>
            </w:pPr>
            <w:r w:rsidRPr="00C5046F">
              <w:rPr>
                <w:sz w:val="22"/>
                <w:szCs w:val="22"/>
              </w:rPr>
              <w:t>Virus</w:t>
            </w:r>
          </w:p>
        </w:tc>
        <w:tc>
          <w:tcPr>
            <w:tcW w:w="1985" w:type="dxa"/>
            <w:vAlign w:val="center"/>
          </w:tcPr>
          <w:p w14:paraId="74A13616" w14:textId="77777777" w:rsidR="005B786C" w:rsidRPr="00C5046F" w:rsidRDefault="005B786C" w:rsidP="005B786C">
            <w:pPr>
              <w:pStyle w:val="Default"/>
              <w:jc w:val="both"/>
              <w:rPr>
                <w:sz w:val="22"/>
                <w:szCs w:val="22"/>
                <w:lang w:val="en-GB" w:eastAsia="en-GB"/>
              </w:rPr>
            </w:pPr>
            <w:proofErr w:type="gramStart"/>
            <w:r w:rsidRPr="00C5046F">
              <w:rPr>
                <w:sz w:val="22"/>
                <w:szCs w:val="22"/>
                <w:lang w:val="en-GB" w:eastAsia="en-GB"/>
              </w:rPr>
              <w:t>TrojanSpy:Win</w:t>
            </w:r>
            <w:proofErr w:type="gramEnd"/>
            <w:r w:rsidRPr="00C5046F">
              <w:rPr>
                <w:sz w:val="22"/>
                <w:szCs w:val="22"/>
                <w:lang w:val="en-GB" w:eastAsia="en-GB"/>
              </w:rPr>
              <w:t>32/Nivdort.CT</w:t>
            </w:r>
          </w:p>
        </w:tc>
        <w:tc>
          <w:tcPr>
            <w:tcW w:w="1275" w:type="dxa"/>
            <w:vAlign w:val="center"/>
          </w:tcPr>
          <w:p w14:paraId="67A4F150" w14:textId="77777777" w:rsidR="005B786C" w:rsidRPr="00C5046F" w:rsidRDefault="005B786C" w:rsidP="005B786C">
            <w:pPr>
              <w:pStyle w:val="Default"/>
              <w:jc w:val="both"/>
              <w:rPr>
                <w:sz w:val="22"/>
                <w:szCs w:val="22"/>
              </w:rPr>
            </w:pPr>
            <w:r w:rsidRPr="00C5046F">
              <w:rPr>
                <w:sz w:val="22"/>
                <w:szCs w:val="22"/>
              </w:rPr>
              <w:t>2015</w:t>
            </w:r>
          </w:p>
        </w:tc>
        <w:tc>
          <w:tcPr>
            <w:tcW w:w="2444" w:type="dxa"/>
          </w:tcPr>
          <w:p w14:paraId="419118F8" w14:textId="479A1632" w:rsidR="005B786C" w:rsidRPr="00C5046F" w:rsidRDefault="00114061" w:rsidP="005B786C">
            <w:pPr>
              <w:pStyle w:val="Default"/>
              <w:jc w:val="both"/>
              <w:rPr>
                <w:sz w:val="22"/>
                <w:szCs w:val="22"/>
              </w:rPr>
            </w:pPr>
            <w:hyperlink r:id="rId98" w:tgtFrame="_blank" w:history="1">
              <w:r w:rsidR="005B786C" w:rsidRPr="00C5046F">
                <w:rPr>
                  <w:rStyle w:val="Hyperlink"/>
                  <w:color w:val="auto"/>
                  <w:sz w:val="22"/>
                  <w:szCs w:val="22"/>
                  <w:u w:val="none"/>
                </w:rPr>
                <w:t>https://www.symantec.com/security-center/writeup/2010-071400-3123-99</w:t>
              </w:r>
            </w:hyperlink>
          </w:p>
        </w:tc>
      </w:tr>
      <w:tr w:rsidR="0041583A" w:rsidRPr="00C5046F" w14:paraId="2AB77D83" w14:textId="7677AA79" w:rsidTr="00C5046F">
        <w:trPr>
          <w:jc w:val="center"/>
        </w:trPr>
        <w:tc>
          <w:tcPr>
            <w:tcW w:w="567" w:type="dxa"/>
            <w:vAlign w:val="center"/>
          </w:tcPr>
          <w:p w14:paraId="4B0FCE9E" w14:textId="5940DE70" w:rsidR="005B786C" w:rsidRPr="00C5046F" w:rsidRDefault="005B786C" w:rsidP="0041583A">
            <w:pPr>
              <w:pStyle w:val="Default"/>
              <w:rPr>
                <w:sz w:val="22"/>
                <w:szCs w:val="22"/>
              </w:rPr>
            </w:pPr>
            <w:r w:rsidRPr="00C5046F">
              <w:rPr>
                <w:sz w:val="22"/>
                <w:szCs w:val="22"/>
              </w:rPr>
              <w:t>5.</w:t>
            </w:r>
          </w:p>
        </w:tc>
        <w:tc>
          <w:tcPr>
            <w:tcW w:w="1271" w:type="dxa"/>
            <w:vAlign w:val="center"/>
          </w:tcPr>
          <w:p w14:paraId="18AC637D" w14:textId="6CBDDE8E" w:rsidR="005B786C" w:rsidRPr="00C5046F" w:rsidRDefault="005B786C" w:rsidP="005B786C">
            <w:pPr>
              <w:pStyle w:val="Default"/>
              <w:jc w:val="both"/>
              <w:rPr>
                <w:rFonts w:eastAsia="Times New Roman,DejaVu Sans"/>
                <w:sz w:val="22"/>
                <w:szCs w:val="22"/>
              </w:rPr>
            </w:pPr>
            <w:r w:rsidRPr="00C5046F">
              <w:rPr>
                <w:sz w:val="22"/>
                <w:szCs w:val="22"/>
              </w:rPr>
              <w:t>TrojanWin32.Duqu.Stuxnet.exe</w:t>
            </w:r>
          </w:p>
        </w:tc>
        <w:tc>
          <w:tcPr>
            <w:tcW w:w="1134" w:type="dxa"/>
            <w:vAlign w:val="center"/>
          </w:tcPr>
          <w:p w14:paraId="2871759F"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23BA2BFB" w14:textId="77777777" w:rsidR="005B786C" w:rsidRPr="00C5046F" w:rsidRDefault="005B786C" w:rsidP="005B786C">
            <w:pPr>
              <w:pStyle w:val="Default"/>
              <w:jc w:val="both"/>
              <w:rPr>
                <w:sz w:val="22"/>
                <w:szCs w:val="22"/>
              </w:rPr>
            </w:pPr>
            <w:r w:rsidRPr="00C5046F">
              <w:rPr>
                <w:sz w:val="22"/>
                <w:szCs w:val="22"/>
              </w:rPr>
              <w:t>Duqu Stuxnet</w:t>
            </w:r>
          </w:p>
        </w:tc>
        <w:tc>
          <w:tcPr>
            <w:tcW w:w="1275" w:type="dxa"/>
            <w:vAlign w:val="center"/>
          </w:tcPr>
          <w:p w14:paraId="38360025" w14:textId="6BB5172F" w:rsidR="005B786C" w:rsidRPr="00C5046F" w:rsidRDefault="005B786C" w:rsidP="005B786C">
            <w:pPr>
              <w:pStyle w:val="Default"/>
              <w:jc w:val="both"/>
              <w:rPr>
                <w:sz w:val="22"/>
                <w:szCs w:val="22"/>
              </w:rPr>
            </w:pPr>
            <w:r w:rsidRPr="00C5046F">
              <w:rPr>
                <w:sz w:val="22"/>
                <w:szCs w:val="22"/>
              </w:rPr>
              <w:t>2009</w:t>
            </w:r>
          </w:p>
          <w:p w14:paraId="0AB05B9E" w14:textId="77777777" w:rsidR="005B786C" w:rsidRPr="00C5046F" w:rsidRDefault="005B786C" w:rsidP="005B786C">
            <w:pPr>
              <w:pStyle w:val="Default"/>
              <w:jc w:val="both"/>
              <w:rPr>
                <w:sz w:val="22"/>
                <w:szCs w:val="22"/>
              </w:rPr>
            </w:pPr>
          </w:p>
        </w:tc>
        <w:tc>
          <w:tcPr>
            <w:tcW w:w="2444" w:type="dxa"/>
            <w:vAlign w:val="center"/>
          </w:tcPr>
          <w:p w14:paraId="67D3CFA0" w14:textId="11D9FA8D" w:rsidR="005B786C" w:rsidRPr="00C5046F" w:rsidRDefault="005B786C" w:rsidP="005B786C">
            <w:pPr>
              <w:pStyle w:val="Default"/>
              <w:jc w:val="both"/>
              <w:rPr>
                <w:sz w:val="22"/>
                <w:szCs w:val="22"/>
              </w:rPr>
            </w:pPr>
            <w:r w:rsidRPr="00C5046F">
              <w:rPr>
                <w:color w:val="auto"/>
                <w:sz w:val="22"/>
                <w:szCs w:val="22"/>
              </w:rPr>
              <w:t>https://www.symantec.com/content/en/us/enterprise/media/security_response/whitepapers/w32_duqu_the_precursor_to_the_next_stuxnet.pdf</w:t>
            </w:r>
          </w:p>
        </w:tc>
      </w:tr>
      <w:tr w:rsidR="0041583A" w:rsidRPr="00C5046F" w14:paraId="024A985B" w14:textId="43D12E14" w:rsidTr="00C5046F">
        <w:trPr>
          <w:jc w:val="center"/>
        </w:trPr>
        <w:tc>
          <w:tcPr>
            <w:tcW w:w="567" w:type="dxa"/>
            <w:vAlign w:val="center"/>
          </w:tcPr>
          <w:p w14:paraId="31312FD5" w14:textId="1369B491" w:rsidR="005B786C" w:rsidRPr="00C5046F" w:rsidRDefault="005B786C" w:rsidP="0041583A">
            <w:pPr>
              <w:pStyle w:val="Default"/>
              <w:rPr>
                <w:sz w:val="22"/>
                <w:szCs w:val="22"/>
              </w:rPr>
            </w:pPr>
            <w:r w:rsidRPr="00C5046F">
              <w:rPr>
                <w:sz w:val="22"/>
                <w:szCs w:val="22"/>
              </w:rPr>
              <w:t>6.</w:t>
            </w:r>
          </w:p>
        </w:tc>
        <w:tc>
          <w:tcPr>
            <w:tcW w:w="1271" w:type="dxa"/>
            <w:vAlign w:val="center"/>
          </w:tcPr>
          <w:p w14:paraId="5C56DE82" w14:textId="387665EE" w:rsidR="005B786C" w:rsidRPr="00C5046F" w:rsidRDefault="005B786C" w:rsidP="005B786C">
            <w:pPr>
              <w:pStyle w:val="Default"/>
              <w:jc w:val="both"/>
              <w:rPr>
                <w:sz w:val="22"/>
                <w:szCs w:val="22"/>
              </w:rPr>
            </w:pPr>
            <w:r w:rsidRPr="00C5046F">
              <w:rPr>
                <w:sz w:val="22"/>
                <w:szCs w:val="22"/>
              </w:rPr>
              <w:t>Win32_Infostealer_Dexter.exe</w:t>
            </w:r>
          </w:p>
        </w:tc>
        <w:tc>
          <w:tcPr>
            <w:tcW w:w="1134" w:type="dxa"/>
            <w:vAlign w:val="center"/>
          </w:tcPr>
          <w:p w14:paraId="0BA30BDA"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090A6FE2" w14:textId="77777777" w:rsidR="005B786C" w:rsidRPr="00C5046F" w:rsidRDefault="005B786C" w:rsidP="005B786C">
            <w:pPr>
              <w:pStyle w:val="Default"/>
              <w:jc w:val="both"/>
              <w:rPr>
                <w:sz w:val="22"/>
                <w:szCs w:val="22"/>
              </w:rPr>
            </w:pPr>
            <w:r w:rsidRPr="00C5046F">
              <w:rPr>
                <w:sz w:val="22"/>
                <w:szCs w:val="22"/>
              </w:rPr>
              <w:t>Infostealer.Dexter</w:t>
            </w:r>
          </w:p>
        </w:tc>
        <w:tc>
          <w:tcPr>
            <w:tcW w:w="1275" w:type="dxa"/>
            <w:vAlign w:val="center"/>
          </w:tcPr>
          <w:p w14:paraId="7072E1BA" w14:textId="77777777" w:rsidR="005B786C" w:rsidRPr="00C5046F" w:rsidRDefault="005B786C" w:rsidP="005B786C">
            <w:pPr>
              <w:pStyle w:val="Default"/>
              <w:jc w:val="both"/>
              <w:rPr>
                <w:sz w:val="22"/>
                <w:szCs w:val="22"/>
              </w:rPr>
            </w:pPr>
            <w:r w:rsidRPr="00C5046F">
              <w:rPr>
                <w:sz w:val="22"/>
                <w:szCs w:val="22"/>
              </w:rPr>
              <w:t>2012</w:t>
            </w:r>
          </w:p>
        </w:tc>
        <w:tc>
          <w:tcPr>
            <w:tcW w:w="2444" w:type="dxa"/>
          </w:tcPr>
          <w:p w14:paraId="4AE17FE5" w14:textId="1E9B0EF1" w:rsidR="005B786C" w:rsidRPr="00C5046F" w:rsidRDefault="005B786C" w:rsidP="005B786C">
            <w:pPr>
              <w:pStyle w:val="Default"/>
              <w:jc w:val="both"/>
              <w:rPr>
                <w:sz w:val="22"/>
                <w:szCs w:val="22"/>
              </w:rPr>
            </w:pPr>
            <w:r w:rsidRPr="00C5046F">
              <w:rPr>
                <w:color w:val="auto"/>
                <w:sz w:val="22"/>
                <w:szCs w:val="22"/>
              </w:rPr>
              <w:t>https://us.norton.com/online-threats/infostealer.dexter-2012-121219-2643-99-writeup.html</w:t>
            </w:r>
          </w:p>
        </w:tc>
      </w:tr>
      <w:tr w:rsidR="0041583A" w:rsidRPr="00C5046F" w14:paraId="241F20AC" w14:textId="47F44ABC" w:rsidTr="00C5046F">
        <w:trPr>
          <w:jc w:val="center"/>
        </w:trPr>
        <w:tc>
          <w:tcPr>
            <w:tcW w:w="567" w:type="dxa"/>
            <w:vAlign w:val="center"/>
          </w:tcPr>
          <w:p w14:paraId="1D300D51" w14:textId="1101F6E7" w:rsidR="005B786C" w:rsidRPr="00C5046F" w:rsidRDefault="005B786C" w:rsidP="0041583A">
            <w:pPr>
              <w:pStyle w:val="Default"/>
              <w:rPr>
                <w:sz w:val="22"/>
                <w:szCs w:val="22"/>
              </w:rPr>
            </w:pPr>
            <w:r w:rsidRPr="00C5046F">
              <w:rPr>
                <w:sz w:val="22"/>
                <w:szCs w:val="22"/>
              </w:rPr>
              <w:t>7.</w:t>
            </w:r>
          </w:p>
        </w:tc>
        <w:tc>
          <w:tcPr>
            <w:tcW w:w="1271" w:type="dxa"/>
            <w:vAlign w:val="center"/>
          </w:tcPr>
          <w:p w14:paraId="02C3913C" w14:textId="4704C616" w:rsidR="005B786C" w:rsidRPr="00C5046F" w:rsidRDefault="005B786C" w:rsidP="005B786C">
            <w:pPr>
              <w:pStyle w:val="Default"/>
              <w:jc w:val="both"/>
              <w:rPr>
                <w:sz w:val="22"/>
                <w:szCs w:val="22"/>
              </w:rPr>
            </w:pPr>
            <w:r w:rsidRPr="00C5046F">
              <w:rPr>
                <w:sz w:val="22"/>
                <w:szCs w:val="22"/>
              </w:rPr>
              <w:t>Artemis.exe</w:t>
            </w:r>
          </w:p>
        </w:tc>
        <w:tc>
          <w:tcPr>
            <w:tcW w:w="1134" w:type="dxa"/>
            <w:vAlign w:val="center"/>
          </w:tcPr>
          <w:p w14:paraId="23A76ACA"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68B89680" w14:textId="77777777" w:rsidR="005B786C" w:rsidRPr="00C5046F" w:rsidRDefault="005B786C" w:rsidP="005B786C">
            <w:pPr>
              <w:pStyle w:val="Default"/>
              <w:jc w:val="both"/>
              <w:rPr>
                <w:sz w:val="22"/>
                <w:szCs w:val="22"/>
              </w:rPr>
            </w:pPr>
            <w:r w:rsidRPr="00C5046F">
              <w:rPr>
                <w:sz w:val="22"/>
                <w:szCs w:val="22"/>
              </w:rPr>
              <w:t>Artemis</w:t>
            </w:r>
          </w:p>
        </w:tc>
        <w:tc>
          <w:tcPr>
            <w:tcW w:w="1275" w:type="dxa"/>
            <w:vAlign w:val="center"/>
          </w:tcPr>
          <w:p w14:paraId="0C729DDF" w14:textId="77777777" w:rsidR="005B786C" w:rsidRPr="00C5046F" w:rsidRDefault="005B786C" w:rsidP="005B786C">
            <w:pPr>
              <w:pStyle w:val="Default"/>
              <w:jc w:val="both"/>
              <w:rPr>
                <w:sz w:val="22"/>
                <w:szCs w:val="22"/>
              </w:rPr>
            </w:pPr>
            <w:r w:rsidRPr="00C5046F">
              <w:rPr>
                <w:sz w:val="22"/>
                <w:szCs w:val="22"/>
              </w:rPr>
              <w:t>2010</w:t>
            </w:r>
          </w:p>
        </w:tc>
        <w:tc>
          <w:tcPr>
            <w:tcW w:w="2444" w:type="dxa"/>
            <w:vAlign w:val="center"/>
          </w:tcPr>
          <w:p w14:paraId="01E3E046" w14:textId="034B05EE" w:rsidR="005B786C" w:rsidRPr="00C5046F" w:rsidRDefault="005B786C" w:rsidP="005B786C">
            <w:pPr>
              <w:pStyle w:val="Default"/>
              <w:jc w:val="both"/>
              <w:rPr>
                <w:sz w:val="22"/>
                <w:szCs w:val="22"/>
              </w:rPr>
            </w:pPr>
            <w:r w:rsidRPr="00C5046F">
              <w:rPr>
                <w:rStyle w:val="object-hover"/>
                <w:color w:val="auto"/>
                <w:sz w:val="22"/>
                <w:szCs w:val="22"/>
              </w:rPr>
              <w:t>h</w:t>
            </w:r>
            <w:hyperlink r:id="rId99" w:tgtFrame="_blank" w:history="1">
              <w:r w:rsidRPr="00C5046F">
                <w:rPr>
                  <w:rStyle w:val="Hyperlink"/>
                  <w:color w:val="auto"/>
                  <w:sz w:val="22"/>
                  <w:szCs w:val="22"/>
                  <w:u w:val="none"/>
                </w:rPr>
                <w:t>ttps://home.mcafee.com/virusinfo/virusprofile.aspx?key=259866</w:t>
              </w:r>
            </w:hyperlink>
          </w:p>
        </w:tc>
      </w:tr>
      <w:tr w:rsidR="0041583A" w:rsidRPr="00C5046F" w14:paraId="06CF873F" w14:textId="1E1F85F8" w:rsidTr="00C5046F">
        <w:trPr>
          <w:jc w:val="center"/>
        </w:trPr>
        <w:tc>
          <w:tcPr>
            <w:tcW w:w="567" w:type="dxa"/>
            <w:vAlign w:val="center"/>
          </w:tcPr>
          <w:p w14:paraId="3A3563A0" w14:textId="58034885" w:rsidR="005B786C" w:rsidRPr="00C5046F" w:rsidRDefault="005B786C" w:rsidP="0041583A">
            <w:pPr>
              <w:pStyle w:val="Default"/>
              <w:rPr>
                <w:sz w:val="22"/>
                <w:szCs w:val="22"/>
              </w:rPr>
            </w:pPr>
            <w:r w:rsidRPr="00C5046F">
              <w:rPr>
                <w:sz w:val="22"/>
                <w:szCs w:val="22"/>
              </w:rPr>
              <w:t>8.</w:t>
            </w:r>
          </w:p>
        </w:tc>
        <w:tc>
          <w:tcPr>
            <w:tcW w:w="1271" w:type="dxa"/>
            <w:vAlign w:val="center"/>
          </w:tcPr>
          <w:p w14:paraId="593523D9" w14:textId="577B8F4D" w:rsidR="005B786C" w:rsidRPr="00C5046F" w:rsidRDefault="005B786C" w:rsidP="005B786C">
            <w:pPr>
              <w:pStyle w:val="Default"/>
              <w:jc w:val="both"/>
              <w:rPr>
                <w:sz w:val="22"/>
                <w:szCs w:val="22"/>
              </w:rPr>
            </w:pPr>
            <w:r w:rsidRPr="00C5046F">
              <w:rPr>
                <w:sz w:val="22"/>
                <w:szCs w:val="22"/>
              </w:rPr>
              <w:t>njRAT.exe</w:t>
            </w:r>
          </w:p>
        </w:tc>
        <w:tc>
          <w:tcPr>
            <w:tcW w:w="1134" w:type="dxa"/>
            <w:vAlign w:val="center"/>
          </w:tcPr>
          <w:p w14:paraId="66AD32F7"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1D892698" w14:textId="77777777" w:rsidR="005B786C" w:rsidRPr="00C5046F" w:rsidRDefault="005B786C" w:rsidP="005B786C">
            <w:pPr>
              <w:pStyle w:val="Default"/>
              <w:jc w:val="both"/>
              <w:rPr>
                <w:sz w:val="22"/>
                <w:szCs w:val="22"/>
              </w:rPr>
            </w:pPr>
            <w:r w:rsidRPr="00C5046F">
              <w:rPr>
                <w:rStyle w:val="Emphasis"/>
                <w:sz w:val="22"/>
                <w:szCs w:val="22"/>
              </w:rPr>
              <w:t>njRAT</w:t>
            </w:r>
          </w:p>
        </w:tc>
        <w:tc>
          <w:tcPr>
            <w:tcW w:w="1275" w:type="dxa"/>
            <w:vAlign w:val="center"/>
          </w:tcPr>
          <w:p w14:paraId="319A482C" w14:textId="0E4FE156" w:rsidR="005B786C" w:rsidRPr="00C5046F" w:rsidRDefault="005B786C" w:rsidP="005B786C">
            <w:pPr>
              <w:pStyle w:val="Default"/>
              <w:jc w:val="both"/>
              <w:rPr>
                <w:sz w:val="22"/>
                <w:szCs w:val="22"/>
              </w:rPr>
            </w:pPr>
            <w:r w:rsidRPr="00C5046F">
              <w:rPr>
                <w:sz w:val="22"/>
                <w:szCs w:val="22"/>
              </w:rPr>
              <w:t>2014</w:t>
            </w:r>
          </w:p>
        </w:tc>
        <w:tc>
          <w:tcPr>
            <w:tcW w:w="2444" w:type="dxa"/>
          </w:tcPr>
          <w:p w14:paraId="3A6338D6" w14:textId="53281B8D" w:rsidR="005B786C" w:rsidRPr="00C5046F" w:rsidRDefault="005B786C" w:rsidP="005B786C">
            <w:pPr>
              <w:pStyle w:val="Default"/>
              <w:jc w:val="both"/>
              <w:rPr>
                <w:sz w:val="22"/>
                <w:szCs w:val="22"/>
              </w:rPr>
            </w:pPr>
            <w:r w:rsidRPr="00C5046F">
              <w:rPr>
                <w:color w:val="auto"/>
                <w:sz w:val="22"/>
                <w:szCs w:val="22"/>
              </w:rPr>
              <w:t>https://home.mcafee.com/virusinfo/virusprofile.aspx?key=8988380</w:t>
            </w:r>
          </w:p>
        </w:tc>
      </w:tr>
      <w:tr w:rsidR="0041583A" w:rsidRPr="00C5046F" w14:paraId="1DDD978D" w14:textId="0B884E00" w:rsidTr="00C5046F">
        <w:trPr>
          <w:jc w:val="center"/>
        </w:trPr>
        <w:tc>
          <w:tcPr>
            <w:tcW w:w="567" w:type="dxa"/>
            <w:vAlign w:val="center"/>
          </w:tcPr>
          <w:p w14:paraId="6906017D" w14:textId="78C27B5B" w:rsidR="005B786C" w:rsidRPr="00C5046F" w:rsidRDefault="005B786C" w:rsidP="0041583A">
            <w:pPr>
              <w:pStyle w:val="Default"/>
              <w:rPr>
                <w:sz w:val="22"/>
                <w:szCs w:val="22"/>
              </w:rPr>
            </w:pPr>
            <w:r w:rsidRPr="00C5046F">
              <w:rPr>
                <w:sz w:val="22"/>
                <w:szCs w:val="22"/>
              </w:rPr>
              <w:t>9.</w:t>
            </w:r>
          </w:p>
        </w:tc>
        <w:tc>
          <w:tcPr>
            <w:tcW w:w="1271" w:type="dxa"/>
            <w:vAlign w:val="center"/>
          </w:tcPr>
          <w:p w14:paraId="62842565" w14:textId="2D3BC51F" w:rsidR="005B786C" w:rsidRPr="00C5046F" w:rsidRDefault="005B786C" w:rsidP="005B786C">
            <w:pPr>
              <w:pStyle w:val="Default"/>
              <w:jc w:val="both"/>
              <w:rPr>
                <w:sz w:val="22"/>
                <w:szCs w:val="22"/>
              </w:rPr>
            </w:pPr>
            <w:r w:rsidRPr="00C5046F">
              <w:rPr>
                <w:sz w:val="22"/>
                <w:szCs w:val="22"/>
              </w:rPr>
              <w:t>Proteus.exe</w:t>
            </w:r>
          </w:p>
        </w:tc>
        <w:tc>
          <w:tcPr>
            <w:tcW w:w="1134" w:type="dxa"/>
            <w:vAlign w:val="center"/>
          </w:tcPr>
          <w:p w14:paraId="029B85A9"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23636270" w14:textId="77777777" w:rsidR="005B786C" w:rsidRPr="00C5046F" w:rsidRDefault="005B786C" w:rsidP="005B786C">
            <w:pPr>
              <w:pStyle w:val="Default"/>
              <w:jc w:val="both"/>
              <w:rPr>
                <w:sz w:val="22"/>
                <w:szCs w:val="22"/>
              </w:rPr>
            </w:pPr>
            <w:r w:rsidRPr="00C5046F">
              <w:rPr>
                <w:sz w:val="22"/>
                <w:szCs w:val="22"/>
              </w:rPr>
              <w:t>Proteus</w:t>
            </w:r>
          </w:p>
        </w:tc>
        <w:tc>
          <w:tcPr>
            <w:tcW w:w="1275" w:type="dxa"/>
            <w:vAlign w:val="center"/>
          </w:tcPr>
          <w:p w14:paraId="36C42574" w14:textId="77777777" w:rsidR="005B786C" w:rsidRPr="00C5046F" w:rsidRDefault="005B786C" w:rsidP="005B786C">
            <w:pPr>
              <w:pStyle w:val="Default"/>
              <w:jc w:val="both"/>
              <w:rPr>
                <w:sz w:val="22"/>
                <w:szCs w:val="22"/>
              </w:rPr>
            </w:pPr>
            <w:r w:rsidRPr="00C5046F">
              <w:rPr>
                <w:sz w:val="22"/>
                <w:szCs w:val="22"/>
              </w:rPr>
              <w:t>2016</w:t>
            </w:r>
          </w:p>
        </w:tc>
        <w:tc>
          <w:tcPr>
            <w:tcW w:w="2444" w:type="dxa"/>
          </w:tcPr>
          <w:p w14:paraId="07250AD4" w14:textId="20235E2A" w:rsidR="005B786C" w:rsidRPr="00C5046F" w:rsidRDefault="005B786C" w:rsidP="005B786C">
            <w:pPr>
              <w:pStyle w:val="Default"/>
              <w:jc w:val="both"/>
              <w:rPr>
                <w:sz w:val="22"/>
                <w:szCs w:val="22"/>
              </w:rPr>
            </w:pPr>
            <w:r w:rsidRPr="00C5046F">
              <w:rPr>
                <w:color w:val="auto"/>
                <w:sz w:val="22"/>
                <w:szCs w:val="22"/>
              </w:rPr>
              <w:t>https://www.solvusoft.com/en/malware/trojans/w97m-proteus/</w:t>
            </w:r>
          </w:p>
        </w:tc>
      </w:tr>
      <w:tr w:rsidR="0041583A" w:rsidRPr="00C5046F" w14:paraId="39F8AE22" w14:textId="331D1CAA" w:rsidTr="00C5046F">
        <w:trPr>
          <w:jc w:val="center"/>
        </w:trPr>
        <w:tc>
          <w:tcPr>
            <w:tcW w:w="567" w:type="dxa"/>
            <w:vAlign w:val="center"/>
          </w:tcPr>
          <w:p w14:paraId="4B3DBA9C" w14:textId="2DB7A1AF" w:rsidR="005B786C" w:rsidRPr="00C5046F" w:rsidRDefault="005B786C" w:rsidP="0041583A">
            <w:pPr>
              <w:pStyle w:val="Default"/>
              <w:rPr>
                <w:sz w:val="22"/>
                <w:szCs w:val="22"/>
              </w:rPr>
            </w:pPr>
            <w:r w:rsidRPr="00C5046F">
              <w:rPr>
                <w:sz w:val="22"/>
                <w:szCs w:val="22"/>
              </w:rPr>
              <w:t>10.</w:t>
            </w:r>
          </w:p>
        </w:tc>
        <w:tc>
          <w:tcPr>
            <w:tcW w:w="1271" w:type="dxa"/>
            <w:vAlign w:val="center"/>
          </w:tcPr>
          <w:p w14:paraId="590BCFD7" w14:textId="26740056" w:rsidR="005B786C" w:rsidRPr="00C5046F" w:rsidRDefault="005B786C" w:rsidP="005B786C">
            <w:pPr>
              <w:pStyle w:val="Default"/>
              <w:jc w:val="both"/>
              <w:rPr>
                <w:sz w:val="22"/>
                <w:szCs w:val="22"/>
              </w:rPr>
            </w:pPr>
            <w:r w:rsidRPr="00C5046F">
              <w:rPr>
                <w:sz w:val="22"/>
                <w:szCs w:val="22"/>
              </w:rPr>
              <w:t>Ransomware_Cerber.exe</w:t>
            </w:r>
          </w:p>
        </w:tc>
        <w:tc>
          <w:tcPr>
            <w:tcW w:w="1134" w:type="dxa"/>
            <w:vAlign w:val="center"/>
          </w:tcPr>
          <w:p w14:paraId="35316038" w14:textId="77777777" w:rsidR="005B786C" w:rsidRPr="00C5046F" w:rsidRDefault="005B786C" w:rsidP="005B786C">
            <w:pPr>
              <w:pStyle w:val="Default"/>
              <w:jc w:val="both"/>
              <w:rPr>
                <w:sz w:val="22"/>
                <w:szCs w:val="22"/>
              </w:rPr>
            </w:pPr>
            <w:r w:rsidRPr="00C5046F">
              <w:rPr>
                <w:sz w:val="22"/>
                <w:szCs w:val="22"/>
              </w:rPr>
              <w:t>Ransomware Trojan</w:t>
            </w:r>
          </w:p>
        </w:tc>
        <w:tc>
          <w:tcPr>
            <w:tcW w:w="1985" w:type="dxa"/>
            <w:vAlign w:val="center"/>
          </w:tcPr>
          <w:p w14:paraId="42451A83" w14:textId="77777777" w:rsidR="005B786C" w:rsidRPr="00C5046F" w:rsidRDefault="005B786C" w:rsidP="005B786C">
            <w:pPr>
              <w:pStyle w:val="Default"/>
              <w:jc w:val="both"/>
              <w:rPr>
                <w:bCs/>
                <w:kern w:val="36"/>
                <w:sz w:val="22"/>
                <w:szCs w:val="22"/>
                <w:lang w:val="en-GB" w:eastAsia="en-GB"/>
              </w:rPr>
            </w:pPr>
            <w:r w:rsidRPr="00C5046F">
              <w:rPr>
                <w:bCs/>
                <w:kern w:val="36"/>
                <w:sz w:val="22"/>
                <w:szCs w:val="22"/>
                <w:lang w:val="en-GB" w:eastAsia="en-GB"/>
              </w:rPr>
              <w:t>Cerber ransomware</w:t>
            </w:r>
          </w:p>
        </w:tc>
        <w:tc>
          <w:tcPr>
            <w:tcW w:w="1275" w:type="dxa"/>
            <w:vAlign w:val="center"/>
          </w:tcPr>
          <w:p w14:paraId="7016E915" w14:textId="77777777" w:rsidR="005B786C" w:rsidRPr="00C5046F" w:rsidRDefault="005B786C" w:rsidP="005B786C">
            <w:pPr>
              <w:pStyle w:val="Default"/>
              <w:jc w:val="both"/>
              <w:rPr>
                <w:sz w:val="22"/>
                <w:szCs w:val="22"/>
              </w:rPr>
            </w:pPr>
            <w:r w:rsidRPr="00C5046F">
              <w:rPr>
                <w:sz w:val="22"/>
                <w:szCs w:val="22"/>
              </w:rPr>
              <w:t>2016</w:t>
            </w:r>
          </w:p>
        </w:tc>
        <w:tc>
          <w:tcPr>
            <w:tcW w:w="2444" w:type="dxa"/>
          </w:tcPr>
          <w:p w14:paraId="7EE181B1" w14:textId="14BB24E8" w:rsidR="005B786C" w:rsidRPr="00C5046F" w:rsidRDefault="005B786C" w:rsidP="005B786C">
            <w:pPr>
              <w:pStyle w:val="Default"/>
              <w:jc w:val="both"/>
              <w:rPr>
                <w:sz w:val="22"/>
                <w:szCs w:val="22"/>
              </w:rPr>
            </w:pPr>
            <w:r w:rsidRPr="00C5046F">
              <w:rPr>
                <w:sz w:val="22"/>
                <w:szCs w:val="22"/>
              </w:rPr>
              <w:t>https://www.symantec.com/security_response/earthlink_writeup.jsp?docid=2016-030408-0817-99</w:t>
            </w:r>
          </w:p>
        </w:tc>
      </w:tr>
      <w:tr w:rsidR="0041583A" w:rsidRPr="00C5046F" w14:paraId="5E6C0F07" w14:textId="2C395EA2" w:rsidTr="00C5046F">
        <w:trPr>
          <w:jc w:val="center"/>
        </w:trPr>
        <w:tc>
          <w:tcPr>
            <w:tcW w:w="567" w:type="dxa"/>
            <w:vAlign w:val="center"/>
          </w:tcPr>
          <w:p w14:paraId="427DDCF8" w14:textId="58A0D927" w:rsidR="005B786C" w:rsidRPr="00C5046F" w:rsidRDefault="005B786C" w:rsidP="0041583A">
            <w:pPr>
              <w:pStyle w:val="Default"/>
              <w:rPr>
                <w:sz w:val="22"/>
                <w:szCs w:val="22"/>
              </w:rPr>
            </w:pPr>
            <w:r w:rsidRPr="00C5046F">
              <w:rPr>
                <w:sz w:val="22"/>
                <w:szCs w:val="22"/>
              </w:rPr>
              <w:t>11.</w:t>
            </w:r>
          </w:p>
        </w:tc>
        <w:tc>
          <w:tcPr>
            <w:tcW w:w="1271" w:type="dxa"/>
            <w:vAlign w:val="center"/>
          </w:tcPr>
          <w:p w14:paraId="143D3096" w14:textId="1A2CC492" w:rsidR="005B786C" w:rsidRPr="00C5046F" w:rsidRDefault="005B786C" w:rsidP="005B786C">
            <w:pPr>
              <w:pStyle w:val="Default"/>
              <w:jc w:val="both"/>
              <w:rPr>
                <w:sz w:val="22"/>
                <w:szCs w:val="22"/>
              </w:rPr>
            </w:pPr>
            <w:r w:rsidRPr="00C5046F">
              <w:rPr>
                <w:sz w:val="22"/>
                <w:szCs w:val="22"/>
              </w:rPr>
              <w:t>Ransomware_Mamba.exe</w:t>
            </w:r>
          </w:p>
        </w:tc>
        <w:tc>
          <w:tcPr>
            <w:tcW w:w="1134" w:type="dxa"/>
            <w:vAlign w:val="center"/>
          </w:tcPr>
          <w:p w14:paraId="0A7DA2FE" w14:textId="77777777" w:rsidR="005B786C" w:rsidRPr="00C5046F" w:rsidRDefault="005B786C" w:rsidP="005B786C">
            <w:pPr>
              <w:pStyle w:val="Default"/>
              <w:jc w:val="both"/>
              <w:rPr>
                <w:sz w:val="22"/>
                <w:szCs w:val="22"/>
              </w:rPr>
            </w:pPr>
            <w:r w:rsidRPr="00C5046F">
              <w:rPr>
                <w:sz w:val="22"/>
                <w:szCs w:val="22"/>
              </w:rPr>
              <w:t>Ransomware Trojan</w:t>
            </w:r>
          </w:p>
        </w:tc>
        <w:tc>
          <w:tcPr>
            <w:tcW w:w="1985" w:type="dxa"/>
            <w:vAlign w:val="center"/>
          </w:tcPr>
          <w:p w14:paraId="10E29C1B" w14:textId="77777777" w:rsidR="005B786C" w:rsidRPr="00C5046F" w:rsidRDefault="005B786C" w:rsidP="005B786C">
            <w:pPr>
              <w:pStyle w:val="Default"/>
              <w:jc w:val="both"/>
              <w:rPr>
                <w:sz w:val="22"/>
                <w:szCs w:val="22"/>
              </w:rPr>
            </w:pPr>
            <w:r w:rsidRPr="00C5046F">
              <w:rPr>
                <w:bCs/>
                <w:kern w:val="36"/>
                <w:sz w:val="22"/>
                <w:szCs w:val="22"/>
                <w:lang w:val="en-GB" w:eastAsia="en-GB"/>
              </w:rPr>
              <w:t>Mamba ransomware</w:t>
            </w:r>
          </w:p>
        </w:tc>
        <w:tc>
          <w:tcPr>
            <w:tcW w:w="1275" w:type="dxa"/>
            <w:vAlign w:val="center"/>
          </w:tcPr>
          <w:p w14:paraId="608B6344" w14:textId="77777777" w:rsidR="005B786C" w:rsidRPr="00C5046F" w:rsidRDefault="005B786C" w:rsidP="005B786C">
            <w:pPr>
              <w:pStyle w:val="Default"/>
              <w:jc w:val="both"/>
              <w:rPr>
                <w:sz w:val="22"/>
                <w:szCs w:val="22"/>
              </w:rPr>
            </w:pPr>
            <w:r w:rsidRPr="00C5046F">
              <w:rPr>
                <w:sz w:val="22"/>
                <w:szCs w:val="22"/>
              </w:rPr>
              <w:t>2016</w:t>
            </w:r>
          </w:p>
        </w:tc>
        <w:tc>
          <w:tcPr>
            <w:tcW w:w="2444" w:type="dxa"/>
          </w:tcPr>
          <w:p w14:paraId="2FF04618" w14:textId="6024AD5A" w:rsidR="005B786C" w:rsidRPr="00C5046F" w:rsidRDefault="005B786C" w:rsidP="005B786C">
            <w:pPr>
              <w:pStyle w:val="Default"/>
              <w:jc w:val="both"/>
              <w:rPr>
                <w:sz w:val="22"/>
                <w:szCs w:val="22"/>
              </w:rPr>
            </w:pPr>
            <w:r w:rsidRPr="00C5046F">
              <w:rPr>
                <w:sz w:val="22"/>
                <w:szCs w:val="22"/>
              </w:rPr>
              <w:t>https://cyware.com/news/everything-you-should-know-about-mamba-ransomware-c07891a7</w:t>
            </w:r>
          </w:p>
        </w:tc>
      </w:tr>
      <w:tr w:rsidR="0041583A" w:rsidRPr="00C5046F" w14:paraId="4622EBBD" w14:textId="2FBDC702" w:rsidTr="00C5046F">
        <w:trPr>
          <w:jc w:val="center"/>
        </w:trPr>
        <w:tc>
          <w:tcPr>
            <w:tcW w:w="567" w:type="dxa"/>
            <w:vAlign w:val="center"/>
          </w:tcPr>
          <w:p w14:paraId="2F335CAB" w14:textId="668A09A4" w:rsidR="005B786C" w:rsidRPr="00C5046F" w:rsidRDefault="005B786C" w:rsidP="0041583A">
            <w:pPr>
              <w:pStyle w:val="Default"/>
              <w:rPr>
                <w:sz w:val="22"/>
                <w:szCs w:val="22"/>
              </w:rPr>
            </w:pPr>
            <w:r w:rsidRPr="00C5046F">
              <w:rPr>
                <w:sz w:val="22"/>
                <w:szCs w:val="22"/>
              </w:rPr>
              <w:t>12.</w:t>
            </w:r>
          </w:p>
        </w:tc>
        <w:tc>
          <w:tcPr>
            <w:tcW w:w="1271" w:type="dxa"/>
            <w:vAlign w:val="center"/>
          </w:tcPr>
          <w:p w14:paraId="72896BE3" w14:textId="7192FE51" w:rsidR="005B786C" w:rsidRPr="00C5046F" w:rsidRDefault="005B786C" w:rsidP="005B786C">
            <w:pPr>
              <w:pStyle w:val="Default"/>
              <w:jc w:val="both"/>
              <w:rPr>
                <w:sz w:val="22"/>
                <w:szCs w:val="22"/>
              </w:rPr>
            </w:pPr>
            <w:r w:rsidRPr="00C5046F">
              <w:rPr>
                <w:sz w:val="22"/>
                <w:szCs w:val="22"/>
              </w:rPr>
              <w:t>Ransomware_Petrwrap.exe</w:t>
            </w:r>
          </w:p>
        </w:tc>
        <w:tc>
          <w:tcPr>
            <w:tcW w:w="1134" w:type="dxa"/>
            <w:vAlign w:val="center"/>
          </w:tcPr>
          <w:p w14:paraId="1CFCD655" w14:textId="77777777" w:rsidR="005B786C" w:rsidRPr="00C5046F" w:rsidRDefault="005B786C" w:rsidP="005B786C">
            <w:pPr>
              <w:pStyle w:val="Default"/>
              <w:jc w:val="both"/>
              <w:rPr>
                <w:sz w:val="22"/>
                <w:szCs w:val="22"/>
              </w:rPr>
            </w:pPr>
            <w:r w:rsidRPr="00C5046F">
              <w:rPr>
                <w:sz w:val="22"/>
                <w:szCs w:val="22"/>
              </w:rPr>
              <w:t>Ransomware Trojan</w:t>
            </w:r>
          </w:p>
        </w:tc>
        <w:tc>
          <w:tcPr>
            <w:tcW w:w="1985" w:type="dxa"/>
            <w:vAlign w:val="center"/>
          </w:tcPr>
          <w:p w14:paraId="2AB73FE4" w14:textId="77777777" w:rsidR="005B786C" w:rsidRPr="00C5046F" w:rsidRDefault="005B786C" w:rsidP="005B786C">
            <w:pPr>
              <w:pStyle w:val="Default"/>
              <w:jc w:val="both"/>
              <w:rPr>
                <w:sz w:val="22"/>
                <w:szCs w:val="22"/>
                <w:lang w:val="en-GB"/>
              </w:rPr>
            </w:pPr>
            <w:r w:rsidRPr="00C5046F">
              <w:rPr>
                <w:sz w:val="22"/>
                <w:szCs w:val="22"/>
              </w:rPr>
              <w:t>Petya ransomware</w:t>
            </w:r>
          </w:p>
        </w:tc>
        <w:tc>
          <w:tcPr>
            <w:tcW w:w="1275" w:type="dxa"/>
            <w:vAlign w:val="center"/>
          </w:tcPr>
          <w:p w14:paraId="531ACC78" w14:textId="4EE3328A" w:rsidR="005B786C" w:rsidRPr="00C5046F" w:rsidRDefault="005B786C" w:rsidP="005B786C">
            <w:pPr>
              <w:pStyle w:val="Default"/>
              <w:jc w:val="both"/>
              <w:rPr>
                <w:sz w:val="22"/>
                <w:szCs w:val="22"/>
              </w:rPr>
            </w:pPr>
            <w:r w:rsidRPr="00C5046F">
              <w:rPr>
                <w:sz w:val="22"/>
                <w:szCs w:val="22"/>
              </w:rPr>
              <w:t>2016</w:t>
            </w:r>
          </w:p>
        </w:tc>
        <w:tc>
          <w:tcPr>
            <w:tcW w:w="2444" w:type="dxa"/>
          </w:tcPr>
          <w:p w14:paraId="1E886BB9" w14:textId="6484C5F6" w:rsidR="005B786C" w:rsidRPr="00C5046F" w:rsidRDefault="005B786C" w:rsidP="005B786C">
            <w:pPr>
              <w:pStyle w:val="Default"/>
              <w:jc w:val="both"/>
              <w:rPr>
                <w:sz w:val="22"/>
                <w:szCs w:val="22"/>
              </w:rPr>
            </w:pPr>
            <w:r w:rsidRPr="00C5046F">
              <w:rPr>
                <w:sz w:val="22"/>
                <w:szCs w:val="22"/>
              </w:rPr>
              <w:t>https://www.symantec.com/security-center/writeup/2016-032913-4222-99</w:t>
            </w:r>
          </w:p>
        </w:tc>
      </w:tr>
      <w:tr w:rsidR="0041583A" w:rsidRPr="00C5046F" w14:paraId="3F191FE1" w14:textId="7299636F" w:rsidTr="00C5046F">
        <w:trPr>
          <w:trHeight w:val="601"/>
          <w:jc w:val="center"/>
        </w:trPr>
        <w:tc>
          <w:tcPr>
            <w:tcW w:w="567" w:type="dxa"/>
            <w:vAlign w:val="center"/>
          </w:tcPr>
          <w:p w14:paraId="48BD89F1" w14:textId="47CEE092" w:rsidR="005B786C" w:rsidRPr="00C5046F" w:rsidRDefault="005B786C" w:rsidP="0041583A">
            <w:pPr>
              <w:pStyle w:val="Default"/>
              <w:rPr>
                <w:sz w:val="22"/>
                <w:szCs w:val="22"/>
              </w:rPr>
            </w:pPr>
            <w:r w:rsidRPr="00C5046F">
              <w:rPr>
                <w:sz w:val="22"/>
                <w:szCs w:val="22"/>
              </w:rPr>
              <w:lastRenderedPageBreak/>
              <w:t>13.</w:t>
            </w:r>
          </w:p>
        </w:tc>
        <w:tc>
          <w:tcPr>
            <w:tcW w:w="1271" w:type="dxa"/>
            <w:vAlign w:val="center"/>
          </w:tcPr>
          <w:p w14:paraId="44BA8AD3" w14:textId="6076CDAF" w:rsidR="005B786C" w:rsidRPr="00C5046F" w:rsidRDefault="005B786C" w:rsidP="005B786C">
            <w:pPr>
              <w:pStyle w:val="Default"/>
              <w:jc w:val="both"/>
              <w:rPr>
                <w:sz w:val="22"/>
                <w:szCs w:val="22"/>
              </w:rPr>
            </w:pPr>
            <w:r w:rsidRPr="00C5046F">
              <w:rPr>
                <w:sz w:val="22"/>
                <w:szCs w:val="22"/>
              </w:rPr>
              <w:t>Ransomware_Unnamed_0.exe</w:t>
            </w:r>
          </w:p>
        </w:tc>
        <w:tc>
          <w:tcPr>
            <w:tcW w:w="1134" w:type="dxa"/>
            <w:vAlign w:val="center"/>
          </w:tcPr>
          <w:p w14:paraId="436CA056" w14:textId="77777777" w:rsidR="005B786C" w:rsidRPr="00C5046F" w:rsidRDefault="005B786C" w:rsidP="005B786C">
            <w:pPr>
              <w:pStyle w:val="Default"/>
              <w:jc w:val="both"/>
              <w:rPr>
                <w:sz w:val="22"/>
                <w:szCs w:val="22"/>
              </w:rPr>
            </w:pPr>
            <w:r w:rsidRPr="00C5046F">
              <w:rPr>
                <w:sz w:val="22"/>
                <w:szCs w:val="22"/>
              </w:rPr>
              <w:t>Ransomware Trojan</w:t>
            </w:r>
          </w:p>
        </w:tc>
        <w:tc>
          <w:tcPr>
            <w:tcW w:w="1985" w:type="dxa"/>
            <w:vAlign w:val="center"/>
          </w:tcPr>
          <w:p w14:paraId="394FDB5C" w14:textId="3A57D575" w:rsidR="005B786C" w:rsidRPr="00C5046F" w:rsidRDefault="005B786C" w:rsidP="005B786C">
            <w:pPr>
              <w:pStyle w:val="Default"/>
              <w:jc w:val="both"/>
              <w:rPr>
                <w:sz w:val="22"/>
                <w:szCs w:val="22"/>
              </w:rPr>
            </w:pPr>
            <w:r w:rsidRPr="00C5046F">
              <w:rPr>
                <w:sz w:val="22"/>
                <w:szCs w:val="22"/>
              </w:rPr>
              <w:t>Tidak diketahui</w:t>
            </w:r>
          </w:p>
        </w:tc>
        <w:tc>
          <w:tcPr>
            <w:tcW w:w="1275" w:type="dxa"/>
            <w:vAlign w:val="center"/>
          </w:tcPr>
          <w:p w14:paraId="479F2346" w14:textId="77777777" w:rsidR="005B786C" w:rsidRPr="00C5046F" w:rsidRDefault="005B786C" w:rsidP="005B786C">
            <w:pPr>
              <w:pStyle w:val="Default"/>
              <w:jc w:val="both"/>
              <w:rPr>
                <w:sz w:val="22"/>
                <w:szCs w:val="22"/>
              </w:rPr>
            </w:pPr>
            <w:r w:rsidRPr="00C5046F">
              <w:rPr>
                <w:sz w:val="22"/>
                <w:szCs w:val="22"/>
              </w:rPr>
              <w:t>Tidak diketahui</w:t>
            </w:r>
          </w:p>
        </w:tc>
        <w:tc>
          <w:tcPr>
            <w:tcW w:w="2444" w:type="dxa"/>
            <w:vAlign w:val="center"/>
          </w:tcPr>
          <w:p w14:paraId="01888141" w14:textId="70250DB2" w:rsidR="005B786C" w:rsidRPr="00C5046F" w:rsidRDefault="005B786C" w:rsidP="005B786C">
            <w:pPr>
              <w:pStyle w:val="Default"/>
              <w:jc w:val="both"/>
              <w:rPr>
                <w:sz w:val="22"/>
                <w:szCs w:val="22"/>
              </w:rPr>
            </w:pPr>
            <w:r w:rsidRPr="00C5046F">
              <w:rPr>
                <w:sz w:val="22"/>
                <w:szCs w:val="22"/>
              </w:rPr>
              <w:t>-</w:t>
            </w:r>
          </w:p>
        </w:tc>
      </w:tr>
      <w:tr w:rsidR="0041583A" w:rsidRPr="00C5046F" w14:paraId="5BCE41E5" w14:textId="6CD34BB0" w:rsidTr="00C5046F">
        <w:trPr>
          <w:jc w:val="center"/>
        </w:trPr>
        <w:tc>
          <w:tcPr>
            <w:tcW w:w="567" w:type="dxa"/>
            <w:vAlign w:val="center"/>
          </w:tcPr>
          <w:p w14:paraId="015467B6" w14:textId="4207FF03" w:rsidR="005B786C" w:rsidRPr="00C5046F" w:rsidRDefault="005B786C" w:rsidP="0041583A">
            <w:pPr>
              <w:pStyle w:val="Default"/>
              <w:rPr>
                <w:sz w:val="22"/>
                <w:szCs w:val="22"/>
              </w:rPr>
            </w:pPr>
            <w:r w:rsidRPr="00C5046F">
              <w:rPr>
                <w:sz w:val="22"/>
                <w:szCs w:val="22"/>
              </w:rPr>
              <w:t>14.</w:t>
            </w:r>
          </w:p>
        </w:tc>
        <w:tc>
          <w:tcPr>
            <w:tcW w:w="1271" w:type="dxa"/>
            <w:vAlign w:val="center"/>
          </w:tcPr>
          <w:p w14:paraId="41E8C059" w14:textId="2A61B473" w:rsidR="005B786C" w:rsidRPr="00C5046F" w:rsidRDefault="005B786C" w:rsidP="005B786C">
            <w:pPr>
              <w:pStyle w:val="Default"/>
              <w:jc w:val="both"/>
              <w:rPr>
                <w:sz w:val="22"/>
                <w:szCs w:val="22"/>
              </w:rPr>
            </w:pPr>
            <w:r w:rsidRPr="00C5046F">
              <w:rPr>
                <w:sz w:val="22"/>
                <w:szCs w:val="22"/>
              </w:rPr>
              <w:t>zeus_banking.exe</w:t>
            </w:r>
          </w:p>
        </w:tc>
        <w:tc>
          <w:tcPr>
            <w:tcW w:w="1134" w:type="dxa"/>
            <w:vAlign w:val="center"/>
          </w:tcPr>
          <w:p w14:paraId="1927E65C"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2ABD0A99" w14:textId="77777777" w:rsidR="005B786C" w:rsidRPr="00C5046F" w:rsidRDefault="005B786C" w:rsidP="005B786C">
            <w:pPr>
              <w:pStyle w:val="Default"/>
              <w:jc w:val="both"/>
              <w:rPr>
                <w:sz w:val="22"/>
                <w:szCs w:val="22"/>
              </w:rPr>
            </w:pPr>
            <w:r w:rsidRPr="00C5046F">
              <w:rPr>
                <w:sz w:val="22"/>
                <w:szCs w:val="22"/>
              </w:rPr>
              <w:t>Zeus</w:t>
            </w:r>
          </w:p>
        </w:tc>
        <w:tc>
          <w:tcPr>
            <w:tcW w:w="1275" w:type="dxa"/>
            <w:vAlign w:val="center"/>
          </w:tcPr>
          <w:p w14:paraId="314C6BBF" w14:textId="77777777" w:rsidR="005B786C" w:rsidRPr="00C5046F" w:rsidRDefault="005B786C" w:rsidP="005B786C">
            <w:pPr>
              <w:pStyle w:val="Default"/>
              <w:jc w:val="both"/>
              <w:rPr>
                <w:sz w:val="22"/>
                <w:szCs w:val="22"/>
              </w:rPr>
            </w:pPr>
            <w:r w:rsidRPr="00C5046F">
              <w:rPr>
                <w:sz w:val="22"/>
                <w:szCs w:val="22"/>
              </w:rPr>
              <w:t>2007</w:t>
            </w:r>
          </w:p>
        </w:tc>
        <w:tc>
          <w:tcPr>
            <w:tcW w:w="2444" w:type="dxa"/>
          </w:tcPr>
          <w:p w14:paraId="010B9E2C" w14:textId="3AB37EED" w:rsidR="005B786C" w:rsidRPr="00C5046F" w:rsidRDefault="005B786C" w:rsidP="005B786C">
            <w:pPr>
              <w:pStyle w:val="Default"/>
              <w:jc w:val="both"/>
              <w:rPr>
                <w:sz w:val="22"/>
                <w:szCs w:val="22"/>
              </w:rPr>
            </w:pPr>
            <w:r w:rsidRPr="00C5046F">
              <w:rPr>
                <w:sz w:val="22"/>
                <w:szCs w:val="22"/>
              </w:rPr>
              <w:t>https://usa.kaspersky.com/resource-center/threats/zeus-virus</w:t>
            </w:r>
          </w:p>
        </w:tc>
      </w:tr>
      <w:tr w:rsidR="0041583A" w:rsidRPr="00C5046F" w14:paraId="4E9058A8" w14:textId="35BFA6F9" w:rsidTr="00C5046F">
        <w:trPr>
          <w:jc w:val="center"/>
        </w:trPr>
        <w:tc>
          <w:tcPr>
            <w:tcW w:w="567" w:type="dxa"/>
            <w:vAlign w:val="center"/>
          </w:tcPr>
          <w:p w14:paraId="1E16D410" w14:textId="5D63357E" w:rsidR="005B786C" w:rsidRPr="00C5046F" w:rsidRDefault="005B786C" w:rsidP="0041583A">
            <w:pPr>
              <w:pStyle w:val="Default"/>
              <w:rPr>
                <w:sz w:val="22"/>
                <w:szCs w:val="22"/>
              </w:rPr>
            </w:pPr>
            <w:r w:rsidRPr="00C5046F">
              <w:rPr>
                <w:sz w:val="22"/>
                <w:szCs w:val="22"/>
              </w:rPr>
              <w:t>15.</w:t>
            </w:r>
          </w:p>
        </w:tc>
        <w:tc>
          <w:tcPr>
            <w:tcW w:w="1271" w:type="dxa"/>
            <w:vAlign w:val="center"/>
          </w:tcPr>
          <w:p w14:paraId="12C2E149" w14:textId="1E1B72FB" w:rsidR="005B786C" w:rsidRPr="00C5046F" w:rsidRDefault="005B786C" w:rsidP="005B786C">
            <w:pPr>
              <w:pStyle w:val="Default"/>
              <w:jc w:val="both"/>
              <w:rPr>
                <w:sz w:val="22"/>
                <w:szCs w:val="22"/>
              </w:rPr>
            </w:pPr>
            <w:r w:rsidRPr="00C5046F">
              <w:rPr>
                <w:sz w:val="22"/>
                <w:szCs w:val="22"/>
              </w:rPr>
              <w:t>Win32_Unclassified.exe</w:t>
            </w:r>
          </w:p>
        </w:tc>
        <w:tc>
          <w:tcPr>
            <w:tcW w:w="1134" w:type="dxa"/>
            <w:vAlign w:val="center"/>
          </w:tcPr>
          <w:p w14:paraId="594960FE" w14:textId="77777777" w:rsidR="005B786C" w:rsidRPr="00C5046F" w:rsidRDefault="005B786C" w:rsidP="005B786C">
            <w:pPr>
              <w:pStyle w:val="Default"/>
              <w:jc w:val="both"/>
              <w:rPr>
                <w:sz w:val="22"/>
                <w:szCs w:val="22"/>
              </w:rPr>
            </w:pPr>
            <w:r w:rsidRPr="00C5046F">
              <w:rPr>
                <w:sz w:val="22"/>
                <w:szCs w:val="22"/>
              </w:rPr>
              <w:t>Tidak diketahui</w:t>
            </w:r>
          </w:p>
        </w:tc>
        <w:tc>
          <w:tcPr>
            <w:tcW w:w="1985" w:type="dxa"/>
            <w:vAlign w:val="center"/>
          </w:tcPr>
          <w:p w14:paraId="6F1AE84E" w14:textId="77777777" w:rsidR="005B786C" w:rsidRPr="00C5046F" w:rsidRDefault="005B786C" w:rsidP="005B786C">
            <w:pPr>
              <w:pStyle w:val="Default"/>
              <w:jc w:val="both"/>
              <w:rPr>
                <w:sz w:val="22"/>
                <w:szCs w:val="22"/>
              </w:rPr>
            </w:pPr>
            <w:r w:rsidRPr="00C5046F">
              <w:rPr>
                <w:sz w:val="22"/>
                <w:szCs w:val="22"/>
              </w:rPr>
              <w:t>Tidak diketahui</w:t>
            </w:r>
          </w:p>
        </w:tc>
        <w:tc>
          <w:tcPr>
            <w:tcW w:w="1275" w:type="dxa"/>
            <w:vAlign w:val="center"/>
          </w:tcPr>
          <w:p w14:paraId="764EF816" w14:textId="77777777" w:rsidR="005B786C" w:rsidRPr="00C5046F" w:rsidRDefault="005B786C" w:rsidP="005B786C">
            <w:pPr>
              <w:pStyle w:val="Default"/>
              <w:jc w:val="both"/>
              <w:rPr>
                <w:sz w:val="22"/>
                <w:szCs w:val="22"/>
              </w:rPr>
            </w:pPr>
            <w:r w:rsidRPr="00C5046F">
              <w:rPr>
                <w:sz w:val="22"/>
                <w:szCs w:val="22"/>
              </w:rPr>
              <w:t>Tidak diketahui</w:t>
            </w:r>
          </w:p>
        </w:tc>
        <w:tc>
          <w:tcPr>
            <w:tcW w:w="2444" w:type="dxa"/>
            <w:vAlign w:val="center"/>
          </w:tcPr>
          <w:p w14:paraId="14755FA6" w14:textId="588B6A10" w:rsidR="005B786C" w:rsidRPr="00C5046F" w:rsidRDefault="005B786C" w:rsidP="005B786C">
            <w:pPr>
              <w:pStyle w:val="Default"/>
              <w:jc w:val="both"/>
              <w:rPr>
                <w:sz w:val="22"/>
                <w:szCs w:val="22"/>
              </w:rPr>
            </w:pPr>
            <w:r w:rsidRPr="00C5046F">
              <w:rPr>
                <w:sz w:val="22"/>
                <w:szCs w:val="22"/>
              </w:rPr>
              <w:t>-</w:t>
            </w:r>
          </w:p>
        </w:tc>
      </w:tr>
      <w:tr w:rsidR="0041583A" w:rsidRPr="00C5046F" w14:paraId="67B60712" w14:textId="75E3234A" w:rsidTr="00C5046F">
        <w:trPr>
          <w:jc w:val="center"/>
        </w:trPr>
        <w:tc>
          <w:tcPr>
            <w:tcW w:w="567" w:type="dxa"/>
            <w:vAlign w:val="center"/>
          </w:tcPr>
          <w:p w14:paraId="578A55A6" w14:textId="1AA59574" w:rsidR="005B786C" w:rsidRPr="00C5046F" w:rsidRDefault="005B786C" w:rsidP="0041583A">
            <w:pPr>
              <w:pStyle w:val="Default"/>
              <w:rPr>
                <w:sz w:val="22"/>
                <w:szCs w:val="22"/>
              </w:rPr>
            </w:pPr>
            <w:r w:rsidRPr="00C5046F">
              <w:rPr>
                <w:sz w:val="22"/>
                <w:szCs w:val="22"/>
              </w:rPr>
              <w:t>16.</w:t>
            </w:r>
          </w:p>
        </w:tc>
        <w:tc>
          <w:tcPr>
            <w:tcW w:w="1271" w:type="dxa"/>
            <w:vAlign w:val="center"/>
          </w:tcPr>
          <w:p w14:paraId="12A5F7D5" w14:textId="6CD236B9" w:rsidR="005B786C" w:rsidRPr="00C5046F" w:rsidRDefault="005B786C" w:rsidP="005B786C">
            <w:pPr>
              <w:pStyle w:val="Default"/>
              <w:jc w:val="both"/>
              <w:rPr>
                <w:sz w:val="22"/>
                <w:szCs w:val="22"/>
              </w:rPr>
            </w:pPr>
            <w:r w:rsidRPr="00C5046F">
              <w:rPr>
                <w:sz w:val="22"/>
                <w:szCs w:val="22"/>
              </w:rPr>
              <w:t>CryptoLocker2.exe</w:t>
            </w:r>
          </w:p>
        </w:tc>
        <w:tc>
          <w:tcPr>
            <w:tcW w:w="1134" w:type="dxa"/>
            <w:vAlign w:val="center"/>
          </w:tcPr>
          <w:p w14:paraId="04214ED8" w14:textId="77777777" w:rsidR="005B786C" w:rsidRPr="00C5046F" w:rsidRDefault="005B786C" w:rsidP="005B786C">
            <w:pPr>
              <w:pStyle w:val="Default"/>
              <w:jc w:val="both"/>
              <w:rPr>
                <w:sz w:val="22"/>
                <w:szCs w:val="22"/>
              </w:rPr>
            </w:pPr>
            <w:r w:rsidRPr="00C5046F">
              <w:rPr>
                <w:sz w:val="22"/>
                <w:szCs w:val="22"/>
              </w:rPr>
              <w:t>Ransomware Trojan</w:t>
            </w:r>
          </w:p>
        </w:tc>
        <w:tc>
          <w:tcPr>
            <w:tcW w:w="1985" w:type="dxa"/>
            <w:vAlign w:val="center"/>
          </w:tcPr>
          <w:p w14:paraId="0CDA6B3F" w14:textId="77777777" w:rsidR="005B786C" w:rsidRPr="00C5046F" w:rsidRDefault="005B786C" w:rsidP="005B786C">
            <w:pPr>
              <w:pStyle w:val="Default"/>
              <w:jc w:val="both"/>
              <w:rPr>
                <w:sz w:val="22"/>
                <w:szCs w:val="22"/>
              </w:rPr>
            </w:pPr>
            <w:r w:rsidRPr="00C5046F">
              <w:rPr>
                <w:sz w:val="22"/>
                <w:szCs w:val="22"/>
              </w:rPr>
              <w:t>Cryptolocker 2.0</w:t>
            </w:r>
          </w:p>
        </w:tc>
        <w:tc>
          <w:tcPr>
            <w:tcW w:w="1275" w:type="dxa"/>
            <w:vAlign w:val="center"/>
          </w:tcPr>
          <w:p w14:paraId="3250FAE6" w14:textId="77777777" w:rsidR="005B786C" w:rsidRPr="00C5046F" w:rsidRDefault="005B786C" w:rsidP="005B786C">
            <w:pPr>
              <w:pStyle w:val="Default"/>
              <w:jc w:val="both"/>
              <w:rPr>
                <w:sz w:val="22"/>
                <w:szCs w:val="22"/>
              </w:rPr>
            </w:pPr>
            <w:r w:rsidRPr="00C5046F">
              <w:rPr>
                <w:sz w:val="22"/>
                <w:szCs w:val="22"/>
              </w:rPr>
              <w:t>2013</w:t>
            </w:r>
          </w:p>
        </w:tc>
        <w:tc>
          <w:tcPr>
            <w:tcW w:w="2444" w:type="dxa"/>
          </w:tcPr>
          <w:p w14:paraId="25CDD2BC" w14:textId="4A9C3811" w:rsidR="005B786C" w:rsidRPr="00C5046F" w:rsidRDefault="005B786C" w:rsidP="005B786C">
            <w:pPr>
              <w:pStyle w:val="Default"/>
              <w:jc w:val="both"/>
              <w:rPr>
                <w:sz w:val="22"/>
                <w:szCs w:val="22"/>
              </w:rPr>
            </w:pPr>
            <w:r w:rsidRPr="00C5046F">
              <w:rPr>
                <w:sz w:val="22"/>
                <w:szCs w:val="22"/>
              </w:rPr>
              <w:t>https://www.comparitech.com/blog/information-security/the-history-of-ransomware/#gref</w:t>
            </w:r>
          </w:p>
        </w:tc>
      </w:tr>
      <w:tr w:rsidR="0041583A" w:rsidRPr="00C5046F" w14:paraId="6FA01ADF" w14:textId="641A2BB8" w:rsidTr="00C5046F">
        <w:trPr>
          <w:jc w:val="center"/>
        </w:trPr>
        <w:tc>
          <w:tcPr>
            <w:tcW w:w="567" w:type="dxa"/>
            <w:vAlign w:val="center"/>
          </w:tcPr>
          <w:p w14:paraId="58DD6AD2" w14:textId="58A3B00C" w:rsidR="005B786C" w:rsidRPr="00C5046F" w:rsidRDefault="005B786C" w:rsidP="0041583A">
            <w:pPr>
              <w:pStyle w:val="Default"/>
              <w:rPr>
                <w:sz w:val="22"/>
                <w:szCs w:val="22"/>
              </w:rPr>
            </w:pPr>
            <w:r w:rsidRPr="00C5046F">
              <w:rPr>
                <w:sz w:val="22"/>
                <w:szCs w:val="22"/>
              </w:rPr>
              <w:t>17.</w:t>
            </w:r>
          </w:p>
        </w:tc>
        <w:tc>
          <w:tcPr>
            <w:tcW w:w="1271" w:type="dxa"/>
            <w:vAlign w:val="center"/>
          </w:tcPr>
          <w:p w14:paraId="4D3A1C3F" w14:textId="71049BE4" w:rsidR="005B786C" w:rsidRPr="00C5046F" w:rsidRDefault="005B786C" w:rsidP="005B786C">
            <w:pPr>
              <w:pStyle w:val="Default"/>
              <w:jc w:val="both"/>
              <w:rPr>
                <w:sz w:val="22"/>
                <w:szCs w:val="22"/>
              </w:rPr>
            </w:pPr>
            <w:r w:rsidRPr="00C5046F">
              <w:rPr>
                <w:sz w:val="22"/>
                <w:szCs w:val="22"/>
              </w:rPr>
              <w:t>Nivdort2.exe</w:t>
            </w:r>
          </w:p>
        </w:tc>
        <w:tc>
          <w:tcPr>
            <w:tcW w:w="1134" w:type="dxa"/>
            <w:vAlign w:val="center"/>
          </w:tcPr>
          <w:p w14:paraId="495A8D81" w14:textId="77777777" w:rsidR="005B786C" w:rsidRPr="00C5046F" w:rsidRDefault="005B786C" w:rsidP="005B786C">
            <w:pPr>
              <w:pStyle w:val="Default"/>
              <w:jc w:val="both"/>
              <w:rPr>
                <w:sz w:val="22"/>
                <w:szCs w:val="22"/>
              </w:rPr>
            </w:pPr>
            <w:r w:rsidRPr="00C5046F">
              <w:rPr>
                <w:sz w:val="22"/>
                <w:szCs w:val="22"/>
              </w:rPr>
              <w:t>Virus</w:t>
            </w:r>
          </w:p>
        </w:tc>
        <w:tc>
          <w:tcPr>
            <w:tcW w:w="1985" w:type="dxa"/>
            <w:vAlign w:val="center"/>
          </w:tcPr>
          <w:p w14:paraId="31F367EE" w14:textId="77777777" w:rsidR="005B786C" w:rsidRPr="00C5046F" w:rsidRDefault="005B786C" w:rsidP="005B786C">
            <w:pPr>
              <w:pStyle w:val="Default"/>
              <w:jc w:val="both"/>
              <w:rPr>
                <w:sz w:val="22"/>
                <w:szCs w:val="22"/>
              </w:rPr>
            </w:pPr>
            <w:r w:rsidRPr="00C5046F">
              <w:rPr>
                <w:sz w:val="22"/>
                <w:szCs w:val="22"/>
              </w:rPr>
              <w:t>Nivdort</w:t>
            </w:r>
          </w:p>
        </w:tc>
        <w:tc>
          <w:tcPr>
            <w:tcW w:w="1275" w:type="dxa"/>
            <w:vAlign w:val="center"/>
          </w:tcPr>
          <w:p w14:paraId="61E6D5AC" w14:textId="2F02B906" w:rsidR="005B786C" w:rsidRPr="00C5046F" w:rsidRDefault="005B786C" w:rsidP="005B786C">
            <w:pPr>
              <w:pStyle w:val="Default"/>
              <w:jc w:val="both"/>
              <w:rPr>
                <w:sz w:val="22"/>
                <w:szCs w:val="22"/>
              </w:rPr>
            </w:pPr>
            <w:r w:rsidRPr="00C5046F">
              <w:rPr>
                <w:sz w:val="22"/>
                <w:szCs w:val="22"/>
              </w:rPr>
              <w:t>2016</w:t>
            </w:r>
          </w:p>
        </w:tc>
        <w:tc>
          <w:tcPr>
            <w:tcW w:w="2444" w:type="dxa"/>
          </w:tcPr>
          <w:p w14:paraId="5B0C1F3D" w14:textId="49FE2F70" w:rsidR="005B786C" w:rsidRPr="00C5046F" w:rsidRDefault="005B786C" w:rsidP="005B786C">
            <w:pPr>
              <w:pStyle w:val="Default"/>
              <w:jc w:val="both"/>
              <w:rPr>
                <w:sz w:val="22"/>
                <w:szCs w:val="22"/>
              </w:rPr>
            </w:pPr>
            <w:r w:rsidRPr="00C5046F">
              <w:rPr>
                <w:sz w:val="22"/>
                <w:szCs w:val="22"/>
              </w:rPr>
              <w:t>https://www.hkcert.org/my_url/en/blog/16103102</w:t>
            </w:r>
          </w:p>
        </w:tc>
      </w:tr>
      <w:tr w:rsidR="0041583A" w:rsidRPr="00C5046F" w14:paraId="10A9FC0A" w14:textId="7B17487D" w:rsidTr="00C5046F">
        <w:trPr>
          <w:jc w:val="center"/>
        </w:trPr>
        <w:tc>
          <w:tcPr>
            <w:tcW w:w="567" w:type="dxa"/>
            <w:vAlign w:val="center"/>
          </w:tcPr>
          <w:p w14:paraId="60F34D59" w14:textId="3513EE24" w:rsidR="005B786C" w:rsidRPr="00C5046F" w:rsidRDefault="005B786C" w:rsidP="0041583A">
            <w:pPr>
              <w:pStyle w:val="Default"/>
              <w:rPr>
                <w:sz w:val="22"/>
                <w:szCs w:val="22"/>
              </w:rPr>
            </w:pPr>
            <w:r w:rsidRPr="00C5046F">
              <w:rPr>
                <w:sz w:val="22"/>
                <w:szCs w:val="22"/>
              </w:rPr>
              <w:t>18.</w:t>
            </w:r>
          </w:p>
        </w:tc>
        <w:tc>
          <w:tcPr>
            <w:tcW w:w="1271" w:type="dxa"/>
            <w:vAlign w:val="center"/>
          </w:tcPr>
          <w:p w14:paraId="6C33D2B9" w14:textId="4157D0D5" w:rsidR="005B786C" w:rsidRPr="00C5046F" w:rsidRDefault="005B786C" w:rsidP="005B786C">
            <w:pPr>
              <w:pStyle w:val="Default"/>
              <w:jc w:val="both"/>
              <w:rPr>
                <w:sz w:val="22"/>
                <w:szCs w:val="22"/>
              </w:rPr>
            </w:pPr>
            <w:r w:rsidRPr="00C5046F">
              <w:rPr>
                <w:sz w:val="22"/>
                <w:szCs w:val="22"/>
              </w:rPr>
              <w:t>illusion_bot.exe</w:t>
            </w:r>
          </w:p>
        </w:tc>
        <w:tc>
          <w:tcPr>
            <w:tcW w:w="1134" w:type="dxa"/>
            <w:vAlign w:val="center"/>
          </w:tcPr>
          <w:p w14:paraId="1B27EAD6" w14:textId="6A9C6995" w:rsidR="005B786C" w:rsidRPr="00C5046F" w:rsidRDefault="005B786C" w:rsidP="005B786C">
            <w:pPr>
              <w:pStyle w:val="Default"/>
              <w:jc w:val="both"/>
              <w:rPr>
                <w:sz w:val="22"/>
                <w:szCs w:val="22"/>
              </w:rPr>
            </w:pPr>
            <w:r w:rsidRPr="00C5046F">
              <w:rPr>
                <w:sz w:val="22"/>
                <w:szCs w:val="22"/>
              </w:rPr>
              <w:t>Bot</w:t>
            </w:r>
          </w:p>
        </w:tc>
        <w:tc>
          <w:tcPr>
            <w:tcW w:w="1985" w:type="dxa"/>
            <w:vAlign w:val="center"/>
          </w:tcPr>
          <w:p w14:paraId="6568CF4F" w14:textId="77777777" w:rsidR="005B786C" w:rsidRPr="00C5046F" w:rsidRDefault="005B786C" w:rsidP="005B786C">
            <w:pPr>
              <w:pStyle w:val="Default"/>
              <w:jc w:val="both"/>
              <w:rPr>
                <w:sz w:val="22"/>
                <w:szCs w:val="22"/>
              </w:rPr>
            </w:pPr>
            <w:r w:rsidRPr="00C5046F">
              <w:rPr>
                <w:sz w:val="22"/>
                <w:szCs w:val="22"/>
              </w:rPr>
              <w:t>IllusionBot</w:t>
            </w:r>
          </w:p>
        </w:tc>
        <w:tc>
          <w:tcPr>
            <w:tcW w:w="1275" w:type="dxa"/>
            <w:vAlign w:val="center"/>
          </w:tcPr>
          <w:p w14:paraId="00E5F30D" w14:textId="5B4B002E" w:rsidR="005B786C" w:rsidRPr="00C5046F" w:rsidRDefault="005B786C" w:rsidP="005B786C">
            <w:pPr>
              <w:pStyle w:val="Default"/>
              <w:jc w:val="both"/>
              <w:rPr>
                <w:sz w:val="22"/>
                <w:szCs w:val="22"/>
              </w:rPr>
            </w:pPr>
            <w:r w:rsidRPr="00C5046F">
              <w:rPr>
                <w:sz w:val="22"/>
                <w:szCs w:val="22"/>
              </w:rPr>
              <w:t>Tidak diketahui</w:t>
            </w:r>
          </w:p>
        </w:tc>
        <w:tc>
          <w:tcPr>
            <w:tcW w:w="2444" w:type="dxa"/>
          </w:tcPr>
          <w:p w14:paraId="4744E1BD" w14:textId="6752D793" w:rsidR="005B786C" w:rsidRPr="00C5046F" w:rsidRDefault="005B786C" w:rsidP="005B786C">
            <w:pPr>
              <w:pStyle w:val="Default"/>
              <w:jc w:val="both"/>
              <w:rPr>
                <w:sz w:val="22"/>
                <w:szCs w:val="22"/>
              </w:rPr>
            </w:pPr>
            <w:r w:rsidRPr="00C5046F">
              <w:rPr>
                <w:sz w:val="22"/>
                <w:szCs w:val="22"/>
              </w:rPr>
              <w:t>-</w:t>
            </w:r>
          </w:p>
        </w:tc>
      </w:tr>
      <w:tr w:rsidR="0041583A" w:rsidRPr="00C5046F" w14:paraId="31050CC4" w14:textId="3894F317" w:rsidTr="00C5046F">
        <w:trPr>
          <w:jc w:val="center"/>
        </w:trPr>
        <w:tc>
          <w:tcPr>
            <w:tcW w:w="567" w:type="dxa"/>
            <w:vAlign w:val="center"/>
          </w:tcPr>
          <w:p w14:paraId="0CB35F54" w14:textId="33E3612E" w:rsidR="005B786C" w:rsidRPr="00C5046F" w:rsidRDefault="005B786C" w:rsidP="0041583A">
            <w:pPr>
              <w:pStyle w:val="Default"/>
              <w:rPr>
                <w:sz w:val="22"/>
                <w:szCs w:val="22"/>
              </w:rPr>
            </w:pPr>
            <w:r w:rsidRPr="00C5046F">
              <w:rPr>
                <w:sz w:val="22"/>
                <w:szCs w:val="22"/>
              </w:rPr>
              <w:t>19.</w:t>
            </w:r>
          </w:p>
        </w:tc>
        <w:tc>
          <w:tcPr>
            <w:tcW w:w="1271" w:type="dxa"/>
            <w:vAlign w:val="center"/>
          </w:tcPr>
          <w:p w14:paraId="6436B598" w14:textId="70EB4498" w:rsidR="005B786C" w:rsidRPr="00C5046F" w:rsidRDefault="005B786C" w:rsidP="005B786C">
            <w:pPr>
              <w:pStyle w:val="Default"/>
              <w:jc w:val="both"/>
              <w:rPr>
                <w:sz w:val="22"/>
                <w:szCs w:val="22"/>
              </w:rPr>
            </w:pPr>
            <w:r w:rsidRPr="00C5046F">
              <w:rPr>
                <w:sz w:val="22"/>
                <w:szCs w:val="22"/>
              </w:rPr>
              <w:t>Kelihos.exe</w:t>
            </w:r>
          </w:p>
        </w:tc>
        <w:tc>
          <w:tcPr>
            <w:tcW w:w="1134" w:type="dxa"/>
            <w:vAlign w:val="center"/>
          </w:tcPr>
          <w:p w14:paraId="21E162C6"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5E96F9EE" w14:textId="77777777" w:rsidR="005B786C" w:rsidRPr="00C5046F" w:rsidRDefault="005B786C" w:rsidP="005B786C">
            <w:pPr>
              <w:pStyle w:val="Default"/>
              <w:jc w:val="both"/>
              <w:rPr>
                <w:sz w:val="22"/>
                <w:szCs w:val="22"/>
              </w:rPr>
            </w:pPr>
            <w:r w:rsidRPr="00C5046F">
              <w:rPr>
                <w:rStyle w:val="st"/>
                <w:sz w:val="22"/>
                <w:szCs w:val="22"/>
              </w:rPr>
              <w:t>Win32/</w:t>
            </w:r>
            <w:r w:rsidRPr="00C5046F">
              <w:rPr>
                <w:rStyle w:val="Emphasis"/>
                <w:sz w:val="22"/>
                <w:szCs w:val="22"/>
              </w:rPr>
              <w:t>Kelihos</w:t>
            </w:r>
          </w:p>
        </w:tc>
        <w:tc>
          <w:tcPr>
            <w:tcW w:w="1275" w:type="dxa"/>
            <w:vAlign w:val="center"/>
          </w:tcPr>
          <w:p w14:paraId="60FEFB8C" w14:textId="39275372" w:rsidR="005B786C" w:rsidRPr="00C5046F" w:rsidRDefault="005B786C" w:rsidP="005B786C">
            <w:pPr>
              <w:pStyle w:val="Default"/>
              <w:jc w:val="both"/>
              <w:rPr>
                <w:sz w:val="22"/>
                <w:szCs w:val="22"/>
              </w:rPr>
            </w:pPr>
            <w:r w:rsidRPr="00C5046F">
              <w:rPr>
                <w:sz w:val="22"/>
                <w:szCs w:val="22"/>
              </w:rPr>
              <w:t>2009</w:t>
            </w:r>
          </w:p>
        </w:tc>
        <w:tc>
          <w:tcPr>
            <w:tcW w:w="2444" w:type="dxa"/>
          </w:tcPr>
          <w:p w14:paraId="453E949E" w14:textId="3B9D4D07" w:rsidR="005B786C" w:rsidRPr="00C5046F" w:rsidRDefault="005B786C" w:rsidP="005B786C">
            <w:pPr>
              <w:pStyle w:val="Default"/>
              <w:jc w:val="both"/>
              <w:rPr>
                <w:sz w:val="22"/>
                <w:szCs w:val="22"/>
              </w:rPr>
            </w:pPr>
            <w:r w:rsidRPr="00C5046F">
              <w:rPr>
                <w:sz w:val="22"/>
                <w:szCs w:val="22"/>
              </w:rPr>
              <w:t>https://www.virusbulletin.com/conference/vb2011/abstracts/same-botnet-same-guys-new-code/</w:t>
            </w:r>
          </w:p>
        </w:tc>
      </w:tr>
      <w:tr w:rsidR="0041583A" w:rsidRPr="00C5046F" w14:paraId="1CB77567" w14:textId="0CD85462" w:rsidTr="00C5046F">
        <w:trPr>
          <w:jc w:val="center"/>
        </w:trPr>
        <w:tc>
          <w:tcPr>
            <w:tcW w:w="567" w:type="dxa"/>
            <w:vAlign w:val="center"/>
          </w:tcPr>
          <w:p w14:paraId="794E13AB" w14:textId="40AF7E7E" w:rsidR="005B786C" w:rsidRPr="00C5046F" w:rsidRDefault="005B786C" w:rsidP="0041583A">
            <w:pPr>
              <w:pStyle w:val="Default"/>
              <w:rPr>
                <w:sz w:val="22"/>
                <w:szCs w:val="22"/>
              </w:rPr>
            </w:pPr>
            <w:r w:rsidRPr="00C5046F">
              <w:rPr>
                <w:sz w:val="22"/>
                <w:szCs w:val="22"/>
              </w:rPr>
              <w:t>20.</w:t>
            </w:r>
          </w:p>
        </w:tc>
        <w:tc>
          <w:tcPr>
            <w:tcW w:w="1271" w:type="dxa"/>
            <w:vAlign w:val="center"/>
          </w:tcPr>
          <w:p w14:paraId="29C78C0D" w14:textId="585CC067" w:rsidR="005B786C" w:rsidRPr="00C5046F" w:rsidRDefault="005B786C" w:rsidP="005B786C">
            <w:pPr>
              <w:pStyle w:val="Default"/>
              <w:jc w:val="both"/>
              <w:rPr>
                <w:sz w:val="22"/>
                <w:szCs w:val="22"/>
              </w:rPr>
            </w:pPr>
            <w:r w:rsidRPr="00C5046F">
              <w:rPr>
                <w:sz w:val="22"/>
                <w:szCs w:val="22"/>
              </w:rPr>
              <w:t>Rustock_N.exe</w:t>
            </w:r>
          </w:p>
        </w:tc>
        <w:tc>
          <w:tcPr>
            <w:tcW w:w="1134" w:type="dxa"/>
            <w:vAlign w:val="center"/>
          </w:tcPr>
          <w:p w14:paraId="6754A82F"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35C50EA2" w14:textId="59E7E9CF" w:rsidR="005B786C" w:rsidRPr="00C5046F" w:rsidRDefault="005B786C" w:rsidP="005B786C">
            <w:pPr>
              <w:pStyle w:val="Default"/>
              <w:jc w:val="both"/>
              <w:rPr>
                <w:sz w:val="22"/>
                <w:szCs w:val="22"/>
              </w:rPr>
            </w:pPr>
            <w:r w:rsidRPr="00C5046F">
              <w:rPr>
                <w:rStyle w:val="st"/>
                <w:sz w:val="22"/>
                <w:szCs w:val="22"/>
              </w:rPr>
              <w:t>Win</w:t>
            </w:r>
            <w:proofErr w:type="gramStart"/>
            <w:r w:rsidRPr="00C5046F">
              <w:rPr>
                <w:rStyle w:val="st"/>
                <w:sz w:val="22"/>
                <w:szCs w:val="22"/>
              </w:rPr>
              <w:t>32:</w:t>
            </w:r>
            <w:r w:rsidRPr="00C5046F">
              <w:rPr>
                <w:rStyle w:val="Emphasis"/>
                <w:sz w:val="22"/>
                <w:szCs w:val="22"/>
              </w:rPr>
              <w:t>Rustock</w:t>
            </w:r>
            <w:proofErr w:type="gramEnd"/>
            <w:r w:rsidRPr="00C5046F">
              <w:rPr>
                <w:rStyle w:val="st"/>
                <w:sz w:val="22"/>
                <w:szCs w:val="22"/>
              </w:rPr>
              <w:t>-</w:t>
            </w:r>
            <w:r w:rsidRPr="00C5046F">
              <w:rPr>
                <w:rStyle w:val="Emphasis"/>
                <w:sz w:val="22"/>
                <w:szCs w:val="22"/>
              </w:rPr>
              <w:t>N</w:t>
            </w:r>
          </w:p>
        </w:tc>
        <w:tc>
          <w:tcPr>
            <w:tcW w:w="1275" w:type="dxa"/>
            <w:vAlign w:val="center"/>
          </w:tcPr>
          <w:p w14:paraId="63CF247B" w14:textId="77777777" w:rsidR="005B786C" w:rsidRPr="00C5046F" w:rsidRDefault="005B786C" w:rsidP="005B786C">
            <w:pPr>
              <w:pStyle w:val="Default"/>
              <w:jc w:val="both"/>
              <w:rPr>
                <w:sz w:val="22"/>
                <w:szCs w:val="22"/>
              </w:rPr>
            </w:pPr>
            <w:r w:rsidRPr="00C5046F">
              <w:rPr>
                <w:sz w:val="22"/>
                <w:szCs w:val="22"/>
              </w:rPr>
              <w:t>2007</w:t>
            </w:r>
          </w:p>
        </w:tc>
        <w:tc>
          <w:tcPr>
            <w:tcW w:w="2444" w:type="dxa"/>
          </w:tcPr>
          <w:p w14:paraId="6229E50D" w14:textId="6DE09000" w:rsidR="005B786C" w:rsidRPr="00C5046F" w:rsidRDefault="005B786C" w:rsidP="005B786C">
            <w:pPr>
              <w:pStyle w:val="Default"/>
              <w:jc w:val="both"/>
              <w:rPr>
                <w:sz w:val="22"/>
                <w:szCs w:val="22"/>
              </w:rPr>
            </w:pPr>
            <w:r w:rsidRPr="00C5046F">
              <w:rPr>
                <w:sz w:val="22"/>
                <w:szCs w:val="22"/>
              </w:rPr>
              <w:t>https://www.solvusoft.com/en/malware/trojans/win32-rustock-n/</w:t>
            </w:r>
          </w:p>
        </w:tc>
      </w:tr>
      <w:tr w:rsidR="0041583A" w:rsidRPr="00C5046F" w14:paraId="68C1CA12" w14:textId="7C451F6D" w:rsidTr="00C5046F">
        <w:trPr>
          <w:jc w:val="center"/>
        </w:trPr>
        <w:tc>
          <w:tcPr>
            <w:tcW w:w="567" w:type="dxa"/>
            <w:vAlign w:val="center"/>
          </w:tcPr>
          <w:p w14:paraId="43690A92" w14:textId="27948F7A" w:rsidR="005B786C" w:rsidRPr="00C5046F" w:rsidRDefault="005B786C" w:rsidP="0041583A">
            <w:pPr>
              <w:pStyle w:val="Default"/>
              <w:rPr>
                <w:sz w:val="22"/>
                <w:szCs w:val="22"/>
              </w:rPr>
            </w:pPr>
            <w:r w:rsidRPr="00C5046F">
              <w:rPr>
                <w:sz w:val="22"/>
                <w:szCs w:val="22"/>
              </w:rPr>
              <w:t>21.</w:t>
            </w:r>
          </w:p>
        </w:tc>
        <w:tc>
          <w:tcPr>
            <w:tcW w:w="1271" w:type="dxa"/>
            <w:vAlign w:val="center"/>
          </w:tcPr>
          <w:p w14:paraId="451FA76A" w14:textId="435588AC" w:rsidR="005B786C" w:rsidRPr="00C5046F" w:rsidRDefault="005B786C" w:rsidP="005B786C">
            <w:pPr>
              <w:pStyle w:val="Default"/>
              <w:jc w:val="both"/>
              <w:rPr>
                <w:sz w:val="22"/>
                <w:szCs w:val="22"/>
              </w:rPr>
            </w:pPr>
            <w:r w:rsidRPr="00C5046F">
              <w:rPr>
                <w:sz w:val="22"/>
                <w:szCs w:val="22"/>
              </w:rPr>
              <w:t>Rustock_23.exe</w:t>
            </w:r>
          </w:p>
        </w:tc>
        <w:tc>
          <w:tcPr>
            <w:tcW w:w="1134" w:type="dxa"/>
            <w:vAlign w:val="center"/>
          </w:tcPr>
          <w:p w14:paraId="6A6673C8"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7774BD88" w14:textId="77777777" w:rsidR="005B786C" w:rsidRPr="00C5046F" w:rsidRDefault="005B786C" w:rsidP="005B786C">
            <w:pPr>
              <w:pStyle w:val="Default"/>
              <w:jc w:val="both"/>
              <w:rPr>
                <w:sz w:val="22"/>
                <w:szCs w:val="22"/>
              </w:rPr>
            </w:pPr>
            <w:r w:rsidRPr="00C5046F">
              <w:rPr>
                <w:rStyle w:val="st"/>
                <w:sz w:val="22"/>
                <w:szCs w:val="22"/>
              </w:rPr>
              <w:t>Win</w:t>
            </w:r>
            <w:proofErr w:type="gramStart"/>
            <w:r w:rsidRPr="00C5046F">
              <w:rPr>
                <w:rStyle w:val="st"/>
                <w:sz w:val="22"/>
                <w:szCs w:val="22"/>
              </w:rPr>
              <w:t>32:</w:t>
            </w:r>
            <w:r w:rsidRPr="00C5046F">
              <w:rPr>
                <w:rStyle w:val="Emphasis"/>
                <w:sz w:val="22"/>
                <w:szCs w:val="22"/>
              </w:rPr>
              <w:t>Rustock</w:t>
            </w:r>
            <w:proofErr w:type="gramEnd"/>
            <w:r w:rsidRPr="00C5046F">
              <w:rPr>
                <w:rStyle w:val="st"/>
                <w:sz w:val="22"/>
                <w:szCs w:val="22"/>
              </w:rPr>
              <w:t>-23</w:t>
            </w:r>
          </w:p>
        </w:tc>
        <w:tc>
          <w:tcPr>
            <w:tcW w:w="1275" w:type="dxa"/>
            <w:vAlign w:val="center"/>
          </w:tcPr>
          <w:p w14:paraId="5498109A" w14:textId="05783591" w:rsidR="005B786C" w:rsidRPr="00C5046F" w:rsidRDefault="005B786C" w:rsidP="005B786C">
            <w:pPr>
              <w:pStyle w:val="Default"/>
              <w:jc w:val="both"/>
              <w:rPr>
                <w:sz w:val="22"/>
                <w:szCs w:val="22"/>
              </w:rPr>
            </w:pPr>
            <w:r w:rsidRPr="00C5046F">
              <w:rPr>
                <w:sz w:val="22"/>
                <w:szCs w:val="22"/>
              </w:rPr>
              <w:t>2006</w:t>
            </w:r>
          </w:p>
        </w:tc>
        <w:tc>
          <w:tcPr>
            <w:tcW w:w="2444" w:type="dxa"/>
          </w:tcPr>
          <w:p w14:paraId="02D39488" w14:textId="2973B0F2" w:rsidR="005B786C" w:rsidRPr="00C5046F" w:rsidRDefault="005B786C" w:rsidP="005B786C">
            <w:pPr>
              <w:pStyle w:val="Default"/>
              <w:jc w:val="both"/>
              <w:rPr>
                <w:sz w:val="22"/>
                <w:szCs w:val="22"/>
              </w:rPr>
            </w:pPr>
            <w:r w:rsidRPr="00C5046F">
              <w:rPr>
                <w:sz w:val="22"/>
                <w:szCs w:val="22"/>
              </w:rPr>
              <w:t>https://www.microsoft.com/en-us/wdsi/threats/malware-encyclopedia-description?Name=Win32%2FRustock</w:t>
            </w:r>
          </w:p>
        </w:tc>
      </w:tr>
      <w:tr w:rsidR="0041583A" w:rsidRPr="00C5046F" w14:paraId="777F8AA1" w14:textId="09F5E9AB" w:rsidTr="00C5046F">
        <w:trPr>
          <w:jc w:val="center"/>
        </w:trPr>
        <w:tc>
          <w:tcPr>
            <w:tcW w:w="567" w:type="dxa"/>
            <w:vAlign w:val="center"/>
          </w:tcPr>
          <w:p w14:paraId="0F9EC5C4" w14:textId="0950FDC9" w:rsidR="005B786C" w:rsidRPr="00C5046F" w:rsidRDefault="005B786C" w:rsidP="0041583A">
            <w:pPr>
              <w:pStyle w:val="Default"/>
              <w:rPr>
                <w:sz w:val="22"/>
                <w:szCs w:val="22"/>
              </w:rPr>
            </w:pPr>
            <w:r w:rsidRPr="00C5046F">
              <w:rPr>
                <w:sz w:val="22"/>
                <w:szCs w:val="22"/>
              </w:rPr>
              <w:t>22.</w:t>
            </w:r>
          </w:p>
        </w:tc>
        <w:tc>
          <w:tcPr>
            <w:tcW w:w="1271" w:type="dxa"/>
            <w:vAlign w:val="center"/>
          </w:tcPr>
          <w:p w14:paraId="6D72047B" w14:textId="2FC765F2" w:rsidR="005B786C" w:rsidRPr="00C5046F" w:rsidRDefault="005B786C" w:rsidP="005B786C">
            <w:pPr>
              <w:pStyle w:val="Default"/>
              <w:jc w:val="both"/>
              <w:rPr>
                <w:sz w:val="22"/>
                <w:szCs w:val="22"/>
              </w:rPr>
            </w:pPr>
            <w:r w:rsidRPr="00C5046F">
              <w:rPr>
                <w:sz w:val="22"/>
                <w:szCs w:val="22"/>
              </w:rPr>
              <w:t>Trojan_asprox.exe</w:t>
            </w:r>
          </w:p>
        </w:tc>
        <w:tc>
          <w:tcPr>
            <w:tcW w:w="1134" w:type="dxa"/>
            <w:vAlign w:val="center"/>
          </w:tcPr>
          <w:p w14:paraId="4A22CAC2"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33C959DB" w14:textId="77777777" w:rsidR="005B786C" w:rsidRPr="00C5046F" w:rsidRDefault="005B786C" w:rsidP="005B786C">
            <w:pPr>
              <w:pStyle w:val="Default"/>
              <w:jc w:val="both"/>
              <w:rPr>
                <w:sz w:val="22"/>
                <w:szCs w:val="22"/>
              </w:rPr>
            </w:pPr>
            <w:r w:rsidRPr="00C5046F">
              <w:rPr>
                <w:rStyle w:val="st"/>
                <w:sz w:val="22"/>
                <w:szCs w:val="22"/>
              </w:rPr>
              <w:t>Asprox</w:t>
            </w:r>
          </w:p>
        </w:tc>
        <w:tc>
          <w:tcPr>
            <w:tcW w:w="1275" w:type="dxa"/>
            <w:vAlign w:val="center"/>
          </w:tcPr>
          <w:p w14:paraId="4E88F72E" w14:textId="77777777" w:rsidR="005B786C" w:rsidRPr="00C5046F" w:rsidRDefault="005B786C" w:rsidP="005B786C">
            <w:pPr>
              <w:pStyle w:val="Default"/>
              <w:jc w:val="both"/>
              <w:rPr>
                <w:sz w:val="22"/>
                <w:szCs w:val="22"/>
              </w:rPr>
            </w:pPr>
            <w:r w:rsidRPr="00C5046F">
              <w:rPr>
                <w:sz w:val="22"/>
                <w:szCs w:val="22"/>
              </w:rPr>
              <w:t>2007</w:t>
            </w:r>
          </w:p>
        </w:tc>
        <w:tc>
          <w:tcPr>
            <w:tcW w:w="2444" w:type="dxa"/>
          </w:tcPr>
          <w:p w14:paraId="3A120ACF" w14:textId="5E7F1097" w:rsidR="005B786C" w:rsidRPr="00C5046F" w:rsidRDefault="005B786C" w:rsidP="005B786C">
            <w:pPr>
              <w:pStyle w:val="Default"/>
              <w:jc w:val="both"/>
              <w:rPr>
                <w:sz w:val="22"/>
                <w:szCs w:val="22"/>
              </w:rPr>
            </w:pPr>
            <w:r w:rsidRPr="00C5046F">
              <w:rPr>
                <w:sz w:val="22"/>
                <w:szCs w:val="22"/>
              </w:rPr>
              <w:t>https://www.symantec.com/security-center/writeup/2007-060812-4603-99</w:t>
            </w:r>
          </w:p>
        </w:tc>
      </w:tr>
      <w:tr w:rsidR="0041583A" w:rsidRPr="00C5046F" w14:paraId="766E8972" w14:textId="61356ED2" w:rsidTr="00C5046F">
        <w:trPr>
          <w:trHeight w:val="261"/>
          <w:jc w:val="center"/>
        </w:trPr>
        <w:tc>
          <w:tcPr>
            <w:tcW w:w="567" w:type="dxa"/>
            <w:vAlign w:val="center"/>
          </w:tcPr>
          <w:p w14:paraId="2E26BC88" w14:textId="0324BFEC" w:rsidR="005B786C" w:rsidRPr="00C5046F" w:rsidRDefault="005B786C" w:rsidP="0041583A">
            <w:pPr>
              <w:pStyle w:val="Default"/>
              <w:rPr>
                <w:sz w:val="22"/>
                <w:szCs w:val="22"/>
              </w:rPr>
            </w:pPr>
            <w:r w:rsidRPr="00C5046F">
              <w:rPr>
                <w:sz w:val="22"/>
                <w:szCs w:val="22"/>
              </w:rPr>
              <w:t>23.</w:t>
            </w:r>
          </w:p>
        </w:tc>
        <w:tc>
          <w:tcPr>
            <w:tcW w:w="1271" w:type="dxa"/>
            <w:vAlign w:val="center"/>
          </w:tcPr>
          <w:p w14:paraId="72F64A68" w14:textId="5915A34E" w:rsidR="005B786C" w:rsidRPr="00C5046F" w:rsidRDefault="005B786C" w:rsidP="005B786C">
            <w:pPr>
              <w:pStyle w:val="Default"/>
              <w:jc w:val="both"/>
              <w:rPr>
                <w:sz w:val="22"/>
                <w:szCs w:val="22"/>
              </w:rPr>
            </w:pPr>
            <w:r w:rsidRPr="00C5046F">
              <w:rPr>
                <w:sz w:val="22"/>
                <w:szCs w:val="22"/>
              </w:rPr>
              <w:t>Trojan_Destover_Sony.exe</w:t>
            </w:r>
          </w:p>
        </w:tc>
        <w:tc>
          <w:tcPr>
            <w:tcW w:w="1134" w:type="dxa"/>
            <w:vAlign w:val="center"/>
          </w:tcPr>
          <w:p w14:paraId="6D9164CD"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7DD4F166" w14:textId="77777777" w:rsidR="005B786C" w:rsidRPr="00C5046F" w:rsidRDefault="005B786C" w:rsidP="005B786C">
            <w:pPr>
              <w:pStyle w:val="Default"/>
              <w:jc w:val="both"/>
              <w:rPr>
                <w:sz w:val="22"/>
                <w:szCs w:val="22"/>
              </w:rPr>
            </w:pPr>
            <w:r w:rsidRPr="00C5046F">
              <w:rPr>
                <w:sz w:val="22"/>
                <w:szCs w:val="22"/>
              </w:rPr>
              <w:t>Destover</w:t>
            </w:r>
          </w:p>
        </w:tc>
        <w:tc>
          <w:tcPr>
            <w:tcW w:w="1275" w:type="dxa"/>
            <w:vAlign w:val="center"/>
          </w:tcPr>
          <w:p w14:paraId="6D3DC9AB" w14:textId="1240BE4F" w:rsidR="005B786C" w:rsidRPr="00C5046F" w:rsidRDefault="005B786C" w:rsidP="005B786C">
            <w:pPr>
              <w:pStyle w:val="Default"/>
              <w:jc w:val="both"/>
              <w:rPr>
                <w:sz w:val="22"/>
                <w:szCs w:val="22"/>
              </w:rPr>
            </w:pPr>
            <w:r w:rsidRPr="00C5046F">
              <w:rPr>
                <w:sz w:val="22"/>
                <w:szCs w:val="22"/>
              </w:rPr>
              <w:t>2012</w:t>
            </w:r>
          </w:p>
        </w:tc>
        <w:tc>
          <w:tcPr>
            <w:tcW w:w="2444" w:type="dxa"/>
          </w:tcPr>
          <w:p w14:paraId="59E951B8" w14:textId="776384D4" w:rsidR="005B786C" w:rsidRPr="00C5046F" w:rsidRDefault="005B786C" w:rsidP="005B786C">
            <w:pPr>
              <w:pStyle w:val="Default"/>
              <w:jc w:val="both"/>
              <w:rPr>
                <w:sz w:val="22"/>
                <w:szCs w:val="22"/>
              </w:rPr>
            </w:pPr>
            <w:r w:rsidRPr="00C5046F">
              <w:rPr>
                <w:sz w:val="22"/>
                <w:szCs w:val="22"/>
              </w:rPr>
              <w:t>https://securityaffairs.co/wordpress/42194/malware/destover-malware-analysis.html</w:t>
            </w:r>
          </w:p>
        </w:tc>
      </w:tr>
      <w:tr w:rsidR="0041583A" w:rsidRPr="00C5046F" w14:paraId="09F1E539" w14:textId="66F0DB1B" w:rsidTr="00C5046F">
        <w:trPr>
          <w:jc w:val="center"/>
        </w:trPr>
        <w:tc>
          <w:tcPr>
            <w:tcW w:w="567" w:type="dxa"/>
            <w:vAlign w:val="center"/>
          </w:tcPr>
          <w:p w14:paraId="7B65CCFB" w14:textId="10D796D2" w:rsidR="005B786C" w:rsidRPr="00C5046F" w:rsidRDefault="005B786C" w:rsidP="0041583A">
            <w:pPr>
              <w:pStyle w:val="Default"/>
              <w:rPr>
                <w:sz w:val="22"/>
                <w:szCs w:val="22"/>
              </w:rPr>
            </w:pPr>
            <w:r w:rsidRPr="00C5046F">
              <w:rPr>
                <w:sz w:val="22"/>
                <w:szCs w:val="22"/>
              </w:rPr>
              <w:t>24.</w:t>
            </w:r>
          </w:p>
        </w:tc>
        <w:tc>
          <w:tcPr>
            <w:tcW w:w="1271" w:type="dxa"/>
            <w:vAlign w:val="center"/>
          </w:tcPr>
          <w:p w14:paraId="099BE303" w14:textId="1F1B750A" w:rsidR="005B786C" w:rsidRPr="00C5046F" w:rsidRDefault="005B786C" w:rsidP="005B786C">
            <w:pPr>
              <w:pStyle w:val="Default"/>
              <w:jc w:val="both"/>
              <w:rPr>
                <w:sz w:val="22"/>
                <w:szCs w:val="22"/>
              </w:rPr>
            </w:pPr>
            <w:r w:rsidRPr="00C5046F">
              <w:rPr>
                <w:sz w:val="22"/>
                <w:szCs w:val="22"/>
              </w:rPr>
              <w:t>AryanRatClient.exe</w:t>
            </w:r>
          </w:p>
        </w:tc>
        <w:tc>
          <w:tcPr>
            <w:tcW w:w="1134" w:type="dxa"/>
            <w:vAlign w:val="center"/>
          </w:tcPr>
          <w:p w14:paraId="3C60A2A9"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624D0C8D" w14:textId="77777777" w:rsidR="005B786C" w:rsidRPr="00C5046F" w:rsidRDefault="005B786C" w:rsidP="005B786C">
            <w:pPr>
              <w:pStyle w:val="Default"/>
              <w:jc w:val="both"/>
              <w:rPr>
                <w:sz w:val="22"/>
                <w:szCs w:val="22"/>
              </w:rPr>
            </w:pPr>
            <w:r w:rsidRPr="00C5046F">
              <w:rPr>
                <w:sz w:val="22"/>
                <w:szCs w:val="22"/>
              </w:rPr>
              <w:t>AryanRAT</w:t>
            </w:r>
          </w:p>
        </w:tc>
        <w:tc>
          <w:tcPr>
            <w:tcW w:w="1275" w:type="dxa"/>
            <w:vAlign w:val="center"/>
          </w:tcPr>
          <w:p w14:paraId="40E77149" w14:textId="77777777" w:rsidR="005B786C" w:rsidRPr="00C5046F" w:rsidRDefault="005B786C" w:rsidP="005B786C">
            <w:pPr>
              <w:pStyle w:val="Default"/>
              <w:jc w:val="both"/>
              <w:rPr>
                <w:sz w:val="22"/>
                <w:szCs w:val="22"/>
              </w:rPr>
            </w:pPr>
            <w:r w:rsidRPr="00C5046F">
              <w:rPr>
                <w:sz w:val="22"/>
                <w:szCs w:val="22"/>
              </w:rPr>
              <w:t>2010</w:t>
            </w:r>
          </w:p>
        </w:tc>
        <w:tc>
          <w:tcPr>
            <w:tcW w:w="2444" w:type="dxa"/>
          </w:tcPr>
          <w:p w14:paraId="41127DCA" w14:textId="48635806" w:rsidR="005B786C" w:rsidRPr="00C5046F" w:rsidRDefault="005B786C" w:rsidP="005B786C">
            <w:pPr>
              <w:pStyle w:val="Default"/>
              <w:jc w:val="both"/>
              <w:rPr>
                <w:sz w:val="22"/>
                <w:szCs w:val="22"/>
              </w:rPr>
            </w:pPr>
            <w:r w:rsidRPr="00C5046F">
              <w:rPr>
                <w:sz w:val="22"/>
                <w:szCs w:val="22"/>
              </w:rPr>
              <w:t>?</w:t>
            </w:r>
          </w:p>
        </w:tc>
      </w:tr>
      <w:tr w:rsidR="0041583A" w:rsidRPr="00C5046F" w14:paraId="3AD63EDE" w14:textId="7D708632" w:rsidTr="00C5046F">
        <w:trPr>
          <w:jc w:val="center"/>
        </w:trPr>
        <w:tc>
          <w:tcPr>
            <w:tcW w:w="567" w:type="dxa"/>
            <w:vAlign w:val="center"/>
          </w:tcPr>
          <w:p w14:paraId="3EDCF6B5" w14:textId="50BD7FAB" w:rsidR="005B786C" w:rsidRPr="00C5046F" w:rsidRDefault="005B786C" w:rsidP="0041583A">
            <w:pPr>
              <w:pStyle w:val="Default"/>
              <w:rPr>
                <w:sz w:val="22"/>
                <w:szCs w:val="22"/>
              </w:rPr>
            </w:pPr>
            <w:r w:rsidRPr="00C5046F">
              <w:rPr>
                <w:sz w:val="22"/>
                <w:szCs w:val="22"/>
              </w:rPr>
              <w:t>25.</w:t>
            </w:r>
          </w:p>
        </w:tc>
        <w:tc>
          <w:tcPr>
            <w:tcW w:w="1271" w:type="dxa"/>
            <w:vAlign w:val="center"/>
          </w:tcPr>
          <w:p w14:paraId="1FF37E2C" w14:textId="0B75BCE9" w:rsidR="005B786C" w:rsidRPr="00C5046F" w:rsidRDefault="005B786C" w:rsidP="005B786C">
            <w:pPr>
              <w:pStyle w:val="Default"/>
              <w:jc w:val="both"/>
              <w:rPr>
                <w:sz w:val="22"/>
                <w:szCs w:val="22"/>
              </w:rPr>
            </w:pPr>
            <w:r w:rsidRPr="00C5046F">
              <w:rPr>
                <w:sz w:val="22"/>
                <w:szCs w:val="22"/>
              </w:rPr>
              <w:t>Trojan_kovter.exe</w:t>
            </w:r>
          </w:p>
        </w:tc>
        <w:tc>
          <w:tcPr>
            <w:tcW w:w="1134" w:type="dxa"/>
            <w:vAlign w:val="center"/>
          </w:tcPr>
          <w:p w14:paraId="5B3C15E1"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2B2045E9" w14:textId="77777777" w:rsidR="005B786C" w:rsidRPr="00C5046F" w:rsidRDefault="005B786C" w:rsidP="005B786C">
            <w:pPr>
              <w:pStyle w:val="Default"/>
              <w:jc w:val="both"/>
              <w:rPr>
                <w:sz w:val="22"/>
                <w:szCs w:val="22"/>
              </w:rPr>
            </w:pPr>
            <w:r w:rsidRPr="00C5046F">
              <w:rPr>
                <w:sz w:val="22"/>
                <w:szCs w:val="22"/>
              </w:rPr>
              <w:t>Kotver</w:t>
            </w:r>
          </w:p>
        </w:tc>
        <w:tc>
          <w:tcPr>
            <w:tcW w:w="1275" w:type="dxa"/>
            <w:vAlign w:val="center"/>
          </w:tcPr>
          <w:p w14:paraId="1026C813" w14:textId="77777777" w:rsidR="005B786C" w:rsidRPr="00C5046F" w:rsidRDefault="005B786C" w:rsidP="005B786C">
            <w:pPr>
              <w:pStyle w:val="Default"/>
              <w:jc w:val="both"/>
              <w:rPr>
                <w:sz w:val="22"/>
                <w:szCs w:val="22"/>
              </w:rPr>
            </w:pPr>
            <w:r w:rsidRPr="00C5046F">
              <w:rPr>
                <w:sz w:val="22"/>
                <w:szCs w:val="22"/>
              </w:rPr>
              <w:t>2015</w:t>
            </w:r>
          </w:p>
        </w:tc>
        <w:tc>
          <w:tcPr>
            <w:tcW w:w="2444" w:type="dxa"/>
          </w:tcPr>
          <w:p w14:paraId="60D927DE" w14:textId="0EB4DBB6" w:rsidR="005B786C" w:rsidRPr="00C5046F" w:rsidRDefault="005B786C" w:rsidP="005B786C">
            <w:pPr>
              <w:pStyle w:val="Default"/>
              <w:jc w:val="both"/>
              <w:rPr>
                <w:sz w:val="22"/>
                <w:szCs w:val="22"/>
              </w:rPr>
            </w:pPr>
            <w:r w:rsidRPr="00C5046F">
              <w:rPr>
                <w:sz w:val="22"/>
                <w:szCs w:val="22"/>
              </w:rPr>
              <w:t>https://www.symantec.com/security-center/writeup/2015-082817-0932-99</w:t>
            </w:r>
          </w:p>
        </w:tc>
      </w:tr>
      <w:tr w:rsidR="0041583A" w:rsidRPr="00C5046F" w14:paraId="76FC45B4" w14:textId="05DB6BA9" w:rsidTr="00C5046F">
        <w:trPr>
          <w:jc w:val="center"/>
        </w:trPr>
        <w:tc>
          <w:tcPr>
            <w:tcW w:w="567" w:type="dxa"/>
            <w:vAlign w:val="center"/>
          </w:tcPr>
          <w:p w14:paraId="7077BFD8" w14:textId="66AB3281" w:rsidR="005B786C" w:rsidRPr="00C5046F" w:rsidRDefault="005B786C" w:rsidP="0041583A">
            <w:pPr>
              <w:pStyle w:val="Default"/>
              <w:rPr>
                <w:sz w:val="22"/>
                <w:szCs w:val="22"/>
              </w:rPr>
            </w:pPr>
            <w:r w:rsidRPr="00C5046F">
              <w:rPr>
                <w:sz w:val="22"/>
                <w:szCs w:val="22"/>
              </w:rPr>
              <w:t>26.</w:t>
            </w:r>
          </w:p>
        </w:tc>
        <w:tc>
          <w:tcPr>
            <w:tcW w:w="1271" w:type="dxa"/>
            <w:vAlign w:val="center"/>
          </w:tcPr>
          <w:p w14:paraId="4836ACCE" w14:textId="3DF16335" w:rsidR="005B786C" w:rsidRPr="00C5046F" w:rsidRDefault="005B786C" w:rsidP="005B786C">
            <w:pPr>
              <w:pStyle w:val="Default"/>
              <w:jc w:val="both"/>
              <w:rPr>
                <w:sz w:val="22"/>
                <w:szCs w:val="22"/>
              </w:rPr>
            </w:pPr>
            <w:r w:rsidRPr="00C5046F">
              <w:rPr>
                <w:sz w:val="22"/>
                <w:szCs w:val="22"/>
              </w:rPr>
              <w:t>Trojaned.exe</w:t>
            </w:r>
          </w:p>
        </w:tc>
        <w:tc>
          <w:tcPr>
            <w:tcW w:w="1134" w:type="dxa"/>
            <w:vAlign w:val="center"/>
          </w:tcPr>
          <w:p w14:paraId="749032B9"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5AF6E5E1" w14:textId="77777777" w:rsidR="005B786C" w:rsidRPr="00C5046F" w:rsidRDefault="005B786C" w:rsidP="005B786C">
            <w:pPr>
              <w:pStyle w:val="Default"/>
              <w:jc w:val="both"/>
              <w:rPr>
                <w:sz w:val="22"/>
                <w:szCs w:val="22"/>
              </w:rPr>
            </w:pPr>
            <w:r w:rsidRPr="00C5046F">
              <w:rPr>
                <w:i/>
                <w:sz w:val="22"/>
                <w:szCs w:val="22"/>
              </w:rPr>
              <w:t>File executable</w:t>
            </w:r>
            <w:r w:rsidRPr="00C5046F">
              <w:rPr>
                <w:sz w:val="22"/>
                <w:szCs w:val="22"/>
              </w:rPr>
              <w:t xml:space="preserve"> modifikasi</w:t>
            </w:r>
          </w:p>
        </w:tc>
        <w:tc>
          <w:tcPr>
            <w:tcW w:w="1275" w:type="dxa"/>
            <w:vAlign w:val="center"/>
          </w:tcPr>
          <w:p w14:paraId="4CDDE08C" w14:textId="77777777" w:rsidR="005B786C" w:rsidRPr="00C5046F" w:rsidRDefault="005B786C" w:rsidP="005B786C">
            <w:pPr>
              <w:pStyle w:val="Default"/>
              <w:jc w:val="both"/>
              <w:rPr>
                <w:sz w:val="22"/>
                <w:szCs w:val="22"/>
              </w:rPr>
            </w:pPr>
            <w:r w:rsidRPr="00C5046F">
              <w:rPr>
                <w:sz w:val="22"/>
                <w:szCs w:val="22"/>
              </w:rPr>
              <w:t>Tidak diketahui</w:t>
            </w:r>
          </w:p>
        </w:tc>
        <w:tc>
          <w:tcPr>
            <w:tcW w:w="2444" w:type="dxa"/>
            <w:vAlign w:val="center"/>
          </w:tcPr>
          <w:p w14:paraId="4DBDD71C" w14:textId="1B0FB3E5" w:rsidR="005B786C" w:rsidRPr="00C5046F" w:rsidRDefault="005B786C" w:rsidP="005B786C">
            <w:pPr>
              <w:pStyle w:val="Default"/>
              <w:jc w:val="both"/>
              <w:rPr>
                <w:sz w:val="22"/>
                <w:szCs w:val="22"/>
              </w:rPr>
            </w:pPr>
            <w:r w:rsidRPr="00C5046F">
              <w:rPr>
                <w:sz w:val="22"/>
                <w:szCs w:val="22"/>
              </w:rPr>
              <w:t>-</w:t>
            </w:r>
          </w:p>
        </w:tc>
      </w:tr>
      <w:tr w:rsidR="0041583A" w:rsidRPr="00C5046F" w14:paraId="362FD6C3" w14:textId="06F2272A" w:rsidTr="00C5046F">
        <w:trPr>
          <w:jc w:val="center"/>
        </w:trPr>
        <w:tc>
          <w:tcPr>
            <w:tcW w:w="567" w:type="dxa"/>
            <w:vAlign w:val="center"/>
          </w:tcPr>
          <w:p w14:paraId="69CF40FF" w14:textId="028C97E1" w:rsidR="005B786C" w:rsidRPr="00C5046F" w:rsidRDefault="005B786C" w:rsidP="0041583A">
            <w:pPr>
              <w:pStyle w:val="Default"/>
              <w:rPr>
                <w:sz w:val="22"/>
                <w:szCs w:val="22"/>
              </w:rPr>
            </w:pPr>
            <w:r w:rsidRPr="00C5046F">
              <w:rPr>
                <w:sz w:val="22"/>
                <w:szCs w:val="22"/>
              </w:rPr>
              <w:t>27.</w:t>
            </w:r>
          </w:p>
        </w:tc>
        <w:tc>
          <w:tcPr>
            <w:tcW w:w="1271" w:type="dxa"/>
            <w:vAlign w:val="center"/>
          </w:tcPr>
          <w:p w14:paraId="470B0B58" w14:textId="3D07A845" w:rsidR="005B786C" w:rsidRPr="00C5046F" w:rsidRDefault="005B786C" w:rsidP="005B786C">
            <w:pPr>
              <w:pStyle w:val="Default"/>
              <w:jc w:val="both"/>
              <w:rPr>
                <w:sz w:val="22"/>
                <w:szCs w:val="22"/>
              </w:rPr>
            </w:pPr>
            <w:r w:rsidRPr="00C5046F">
              <w:rPr>
                <w:sz w:val="22"/>
                <w:szCs w:val="22"/>
              </w:rPr>
              <w:t>Trojan_encoded.exe</w:t>
            </w:r>
          </w:p>
        </w:tc>
        <w:tc>
          <w:tcPr>
            <w:tcW w:w="1134" w:type="dxa"/>
            <w:vAlign w:val="center"/>
          </w:tcPr>
          <w:p w14:paraId="0DBEF9AD"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727D18FE" w14:textId="77777777" w:rsidR="005B786C" w:rsidRPr="00C5046F" w:rsidRDefault="005B786C" w:rsidP="005B786C">
            <w:pPr>
              <w:pStyle w:val="Default"/>
              <w:jc w:val="both"/>
              <w:rPr>
                <w:sz w:val="22"/>
                <w:szCs w:val="22"/>
              </w:rPr>
            </w:pPr>
            <w:r w:rsidRPr="00C5046F">
              <w:rPr>
                <w:i/>
                <w:sz w:val="22"/>
                <w:szCs w:val="22"/>
              </w:rPr>
              <w:t>File executable</w:t>
            </w:r>
            <w:r w:rsidRPr="00C5046F">
              <w:rPr>
                <w:sz w:val="22"/>
                <w:szCs w:val="22"/>
              </w:rPr>
              <w:t xml:space="preserve"> modifikasi</w:t>
            </w:r>
          </w:p>
        </w:tc>
        <w:tc>
          <w:tcPr>
            <w:tcW w:w="1275" w:type="dxa"/>
            <w:vAlign w:val="center"/>
          </w:tcPr>
          <w:p w14:paraId="4434BC7D" w14:textId="77777777" w:rsidR="005B786C" w:rsidRPr="00C5046F" w:rsidRDefault="005B786C" w:rsidP="005B786C">
            <w:pPr>
              <w:pStyle w:val="Default"/>
              <w:jc w:val="both"/>
              <w:rPr>
                <w:sz w:val="22"/>
                <w:szCs w:val="22"/>
              </w:rPr>
            </w:pPr>
            <w:r w:rsidRPr="00C5046F">
              <w:rPr>
                <w:sz w:val="22"/>
                <w:szCs w:val="22"/>
              </w:rPr>
              <w:t>Tidak diketahui</w:t>
            </w:r>
          </w:p>
        </w:tc>
        <w:tc>
          <w:tcPr>
            <w:tcW w:w="2444" w:type="dxa"/>
            <w:vAlign w:val="center"/>
          </w:tcPr>
          <w:p w14:paraId="12D52F82" w14:textId="44752B83" w:rsidR="005B786C" w:rsidRPr="00C5046F" w:rsidRDefault="005B786C" w:rsidP="005B786C">
            <w:pPr>
              <w:pStyle w:val="Default"/>
              <w:jc w:val="both"/>
              <w:rPr>
                <w:sz w:val="22"/>
                <w:szCs w:val="22"/>
              </w:rPr>
            </w:pPr>
            <w:r w:rsidRPr="00C5046F">
              <w:rPr>
                <w:sz w:val="22"/>
                <w:szCs w:val="22"/>
              </w:rPr>
              <w:t>-</w:t>
            </w:r>
          </w:p>
        </w:tc>
      </w:tr>
      <w:tr w:rsidR="0041583A" w:rsidRPr="00C5046F" w14:paraId="72ADE65A" w14:textId="178C3903" w:rsidTr="00C5046F">
        <w:trPr>
          <w:jc w:val="center"/>
        </w:trPr>
        <w:tc>
          <w:tcPr>
            <w:tcW w:w="567" w:type="dxa"/>
            <w:vAlign w:val="center"/>
          </w:tcPr>
          <w:p w14:paraId="69582F38" w14:textId="1DFCB3DB" w:rsidR="005B786C" w:rsidRPr="00C5046F" w:rsidRDefault="005B786C" w:rsidP="0041583A">
            <w:pPr>
              <w:pStyle w:val="Default"/>
              <w:rPr>
                <w:sz w:val="22"/>
                <w:szCs w:val="22"/>
              </w:rPr>
            </w:pPr>
            <w:r w:rsidRPr="00C5046F">
              <w:rPr>
                <w:sz w:val="22"/>
                <w:szCs w:val="22"/>
              </w:rPr>
              <w:lastRenderedPageBreak/>
              <w:t>28.</w:t>
            </w:r>
          </w:p>
        </w:tc>
        <w:tc>
          <w:tcPr>
            <w:tcW w:w="1271" w:type="dxa"/>
            <w:vAlign w:val="center"/>
          </w:tcPr>
          <w:p w14:paraId="644EB807" w14:textId="4EFD5FFC" w:rsidR="005B786C" w:rsidRPr="00C5046F" w:rsidRDefault="005B786C" w:rsidP="005B786C">
            <w:pPr>
              <w:pStyle w:val="Default"/>
              <w:jc w:val="both"/>
              <w:rPr>
                <w:sz w:val="22"/>
                <w:szCs w:val="22"/>
              </w:rPr>
            </w:pPr>
            <w:r w:rsidRPr="00C5046F">
              <w:rPr>
                <w:sz w:val="22"/>
                <w:szCs w:val="22"/>
              </w:rPr>
              <w:t>Fax.exe</w:t>
            </w:r>
          </w:p>
        </w:tc>
        <w:tc>
          <w:tcPr>
            <w:tcW w:w="1134" w:type="dxa"/>
            <w:vAlign w:val="center"/>
          </w:tcPr>
          <w:p w14:paraId="3AF6BF6E" w14:textId="77777777" w:rsidR="005B786C" w:rsidRPr="00C5046F" w:rsidRDefault="005B786C" w:rsidP="005B786C">
            <w:pPr>
              <w:pStyle w:val="Default"/>
              <w:jc w:val="both"/>
              <w:rPr>
                <w:sz w:val="22"/>
                <w:szCs w:val="22"/>
              </w:rPr>
            </w:pPr>
            <w:r w:rsidRPr="00C5046F">
              <w:rPr>
                <w:sz w:val="22"/>
                <w:szCs w:val="22"/>
              </w:rPr>
              <w:t>Trojan</w:t>
            </w:r>
          </w:p>
        </w:tc>
        <w:tc>
          <w:tcPr>
            <w:tcW w:w="1985" w:type="dxa"/>
            <w:vAlign w:val="center"/>
          </w:tcPr>
          <w:p w14:paraId="271AC577" w14:textId="3C20332B" w:rsidR="005B786C" w:rsidRPr="00C5046F" w:rsidRDefault="005B786C" w:rsidP="005B786C">
            <w:pPr>
              <w:pStyle w:val="Default"/>
              <w:jc w:val="both"/>
              <w:rPr>
                <w:sz w:val="22"/>
                <w:szCs w:val="22"/>
              </w:rPr>
            </w:pPr>
            <w:r w:rsidRPr="00C5046F">
              <w:rPr>
                <w:sz w:val="22"/>
                <w:szCs w:val="22"/>
              </w:rPr>
              <w:t>Tidak diketahui</w:t>
            </w:r>
          </w:p>
        </w:tc>
        <w:tc>
          <w:tcPr>
            <w:tcW w:w="1275" w:type="dxa"/>
            <w:vAlign w:val="center"/>
          </w:tcPr>
          <w:p w14:paraId="49162C4A" w14:textId="77777777" w:rsidR="005B786C" w:rsidRPr="00C5046F" w:rsidRDefault="005B786C" w:rsidP="005B786C">
            <w:pPr>
              <w:pStyle w:val="Default"/>
              <w:jc w:val="both"/>
              <w:rPr>
                <w:sz w:val="22"/>
                <w:szCs w:val="22"/>
              </w:rPr>
            </w:pPr>
            <w:r w:rsidRPr="00C5046F">
              <w:rPr>
                <w:sz w:val="22"/>
                <w:szCs w:val="22"/>
              </w:rPr>
              <w:t>Tidak diketahui</w:t>
            </w:r>
          </w:p>
        </w:tc>
        <w:tc>
          <w:tcPr>
            <w:tcW w:w="2444" w:type="dxa"/>
            <w:vAlign w:val="center"/>
          </w:tcPr>
          <w:p w14:paraId="7973F710" w14:textId="5E1319D4" w:rsidR="005B786C" w:rsidRPr="00C5046F" w:rsidRDefault="005B786C" w:rsidP="005B786C">
            <w:pPr>
              <w:pStyle w:val="Default"/>
              <w:jc w:val="both"/>
              <w:rPr>
                <w:sz w:val="22"/>
                <w:szCs w:val="22"/>
              </w:rPr>
            </w:pPr>
            <w:r w:rsidRPr="00C5046F">
              <w:rPr>
                <w:sz w:val="22"/>
                <w:szCs w:val="22"/>
              </w:rPr>
              <w:t>-</w:t>
            </w:r>
          </w:p>
        </w:tc>
      </w:tr>
      <w:bookmarkEnd w:id="1697"/>
      <w:bookmarkEnd w:id="1698"/>
      <w:bookmarkEnd w:id="1699"/>
      <w:bookmarkEnd w:id="1700"/>
      <w:bookmarkEnd w:id="1701"/>
      <w:bookmarkEnd w:id="1702"/>
      <w:bookmarkEnd w:id="1703"/>
    </w:tbl>
    <w:p w14:paraId="631CB8EA" w14:textId="7DF7942E" w:rsidR="002E3B71" w:rsidRPr="00610384" w:rsidRDefault="002E3B71" w:rsidP="005B786C">
      <w:pPr>
        <w:spacing w:before="240" w:line="360" w:lineRule="auto"/>
        <w:rPr>
          <w:sz w:val="24"/>
          <w:szCs w:val="24"/>
        </w:rPr>
      </w:pPr>
    </w:p>
    <w:sectPr w:rsidR="002E3B71" w:rsidRPr="00610384" w:rsidSect="00F322E8">
      <w:headerReference w:type="default" r:id="rId100"/>
      <w:footerReference w:type="default" r:id="rId101"/>
      <w:footerReference w:type="first" r:id="rId102"/>
      <w:type w:val="continuous"/>
      <w:pgSz w:w="11906" w:h="16838" w:code="9"/>
      <w:pgMar w:top="1701" w:right="1701" w:bottom="1701" w:left="2268" w:header="851" w:footer="1418" w:gutter="0"/>
      <w:pgNumType w:fmt="low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09D0E" w14:textId="77777777" w:rsidR="00114061" w:rsidRDefault="00114061" w:rsidP="007B4CBA">
      <w:r>
        <w:separator/>
      </w:r>
    </w:p>
  </w:endnote>
  <w:endnote w:type="continuationSeparator" w:id="0">
    <w:p w14:paraId="17679A9D" w14:textId="77777777" w:rsidR="00114061" w:rsidRDefault="00114061" w:rsidP="007B4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DejaVu Sans">
    <w:altName w:val="Verdana"/>
    <w:panose1 w:val="00000000000000000000"/>
    <w:charset w:val="00"/>
    <w:family w:val="roman"/>
    <w:notTrueType/>
    <w:pitch w:val="default"/>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 New Roman,DejaVu Sans">
    <w:altName w:val="Times New Roman"/>
    <w:panose1 w:val="00000000000000000000"/>
    <w:charset w:val="00"/>
    <w:family w:val="roman"/>
    <w:notTrueType/>
    <w:pitch w:val="default"/>
  </w:font>
  <w:font w:name="Times New Roman,inherit">
    <w:altName w:val="Times New Roman"/>
    <w:panose1 w:val="00000000000000000000"/>
    <w:charset w:val="00"/>
    <w:family w:val="roman"/>
    <w:notTrueType/>
    <w:pitch w:val="default"/>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 New Roman,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7128337"/>
      <w:docPartObj>
        <w:docPartGallery w:val="Page Numbers (Bottom of Page)"/>
        <w:docPartUnique/>
      </w:docPartObj>
    </w:sdtPr>
    <w:sdtEndPr>
      <w:rPr>
        <w:rFonts w:ascii="Arial" w:hAnsi="Arial" w:cs="Arial"/>
        <w:noProof/>
      </w:rPr>
    </w:sdtEndPr>
    <w:sdtContent>
      <w:p w14:paraId="5FE15B1A" w14:textId="45EF5818" w:rsidR="00EC7493" w:rsidRPr="00697953" w:rsidRDefault="00EC7493" w:rsidP="00697953">
        <w:pPr>
          <w:pStyle w:val="Footer"/>
          <w:jc w:val="center"/>
          <w:rPr>
            <w:rFonts w:ascii="Arial" w:hAnsi="Arial" w:cs="Arial"/>
          </w:rPr>
        </w:pPr>
        <w:r w:rsidRPr="00697953">
          <w:rPr>
            <w:rFonts w:ascii="Arial" w:hAnsi="Arial" w:cs="Arial"/>
          </w:rPr>
          <w:fldChar w:fldCharType="begin"/>
        </w:r>
        <w:r w:rsidRPr="00697953">
          <w:rPr>
            <w:rFonts w:ascii="Arial" w:hAnsi="Arial" w:cs="Arial"/>
          </w:rPr>
          <w:instrText xml:space="preserve"> PAGE   \* MERGEFORMAT </w:instrText>
        </w:r>
        <w:r w:rsidRPr="00697953">
          <w:rPr>
            <w:rFonts w:ascii="Arial" w:hAnsi="Arial" w:cs="Arial"/>
          </w:rPr>
          <w:fldChar w:fldCharType="separate"/>
        </w:r>
        <w:r w:rsidRPr="00697953">
          <w:rPr>
            <w:rFonts w:ascii="Arial" w:hAnsi="Arial" w:cs="Arial"/>
            <w:noProof/>
          </w:rPr>
          <w:t>vi</w:t>
        </w:r>
        <w:r w:rsidRPr="00697953">
          <w:rPr>
            <w:rFonts w:ascii="Arial" w:hAnsi="Arial" w:cs="Arial"/>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2592986"/>
      <w:docPartObj>
        <w:docPartGallery w:val="Page Numbers (Bottom of Page)"/>
        <w:docPartUnique/>
      </w:docPartObj>
    </w:sdtPr>
    <w:sdtEndPr>
      <w:rPr>
        <w:rFonts w:ascii="Arial" w:hAnsi="Arial" w:cs="Arial"/>
        <w:noProof/>
      </w:rPr>
    </w:sdtEndPr>
    <w:sdtContent>
      <w:p w14:paraId="58BF8B6D" w14:textId="66546F45" w:rsidR="00EC7493" w:rsidRPr="00FB3695" w:rsidRDefault="00EC7493" w:rsidP="00FB3695">
        <w:pPr>
          <w:pStyle w:val="Footer"/>
          <w:ind w:firstLine="3686"/>
          <w:jc w:val="center"/>
          <w:rPr>
            <w:rFonts w:ascii="Arial" w:hAnsi="Arial" w:cs="Arial"/>
          </w:rPr>
        </w:pPr>
        <w:r w:rsidRPr="00FB3695">
          <w:rPr>
            <w:rFonts w:ascii="Arial" w:hAnsi="Arial" w:cs="Arial"/>
          </w:rPr>
          <w:fldChar w:fldCharType="begin"/>
        </w:r>
        <w:r w:rsidRPr="00FB3695">
          <w:rPr>
            <w:rFonts w:ascii="Arial" w:hAnsi="Arial" w:cs="Arial"/>
          </w:rPr>
          <w:instrText xml:space="preserve"> PAGE   \* MERGEFORMAT </w:instrText>
        </w:r>
        <w:r w:rsidRPr="00FB3695">
          <w:rPr>
            <w:rFonts w:ascii="Arial" w:hAnsi="Arial" w:cs="Arial"/>
          </w:rPr>
          <w:fldChar w:fldCharType="separate"/>
        </w:r>
        <w:r>
          <w:rPr>
            <w:rFonts w:ascii="Arial" w:hAnsi="Arial" w:cs="Arial"/>
            <w:noProof/>
          </w:rPr>
          <w:t>ii</w:t>
        </w:r>
        <w:r w:rsidRPr="00FB3695">
          <w:rPr>
            <w:rFonts w:ascii="Arial" w:hAnsi="Arial" w:cs="Arial"/>
            <w:noProof/>
          </w:rPr>
          <w:fldChar w:fldCharType="end"/>
        </w:r>
        <w:r w:rsidRPr="00FB3695">
          <w:rPr>
            <w:rFonts w:ascii="Arial" w:hAnsi="Arial" w:cs="Arial"/>
            <w:noProof/>
          </w:rPr>
          <w:t xml:space="preserve"> </w:t>
        </w:r>
        <w:r w:rsidRPr="00FB3695">
          <w:rPr>
            <w:rFonts w:ascii="Arial" w:hAnsi="Arial" w:cs="Arial"/>
            <w:noProof/>
          </w:rPr>
          <w:tab/>
        </w:r>
        <w:r w:rsidRPr="00FB3695">
          <w:rPr>
            <w:rFonts w:ascii="Arial" w:hAnsi="Arial" w:cs="Arial"/>
            <w:noProof/>
          </w:rPr>
          <w:tab/>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1026108"/>
      <w:docPartObj>
        <w:docPartGallery w:val="Page Numbers (Bottom of Page)"/>
        <w:docPartUnique/>
      </w:docPartObj>
    </w:sdtPr>
    <w:sdtEndPr>
      <w:rPr>
        <w:rFonts w:ascii="Arial" w:hAnsi="Arial" w:cs="Arial"/>
        <w:noProof/>
      </w:rPr>
    </w:sdtEndPr>
    <w:sdtContent>
      <w:p w14:paraId="2FD63CEE" w14:textId="141311AB" w:rsidR="00EC7493" w:rsidRPr="00BF68A0" w:rsidRDefault="00EC7493" w:rsidP="002860FA">
        <w:pPr>
          <w:pStyle w:val="Footer"/>
          <w:ind w:firstLine="3686"/>
          <w:jc w:val="center"/>
          <w:rPr>
            <w:rFonts w:ascii="Arial" w:hAnsi="Arial" w:cs="Arial"/>
          </w:rPr>
        </w:pPr>
        <w:r w:rsidRPr="007A4828">
          <w:rPr>
            <w:rFonts w:ascii="Arial" w:hAnsi="Arial" w:cs="Arial"/>
          </w:rPr>
          <w:fldChar w:fldCharType="begin"/>
        </w:r>
        <w:r w:rsidRPr="007A4828">
          <w:rPr>
            <w:rFonts w:ascii="Arial" w:hAnsi="Arial" w:cs="Arial"/>
          </w:rPr>
          <w:instrText xml:space="preserve"> PAGE   \* MERGEFORMAT </w:instrText>
        </w:r>
        <w:r w:rsidRPr="007A4828">
          <w:rPr>
            <w:rFonts w:ascii="Arial" w:hAnsi="Arial" w:cs="Arial"/>
          </w:rPr>
          <w:fldChar w:fldCharType="separate"/>
        </w:r>
        <w:r>
          <w:rPr>
            <w:rFonts w:ascii="Arial" w:hAnsi="Arial" w:cs="Arial"/>
            <w:noProof/>
          </w:rPr>
          <w:t>i</w:t>
        </w:r>
        <w:r w:rsidRPr="007A4828">
          <w:rPr>
            <w:rFonts w:ascii="Arial" w:hAnsi="Arial" w:cs="Arial"/>
            <w:noProof/>
          </w:rPr>
          <w:fldChar w:fldCharType="end"/>
        </w:r>
        <w:r w:rsidRPr="007A4828">
          <w:rPr>
            <w:rFonts w:ascii="Arial" w:hAnsi="Arial" w:cs="Arial"/>
            <w:noProof/>
          </w:rPr>
          <w:t xml:space="preserve"> </w:t>
        </w:r>
        <w:r>
          <w:rPr>
            <w:rFonts w:ascii="Arial" w:hAnsi="Arial" w:cs="Arial"/>
            <w:noProof/>
          </w:rPr>
          <w:tab/>
        </w:r>
        <w:r>
          <w:rPr>
            <w:rFonts w:ascii="Arial" w:hAnsi="Arial" w:cs="Arial"/>
            <w:noProof/>
          </w:rPr>
          <w:tab/>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4330024"/>
      <w:docPartObj>
        <w:docPartGallery w:val="Page Numbers (Bottom of Page)"/>
        <w:docPartUnique/>
      </w:docPartObj>
    </w:sdtPr>
    <w:sdtEndPr>
      <w:rPr>
        <w:rFonts w:ascii="Arial" w:hAnsi="Arial" w:cs="Arial"/>
        <w:noProof/>
      </w:rPr>
    </w:sdtEndPr>
    <w:sdtContent>
      <w:p w14:paraId="493510DD" w14:textId="1A3E46DE" w:rsidR="00EC7493" w:rsidRPr="00F543C1" w:rsidRDefault="00EC7493" w:rsidP="00F543C1">
        <w:pPr>
          <w:pStyle w:val="Footer"/>
          <w:ind w:left="3686"/>
          <w:jc w:val="center"/>
          <w:rPr>
            <w:rFonts w:ascii="Arial" w:hAnsi="Arial" w:cs="Arial"/>
          </w:rPr>
        </w:pPr>
        <w:r w:rsidRPr="00BF68A0">
          <w:rPr>
            <w:rFonts w:ascii="Arial" w:hAnsi="Arial" w:cs="Arial"/>
          </w:rPr>
          <w:fldChar w:fldCharType="begin"/>
        </w:r>
        <w:r w:rsidRPr="00BF68A0">
          <w:rPr>
            <w:rFonts w:ascii="Arial" w:hAnsi="Arial" w:cs="Arial"/>
          </w:rPr>
          <w:instrText xml:space="preserve"> PAGE   \* MERGEFORMAT </w:instrText>
        </w:r>
        <w:r w:rsidRPr="00BF68A0">
          <w:rPr>
            <w:rFonts w:ascii="Arial" w:hAnsi="Arial" w:cs="Arial"/>
          </w:rPr>
          <w:fldChar w:fldCharType="separate"/>
        </w:r>
        <w:r>
          <w:rPr>
            <w:rFonts w:ascii="Arial" w:hAnsi="Arial" w:cs="Arial"/>
            <w:noProof/>
          </w:rPr>
          <w:t>xvii</w:t>
        </w:r>
        <w:r w:rsidRPr="00BF68A0">
          <w:rPr>
            <w:rFonts w:ascii="Arial" w:hAnsi="Arial" w:cs="Arial"/>
            <w:noProof/>
          </w:rPr>
          <w:fldChar w:fldCharType="end"/>
        </w:r>
        <w:r w:rsidRPr="00BF68A0">
          <w:rPr>
            <w:rFonts w:ascii="Arial" w:hAnsi="Arial" w:cs="Arial"/>
            <w:noProof/>
          </w:rPr>
          <w:t xml:space="preserve"> </w:t>
        </w:r>
        <w:r>
          <w:rPr>
            <w:rFonts w:ascii="Arial" w:hAnsi="Arial" w:cs="Arial"/>
            <w:noProof/>
          </w:rPr>
          <w:tab/>
        </w:r>
        <w:r>
          <w:rPr>
            <w:rFonts w:ascii="Arial" w:hAnsi="Arial" w:cs="Arial"/>
            <w:noProof/>
          </w:rPr>
          <w:tab/>
        </w:r>
        <w:r w:rsidRPr="00BF68A0">
          <w:rPr>
            <w:rFonts w:ascii="Arial" w:hAnsi="Arial" w:cs="Arial"/>
            <w:b/>
            <w:noProof/>
          </w:rPr>
          <w:t>Institut Teknologi Del</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rPr>
      <w:id w:val="-614975547"/>
      <w:docPartObj>
        <w:docPartGallery w:val="Page Numbers (Bottom of Page)"/>
        <w:docPartUnique/>
      </w:docPartObj>
    </w:sdtPr>
    <w:sdtEndPr>
      <w:rPr>
        <w:b/>
        <w:noProof/>
      </w:rPr>
    </w:sdtEndPr>
    <w:sdtContent>
      <w:p w14:paraId="09290C88" w14:textId="52EA5E1E" w:rsidR="00EC7493" w:rsidRPr="00F543C1" w:rsidRDefault="00EC7493" w:rsidP="00F543C1">
        <w:pPr>
          <w:pStyle w:val="Footer"/>
          <w:ind w:left="3686"/>
          <w:jc w:val="center"/>
          <w:rPr>
            <w:rFonts w:ascii="Arial" w:hAnsi="Arial" w:cs="Arial"/>
            <w:b/>
          </w:rPr>
        </w:pPr>
        <w:r w:rsidRPr="00BF68A0">
          <w:rPr>
            <w:rFonts w:ascii="Arial" w:hAnsi="Arial" w:cs="Arial"/>
          </w:rPr>
          <w:fldChar w:fldCharType="begin"/>
        </w:r>
        <w:r w:rsidRPr="00BF68A0">
          <w:rPr>
            <w:rFonts w:ascii="Arial" w:hAnsi="Arial" w:cs="Arial"/>
          </w:rPr>
          <w:instrText xml:space="preserve"> PAGE   \* MERGEFORMAT </w:instrText>
        </w:r>
        <w:r w:rsidRPr="00BF68A0">
          <w:rPr>
            <w:rFonts w:ascii="Arial" w:hAnsi="Arial" w:cs="Arial"/>
          </w:rPr>
          <w:fldChar w:fldCharType="separate"/>
        </w:r>
        <w:r>
          <w:rPr>
            <w:rFonts w:ascii="Arial" w:hAnsi="Arial" w:cs="Arial"/>
            <w:noProof/>
          </w:rPr>
          <w:t>vii</w:t>
        </w:r>
        <w:r w:rsidRPr="00BF68A0">
          <w:rPr>
            <w:rFonts w:ascii="Arial" w:hAnsi="Arial" w:cs="Arial"/>
            <w:noProof/>
          </w:rPr>
          <w:fldChar w:fldCharType="end"/>
        </w:r>
        <w:r w:rsidRPr="00BF68A0">
          <w:rPr>
            <w:rFonts w:ascii="Arial" w:hAnsi="Arial" w:cs="Arial"/>
            <w:noProof/>
          </w:rPr>
          <w:t xml:space="preserve"> </w:t>
        </w:r>
        <w:r>
          <w:rPr>
            <w:rFonts w:ascii="Arial" w:hAnsi="Arial" w:cs="Arial"/>
            <w:noProof/>
          </w:rPr>
          <w:tab/>
        </w:r>
        <w:r>
          <w:rPr>
            <w:rFonts w:ascii="Arial" w:hAnsi="Arial" w:cs="Arial"/>
            <w:noProof/>
          </w:rPr>
          <w:tab/>
        </w:r>
        <w:r w:rsidRPr="00BF68A0">
          <w:rPr>
            <w:rFonts w:ascii="Arial" w:hAnsi="Arial" w:cs="Arial"/>
            <w:b/>
            <w:noProof/>
          </w:rPr>
          <w:t>Institut Teknologi Del</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rPr>
      <w:id w:val="-906457408"/>
      <w:docPartObj>
        <w:docPartGallery w:val="Page Numbers (Bottom of Page)"/>
        <w:docPartUnique/>
      </w:docPartObj>
    </w:sdtPr>
    <w:sdtEndPr>
      <w:rPr>
        <w:noProof/>
      </w:rPr>
    </w:sdtEndPr>
    <w:sdtContent>
      <w:p w14:paraId="4EBD8345" w14:textId="2E8EA2EA" w:rsidR="00EC7493" w:rsidRPr="00BF68A0" w:rsidRDefault="00EC7493" w:rsidP="00620E2D">
        <w:pPr>
          <w:pStyle w:val="Footer"/>
          <w:tabs>
            <w:tab w:val="clear" w:pos="4320"/>
            <w:tab w:val="center" w:pos="4590"/>
          </w:tabs>
          <w:ind w:firstLine="3870"/>
          <w:jc w:val="center"/>
          <w:rPr>
            <w:rFonts w:ascii="Arial" w:hAnsi="Arial" w:cs="Arial"/>
          </w:rPr>
        </w:pPr>
        <w:r w:rsidRPr="00BF68A0">
          <w:rPr>
            <w:rFonts w:ascii="Arial" w:hAnsi="Arial" w:cs="Arial"/>
          </w:rPr>
          <w:fldChar w:fldCharType="begin"/>
        </w:r>
        <w:r w:rsidRPr="00BF68A0">
          <w:rPr>
            <w:rFonts w:ascii="Arial" w:hAnsi="Arial" w:cs="Arial"/>
          </w:rPr>
          <w:instrText xml:space="preserve"> PAGE   \* MERGEFORMAT </w:instrText>
        </w:r>
        <w:r w:rsidRPr="00BF68A0">
          <w:rPr>
            <w:rFonts w:ascii="Arial" w:hAnsi="Arial" w:cs="Arial"/>
          </w:rPr>
          <w:fldChar w:fldCharType="separate"/>
        </w:r>
        <w:r>
          <w:rPr>
            <w:rFonts w:ascii="Arial" w:hAnsi="Arial" w:cs="Arial"/>
            <w:noProof/>
          </w:rPr>
          <w:t>1</w:t>
        </w:r>
        <w:r w:rsidRPr="00BF68A0">
          <w:rPr>
            <w:rFonts w:ascii="Arial" w:hAnsi="Arial" w:cs="Arial"/>
            <w:noProof/>
          </w:rPr>
          <w:fldChar w:fldCharType="end"/>
        </w:r>
        <w:r w:rsidRPr="00BF68A0">
          <w:rPr>
            <w:rFonts w:ascii="Arial" w:hAnsi="Arial" w:cs="Arial"/>
            <w:noProof/>
          </w:rPr>
          <w:tab/>
        </w:r>
        <w:r w:rsidRPr="00BF68A0">
          <w:rPr>
            <w:rFonts w:ascii="Arial" w:hAnsi="Arial" w:cs="Arial"/>
            <w:noProof/>
          </w:rPr>
          <w:tab/>
        </w:r>
        <w:r w:rsidRPr="00BF68A0">
          <w:rPr>
            <w:rFonts w:ascii="Arial" w:hAnsi="Arial" w:cs="Arial"/>
            <w:b/>
            <w:noProof/>
          </w:rPr>
          <w:t>Institut Teknologi Del</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491802"/>
      <w:docPartObj>
        <w:docPartGallery w:val="Page Numbers (Bottom of Page)"/>
        <w:docPartUnique/>
      </w:docPartObj>
    </w:sdtPr>
    <w:sdtEndPr>
      <w:rPr>
        <w:rFonts w:ascii="Arial" w:hAnsi="Arial" w:cs="Arial"/>
        <w:noProof/>
      </w:rPr>
    </w:sdtEndPr>
    <w:sdtContent>
      <w:p w14:paraId="44113307" w14:textId="2FA842C1" w:rsidR="00EC7493" w:rsidRPr="00BF68A0" w:rsidRDefault="00EC7493" w:rsidP="00BF68A0">
        <w:pPr>
          <w:pStyle w:val="Footer"/>
          <w:ind w:left="3686"/>
          <w:jc w:val="center"/>
          <w:rPr>
            <w:rFonts w:ascii="Arial" w:hAnsi="Arial" w:cs="Arial"/>
          </w:rPr>
        </w:pPr>
        <w:r>
          <w:rPr>
            <w:rFonts w:ascii="Arial" w:hAnsi="Arial" w:cs="Arial"/>
            <w:noProof/>
          </w:rPr>
          <w:tab/>
        </w:r>
        <w:r>
          <w:rPr>
            <w:rFonts w:ascii="Arial" w:hAnsi="Arial" w:cs="Arial"/>
            <w:noProof/>
          </w:rPr>
          <w:tab/>
        </w:r>
        <w:r w:rsidRPr="00BF68A0">
          <w:rPr>
            <w:rFonts w:ascii="Arial" w:hAnsi="Arial" w:cs="Arial"/>
            <w:b/>
            <w:noProof/>
          </w:rPr>
          <w:t>Institut Teknologi Del</w:t>
        </w:r>
      </w:p>
    </w:sdtContent>
  </w:sdt>
  <w:p w14:paraId="62DF5D58" w14:textId="77777777" w:rsidR="00EC7493" w:rsidRDefault="00EC7493">
    <w:pPr>
      <w:pStyle w:val="Footer"/>
      <w:tabs>
        <w:tab w:val="right" w:pos="882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739937"/>
      <w:docPartObj>
        <w:docPartGallery w:val="Page Numbers (Bottom of Page)"/>
        <w:docPartUnique/>
      </w:docPartObj>
    </w:sdtPr>
    <w:sdtEndPr>
      <w:rPr>
        <w:noProof/>
      </w:rPr>
    </w:sdtEndPr>
    <w:sdtContent>
      <w:p w14:paraId="508DF4A1" w14:textId="5029808C" w:rsidR="00EC7493" w:rsidRPr="002417DA" w:rsidRDefault="00EC7493" w:rsidP="002417DA">
        <w:pPr>
          <w:pStyle w:val="Footer"/>
          <w:ind w:left="3686"/>
          <w:jc w:val="center"/>
        </w:pPr>
        <w:r>
          <w:rPr>
            <w:rFonts w:ascii="Arial" w:hAnsi="Arial" w:cs="Arial"/>
            <w:noProof/>
          </w:rPr>
          <w:tab/>
        </w:r>
        <w:r>
          <w:rPr>
            <w:rFonts w:ascii="Arial" w:hAnsi="Arial" w:cs="Arial"/>
            <w:noProof/>
          </w:rPr>
          <w:tab/>
        </w:r>
        <w:r>
          <w:rPr>
            <w:noProof/>
          </w:rPr>
          <w:t xml:space="preserve"> </w:t>
        </w:r>
        <w:r w:rsidRPr="00FD6AD9">
          <w:rPr>
            <w:rFonts w:ascii="Arial" w:hAnsi="Arial" w:cs="Arial"/>
            <w:b/>
          </w:rPr>
          <w:t>Institut Teknologi Del</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674788"/>
      <w:docPartObj>
        <w:docPartGallery w:val="Page Numbers (Bottom of Page)"/>
        <w:docPartUnique/>
      </w:docPartObj>
    </w:sdtPr>
    <w:sdtEndPr>
      <w:rPr>
        <w:rFonts w:ascii="Arial" w:hAnsi="Arial" w:cs="Arial"/>
        <w:noProof/>
      </w:rPr>
    </w:sdtEndPr>
    <w:sdtContent>
      <w:p w14:paraId="7C2D98F4" w14:textId="07429362" w:rsidR="00EC7493" w:rsidRPr="00855F03" w:rsidRDefault="00EC7493" w:rsidP="00855F03">
        <w:pPr>
          <w:pStyle w:val="Footer"/>
          <w:ind w:left="3686"/>
          <w:jc w:val="center"/>
          <w:rPr>
            <w:rFonts w:ascii="Arial" w:hAnsi="Arial" w:cs="Arial"/>
          </w:rPr>
        </w:pPr>
        <w:r w:rsidRPr="00855F03">
          <w:rPr>
            <w:rFonts w:ascii="Arial" w:hAnsi="Arial" w:cs="Arial"/>
          </w:rPr>
          <w:t xml:space="preserve"> </w:t>
        </w:r>
        <w:r>
          <w:rPr>
            <w:rFonts w:ascii="Arial" w:hAnsi="Arial" w:cs="Arial"/>
          </w:rPr>
          <w:tab/>
        </w:r>
        <w:r>
          <w:rPr>
            <w:rFonts w:ascii="Arial" w:hAnsi="Arial" w:cs="Arial"/>
          </w:rPr>
          <w:tab/>
        </w:r>
        <w:r w:rsidRPr="00855F03">
          <w:rPr>
            <w:rFonts w:ascii="Arial" w:hAnsi="Arial" w:cs="Arial"/>
            <w:b/>
          </w:rPr>
          <w:t>Institut Teknologi Del</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8826920"/>
      <w:docPartObj>
        <w:docPartGallery w:val="Page Numbers (Bottom of Page)"/>
        <w:docPartUnique/>
      </w:docPartObj>
    </w:sdtPr>
    <w:sdtEndPr>
      <w:rPr>
        <w:rFonts w:ascii="Arial" w:hAnsi="Arial" w:cs="Arial"/>
        <w:noProof/>
      </w:rPr>
    </w:sdtEndPr>
    <w:sdtContent>
      <w:p w14:paraId="7EE628A3" w14:textId="2BEAD1C2" w:rsidR="00EC7493" w:rsidRPr="00BF68A0" w:rsidRDefault="00EC7493" w:rsidP="00FB3695">
        <w:pPr>
          <w:pStyle w:val="Footer"/>
          <w:ind w:firstLine="3686"/>
          <w:jc w:val="center"/>
          <w:rPr>
            <w:rFonts w:ascii="Arial" w:hAnsi="Arial" w:cs="Arial"/>
          </w:rPr>
        </w:pPr>
        <w:r w:rsidRPr="0014245A">
          <w:rPr>
            <w:rFonts w:ascii="Arial" w:hAnsi="Arial" w:cs="Arial"/>
          </w:rPr>
          <w:fldChar w:fldCharType="begin"/>
        </w:r>
        <w:r w:rsidRPr="0014245A">
          <w:rPr>
            <w:rFonts w:ascii="Arial" w:hAnsi="Arial" w:cs="Arial"/>
          </w:rPr>
          <w:instrText xml:space="preserve"> PAGE   \* MERGEFORMAT </w:instrText>
        </w:r>
        <w:r w:rsidRPr="0014245A">
          <w:rPr>
            <w:rFonts w:ascii="Arial" w:hAnsi="Arial" w:cs="Arial"/>
          </w:rPr>
          <w:fldChar w:fldCharType="separate"/>
        </w:r>
        <w:r>
          <w:rPr>
            <w:rFonts w:ascii="Arial" w:hAnsi="Arial" w:cs="Arial"/>
            <w:noProof/>
          </w:rPr>
          <w:t>51</w:t>
        </w:r>
        <w:r w:rsidRPr="0014245A">
          <w:rPr>
            <w:rFonts w:ascii="Arial" w:hAnsi="Arial" w:cs="Arial"/>
            <w:noProof/>
          </w:rPr>
          <w:fldChar w:fldCharType="end"/>
        </w:r>
        <w:r>
          <w:rPr>
            <w:rFonts w:ascii="Arial" w:hAnsi="Arial" w:cs="Arial"/>
            <w:noProof/>
          </w:rPr>
          <w:tab/>
        </w:r>
        <w:r>
          <w:rPr>
            <w:rFonts w:ascii="Arial" w:hAnsi="Arial" w:cs="Arial"/>
            <w:noProof/>
          </w:rPr>
          <w:tab/>
        </w:r>
        <w:r w:rsidRPr="0014245A">
          <w:rPr>
            <w:rFonts w:ascii="Arial" w:hAnsi="Arial" w:cs="Arial"/>
            <w:noProof/>
          </w:rPr>
          <w:t xml:space="preserve"> </w:t>
        </w:r>
        <w:r w:rsidRPr="0014245A">
          <w:rPr>
            <w:rFonts w:ascii="Arial" w:hAnsi="Arial" w:cs="Arial"/>
            <w:b/>
            <w:noProof/>
          </w:rPr>
          <w:t>Institut Teknologi Del</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7593668"/>
      <w:docPartObj>
        <w:docPartGallery w:val="Page Numbers (Bottom of Page)"/>
        <w:docPartUnique/>
      </w:docPartObj>
    </w:sdtPr>
    <w:sdtEndPr>
      <w:rPr>
        <w:rFonts w:ascii="Arial" w:hAnsi="Arial" w:cs="Arial"/>
        <w:noProof/>
      </w:rPr>
    </w:sdtEndPr>
    <w:sdtContent>
      <w:p w14:paraId="4F36A13D" w14:textId="4ACD92BC" w:rsidR="00EC7493" w:rsidRPr="00BF68A0" w:rsidRDefault="00EC7493" w:rsidP="00FB3695">
        <w:pPr>
          <w:pStyle w:val="Footer"/>
          <w:ind w:firstLine="3686"/>
          <w:jc w:val="center"/>
          <w:rPr>
            <w:rFonts w:ascii="Arial" w:hAnsi="Arial" w:cs="Arial"/>
          </w:rPr>
        </w:pPr>
        <w:r w:rsidRPr="0014245A">
          <w:rPr>
            <w:rFonts w:ascii="Arial" w:hAnsi="Arial" w:cs="Arial"/>
          </w:rPr>
          <w:fldChar w:fldCharType="begin"/>
        </w:r>
        <w:r w:rsidRPr="0014245A">
          <w:rPr>
            <w:rFonts w:ascii="Arial" w:hAnsi="Arial" w:cs="Arial"/>
          </w:rPr>
          <w:instrText xml:space="preserve"> PAGE   \* MERGEFORMAT </w:instrText>
        </w:r>
        <w:r w:rsidRPr="0014245A">
          <w:rPr>
            <w:rFonts w:ascii="Arial" w:hAnsi="Arial" w:cs="Arial"/>
          </w:rPr>
          <w:fldChar w:fldCharType="separate"/>
        </w:r>
        <w:r>
          <w:rPr>
            <w:rFonts w:ascii="Arial" w:hAnsi="Arial" w:cs="Arial"/>
            <w:noProof/>
          </w:rPr>
          <w:t>62</w:t>
        </w:r>
        <w:r w:rsidRPr="0014245A">
          <w:rPr>
            <w:rFonts w:ascii="Arial" w:hAnsi="Arial" w:cs="Arial"/>
            <w:noProof/>
          </w:rPr>
          <w:fldChar w:fldCharType="end"/>
        </w:r>
        <w:r>
          <w:rPr>
            <w:rFonts w:ascii="Arial" w:hAnsi="Arial" w:cs="Arial"/>
            <w:noProof/>
          </w:rPr>
          <w:tab/>
        </w:r>
        <w:r>
          <w:rPr>
            <w:rFonts w:ascii="Arial" w:hAnsi="Arial" w:cs="Arial"/>
            <w:noProof/>
          </w:rPr>
          <w:tab/>
        </w:r>
        <w:r w:rsidRPr="0014245A">
          <w:rPr>
            <w:rFonts w:ascii="Arial" w:hAnsi="Arial" w:cs="Arial"/>
            <w:noProof/>
          </w:rPr>
          <w:t xml:space="preserve"> </w:t>
        </w:r>
        <w:r w:rsidRPr="0014245A">
          <w:rPr>
            <w:rFonts w:ascii="Arial" w:hAnsi="Arial" w:cs="Arial"/>
            <w:b/>
            <w:noProof/>
          </w:rPr>
          <w:t>Institut Teknologi Del</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999F4" w14:textId="77777777" w:rsidR="00114061" w:rsidRDefault="00114061" w:rsidP="007B4CBA">
      <w:r>
        <w:separator/>
      </w:r>
    </w:p>
  </w:footnote>
  <w:footnote w:type="continuationSeparator" w:id="0">
    <w:p w14:paraId="5346D8E5" w14:textId="77777777" w:rsidR="00114061" w:rsidRDefault="00114061" w:rsidP="007B4CBA">
      <w:r>
        <w:continuationSeparator/>
      </w:r>
    </w:p>
  </w:footnote>
  <w:footnote w:id="1">
    <w:p w14:paraId="2ECF26DF" w14:textId="77777777" w:rsidR="00EC7493" w:rsidRPr="001D333E" w:rsidRDefault="00EC7493" w:rsidP="007B4CBA">
      <w:pPr>
        <w:pStyle w:val="FootnoteText"/>
        <w:rPr>
          <w:lang w:val="en-GB"/>
        </w:rPr>
      </w:pPr>
      <w:r w:rsidRPr="001D333E">
        <w:rPr>
          <w:rStyle w:val="FootnoteReference"/>
        </w:rPr>
        <w:footnoteRef/>
      </w:r>
      <w:r w:rsidRPr="001D333E">
        <w:t xml:space="preserve"> </w:t>
      </w:r>
      <w:r w:rsidRPr="5ECCFDD6">
        <w:rPr>
          <w:i/>
          <w:iCs/>
          <w:lang w:val="en-GB"/>
        </w:rPr>
        <w:t>Remote Administration Tool or Remote Access Trojan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903285"/>
      <w:docPartObj>
        <w:docPartGallery w:val="Page Numbers (Top of Page)"/>
        <w:docPartUnique/>
      </w:docPartObj>
    </w:sdtPr>
    <w:sdtEndPr>
      <w:rPr>
        <w:noProof/>
      </w:rPr>
    </w:sdtEndPr>
    <w:sdtContent>
      <w:p w14:paraId="4A31B7FB" w14:textId="108467FF" w:rsidR="00EC7493" w:rsidRDefault="00114061">
        <w:pPr>
          <w:pStyle w:val="Header"/>
          <w:jc w:val="right"/>
        </w:pPr>
      </w:p>
    </w:sdtContent>
  </w:sdt>
  <w:p w14:paraId="768B3F29" w14:textId="77777777" w:rsidR="00EC7493" w:rsidRDefault="00EC74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B7794" w14:textId="4FAD6EAB" w:rsidR="00EC7493" w:rsidRDefault="00EC7493" w:rsidP="002A2BC9">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1887769"/>
      <w:docPartObj>
        <w:docPartGallery w:val="Page Numbers (Top of Page)"/>
        <w:docPartUnique/>
      </w:docPartObj>
    </w:sdtPr>
    <w:sdtEndPr>
      <w:rPr>
        <w:rFonts w:ascii="Arial" w:hAnsi="Arial" w:cs="Arial"/>
        <w:noProof/>
      </w:rPr>
    </w:sdtEndPr>
    <w:sdtContent>
      <w:p w14:paraId="055B612F" w14:textId="6A28DE88" w:rsidR="00EC7493" w:rsidRPr="00BF68A0" w:rsidRDefault="00EC7493">
        <w:pPr>
          <w:pStyle w:val="Header"/>
          <w:jc w:val="right"/>
          <w:rPr>
            <w:rFonts w:ascii="Arial" w:hAnsi="Arial" w:cs="Arial"/>
          </w:rPr>
        </w:pPr>
        <w:r w:rsidRPr="00BF68A0">
          <w:rPr>
            <w:rFonts w:ascii="Arial" w:hAnsi="Arial" w:cs="Arial"/>
          </w:rPr>
          <w:fldChar w:fldCharType="begin"/>
        </w:r>
        <w:r w:rsidRPr="00BF68A0">
          <w:rPr>
            <w:rFonts w:ascii="Arial" w:hAnsi="Arial" w:cs="Arial"/>
          </w:rPr>
          <w:instrText xml:space="preserve"> PAGE   \* MERGEFORMAT </w:instrText>
        </w:r>
        <w:r w:rsidRPr="00BF68A0">
          <w:rPr>
            <w:rFonts w:ascii="Arial" w:hAnsi="Arial" w:cs="Arial"/>
          </w:rPr>
          <w:fldChar w:fldCharType="separate"/>
        </w:r>
        <w:r>
          <w:rPr>
            <w:rFonts w:ascii="Arial" w:hAnsi="Arial" w:cs="Arial"/>
            <w:noProof/>
          </w:rPr>
          <w:t>4</w:t>
        </w:r>
        <w:r w:rsidRPr="00BF68A0">
          <w:rPr>
            <w:rFonts w:ascii="Arial" w:hAnsi="Arial" w:cs="Arial"/>
            <w:noProof/>
          </w:rPr>
          <w:fldChar w:fldCharType="end"/>
        </w:r>
      </w:p>
    </w:sdtContent>
  </w:sdt>
  <w:p w14:paraId="4A4BCBC7" w14:textId="77777777" w:rsidR="00EC7493" w:rsidRDefault="00EC74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686158"/>
      <w:docPartObj>
        <w:docPartGallery w:val="Page Numbers (Top of Page)"/>
        <w:docPartUnique/>
      </w:docPartObj>
    </w:sdtPr>
    <w:sdtEndPr>
      <w:rPr>
        <w:rFonts w:ascii="Arial" w:hAnsi="Arial" w:cs="Arial"/>
        <w:noProof/>
      </w:rPr>
    </w:sdtEndPr>
    <w:sdtContent>
      <w:p w14:paraId="61A4F775" w14:textId="35850B29" w:rsidR="00EC7493" w:rsidRPr="00BF68A0" w:rsidRDefault="00EC7493">
        <w:pPr>
          <w:pStyle w:val="Header"/>
          <w:jc w:val="right"/>
          <w:rPr>
            <w:rFonts w:ascii="Arial" w:hAnsi="Arial" w:cs="Arial"/>
          </w:rPr>
        </w:pPr>
        <w:r w:rsidRPr="00BF68A0">
          <w:rPr>
            <w:rFonts w:ascii="Arial" w:hAnsi="Arial" w:cs="Arial"/>
          </w:rPr>
          <w:fldChar w:fldCharType="begin"/>
        </w:r>
        <w:r w:rsidRPr="00BF68A0">
          <w:rPr>
            <w:rFonts w:ascii="Arial" w:hAnsi="Arial" w:cs="Arial"/>
          </w:rPr>
          <w:instrText xml:space="preserve"> PAGE   \* MERGEFORMAT </w:instrText>
        </w:r>
        <w:r w:rsidRPr="00BF68A0">
          <w:rPr>
            <w:rFonts w:ascii="Arial" w:hAnsi="Arial" w:cs="Arial"/>
          </w:rPr>
          <w:fldChar w:fldCharType="separate"/>
        </w:r>
        <w:r>
          <w:rPr>
            <w:rFonts w:ascii="Arial" w:hAnsi="Arial" w:cs="Arial"/>
            <w:noProof/>
          </w:rPr>
          <w:t>2</w:t>
        </w:r>
        <w:r w:rsidRPr="00BF68A0">
          <w:rPr>
            <w:rFonts w:ascii="Arial" w:hAnsi="Arial" w:cs="Arial"/>
            <w:noProof/>
          </w:rPr>
          <w:fldChar w:fldCharType="end"/>
        </w:r>
      </w:p>
    </w:sdtContent>
  </w:sdt>
  <w:p w14:paraId="3BD5C1A9" w14:textId="77777777" w:rsidR="00EC7493" w:rsidRDefault="00EC7493" w:rsidP="002A2BC9">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6034075"/>
      <w:docPartObj>
        <w:docPartGallery w:val="Page Numbers (Top of Page)"/>
        <w:docPartUnique/>
      </w:docPartObj>
    </w:sdtPr>
    <w:sdtEndPr>
      <w:rPr>
        <w:rFonts w:ascii="Arial" w:hAnsi="Arial" w:cs="Arial"/>
        <w:noProof/>
      </w:rPr>
    </w:sdtEndPr>
    <w:sdtContent>
      <w:p w14:paraId="04C09774" w14:textId="77777777" w:rsidR="00EC7493" w:rsidRPr="00BF68A0" w:rsidRDefault="00EC7493">
        <w:pPr>
          <w:pStyle w:val="Header"/>
          <w:jc w:val="right"/>
          <w:rPr>
            <w:rFonts w:ascii="Arial" w:hAnsi="Arial" w:cs="Arial"/>
          </w:rPr>
        </w:pPr>
        <w:r w:rsidRPr="00BF68A0">
          <w:rPr>
            <w:rFonts w:ascii="Arial" w:hAnsi="Arial" w:cs="Arial"/>
          </w:rPr>
          <w:fldChar w:fldCharType="begin"/>
        </w:r>
        <w:r w:rsidRPr="00BF68A0">
          <w:rPr>
            <w:rFonts w:ascii="Arial" w:hAnsi="Arial" w:cs="Arial"/>
          </w:rPr>
          <w:instrText xml:space="preserve"> PAGE   \* MERGEFORMAT </w:instrText>
        </w:r>
        <w:r w:rsidRPr="00BF68A0">
          <w:rPr>
            <w:rFonts w:ascii="Arial" w:hAnsi="Arial" w:cs="Arial"/>
          </w:rPr>
          <w:fldChar w:fldCharType="separate"/>
        </w:r>
        <w:r>
          <w:rPr>
            <w:rFonts w:ascii="Arial" w:hAnsi="Arial" w:cs="Arial"/>
            <w:noProof/>
          </w:rPr>
          <w:t>50</w:t>
        </w:r>
        <w:r w:rsidRPr="00BF68A0">
          <w:rPr>
            <w:rFonts w:ascii="Arial" w:hAnsi="Arial" w:cs="Arial"/>
            <w:noProof/>
          </w:rPr>
          <w:fldChar w:fldCharType="end"/>
        </w:r>
      </w:p>
    </w:sdtContent>
  </w:sdt>
  <w:p w14:paraId="6B7EE513" w14:textId="77777777" w:rsidR="00EC7493" w:rsidRDefault="00EC74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39744" w14:textId="0B69B9C7" w:rsidR="00EC7493" w:rsidRPr="00BF68A0" w:rsidRDefault="00EC7493">
    <w:pPr>
      <w:pStyle w:val="Header"/>
      <w:jc w:val="right"/>
      <w:rPr>
        <w:rFonts w:ascii="Arial" w:hAnsi="Arial" w:cs="Arial"/>
      </w:rPr>
    </w:pPr>
  </w:p>
  <w:p w14:paraId="70AF1532" w14:textId="77777777" w:rsidR="00EC7493" w:rsidRDefault="00EC7493" w:rsidP="002A2BC9">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C4311" w14:textId="44420D95" w:rsidR="00EC7493" w:rsidRPr="00BF68A0" w:rsidRDefault="00EC7493">
    <w:pPr>
      <w:pStyle w:val="Header"/>
      <w:jc w:val="right"/>
      <w:rPr>
        <w:rFonts w:ascii="Arial" w:hAnsi="Arial" w:cs="Arial"/>
      </w:rPr>
    </w:pPr>
  </w:p>
  <w:p w14:paraId="10D5DAEA" w14:textId="77777777" w:rsidR="00EC7493" w:rsidRDefault="00EC7493" w:rsidP="002A2BC9">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E97D8" w14:textId="038037EE" w:rsidR="00EC7493" w:rsidRPr="00BF68A0" w:rsidRDefault="00EC7493">
    <w:pPr>
      <w:pStyle w:val="Header"/>
      <w:jc w:val="right"/>
      <w:rPr>
        <w:rFonts w:ascii="Arial" w:hAnsi="Arial" w:cs="Arial"/>
      </w:rPr>
    </w:pPr>
  </w:p>
  <w:p w14:paraId="5ED404EC" w14:textId="77777777" w:rsidR="00EC7493" w:rsidRDefault="00EC749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F313F" w14:textId="04A4EAD8" w:rsidR="00EC7493" w:rsidRPr="00BF68A0" w:rsidRDefault="00EC7493">
    <w:pPr>
      <w:pStyle w:val="Header"/>
      <w:jc w:val="right"/>
      <w:rPr>
        <w:rFonts w:ascii="Arial" w:hAnsi="Arial" w:cs="Arial"/>
      </w:rPr>
    </w:pPr>
    <w:r>
      <w:rPr>
        <w:rFonts w:ascii="Arial" w:hAnsi="Arial" w:cs="Arial"/>
      </w:rPr>
      <w:t>(lanjutan)</w:t>
    </w:r>
  </w:p>
  <w:p w14:paraId="40E13CE4" w14:textId="77777777" w:rsidR="00EC7493" w:rsidRDefault="00EC74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43D10"/>
    <w:multiLevelType w:val="multilevel"/>
    <w:tmpl w:val="9126F824"/>
    <w:lvl w:ilvl="0">
      <w:start w:val="1"/>
      <w:numFmt w:val="decimal"/>
      <w:lvlText w:val="%1."/>
      <w:lvlJc w:val="left"/>
      <w:pPr>
        <w:ind w:left="720" w:hanging="360"/>
      </w:pPr>
      <w:rPr>
        <w:rFonts w:ascii="Times New Roman" w:hAnsi="Times New Roman" w:cs="Times New Roman" w:hint="default"/>
        <w:b w:val="0"/>
        <w:i w:val="0"/>
      </w:rPr>
    </w:lvl>
    <w:lvl w:ilvl="1">
      <w:start w:val="1"/>
      <w:numFmt w:val="decimal"/>
      <w:isLgl/>
      <w:lvlText w:val="%1.%2"/>
      <w:lvlJc w:val="left"/>
      <w:pPr>
        <w:ind w:left="735" w:hanging="375"/>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9082D29"/>
    <w:multiLevelType w:val="multilevel"/>
    <w:tmpl w:val="A57622F6"/>
    <w:lvl w:ilvl="0">
      <w:start w:val="1"/>
      <w:numFmt w:val="decimal"/>
      <w:lvlText w:val="%1."/>
      <w:lvlJc w:val="left"/>
      <w:pPr>
        <w:ind w:left="360" w:hanging="360"/>
      </w:pPr>
      <w:rPr>
        <w:rFonts w:hint="default"/>
        <w:b w:val="0"/>
        <w:i w:val="0"/>
      </w:rPr>
    </w:lvl>
    <w:lvl w:ilvl="1">
      <w:start w:val="1"/>
      <w:numFmt w:val="decimal"/>
      <w:lvlText w:val="%1.%2"/>
      <w:lvlJc w:val="left"/>
      <w:pPr>
        <w:tabs>
          <w:tab w:val="num" w:pos="576"/>
        </w:tabs>
        <w:ind w:left="576" w:hanging="576"/>
      </w:pPr>
      <w:rPr>
        <w:rFonts w:ascii="Times New Roman" w:hAnsi="Times New Roman" w:cs="Times New Roman" w:hint="default"/>
        <w:b/>
        <w:bCs w:val="0"/>
        <w:i w:val="0"/>
        <w:iCs w:val="0"/>
        <w:caps w:val="0"/>
        <w:smallCaps w:val="0"/>
        <w:strike w:val="0"/>
        <w:dstrike w:val="0"/>
        <w:vanish w:val="0"/>
        <w:color w:val="000000"/>
        <w:spacing w:val="0"/>
        <w:w w:val="10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ascii="Times New Roman" w:hAnsi="Times New Roman" w:cs="Times New Roman" w:hint="default"/>
        <w:i w:val="0"/>
        <w:color w:val="auto"/>
        <w:sz w:val="24"/>
        <w:szCs w:val="24"/>
      </w:rPr>
    </w:lvl>
    <w:lvl w:ilvl="3">
      <w:start w:val="1"/>
      <w:numFmt w:val="decimal"/>
      <w:lvlText w:val="%1.%2.%3.%4"/>
      <w:lvlJc w:val="left"/>
      <w:pPr>
        <w:tabs>
          <w:tab w:val="num" w:pos="864"/>
        </w:tabs>
        <w:ind w:left="864" w:hanging="864"/>
      </w:pPr>
      <w:rPr>
        <w:rFonts w:hint="default"/>
        <w:i w:val="0"/>
        <w:color w:val="auto"/>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1E65CE"/>
    <w:multiLevelType w:val="hybridMultilevel"/>
    <w:tmpl w:val="8A844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60E25"/>
    <w:multiLevelType w:val="hybridMultilevel"/>
    <w:tmpl w:val="868E811A"/>
    <w:lvl w:ilvl="0" w:tplc="FC2A6948">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 w15:restartNumberingAfterBreak="0">
    <w:nsid w:val="0EA05435"/>
    <w:multiLevelType w:val="hybridMultilevel"/>
    <w:tmpl w:val="CF64BC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8F4B72"/>
    <w:multiLevelType w:val="hybridMultilevel"/>
    <w:tmpl w:val="3F0E76BC"/>
    <w:lvl w:ilvl="0" w:tplc="9656FA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39A20B0"/>
    <w:multiLevelType w:val="hybridMultilevel"/>
    <w:tmpl w:val="73948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B40940"/>
    <w:multiLevelType w:val="hybridMultilevel"/>
    <w:tmpl w:val="D2EAE2DA"/>
    <w:lvl w:ilvl="0" w:tplc="78B2BA46">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E32EDB"/>
    <w:multiLevelType w:val="hybridMultilevel"/>
    <w:tmpl w:val="95B82E56"/>
    <w:lvl w:ilvl="0" w:tplc="057EEB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6042B2"/>
    <w:multiLevelType w:val="hybridMultilevel"/>
    <w:tmpl w:val="36D61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87A35FC"/>
    <w:multiLevelType w:val="hybridMultilevel"/>
    <w:tmpl w:val="1096A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CB4715"/>
    <w:multiLevelType w:val="hybridMultilevel"/>
    <w:tmpl w:val="7D885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286F67"/>
    <w:multiLevelType w:val="hybridMultilevel"/>
    <w:tmpl w:val="272C3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AD53B6"/>
    <w:multiLevelType w:val="hybridMultilevel"/>
    <w:tmpl w:val="CCAEB5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6A0E39"/>
    <w:multiLevelType w:val="hybridMultilevel"/>
    <w:tmpl w:val="BFD289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A00EB9"/>
    <w:multiLevelType w:val="hybridMultilevel"/>
    <w:tmpl w:val="F62A42B0"/>
    <w:lvl w:ilvl="0" w:tplc="DE34F050">
      <w:start w:val="1"/>
      <w:numFmt w:val="decimal"/>
      <w:lvlText w:val="%1."/>
      <w:lvlJc w:val="left"/>
      <w:pPr>
        <w:ind w:left="720" w:hanging="360"/>
      </w:pPr>
      <w:rPr>
        <w:rFonts w:hint="default"/>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DA72FAEC">
      <w:start w:val="1"/>
      <w:numFmt w:val="decimal"/>
      <w:lvlText w:val="%4."/>
      <w:lvlJc w:val="left"/>
      <w:pPr>
        <w:ind w:left="2880" w:hanging="360"/>
      </w:pPr>
      <w:rPr>
        <w:i w:val="0"/>
        <w:sz w:val="24"/>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262777"/>
    <w:multiLevelType w:val="hybridMultilevel"/>
    <w:tmpl w:val="1778AD26"/>
    <w:lvl w:ilvl="0" w:tplc="0F406BC4">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F04194"/>
    <w:multiLevelType w:val="multilevel"/>
    <w:tmpl w:val="6EDA13B0"/>
    <w:lvl w:ilvl="0">
      <w:start w:val="5"/>
      <w:numFmt w:val="decimal"/>
      <w:lvlText w:val="%1"/>
      <w:lvlJc w:val="left"/>
      <w:pPr>
        <w:ind w:left="375" w:hanging="375"/>
      </w:pPr>
      <w:rPr>
        <w:rFonts w:hint="default"/>
      </w:rPr>
    </w:lvl>
    <w:lvl w:ilvl="1">
      <w:start w:val="1"/>
      <w:numFmt w:val="decimal"/>
      <w:lvlText w:val="%1.%2"/>
      <w:lvlJc w:val="left"/>
      <w:pPr>
        <w:ind w:left="375" w:hanging="375"/>
      </w:pPr>
      <w:rPr>
        <w:rFonts w:ascii="Times New Roman" w:hAnsi="Times New Roman" w:cs="Times New Roman" w:hint="default"/>
        <w:color w:val="auto"/>
      </w:r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D4F7387"/>
    <w:multiLevelType w:val="hybridMultilevel"/>
    <w:tmpl w:val="05CA69BE"/>
    <w:lvl w:ilvl="0" w:tplc="34F05ABE">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E495D96"/>
    <w:multiLevelType w:val="hybridMultilevel"/>
    <w:tmpl w:val="ED24FCBE"/>
    <w:lvl w:ilvl="0" w:tplc="BD3AEDFE">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2936041"/>
    <w:multiLevelType w:val="hybridMultilevel"/>
    <w:tmpl w:val="3D6604EE"/>
    <w:lvl w:ilvl="0" w:tplc="40DE145A">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1" w15:restartNumberingAfterBreak="0">
    <w:nsid w:val="358850E0"/>
    <w:multiLevelType w:val="hybridMultilevel"/>
    <w:tmpl w:val="DC729D22"/>
    <w:lvl w:ilvl="0" w:tplc="0809000F">
      <w:start w:val="1"/>
      <w:numFmt w:val="decimal"/>
      <w:lvlText w:val="%1."/>
      <w:lvlJc w:val="left"/>
      <w:pPr>
        <w:ind w:left="1069" w:hanging="360"/>
      </w:pPr>
      <w:rPr>
        <w:rFont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2" w15:restartNumberingAfterBreak="0">
    <w:nsid w:val="37C6543B"/>
    <w:multiLevelType w:val="hybridMultilevel"/>
    <w:tmpl w:val="7C36B740"/>
    <w:lvl w:ilvl="0" w:tplc="83863B3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640EB4"/>
    <w:multiLevelType w:val="hybridMultilevel"/>
    <w:tmpl w:val="A8A073C8"/>
    <w:lvl w:ilvl="0" w:tplc="31503A88">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AA0E4F"/>
    <w:multiLevelType w:val="multilevel"/>
    <w:tmpl w:val="8AA08E52"/>
    <w:lvl w:ilvl="0">
      <w:start w:val="6"/>
      <w:numFmt w:val="decimal"/>
      <w:lvlText w:val="%1"/>
      <w:lvlJc w:val="left"/>
      <w:pPr>
        <w:ind w:left="375" w:hanging="375"/>
      </w:pPr>
      <w:rPr>
        <w:rFonts w:hint="default"/>
      </w:rPr>
    </w:lvl>
    <w:lvl w:ilvl="1">
      <w:start w:val="2"/>
      <w:numFmt w:val="decimal"/>
      <w:lvlText w:val="%1.%2"/>
      <w:lvlJc w:val="left"/>
      <w:pPr>
        <w:ind w:left="375" w:hanging="375"/>
      </w:pPr>
      <w:rPr>
        <w:rFonts w:ascii="Times New Roman" w:hAnsi="Times New Roman" w:cs="Times New Roman" w:hint="default"/>
        <w:i w:val="0"/>
      </w:rPr>
    </w:lvl>
    <w:lvl w:ilvl="2">
      <w:start w:val="1"/>
      <w:numFmt w:val="decimal"/>
      <w:lvlText w:val="%1.%2.%3"/>
      <w:lvlJc w:val="left"/>
      <w:pPr>
        <w:ind w:left="720" w:hanging="720"/>
      </w:pPr>
      <w:rPr>
        <w:rFonts w:hint="default"/>
        <w:b/>
        <w:i w:val="0"/>
        <w:sz w:val="24"/>
        <w:szCs w:val="24"/>
      </w:rPr>
    </w:lvl>
    <w:lvl w:ilvl="3">
      <w:start w:val="1"/>
      <w:numFmt w:val="decimal"/>
      <w:lvlText w:val="%1.%2.%3.%4"/>
      <w:lvlJc w:val="left"/>
      <w:pPr>
        <w:ind w:left="1080" w:hanging="1080"/>
      </w:pPr>
      <w:rPr>
        <w:rFonts w:hint="default"/>
        <w:i w:val="0"/>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FE27E90"/>
    <w:multiLevelType w:val="hybridMultilevel"/>
    <w:tmpl w:val="7CECC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28702E"/>
    <w:multiLevelType w:val="hybridMultilevel"/>
    <w:tmpl w:val="C562B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081686"/>
    <w:multiLevelType w:val="hybridMultilevel"/>
    <w:tmpl w:val="FDD68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4B87BAC"/>
    <w:multiLevelType w:val="hybridMultilevel"/>
    <w:tmpl w:val="97CABD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4D26B0A"/>
    <w:multiLevelType w:val="hybridMultilevel"/>
    <w:tmpl w:val="1C6E25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53B3127"/>
    <w:multiLevelType w:val="multilevel"/>
    <w:tmpl w:val="E24E809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sz w:val="28"/>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7821840"/>
    <w:multiLevelType w:val="hybridMultilevel"/>
    <w:tmpl w:val="2F4AABF0"/>
    <w:lvl w:ilvl="0" w:tplc="6EA064A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9C07E57"/>
    <w:multiLevelType w:val="hybridMultilevel"/>
    <w:tmpl w:val="F45AABD6"/>
    <w:lvl w:ilvl="0" w:tplc="08090001">
      <w:start w:val="1"/>
      <w:numFmt w:val="bullet"/>
      <w:lvlText w:val=""/>
      <w:lvlJc w:val="left"/>
      <w:pPr>
        <w:ind w:left="756" w:hanging="360"/>
      </w:pPr>
      <w:rPr>
        <w:rFonts w:ascii="Symbol" w:hAnsi="Symbol" w:hint="default"/>
      </w:rPr>
    </w:lvl>
    <w:lvl w:ilvl="1" w:tplc="08090003" w:tentative="1">
      <w:start w:val="1"/>
      <w:numFmt w:val="bullet"/>
      <w:lvlText w:val="o"/>
      <w:lvlJc w:val="left"/>
      <w:pPr>
        <w:ind w:left="1476" w:hanging="360"/>
      </w:pPr>
      <w:rPr>
        <w:rFonts w:ascii="Courier New" w:hAnsi="Courier New" w:cs="Courier New" w:hint="default"/>
      </w:rPr>
    </w:lvl>
    <w:lvl w:ilvl="2" w:tplc="08090005" w:tentative="1">
      <w:start w:val="1"/>
      <w:numFmt w:val="bullet"/>
      <w:lvlText w:val=""/>
      <w:lvlJc w:val="left"/>
      <w:pPr>
        <w:ind w:left="2196" w:hanging="360"/>
      </w:pPr>
      <w:rPr>
        <w:rFonts w:ascii="Wingdings" w:hAnsi="Wingdings" w:hint="default"/>
      </w:rPr>
    </w:lvl>
    <w:lvl w:ilvl="3" w:tplc="08090001" w:tentative="1">
      <w:start w:val="1"/>
      <w:numFmt w:val="bullet"/>
      <w:lvlText w:val=""/>
      <w:lvlJc w:val="left"/>
      <w:pPr>
        <w:ind w:left="2916" w:hanging="360"/>
      </w:pPr>
      <w:rPr>
        <w:rFonts w:ascii="Symbol" w:hAnsi="Symbol" w:hint="default"/>
      </w:rPr>
    </w:lvl>
    <w:lvl w:ilvl="4" w:tplc="08090003" w:tentative="1">
      <w:start w:val="1"/>
      <w:numFmt w:val="bullet"/>
      <w:lvlText w:val="o"/>
      <w:lvlJc w:val="left"/>
      <w:pPr>
        <w:ind w:left="3636" w:hanging="360"/>
      </w:pPr>
      <w:rPr>
        <w:rFonts w:ascii="Courier New" w:hAnsi="Courier New" w:cs="Courier New" w:hint="default"/>
      </w:rPr>
    </w:lvl>
    <w:lvl w:ilvl="5" w:tplc="08090005" w:tentative="1">
      <w:start w:val="1"/>
      <w:numFmt w:val="bullet"/>
      <w:lvlText w:val=""/>
      <w:lvlJc w:val="left"/>
      <w:pPr>
        <w:ind w:left="4356" w:hanging="360"/>
      </w:pPr>
      <w:rPr>
        <w:rFonts w:ascii="Wingdings" w:hAnsi="Wingdings" w:hint="default"/>
      </w:rPr>
    </w:lvl>
    <w:lvl w:ilvl="6" w:tplc="08090001" w:tentative="1">
      <w:start w:val="1"/>
      <w:numFmt w:val="bullet"/>
      <w:lvlText w:val=""/>
      <w:lvlJc w:val="left"/>
      <w:pPr>
        <w:ind w:left="5076" w:hanging="360"/>
      </w:pPr>
      <w:rPr>
        <w:rFonts w:ascii="Symbol" w:hAnsi="Symbol" w:hint="default"/>
      </w:rPr>
    </w:lvl>
    <w:lvl w:ilvl="7" w:tplc="08090003" w:tentative="1">
      <w:start w:val="1"/>
      <w:numFmt w:val="bullet"/>
      <w:lvlText w:val="o"/>
      <w:lvlJc w:val="left"/>
      <w:pPr>
        <w:ind w:left="5796" w:hanging="360"/>
      </w:pPr>
      <w:rPr>
        <w:rFonts w:ascii="Courier New" w:hAnsi="Courier New" w:cs="Courier New" w:hint="default"/>
      </w:rPr>
    </w:lvl>
    <w:lvl w:ilvl="8" w:tplc="08090005" w:tentative="1">
      <w:start w:val="1"/>
      <w:numFmt w:val="bullet"/>
      <w:lvlText w:val=""/>
      <w:lvlJc w:val="left"/>
      <w:pPr>
        <w:ind w:left="6516" w:hanging="360"/>
      </w:pPr>
      <w:rPr>
        <w:rFonts w:ascii="Wingdings" w:hAnsi="Wingdings" w:hint="default"/>
      </w:rPr>
    </w:lvl>
  </w:abstractNum>
  <w:abstractNum w:abstractNumId="33" w15:restartNumberingAfterBreak="0">
    <w:nsid w:val="4E1A7F09"/>
    <w:multiLevelType w:val="multilevel"/>
    <w:tmpl w:val="22D0D4E8"/>
    <w:lvl w:ilvl="0">
      <w:start w:val="2"/>
      <w:numFmt w:val="decimal"/>
      <w:lvlText w:val="%1"/>
      <w:lvlJc w:val="left"/>
      <w:pPr>
        <w:ind w:left="375" w:hanging="375"/>
      </w:pPr>
      <w:rPr>
        <w:rFonts w:hint="default"/>
        <w:i w:val="0"/>
      </w:rPr>
    </w:lvl>
    <w:lvl w:ilvl="1">
      <w:start w:val="1"/>
      <w:numFmt w:val="decimal"/>
      <w:lvlText w:val="%1.%2"/>
      <w:lvlJc w:val="left"/>
      <w:pPr>
        <w:ind w:left="735" w:hanging="375"/>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54102E4E"/>
    <w:multiLevelType w:val="hybridMultilevel"/>
    <w:tmpl w:val="03CC1C2C"/>
    <w:lvl w:ilvl="0" w:tplc="128AA77C">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61D591A"/>
    <w:multiLevelType w:val="hybridMultilevel"/>
    <w:tmpl w:val="02A02B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8032BB4"/>
    <w:multiLevelType w:val="hybridMultilevel"/>
    <w:tmpl w:val="86C24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8771D2C"/>
    <w:multiLevelType w:val="hybridMultilevel"/>
    <w:tmpl w:val="6130D294"/>
    <w:lvl w:ilvl="0" w:tplc="6AC0E77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93E76A8"/>
    <w:multiLevelType w:val="hybridMultilevel"/>
    <w:tmpl w:val="C92C4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AE01E8A"/>
    <w:multiLevelType w:val="hybridMultilevel"/>
    <w:tmpl w:val="F57659B2"/>
    <w:lvl w:ilvl="0" w:tplc="08090001">
      <w:start w:val="1"/>
      <w:numFmt w:val="bullet"/>
      <w:lvlText w:val=""/>
      <w:lvlJc w:val="left"/>
      <w:pPr>
        <w:ind w:left="720" w:hanging="360"/>
      </w:pPr>
      <w:rPr>
        <w:rFonts w:ascii="Symbol" w:hAnsi="Symbol" w:hint="default"/>
      </w:rPr>
    </w:lvl>
    <w:lvl w:ilvl="1" w:tplc="58E6EE76">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BA05E39"/>
    <w:multiLevelType w:val="hybridMultilevel"/>
    <w:tmpl w:val="07E658D2"/>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5C4E6CD7"/>
    <w:multiLevelType w:val="multilevel"/>
    <w:tmpl w:val="7C184304"/>
    <w:lvl w:ilvl="0">
      <w:start w:val="1"/>
      <w:numFmt w:val="decimal"/>
      <w:lvlText w:val="%1."/>
      <w:lvlJc w:val="left"/>
      <w:pPr>
        <w:ind w:left="360" w:hanging="360"/>
      </w:pPr>
    </w:lvl>
    <w:lvl w:ilvl="1">
      <w:start w:val="1"/>
      <w:numFmt w:val="decimal"/>
      <w:lvlText w:val="%1.%2"/>
      <w:lvlJc w:val="left"/>
      <w:pPr>
        <w:tabs>
          <w:tab w:val="num" w:pos="576"/>
        </w:tabs>
        <w:ind w:left="576" w:hanging="576"/>
      </w:pPr>
      <w:rPr>
        <w:rFonts w:ascii="Times New Roman" w:hAnsi="Times New Roman" w:cs="Times New Roman" w:hint="default"/>
        <w:b/>
        <w:bCs w:val="0"/>
        <w:i w:val="0"/>
        <w:iCs w:val="0"/>
        <w:caps w:val="0"/>
        <w:smallCaps w:val="0"/>
        <w:strike w:val="0"/>
        <w:dstrike w:val="0"/>
        <w:vanish w:val="0"/>
        <w:color w:val="000000"/>
        <w:spacing w:val="0"/>
        <w:w w:val="10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ascii="Times New Roman" w:hAnsi="Times New Roman" w:cs="Times New Roman" w:hint="default"/>
        <w:b/>
        <w:i w:val="0"/>
        <w:sz w:val="28"/>
        <w:szCs w:val="24"/>
      </w:rPr>
    </w:lvl>
    <w:lvl w:ilvl="3">
      <w:start w:val="1"/>
      <w:numFmt w:val="decimal"/>
      <w:lvlText w:val="%1.%2.%3.%4"/>
      <w:lvlJc w:val="left"/>
      <w:pPr>
        <w:tabs>
          <w:tab w:val="num" w:pos="864"/>
        </w:tabs>
        <w:ind w:left="864" w:hanging="864"/>
      </w:pPr>
      <w:rPr>
        <w:i w:val="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15:restartNumberingAfterBreak="0">
    <w:nsid w:val="618B6131"/>
    <w:multiLevelType w:val="hybridMultilevel"/>
    <w:tmpl w:val="D24EBA34"/>
    <w:lvl w:ilvl="0" w:tplc="08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66FD5355"/>
    <w:multiLevelType w:val="hybridMultilevel"/>
    <w:tmpl w:val="74B4B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97B6B95"/>
    <w:multiLevelType w:val="hybridMultilevel"/>
    <w:tmpl w:val="5AD87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A2268CC"/>
    <w:multiLevelType w:val="hybridMultilevel"/>
    <w:tmpl w:val="4AD2F22C"/>
    <w:lvl w:ilvl="0" w:tplc="0A34B2F6">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A3F3C46"/>
    <w:multiLevelType w:val="hybridMultilevel"/>
    <w:tmpl w:val="8EE444C6"/>
    <w:lvl w:ilvl="0" w:tplc="CB1C65E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A84CC8"/>
    <w:multiLevelType w:val="hybridMultilevel"/>
    <w:tmpl w:val="7D886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F72D05"/>
    <w:multiLevelType w:val="hybridMultilevel"/>
    <w:tmpl w:val="7BD41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F32BF6"/>
    <w:multiLevelType w:val="hybridMultilevel"/>
    <w:tmpl w:val="65D62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5D02C3"/>
    <w:multiLevelType w:val="hybridMultilevel"/>
    <w:tmpl w:val="70E6A7C2"/>
    <w:lvl w:ilvl="0" w:tplc="6F9650E4">
      <w:start w:val="1"/>
      <w:numFmt w:val="decimal"/>
      <w:pStyle w:val="Heading1"/>
      <w:lvlText w:val="BAB %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6F30A3"/>
    <w:multiLevelType w:val="multilevel"/>
    <w:tmpl w:val="15C457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29"/>
  </w:num>
  <w:num w:numId="2">
    <w:abstractNumId w:val="51"/>
  </w:num>
  <w:num w:numId="3">
    <w:abstractNumId w:val="35"/>
  </w:num>
  <w:num w:numId="4">
    <w:abstractNumId w:val="22"/>
  </w:num>
  <w:num w:numId="5">
    <w:abstractNumId w:val="11"/>
  </w:num>
  <w:num w:numId="6">
    <w:abstractNumId w:val="39"/>
  </w:num>
  <w:num w:numId="7">
    <w:abstractNumId w:val="12"/>
  </w:num>
  <w:num w:numId="8">
    <w:abstractNumId w:val="13"/>
  </w:num>
  <w:num w:numId="9">
    <w:abstractNumId w:val="1"/>
  </w:num>
  <w:num w:numId="10">
    <w:abstractNumId w:val="28"/>
  </w:num>
  <w:num w:numId="11">
    <w:abstractNumId w:val="43"/>
  </w:num>
  <w:num w:numId="12">
    <w:abstractNumId w:val="32"/>
  </w:num>
  <w:num w:numId="13">
    <w:abstractNumId w:val="16"/>
  </w:num>
  <w:num w:numId="14">
    <w:abstractNumId w:val="48"/>
  </w:num>
  <w:num w:numId="15">
    <w:abstractNumId w:val="27"/>
  </w:num>
  <w:num w:numId="16">
    <w:abstractNumId w:val="30"/>
  </w:num>
  <w:num w:numId="17">
    <w:abstractNumId w:val="47"/>
  </w:num>
  <w:num w:numId="18">
    <w:abstractNumId w:val="17"/>
  </w:num>
  <w:num w:numId="19">
    <w:abstractNumId w:val="0"/>
  </w:num>
  <w:num w:numId="20">
    <w:abstractNumId w:val="19"/>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8"/>
  </w:num>
  <w:num w:numId="30">
    <w:abstractNumId w:val="45"/>
  </w:num>
  <w:num w:numId="31">
    <w:abstractNumId w:val="33"/>
  </w:num>
  <w:num w:numId="32">
    <w:abstractNumId w:val="15"/>
  </w:num>
  <w:num w:numId="33">
    <w:abstractNumId w:val="34"/>
  </w:num>
  <w:num w:numId="34">
    <w:abstractNumId w:val="21"/>
  </w:num>
  <w:num w:numId="35">
    <w:abstractNumId w:val="40"/>
  </w:num>
  <w:num w:numId="36">
    <w:abstractNumId w:val="37"/>
  </w:num>
  <w:num w:numId="37">
    <w:abstractNumId w:val="31"/>
  </w:num>
  <w:num w:numId="38">
    <w:abstractNumId w:val="18"/>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2"/>
    <w:lvlOverride w:ilvl="0">
      <w:startOverride w:val="1"/>
    </w:lvlOverride>
    <w:lvlOverride w:ilvl="1"/>
    <w:lvlOverride w:ilvl="2"/>
    <w:lvlOverride w:ilvl="3"/>
    <w:lvlOverride w:ilvl="4"/>
    <w:lvlOverride w:ilvl="5"/>
    <w:lvlOverride w:ilvl="6"/>
    <w:lvlOverride w:ilvl="7"/>
    <w:lvlOverride w:ilvl="8"/>
  </w:num>
  <w:num w:numId="41">
    <w:abstractNumId w:val="25"/>
  </w:num>
  <w:num w:numId="42">
    <w:abstractNumId w:val="6"/>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0"/>
  </w:num>
  <w:num w:numId="46">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
  </w:num>
  <w:num w:numId="48">
    <w:abstractNumId w:val="4"/>
  </w:num>
  <w:num w:numId="49">
    <w:abstractNumId w:val="44"/>
  </w:num>
  <w:num w:numId="50">
    <w:abstractNumId w:val="2"/>
  </w:num>
  <w:num w:numId="51">
    <w:abstractNumId w:val="14"/>
  </w:num>
  <w:num w:numId="52">
    <w:abstractNumId w:val="20"/>
  </w:num>
  <w:num w:numId="53">
    <w:abstractNumId w:val="9"/>
  </w:num>
  <w:num w:numId="54">
    <w:abstractNumId w:val="26"/>
  </w:num>
  <w:num w:numId="55">
    <w:abstractNumId w:val="3"/>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ra aritonang">
    <w15:presenceInfo w15:providerId="Windows Live" w15:userId="331a7b9442202e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C0E"/>
    <w:rsid w:val="000128DA"/>
    <w:rsid w:val="0001529B"/>
    <w:rsid w:val="0002010E"/>
    <w:rsid w:val="00020DF8"/>
    <w:rsid w:val="0002516C"/>
    <w:rsid w:val="00025182"/>
    <w:rsid w:val="00025AD9"/>
    <w:rsid w:val="00032D6C"/>
    <w:rsid w:val="0003598D"/>
    <w:rsid w:val="000370D8"/>
    <w:rsid w:val="00037361"/>
    <w:rsid w:val="0004141B"/>
    <w:rsid w:val="00042B85"/>
    <w:rsid w:val="00043A0D"/>
    <w:rsid w:val="00043F8F"/>
    <w:rsid w:val="000476CC"/>
    <w:rsid w:val="000541FB"/>
    <w:rsid w:val="00055AC9"/>
    <w:rsid w:val="00055F9F"/>
    <w:rsid w:val="00056BCD"/>
    <w:rsid w:val="00060019"/>
    <w:rsid w:val="00060C4C"/>
    <w:rsid w:val="00066E12"/>
    <w:rsid w:val="00067C59"/>
    <w:rsid w:val="00067D1D"/>
    <w:rsid w:val="00072B4E"/>
    <w:rsid w:val="00075629"/>
    <w:rsid w:val="000759F4"/>
    <w:rsid w:val="00083B98"/>
    <w:rsid w:val="0008465F"/>
    <w:rsid w:val="00084FA8"/>
    <w:rsid w:val="000934A2"/>
    <w:rsid w:val="00097E28"/>
    <w:rsid w:val="000A4FEE"/>
    <w:rsid w:val="000A71F5"/>
    <w:rsid w:val="000B098B"/>
    <w:rsid w:val="000B13C6"/>
    <w:rsid w:val="000B5E7B"/>
    <w:rsid w:val="000D4C3A"/>
    <w:rsid w:val="000D5FF3"/>
    <w:rsid w:val="000D694B"/>
    <w:rsid w:val="000D7E3D"/>
    <w:rsid w:val="000E04A5"/>
    <w:rsid w:val="000E3F7F"/>
    <w:rsid w:val="000F5FED"/>
    <w:rsid w:val="000F6982"/>
    <w:rsid w:val="00103CF4"/>
    <w:rsid w:val="001065AC"/>
    <w:rsid w:val="001075AC"/>
    <w:rsid w:val="0011073D"/>
    <w:rsid w:val="001113E1"/>
    <w:rsid w:val="0011314E"/>
    <w:rsid w:val="00113DFF"/>
    <w:rsid w:val="00114061"/>
    <w:rsid w:val="001172EE"/>
    <w:rsid w:val="001256CD"/>
    <w:rsid w:val="00127C66"/>
    <w:rsid w:val="0014245A"/>
    <w:rsid w:val="00150CAF"/>
    <w:rsid w:val="00152873"/>
    <w:rsid w:val="00153268"/>
    <w:rsid w:val="001568D2"/>
    <w:rsid w:val="0016221A"/>
    <w:rsid w:val="001624C7"/>
    <w:rsid w:val="00166E6B"/>
    <w:rsid w:val="00170869"/>
    <w:rsid w:val="0017296A"/>
    <w:rsid w:val="0017325E"/>
    <w:rsid w:val="00173777"/>
    <w:rsid w:val="00173EA8"/>
    <w:rsid w:val="00174A4C"/>
    <w:rsid w:val="001773E0"/>
    <w:rsid w:val="00180152"/>
    <w:rsid w:val="00184F45"/>
    <w:rsid w:val="001856F0"/>
    <w:rsid w:val="001861E4"/>
    <w:rsid w:val="00186476"/>
    <w:rsid w:val="0019026F"/>
    <w:rsid w:val="001913CE"/>
    <w:rsid w:val="0019249E"/>
    <w:rsid w:val="001973FA"/>
    <w:rsid w:val="001A1F2A"/>
    <w:rsid w:val="001A5678"/>
    <w:rsid w:val="001B0B85"/>
    <w:rsid w:val="001B211E"/>
    <w:rsid w:val="001B4985"/>
    <w:rsid w:val="001C030F"/>
    <w:rsid w:val="001E1F29"/>
    <w:rsid w:val="001E28A4"/>
    <w:rsid w:val="001E2C23"/>
    <w:rsid w:val="001F1EA3"/>
    <w:rsid w:val="001F24F4"/>
    <w:rsid w:val="001F3B0F"/>
    <w:rsid w:val="002012D7"/>
    <w:rsid w:val="00202C41"/>
    <w:rsid w:val="00207070"/>
    <w:rsid w:val="00207999"/>
    <w:rsid w:val="00210430"/>
    <w:rsid w:val="00212250"/>
    <w:rsid w:val="00213BF9"/>
    <w:rsid w:val="00214EAA"/>
    <w:rsid w:val="00227C77"/>
    <w:rsid w:val="00236896"/>
    <w:rsid w:val="002372C9"/>
    <w:rsid w:val="002417DA"/>
    <w:rsid w:val="002441A8"/>
    <w:rsid w:val="00244B05"/>
    <w:rsid w:val="00245A13"/>
    <w:rsid w:val="002467A7"/>
    <w:rsid w:val="002505DB"/>
    <w:rsid w:val="002527DE"/>
    <w:rsid w:val="002552B2"/>
    <w:rsid w:val="00260400"/>
    <w:rsid w:val="00261162"/>
    <w:rsid w:val="00262074"/>
    <w:rsid w:val="00266276"/>
    <w:rsid w:val="002663F4"/>
    <w:rsid w:val="002747AC"/>
    <w:rsid w:val="00275A43"/>
    <w:rsid w:val="002860FA"/>
    <w:rsid w:val="00295B38"/>
    <w:rsid w:val="00295E3D"/>
    <w:rsid w:val="002966D4"/>
    <w:rsid w:val="002A2385"/>
    <w:rsid w:val="002A2BC9"/>
    <w:rsid w:val="002B1630"/>
    <w:rsid w:val="002B3C28"/>
    <w:rsid w:val="002B55A0"/>
    <w:rsid w:val="002C273D"/>
    <w:rsid w:val="002C3123"/>
    <w:rsid w:val="002C3865"/>
    <w:rsid w:val="002C72EB"/>
    <w:rsid w:val="002C7E1C"/>
    <w:rsid w:val="002D0033"/>
    <w:rsid w:val="002D5DB2"/>
    <w:rsid w:val="002E29F1"/>
    <w:rsid w:val="002E3B71"/>
    <w:rsid w:val="002E5600"/>
    <w:rsid w:val="002F2EF3"/>
    <w:rsid w:val="002F3870"/>
    <w:rsid w:val="002F493B"/>
    <w:rsid w:val="002F5E4B"/>
    <w:rsid w:val="00300AC8"/>
    <w:rsid w:val="00305C64"/>
    <w:rsid w:val="00306943"/>
    <w:rsid w:val="0031025D"/>
    <w:rsid w:val="00310E28"/>
    <w:rsid w:val="00313AC4"/>
    <w:rsid w:val="00314B54"/>
    <w:rsid w:val="00314B6C"/>
    <w:rsid w:val="003170E8"/>
    <w:rsid w:val="00324412"/>
    <w:rsid w:val="003253E3"/>
    <w:rsid w:val="00331D65"/>
    <w:rsid w:val="00335FED"/>
    <w:rsid w:val="003360A8"/>
    <w:rsid w:val="00343B4A"/>
    <w:rsid w:val="003466CC"/>
    <w:rsid w:val="00347676"/>
    <w:rsid w:val="00350D2F"/>
    <w:rsid w:val="003523D3"/>
    <w:rsid w:val="00360381"/>
    <w:rsid w:val="00361662"/>
    <w:rsid w:val="0037395D"/>
    <w:rsid w:val="00377A96"/>
    <w:rsid w:val="00386694"/>
    <w:rsid w:val="003874E0"/>
    <w:rsid w:val="003914DC"/>
    <w:rsid w:val="00392244"/>
    <w:rsid w:val="003978BA"/>
    <w:rsid w:val="00397A21"/>
    <w:rsid w:val="003B3BFE"/>
    <w:rsid w:val="003B4184"/>
    <w:rsid w:val="003B4B4E"/>
    <w:rsid w:val="003B7105"/>
    <w:rsid w:val="003C3F00"/>
    <w:rsid w:val="003D2288"/>
    <w:rsid w:val="003D28F6"/>
    <w:rsid w:val="003D5587"/>
    <w:rsid w:val="003D5C90"/>
    <w:rsid w:val="003E179F"/>
    <w:rsid w:val="003E2463"/>
    <w:rsid w:val="003E2EF2"/>
    <w:rsid w:val="003E3B3A"/>
    <w:rsid w:val="003E4637"/>
    <w:rsid w:val="003E6C86"/>
    <w:rsid w:val="003E7354"/>
    <w:rsid w:val="003E7AE6"/>
    <w:rsid w:val="003F0DB2"/>
    <w:rsid w:val="003F1CCF"/>
    <w:rsid w:val="003F3C85"/>
    <w:rsid w:val="0041292E"/>
    <w:rsid w:val="0041583A"/>
    <w:rsid w:val="00421670"/>
    <w:rsid w:val="00424C01"/>
    <w:rsid w:val="004271AB"/>
    <w:rsid w:val="00441AC3"/>
    <w:rsid w:val="0044627A"/>
    <w:rsid w:val="004476F5"/>
    <w:rsid w:val="00447904"/>
    <w:rsid w:val="00452172"/>
    <w:rsid w:val="00455FA3"/>
    <w:rsid w:val="00460FA2"/>
    <w:rsid w:val="004641C4"/>
    <w:rsid w:val="00474672"/>
    <w:rsid w:val="00474BCE"/>
    <w:rsid w:val="004762D0"/>
    <w:rsid w:val="00476CBA"/>
    <w:rsid w:val="00484BF6"/>
    <w:rsid w:val="0048591E"/>
    <w:rsid w:val="00491C83"/>
    <w:rsid w:val="004954D6"/>
    <w:rsid w:val="004A536D"/>
    <w:rsid w:val="004B2082"/>
    <w:rsid w:val="004B21A0"/>
    <w:rsid w:val="004B443E"/>
    <w:rsid w:val="004B65EA"/>
    <w:rsid w:val="004C3798"/>
    <w:rsid w:val="004C39DF"/>
    <w:rsid w:val="004C3A58"/>
    <w:rsid w:val="004D1C0E"/>
    <w:rsid w:val="004E49D0"/>
    <w:rsid w:val="004E691A"/>
    <w:rsid w:val="004F5FBA"/>
    <w:rsid w:val="005026FD"/>
    <w:rsid w:val="00503D80"/>
    <w:rsid w:val="00504D5A"/>
    <w:rsid w:val="005060CF"/>
    <w:rsid w:val="00512696"/>
    <w:rsid w:val="00515587"/>
    <w:rsid w:val="00516B23"/>
    <w:rsid w:val="00517711"/>
    <w:rsid w:val="00517BA8"/>
    <w:rsid w:val="00522AD5"/>
    <w:rsid w:val="00522C9E"/>
    <w:rsid w:val="00523D88"/>
    <w:rsid w:val="0052470B"/>
    <w:rsid w:val="005321E5"/>
    <w:rsid w:val="00532BF4"/>
    <w:rsid w:val="00533EC2"/>
    <w:rsid w:val="00541F31"/>
    <w:rsid w:val="005501F5"/>
    <w:rsid w:val="00551148"/>
    <w:rsid w:val="00563B71"/>
    <w:rsid w:val="00581013"/>
    <w:rsid w:val="00581C32"/>
    <w:rsid w:val="00582915"/>
    <w:rsid w:val="00583126"/>
    <w:rsid w:val="00585568"/>
    <w:rsid w:val="00587391"/>
    <w:rsid w:val="00592529"/>
    <w:rsid w:val="00593E72"/>
    <w:rsid w:val="005958EB"/>
    <w:rsid w:val="005977B2"/>
    <w:rsid w:val="005A1106"/>
    <w:rsid w:val="005A4AEA"/>
    <w:rsid w:val="005B786C"/>
    <w:rsid w:val="005C16C9"/>
    <w:rsid w:val="005C4818"/>
    <w:rsid w:val="005D0F98"/>
    <w:rsid w:val="005D18C4"/>
    <w:rsid w:val="005D28C0"/>
    <w:rsid w:val="005D2D11"/>
    <w:rsid w:val="005D3533"/>
    <w:rsid w:val="005D4963"/>
    <w:rsid w:val="005D5429"/>
    <w:rsid w:val="005E34AE"/>
    <w:rsid w:val="005E6716"/>
    <w:rsid w:val="005E697C"/>
    <w:rsid w:val="005F0A8A"/>
    <w:rsid w:val="005F1482"/>
    <w:rsid w:val="005F184F"/>
    <w:rsid w:val="005F477A"/>
    <w:rsid w:val="0060011B"/>
    <w:rsid w:val="006033DF"/>
    <w:rsid w:val="0060361B"/>
    <w:rsid w:val="00605C64"/>
    <w:rsid w:val="00606C9D"/>
    <w:rsid w:val="00610384"/>
    <w:rsid w:val="0061217E"/>
    <w:rsid w:val="00613DAA"/>
    <w:rsid w:val="00614526"/>
    <w:rsid w:val="00620E2D"/>
    <w:rsid w:val="0062336C"/>
    <w:rsid w:val="0062354B"/>
    <w:rsid w:val="0062600C"/>
    <w:rsid w:val="00627984"/>
    <w:rsid w:val="00630EE4"/>
    <w:rsid w:val="0063411C"/>
    <w:rsid w:val="00641154"/>
    <w:rsid w:val="006439FB"/>
    <w:rsid w:val="006518AC"/>
    <w:rsid w:val="00653315"/>
    <w:rsid w:val="00665897"/>
    <w:rsid w:val="00670F40"/>
    <w:rsid w:val="00671471"/>
    <w:rsid w:val="00675063"/>
    <w:rsid w:val="00682557"/>
    <w:rsid w:val="00684DFB"/>
    <w:rsid w:val="00693FEC"/>
    <w:rsid w:val="00697953"/>
    <w:rsid w:val="006A43B0"/>
    <w:rsid w:val="006A5611"/>
    <w:rsid w:val="006A5C32"/>
    <w:rsid w:val="006B6097"/>
    <w:rsid w:val="006C205F"/>
    <w:rsid w:val="006C2B92"/>
    <w:rsid w:val="006C31E2"/>
    <w:rsid w:val="006C434A"/>
    <w:rsid w:val="006C6737"/>
    <w:rsid w:val="006D02D6"/>
    <w:rsid w:val="006D0BF8"/>
    <w:rsid w:val="006D5119"/>
    <w:rsid w:val="006D54B5"/>
    <w:rsid w:val="006E0F6A"/>
    <w:rsid w:val="006E184E"/>
    <w:rsid w:val="006E3138"/>
    <w:rsid w:val="006E5FDB"/>
    <w:rsid w:val="006F0CCB"/>
    <w:rsid w:val="006F1481"/>
    <w:rsid w:val="006F45A7"/>
    <w:rsid w:val="006F5D89"/>
    <w:rsid w:val="006F6140"/>
    <w:rsid w:val="007066DE"/>
    <w:rsid w:val="00707203"/>
    <w:rsid w:val="007074E7"/>
    <w:rsid w:val="00716604"/>
    <w:rsid w:val="00720BAB"/>
    <w:rsid w:val="00724917"/>
    <w:rsid w:val="00725924"/>
    <w:rsid w:val="0072624C"/>
    <w:rsid w:val="00726979"/>
    <w:rsid w:val="00732526"/>
    <w:rsid w:val="007329BF"/>
    <w:rsid w:val="00732F9E"/>
    <w:rsid w:val="00733486"/>
    <w:rsid w:val="00733B33"/>
    <w:rsid w:val="00735425"/>
    <w:rsid w:val="00740505"/>
    <w:rsid w:val="00742216"/>
    <w:rsid w:val="00742264"/>
    <w:rsid w:val="00743179"/>
    <w:rsid w:val="007433B1"/>
    <w:rsid w:val="00746F59"/>
    <w:rsid w:val="00747316"/>
    <w:rsid w:val="007479C6"/>
    <w:rsid w:val="007533E8"/>
    <w:rsid w:val="00753522"/>
    <w:rsid w:val="0075503E"/>
    <w:rsid w:val="00757280"/>
    <w:rsid w:val="00761AF1"/>
    <w:rsid w:val="007620C2"/>
    <w:rsid w:val="0077304C"/>
    <w:rsid w:val="00773E75"/>
    <w:rsid w:val="00777F24"/>
    <w:rsid w:val="00781A28"/>
    <w:rsid w:val="00784711"/>
    <w:rsid w:val="00785304"/>
    <w:rsid w:val="00787FDA"/>
    <w:rsid w:val="007914AB"/>
    <w:rsid w:val="00791C6D"/>
    <w:rsid w:val="007A148D"/>
    <w:rsid w:val="007A382B"/>
    <w:rsid w:val="007A4828"/>
    <w:rsid w:val="007A4F0C"/>
    <w:rsid w:val="007A58D0"/>
    <w:rsid w:val="007B0BBE"/>
    <w:rsid w:val="007B4CBA"/>
    <w:rsid w:val="007B548F"/>
    <w:rsid w:val="007B5798"/>
    <w:rsid w:val="007B6CBE"/>
    <w:rsid w:val="007C0849"/>
    <w:rsid w:val="007C2829"/>
    <w:rsid w:val="007C2FFB"/>
    <w:rsid w:val="007C4588"/>
    <w:rsid w:val="007C78EF"/>
    <w:rsid w:val="007D1450"/>
    <w:rsid w:val="007D1FF5"/>
    <w:rsid w:val="007D5A33"/>
    <w:rsid w:val="007E10C7"/>
    <w:rsid w:val="007E30F3"/>
    <w:rsid w:val="007E4EAB"/>
    <w:rsid w:val="007E61E5"/>
    <w:rsid w:val="007F2547"/>
    <w:rsid w:val="007F32E8"/>
    <w:rsid w:val="007F5FF6"/>
    <w:rsid w:val="00800ADB"/>
    <w:rsid w:val="008034D6"/>
    <w:rsid w:val="00804267"/>
    <w:rsid w:val="00806471"/>
    <w:rsid w:val="00810CA1"/>
    <w:rsid w:val="0081202A"/>
    <w:rsid w:val="00812623"/>
    <w:rsid w:val="008165EE"/>
    <w:rsid w:val="00822F6C"/>
    <w:rsid w:val="00830B4F"/>
    <w:rsid w:val="00833B74"/>
    <w:rsid w:val="008404DC"/>
    <w:rsid w:val="00841566"/>
    <w:rsid w:val="00841E00"/>
    <w:rsid w:val="00842BE1"/>
    <w:rsid w:val="00842C5E"/>
    <w:rsid w:val="0084456E"/>
    <w:rsid w:val="0084580C"/>
    <w:rsid w:val="00845A29"/>
    <w:rsid w:val="008477D0"/>
    <w:rsid w:val="00855F03"/>
    <w:rsid w:val="00866E93"/>
    <w:rsid w:val="0087240E"/>
    <w:rsid w:val="00873ED0"/>
    <w:rsid w:val="008768CC"/>
    <w:rsid w:val="008778D0"/>
    <w:rsid w:val="00880B28"/>
    <w:rsid w:val="0088173A"/>
    <w:rsid w:val="00885B0E"/>
    <w:rsid w:val="008877F3"/>
    <w:rsid w:val="00887AAA"/>
    <w:rsid w:val="00890725"/>
    <w:rsid w:val="00894C2A"/>
    <w:rsid w:val="00896D53"/>
    <w:rsid w:val="008A1C30"/>
    <w:rsid w:val="008A7D88"/>
    <w:rsid w:val="008A7F2E"/>
    <w:rsid w:val="008C1B25"/>
    <w:rsid w:val="008C342B"/>
    <w:rsid w:val="008D0A35"/>
    <w:rsid w:val="008D10D8"/>
    <w:rsid w:val="008D2765"/>
    <w:rsid w:val="008D61B8"/>
    <w:rsid w:val="008D6988"/>
    <w:rsid w:val="008E05F1"/>
    <w:rsid w:val="008F01CB"/>
    <w:rsid w:val="008F0A65"/>
    <w:rsid w:val="008F1E94"/>
    <w:rsid w:val="008F2490"/>
    <w:rsid w:val="008F3623"/>
    <w:rsid w:val="008F39D6"/>
    <w:rsid w:val="00904BEB"/>
    <w:rsid w:val="00904C63"/>
    <w:rsid w:val="00905847"/>
    <w:rsid w:val="00906E05"/>
    <w:rsid w:val="00913449"/>
    <w:rsid w:val="00915D58"/>
    <w:rsid w:val="00921773"/>
    <w:rsid w:val="009224EB"/>
    <w:rsid w:val="00926230"/>
    <w:rsid w:val="00931969"/>
    <w:rsid w:val="00932D57"/>
    <w:rsid w:val="00937F81"/>
    <w:rsid w:val="00942329"/>
    <w:rsid w:val="009445F3"/>
    <w:rsid w:val="0094721F"/>
    <w:rsid w:val="00950626"/>
    <w:rsid w:val="009535E9"/>
    <w:rsid w:val="00953DE4"/>
    <w:rsid w:val="009570AB"/>
    <w:rsid w:val="00961188"/>
    <w:rsid w:val="00964FEB"/>
    <w:rsid w:val="00965178"/>
    <w:rsid w:val="00965FB2"/>
    <w:rsid w:val="00967646"/>
    <w:rsid w:val="009707CA"/>
    <w:rsid w:val="00974133"/>
    <w:rsid w:val="00974A19"/>
    <w:rsid w:val="009814CA"/>
    <w:rsid w:val="00981805"/>
    <w:rsid w:val="00983710"/>
    <w:rsid w:val="009908DC"/>
    <w:rsid w:val="009934A1"/>
    <w:rsid w:val="00996B58"/>
    <w:rsid w:val="009A3B12"/>
    <w:rsid w:val="009A3D44"/>
    <w:rsid w:val="009A5683"/>
    <w:rsid w:val="009B04D8"/>
    <w:rsid w:val="009B7665"/>
    <w:rsid w:val="009C736B"/>
    <w:rsid w:val="009C7F17"/>
    <w:rsid w:val="009E0F6F"/>
    <w:rsid w:val="009E3708"/>
    <w:rsid w:val="009E3B6C"/>
    <w:rsid w:val="009E69F0"/>
    <w:rsid w:val="009E6CBF"/>
    <w:rsid w:val="009E7192"/>
    <w:rsid w:val="009F275B"/>
    <w:rsid w:val="009F4958"/>
    <w:rsid w:val="009F5353"/>
    <w:rsid w:val="00A06323"/>
    <w:rsid w:val="00A10191"/>
    <w:rsid w:val="00A10F35"/>
    <w:rsid w:val="00A11CF8"/>
    <w:rsid w:val="00A1706B"/>
    <w:rsid w:val="00A17983"/>
    <w:rsid w:val="00A215E3"/>
    <w:rsid w:val="00A22C40"/>
    <w:rsid w:val="00A3139B"/>
    <w:rsid w:val="00A33E26"/>
    <w:rsid w:val="00A3700F"/>
    <w:rsid w:val="00A3762E"/>
    <w:rsid w:val="00A43DB1"/>
    <w:rsid w:val="00A444DC"/>
    <w:rsid w:val="00A451F8"/>
    <w:rsid w:val="00A45EE6"/>
    <w:rsid w:val="00A46B3D"/>
    <w:rsid w:val="00A56730"/>
    <w:rsid w:val="00A578E0"/>
    <w:rsid w:val="00A6326A"/>
    <w:rsid w:val="00A65E63"/>
    <w:rsid w:val="00A71157"/>
    <w:rsid w:val="00A718B5"/>
    <w:rsid w:val="00A724AB"/>
    <w:rsid w:val="00A819A6"/>
    <w:rsid w:val="00A8263D"/>
    <w:rsid w:val="00A839E3"/>
    <w:rsid w:val="00A86572"/>
    <w:rsid w:val="00A944CF"/>
    <w:rsid w:val="00A9576A"/>
    <w:rsid w:val="00AA0406"/>
    <w:rsid w:val="00AA11AF"/>
    <w:rsid w:val="00AA16F8"/>
    <w:rsid w:val="00AA5B5D"/>
    <w:rsid w:val="00AA6DD5"/>
    <w:rsid w:val="00AB1814"/>
    <w:rsid w:val="00AB6DBD"/>
    <w:rsid w:val="00AC1461"/>
    <w:rsid w:val="00AC49A3"/>
    <w:rsid w:val="00AC698B"/>
    <w:rsid w:val="00AD28B6"/>
    <w:rsid w:val="00AD2A90"/>
    <w:rsid w:val="00AD5564"/>
    <w:rsid w:val="00AE37BE"/>
    <w:rsid w:val="00AE4F98"/>
    <w:rsid w:val="00AE5984"/>
    <w:rsid w:val="00AF0971"/>
    <w:rsid w:val="00AF2C76"/>
    <w:rsid w:val="00B13F0D"/>
    <w:rsid w:val="00B16B6D"/>
    <w:rsid w:val="00B21075"/>
    <w:rsid w:val="00B33055"/>
    <w:rsid w:val="00B35DA0"/>
    <w:rsid w:val="00B4234C"/>
    <w:rsid w:val="00B428E0"/>
    <w:rsid w:val="00B44126"/>
    <w:rsid w:val="00B46FC4"/>
    <w:rsid w:val="00B509E6"/>
    <w:rsid w:val="00B51279"/>
    <w:rsid w:val="00B51B56"/>
    <w:rsid w:val="00B52BA7"/>
    <w:rsid w:val="00B53F64"/>
    <w:rsid w:val="00B54AD1"/>
    <w:rsid w:val="00B55112"/>
    <w:rsid w:val="00B56345"/>
    <w:rsid w:val="00B62863"/>
    <w:rsid w:val="00B66420"/>
    <w:rsid w:val="00B70BAC"/>
    <w:rsid w:val="00B70BC6"/>
    <w:rsid w:val="00B73975"/>
    <w:rsid w:val="00B7431C"/>
    <w:rsid w:val="00B7753A"/>
    <w:rsid w:val="00B8235C"/>
    <w:rsid w:val="00B869A3"/>
    <w:rsid w:val="00B92ACA"/>
    <w:rsid w:val="00BA1B43"/>
    <w:rsid w:val="00BA7BFB"/>
    <w:rsid w:val="00BB005D"/>
    <w:rsid w:val="00BB0244"/>
    <w:rsid w:val="00BB060A"/>
    <w:rsid w:val="00BB130E"/>
    <w:rsid w:val="00BB3758"/>
    <w:rsid w:val="00BB5F5A"/>
    <w:rsid w:val="00BC406C"/>
    <w:rsid w:val="00BC688D"/>
    <w:rsid w:val="00BD0B04"/>
    <w:rsid w:val="00BD18F5"/>
    <w:rsid w:val="00BD28BF"/>
    <w:rsid w:val="00BD448F"/>
    <w:rsid w:val="00BD4592"/>
    <w:rsid w:val="00BD4B24"/>
    <w:rsid w:val="00BD5F03"/>
    <w:rsid w:val="00BE0372"/>
    <w:rsid w:val="00BE3190"/>
    <w:rsid w:val="00BE7B6D"/>
    <w:rsid w:val="00BF2BD6"/>
    <w:rsid w:val="00BF68A0"/>
    <w:rsid w:val="00C001D2"/>
    <w:rsid w:val="00C00356"/>
    <w:rsid w:val="00C041AF"/>
    <w:rsid w:val="00C10D43"/>
    <w:rsid w:val="00C110A7"/>
    <w:rsid w:val="00C12E66"/>
    <w:rsid w:val="00C15771"/>
    <w:rsid w:val="00C174EE"/>
    <w:rsid w:val="00C209A3"/>
    <w:rsid w:val="00C22E07"/>
    <w:rsid w:val="00C260D0"/>
    <w:rsid w:val="00C35350"/>
    <w:rsid w:val="00C40749"/>
    <w:rsid w:val="00C40BFB"/>
    <w:rsid w:val="00C41634"/>
    <w:rsid w:val="00C423EE"/>
    <w:rsid w:val="00C44ECB"/>
    <w:rsid w:val="00C46B0F"/>
    <w:rsid w:val="00C476B6"/>
    <w:rsid w:val="00C5046F"/>
    <w:rsid w:val="00C50A57"/>
    <w:rsid w:val="00C54602"/>
    <w:rsid w:val="00C5503F"/>
    <w:rsid w:val="00C576B1"/>
    <w:rsid w:val="00C614DB"/>
    <w:rsid w:val="00C61D01"/>
    <w:rsid w:val="00C61D43"/>
    <w:rsid w:val="00C662DD"/>
    <w:rsid w:val="00C75907"/>
    <w:rsid w:val="00C75BD5"/>
    <w:rsid w:val="00C768C3"/>
    <w:rsid w:val="00C76FBB"/>
    <w:rsid w:val="00C81837"/>
    <w:rsid w:val="00C81A9F"/>
    <w:rsid w:val="00C86B20"/>
    <w:rsid w:val="00C875F6"/>
    <w:rsid w:val="00C87D44"/>
    <w:rsid w:val="00C91610"/>
    <w:rsid w:val="00C9246A"/>
    <w:rsid w:val="00CA0A1E"/>
    <w:rsid w:val="00CA6D31"/>
    <w:rsid w:val="00CB497B"/>
    <w:rsid w:val="00CB5D6C"/>
    <w:rsid w:val="00CB7246"/>
    <w:rsid w:val="00CB762B"/>
    <w:rsid w:val="00CC2F9B"/>
    <w:rsid w:val="00CC609A"/>
    <w:rsid w:val="00CD3318"/>
    <w:rsid w:val="00CD55D8"/>
    <w:rsid w:val="00CE193E"/>
    <w:rsid w:val="00CE4FD6"/>
    <w:rsid w:val="00CF0F91"/>
    <w:rsid w:val="00CF153B"/>
    <w:rsid w:val="00CF301C"/>
    <w:rsid w:val="00CF3C17"/>
    <w:rsid w:val="00CF4DF2"/>
    <w:rsid w:val="00CF4FFD"/>
    <w:rsid w:val="00D00195"/>
    <w:rsid w:val="00D00B1C"/>
    <w:rsid w:val="00D033AE"/>
    <w:rsid w:val="00D042E9"/>
    <w:rsid w:val="00D0560E"/>
    <w:rsid w:val="00D14CBE"/>
    <w:rsid w:val="00D15BA6"/>
    <w:rsid w:val="00D163EC"/>
    <w:rsid w:val="00D1678F"/>
    <w:rsid w:val="00D31941"/>
    <w:rsid w:val="00D34F2E"/>
    <w:rsid w:val="00D42E45"/>
    <w:rsid w:val="00D44F92"/>
    <w:rsid w:val="00D45906"/>
    <w:rsid w:val="00D500D9"/>
    <w:rsid w:val="00D54A55"/>
    <w:rsid w:val="00D56504"/>
    <w:rsid w:val="00D56640"/>
    <w:rsid w:val="00D570B3"/>
    <w:rsid w:val="00D66517"/>
    <w:rsid w:val="00D735AF"/>
    <w:rsid w:val="00D73A32"/>
    <w:rsid w:val="00D805BA"/>
    <w:rsid w:val="00D81F49"/>
    <w:rsid w:val="00D84AE7"/>
    <w:rsid w:val="00D857A7"/>
    <w:rsid w:val="00D86E86"/>
    <w:rsid w:val="00DA334C"/>
    <w:rsid w:val="00DA4BF1"/>
    <w:rsid w:val="00DA5523"/>
    <w:rsid w:val="00DA7451"/>
    <w:rsid w:val="00DA7AF7"/>
    <w:rsid w:val="00DC0728"/>
    <w:rsid w:val="00DC1AA1"/>
    <w:rsid w:val="00DC39F9"/>
    <w:rsid w:val="00DD62F1"/>
    <w:rsid w:val="00DE1787"/>
    <w:rsid w:val="00DE3A5D"/>
    <w:rsid w:val="00DE538F"/>
    <w:rsid w:val="00DE64D4"/>
    <w:rsid w:val="00DF0F0B"/>
    <w:rsid w:val="00DF2050"/>
    <w:rsid w:val="00DF3925"/>
    <w:rsid w:val="00DF736A"/>
    <w:rsid w:val="00E00469"/>
    <w:rsid w:val="00E03540"/>
    <w:rsid w:val="00E03E5E"/>
    <w:rsid w:val="00E05D15"/>
    <w:rsid w:val="00E108DD"/>
    <w:rsid w:val="00E113CA"/>
    <w:rsid w:val="00E117C1"/>
    <w:rsid w:val="00E13D71"/>
    <w:rsid w:val="00E140EB"/>
    <w:rsid w:val="00E16510"/>
    <w:rsid w:val="00E22273"/>
    <w:rsid w:val="00E23067"/>
    <w:rsid w:val="00E246CD"/>
    <w:rsid w:val="00E2561C"/>
    <w:rsid w:val="00E273EE"/>
    <w:rsid w:val="00E41370"/>
    <w:rsid w:val="00E43C8F"/>
    <w:rsid w:val="00E506F1"/>
    <w:rsid w:val="00E55492"/>
    <w:rsid w:val="00E55C4D"/>
    <w:rsid w:val="00E56E45"/>
    <w:rsid w:val="00E6282C"/>
    <w:rsid w:val="00E62EA5"/>
    <w:rsid w:val="00E63B08"/>
    <w:rsid w:val="00E64895"/>
    <w:rsid w:val="00E661D2"/>
    <w:rsid w:val="00E720C7"/>
    <w:rsid w:val="00E72B89"/>
    <w:rsid w:val="00E73985"/>
    <w:rsid w:val="00E775B5"/>
    <w:rsid w:val="00E82062"/>
    <w:rsid w:val="00E878A5"/>
    <w:rsid w:val="00E9057B"/>
    <w:rsid w:val="00E938F4"/>
    <w:rsid w:val="00E93B77"/>
    <w:rsid w:val="00E9407F"/>
    <w:rsid w:val="00E951C8"/>
    <w:rsid w:val="00E96298"/>
    <w:rsid w:val="00E968C0"/>
    <w:rsid w:val="00EA1F46"/>
    <w:rsid w:val="00EA23F5"/>
    <w:rsid w:val="00EA30A1"/>
    <w:rsid w:val="00EA520C"/>
    <w:rsid w:val="00EA746B"/>
    <w:rsid w:val="00EB14E5"/>
    <w:rsid w:val="00EC0BCA"/>
    <w:rsid w:val="00EC0FEF"/>
    <w:rsid w:val="00EC3E5A"/>
    <w:rsid w:val="00EC62BB"/>
    <w:rsid w:val="00EC7493"/>
    <w:rsid w:val="00ED3D04"/>
    <w:rsid w:val="00ED648E"/>
    <w:rsid w:val="00EE1D22"/>
    <w:rsid w:val="00EE33C9"/>
    <w:rsid w:val="00EE579D"/>
    <w:rsid w:val="00EF5252"/>
    <w:rsid w:val="00EF569C"/>
    <w:rsid w:val="00EF63BD"/>
    <w:rsid w:val="00EF7E10"/>
    <w:rsid w:val="00F00BEF"/>
    <w:rsid w:val="00F02898"/>
    <w:rsid w:val="00F04574"/>
    <w:rsid w:val="00F05738"/>
    <w:rsid w:val="00F06219"/>
    <w:rsid w:val="00F07F74"/>
    <w:rsid w:val="00F14C65"/>
    <w:rsid w:val="00F17477"/>
    <w:rsid w:val="00F2468A"/>
    <w:rsid w:val="00F256E1"/>
    <w:rsid w:val="00F322E8"/>
    <w:rsid w:val="00F374A5"/>
    <w:rsid w:val="00F40951"/>
    <w:rsid w:val="00F41A4E"/>
    <w:rsid w:val="00F423AE"/>
    <w:rsid w:val="00F4504E"/>
    <w:rsid w:val="00F47CA7"/>
    <w:rsid w:val="00F50A47"/>
    <w:rsid w:val="00F5105B"/>
    <w:rsid w:val="00F543C1"/>
    <w:rsid w:val="00F63325"/>
    <w:rsid w:val="00F72FF0"/>
    <w:rsid w:val="00F774E6"/>
    <w:rsid w:val="00F7764F"/>
    <w:rsid w:val="00F77740"/>
    <w:rsid w:val="00F829A2"/>
    <w:rsid w:val="00F85BC3"/>
    <w:rsid w:val="00F877A7"/>
    <w:rsid w:val="00F914A7"/>
    <w:rsid w:val="00F92157"/>
    <w:rsid w:val="00F97F77"/>
    <w:rsid w:val="00FA1EE6"/>
    <w:rsid w:val="00FA2BEE"/>
    <w:rsid w:val="00FA358F"/>
    <w:rsid w:val="00FA4853"/>
    <w:rsid w:val="00FA6E4B"/>
    <w:rsid w:val="00FB2F17"/>
    <w:rsid w:val="00FB3695"/>
    <w:rsid w:val="00FB379B"/>
    <w:rsid w:val="00FB5107"/>
    <w:rsid w:val="00FC1218"/>
    <w:rsid w:val="00FC4305"/>
    <w:rsid w:val="00FD1EEF"/>
    <w:rsid w:val="00FD21AC"/>
    <w:rsid w:val="00FD414A"/>
    <w:rsid w:val="00FD6AD9"/>
    <w:rsid w:val="00FE1246"/>
    <w:rsid w:val="00FF0640"/>
    <w:rsid w:val="00FF133C"/>
    <w:rsid w:val="00FF33C7"/>
    <w:rsid w:val="00FF4AC9"/>
    <w:rsid w:val="00FF75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E02C6"/>
  <w15:chartTrackingRefBased/>
  <w15:docId w15:val="{2CD4FE80-7FF6-485A-B578-383033129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sz w:val="28"/>
        <w:szCs w:val="24"/>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1C0E"/>
    <w:pPr>
      <w:spacing w:after="0" w:line="240" w:lineRule="auto"/>
    </w:pPr>
    <w:rPr>
      <w:rFonts w:eastAsia="Times New Roman"/>
      <w:b w:val="0"/>
      <w:sz w:val="20"/>
      <w:szCs w:val="20"/>
      <w:lang w:val="en-US"/>
    </w:rPr>
  </w:style>
  <w:style w:type="paragraph" w:styleId="Heading1">
    <w:name w:val="heading 1"/>
    <w:basedOn w:val="Normal"/>
    <w:next w:val="Normal"/>
    <w:link w:val="Heading1Char"/>
    <w:uiPriority w:val="9"/>
    <w:qFormat/>
    <w:rsid w:val="004D1C0E"/>
    <w:pPr>
      <w:keepNext/>
      <w:keepLines/>
      <w:numPr>
        <w:numId w:val="4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B441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2441A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A215E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7A382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qFormat/>
    <w:rsid w:val="007A382B"/>
    <w:pPr>
      <w:tabs>
        <w:tab w:val="num" w:pos="1152"/>
      </w:tabs>
      <w:spacing w:before="240" w:after="60"/>
      <w:ind w:left="1152" w:hanging="1152"/>
      <w:outlineLvl w:val="5"/>
    </w:pPr>
    <w:rPr>
      <w:b/>
      <w:bCs/>
      <w:szCs w:val="22"/>
    </w:rPr>
  </w:style>
  <w:style w:type="paragraph" w:styleId="Heading7">
    <w:name w:val="heading 7"/>
    <w:basedOn w:val="Normal"/>
    <w:next w:val="Normal"/>
    <w:link w:val="Heading7Char"/>
    <w:qFormat/>
    <w:rsid w:val="007A382B"/>
    <w:pPr>
      <w:tabs>
        <w:tab w:val="num" w:pos="1296"/>
      </w:tabs>
      <w:spacing w:before="240" w:after="60"/>
      <w:ind w:left="1296" w:hanging="1296"/>
      <w:outlineLvl w:val="6"/>
    </w:pPr>
    <w:rPr>
      <w:sz w:val="24"/>
    </w:rPr>
  </w:style>
  <w:style w:type="paragraph" w:styleId="Heading8">
    <w:name w:val="heading 8"/>
    <w:basedOn w:val="Normal"/>
    <w:next w:val="Normal"/>
    <w:link w:val="Heading8Char"/>
    <w:qFormat/>
    <w:rsid w:val="007A382B"/>
    <w:pPr>
      <w:tabs>
        <w:tab w:val="num" w:pos="1440"/>
      </w:tabs>
      <w:spacing w:before="240" w:after="60"/>
      <w:ind w:left="1440" w:hanging="1440"/>
      <w:outlineLvl w:val="7"/>
    </w:pPr>
    <w:rPr>
      <w:i/>
      <w:iCs/>
      <w:sz w:val="24"/>
    </w:rPr>
  </w:style>
  <w:style w:type="paragraph" w:styleId="Heading9">
    <w:name w:val="heading 9"/>
    <w:basedOn w:val="Normal"/>
    <w:next w:val="Normal"/>
    <w:link w:val="Heading9Char"/>
    <w:qFormat/>
    <w:rsid w:val="007A382B"/>
    <w:pPr>
      <w:tabs>
        <w:tab w:val="num" w:pos="1584"/>
      </w:tabs>
      <w:spacing w:before="240" w:after="60"/>
      <w:ind w:left="1584" w:hanging="1584"/>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D1C0E"/>
    <w:rPr>
      <w:rFonts w:asciiTheme="majorHAnsi" w:eastAsiaTheme="majorEastAsia" w:hAnsiTheme="majorHAnsi" w:cstheme="majorBidi"/>
      <w:b w:val="0"/>
      <w:color w:val="2F5496" w:themeColor="accent1" w:themeShade="BF"/>
      <w:sz w:val="32"/>
      <w:szCs w:val="32"/>
      <w:lang w:val="en-US"/>
    </w:rPr>
  </w:style>
  <w:style w:type="character" w:customStyle="1" w:styleId="Heading2Char">
    <w:name w:val="Heading 2 Char"/>
    <w:basedOn w:val="DefaultParagraphFont"/>
    <w:link w:val="Heading2"/>
    <w:rsid w:val="00B44126"/>
    <w:rPr>
      <w:rFonts w:asciiTheme="majorHAnsi" w:eastAsiaTheme="majorEastAsia" w:hAnsiTheme="majorHAnsi" w:cstheme="majorBidi"/>
      <w:b w:val="0"/>
      <w:color w:val="2F5496" w:themeColor="accent1" w:themeShade="BF"/>
      <w:sz w:val="26"/>
      <w:szCs w:val="26"/>
      <w:lang w:val="en-US"/>
    </w:rPr>
  </w:style>
  <w:style w:type="character" w:customStyle="1" w:styleId="Heading3Char">
    <w:name w:val="Heading 3 Char"/>
    <w:basedOn w:val="DefaultParagraphFont"/>
    <w:link w:val="Heading3"/>
    <w:rsid w:val="002441A8"/>
    <w:rPr>
      <w:rFonts w:asciiTheme="majorHAnsi" w:eastAsiaTheme="majorEastAsia" w:hAnsiTheme="majorHAnsi" w:cstheme="majorBidi"/>
      <w:b w:val="0"/>
      <w:color w:val="1F3763" w:themeColor="accent1" w:themeShade="7F"/>
      <w:sz w:val="24"/>
      <w:lang w:val="en-US"/>
    </w:rPr>
  </w:style>
  <w:style w:type="character" w:customStyle="1" w:styleId="Heading4Char">
    <w:name w:val="Heading 4 Char"/>
    <w:basedOn w:val="DefaultParagraphFont"/>
    <w:link w:val="Heading4"/>
    <w:rsid w:val="00A215E3"/>
    <w:rPr>
      <w:rFonts w:asciiTheme="majorHAnsi" w:eastAsiaTheme="majorEastAsia" w:hAnsiTheme="majorHAnsi" w:cstheme="majorBidi"/>
      <w:b w:val="0"/>
      <w:i/>
      <w:iCs/>
      <w:color w:val="2F5496" w:themeColor="accent1" w:themeShade="BF"/>
      <w:sz w:val="20"/>
      <w:szCs w:val="20"/>
      <w:lang w:val="en-US"/>
    </w:rPr>
  </w:style>
  <w:style w:type="character" w:customStyle="1" w:styleId="Heading5Char">
    <w:name w:val="Heading 5 Char"/>
    <w:basedOn w:val="DefaultParagraphFont"/>
    <w:link w:val="Heading5"/>
    <w:uiPriority w:val="9"/>
    <w:semiHidden/>
    <w:rsid w:val="007A382B"/>
    <w:rPr>
      <w:rFonts w:asciiTheme="majorHAnsi" w:eastAsiaTheme="majorEastAsia" w:hAnsiTheme="majorHAnsi" w:cstheme="majorBidi"/>
      <w:b w:val="0"/>
      <w:color w:val="2F5496" w:themeColor="accent1" w:themeShade="BF"/>
      <w:sz w:val="20"/>
      <w:szCs w:val="20"/>
      <w:lang w:val="en-US"/>
    </w:rPr>
  </w:style>
  <w:style w:type="character" w:customStyle="1" w:styleId="Heading6Char">
    <w:name w:val="Heading 6 Char"/>
    <w:basedOn w:val="DefaultParagraphFont"/>
    <w:link w:val="Heading6"/>
    <w:rsid w:val="007A382B"/>
    <w:rPr>
      <w:rFonts w:eastAsia="Times New Roman"/>
      <w:bCs/>
      <w:sz w:val="20"/>
      <w:szCs w:val="22"/>
      <w:lang w:val="en-US"/>
    </w:rPr>
  </w:style>
  <w:style w:type="character" w:customStyle="1" w:styleId="Heading7Char">
    <w:name w:val="Heading 7 Char"/>
    <w:basedOn w:val="DefaultParagraphFont"/>
    <w:link w:val="Heading7"/>
    <w:rsid w:val="007A382B"/>
    <w:rPr>
      <w:rFonts w:eastAsia="Times New Roman"/>
      <w:b w:val="0"/>
      <w:sz w:val="24"/>
      <w:szCs w:val="20"/>
      <w:lang w:val="en-US"/>
    </w:rPr>
  </w:style>
  <w:style w:type="character" w:customStyle="1" w:styleId="Heading8Char">
    <w:name w:val="Heading 8 Char"/>
    <w:basedOn w:val="DefaultParagraphFont"/>
    <w:link w:val="Heading8"/>
    <w:rsid w:val="007A382B"/>
    <w:rPr>
      <w:rFonts w:eastAsia="Times New Roman"/>
      <w:b w:val="0"/>
      <w:i/>
      <w:iCs/>
      <w:sz w:val="24"/>
      <w:szCs w:val="20"/>
      <w:lang w:val="en-US"/>
    </w:rPr>
  </w:style>
  <w:style w:type="character" w:customStyle="1" w:styleId="Heading9Char">
    <w:name w:val="Heading 9 Char"/>
    <w:basedOn w:val="DefaultParagraphFont"/>
    <w:link w:val="Heading9"/>
    <w:rsid w:val="007A382B"/>
    <w:rPr>
      <w:rFonts w:eastAsia="Times New Roman" w:cs="Arial"/>
      <w:b w:val="0"/>
      <w:sz w:val="20"/>
      <w:szCs w:val="22"/>
      <w:lang w:val="en-US"/>
    </w:rPr>
  </w:style>
  <w:style w:type="character" w:customStyle="1" w:styleId="ListParagraphChar">
    <w:name w:val="List Paragraph Char"/>
    <w:link w:val="ListParagraph"/>
    <w:uiPriority w:val="34"/>
    <w:qFormat/>
    <w:rsid w:val="004D1C0E"/>
    <w:rPr>
      <w:rFonts w:cstheme="minorBidi"/>
      <w:sz w:val="24"/>
      <w:szCs w:val="22"/>
    </w:rPr>
  </w:style>
  <w:style w:type="paragraph" w:styleId="ListParagraph">
    <w:name w:val="List Paragraph"/>
    <w:basedOn w:val="Normal"/>
    <w:link w:val="ListParagraphChar"/>
    <w:uiPriority w:val="34"/>
    <w:qFormat/>
    <w:rsid w:val="004D1C0E"/>
    <w:pPr>
      <w:spacing w:after="200" w:line="276" w:lineRule="auto"/>
      <w:ind w:left="720"/>
      <w:contextualSpacing/>
    </w:pPr>
    <w:rPr>
      <w:rFonts w:eastAsiaTheme="minorHAnsi" w:cstheme="minorBidi"/>
      <w:b/>
      <w:sz w:val="24"/>
      <w:szCs w:val="22"/>
      <w:lang w:val="en-GB"/>
    </w:rPr>
  </w:style>
  <w:style w:type="paragraph" w:styleId="Header">
    <w:name w:val="header"/>
    <w:basedOn w:val="Normal"/>
    <w:link w:val="HeaderChar"/>
    <w:uiPriority w:val="99"/>
    <w:rsid w:val="004D1C0E"/>
    <w:pPr>
      <w:tabs>
        <w:tab w:val="center" w:pos="4320"/>
        <w:tab w:val="right" w:pos="8640"/>
      </w:tabs>
    </w:pPr>
  </w:style>
  <w:style w:type="character" w:customStyle="1" w:styleId="HeaderChar">
    <w:name w:val="Header Char"/>
    <w:basedOn w:val="DefaultParagraphFont"/>
    <w:link w:val="Header"/>
    <w:uiPriority w:val="99"/>
    <w:rsid w:val="004D1C0E"/>
    <w:rPr>
      <w:rFonts w:eastAsia="Times New Roman"/>
      <w:b w:val="0"/>
      <w:sz w:val="20"/>
      <w:szCs w:val="20"/>
      <w:lang w:val="en-US"/>
    </w:rPr>
  </w:style>
  <w:style w:type="paragraph" w:styleId="Footer">
    <w:name w:val="footer"/>
    <w:basedOn w:val="Normal"/>
    <w:link w:val="FooterChar"/>
    <w:uiPriority w:val="99"/>
    <w:rsid w:val="004D1C0E"/>
    <w:pPr>
      <w:tabs>
        <w:tab w:val="center" w:pos="4320"/>
        <w:tab w:val="right" w:pos="8640"/>
      </w:tabs>
    </w:pPr>
  </w:style>
  <w:style w:type="character" w:customStyle="1" w:styleId="FooterChar">
    <w:name w:val="Footer Char"/>
    <w:basedOn w:val="DefaultParagraphFont"/>
    <w:link w:val="Footer"/>
    <w:uiPriority w:val="99"/>
    <w:rsid w:val="004D1C0E"/>
    <w:rPr>
      <w:rFonts w:eastAsia="Times New Roman"/>
      <w:b w:val="0"/>
      <w:sz w:val="20"/>
      <w:szCs w:val="20"/>
      <w:lang w:val="en-US"/>
    </w:rPr>
  </w:style>
  <w:style w:type="paragraph" w:styleId="HTMLPreformatted">
    <w:name w:val="HTML Preformatted"/>
    <w:basedOn w:val="Normal"/>
    <w:link w:val="HTMLPreformattedChar"/>
    <w:uiPriority w:val="99"/>
    <w:qFormat/>
    <w:rsid w:val="004D1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4D1C0E"/>
    <w:rPr>
      <w:rFonts w:ascii="Courier New" w:eastAsia="Times New Roman" w:hAnsi="Courier New" w:cs="Courier New"/>
      <w:b w:val="0"/>
      <w:sz w:val="20"/>
      <w:szCs w:val="20"/>
      <w:lang w:val="en-US"/>
    </w:rPr>
  </w:style>
  <w:style w:type="paragraph" w:customStyle="1" w:styleId="Default">
    <w:name w:val="Default"/>
    <w:qFormat/>
    <w:rsid w:val="004D1C0E"/>
    <w:pPr>
      <w:spacing w:after="0" w:line="240" w:lineRule="auto"/>
    </w:pPr>
    <w:rPr>
      <w:rFonts w:eastAsiaTheme="minorEastAsia"/>
      <w:b w:val="0"/>
      <w:color w:val="000000"/>
      <w:sz w:val="24"/>
      <w:lang w:val="en-US"/>
    </w:rPr>
  </w:style>
  <w:style w:type="paragraph" w:styleId="Title">
    <w:name w:val="Title"/>
    <w:basedOn w:val="Normal"/>
    <w:link w:val="TitleChar"/>
    <w:qFormat/>
    <w:rsid w:val="004D1C0E"/>
    <w:pPr>
      <w:jc w:val="center"/>
    </w:pPr>
    <w:rPr>
      <w:rFonts w:ascii="Bookman Old Style" w:hAnsi="Bookman Old Style"/>
      <w:b/>
      <w:sz w:val="48"/>
    </w:rPr>
  </w:style>
  <w:style w:type="character" w:customStyle="1" w:styleId="TitleChar">
    <w:name w:val="Title Char"/>
    <w:basedOn w:val="DefaultParagraphFont"/>
    <w:link w:val="Title"/>
    <w:rsid w:val="004D1C0E"/>
    <w:rPr>
      <w:rFonts w:ascii="Bookman Old Style" w:eastAsia="Times New Roman" w:hAnsi="Bookman Old Style"/>
      <w:sz w:val="48"/>
      <w:szCs w:val="20"/>
      <w:lang w:val="en-US"/>
    </w:rPr>
  </w:style>
  <w:style w:type="paragraph" w:customStyle="1" w:styleId="guideline">
    <w:name w:val="guideline"/>
    <w:basedOn w:val="Normal"/>
    <w:rsid w:val="004D1C0E"/>
    <w:pPr>
      <w:jc w:val="both"/>
    </w:pPr>
    <w:rPr>
      <w:rFonts w:ascii="Bookman Old Style" w:hAnsi="Bookman Old Style"/>
      <w:i/>
      <w:color w:val="FF0000"/>
      <w:sz w:val="22"/>
      <w:lang w:val="en-AU"/>
    </w:rPr>
  </w:style>
  <w:style w:type="character" w:styleId="FootnoteReference">
    <w:name w:val="footnote reference"/>
    <w:basedOn w:val="DefaultParagraphFont"/>
    <w:semiHidden/>
    <w:qFormat/>
    <w:rsid w:val="007B4CBA"/>
    <w:rPr>
      <w:vertAlign w:val="superscript"/>
    </w:rPr>
  </w:style>
  <w:style w:type="paragraph" w:styleId="FootnoteText">
    <w:name w:val="footnote text"/>
    <w:basedOn w:val="Normal"/>
    <w:link w:val="FootnoteTextChar"/>
    <w:semiHidden/>
    <w:qFormat/>
    <w:rsid w:val="007B4CBA"/>
  </w:style>
  <w:style w:type="character" w:customStyle="1" w:styleId="FootnoteTextChar">
    <w:name w:val="Footnote Text Char"/>
    <w:basedOn w:val="DefaultParagraphFont"/>
    <w:link w:val="FootnoteText"/>
    <w:semiHidden/>
    <w:rsid w:val="007B4CBA"/>
    <w:rPr>
      <w:rFonts w:eastAsia="Times New Roman"/>
      <w:b w:val="0"/>
      <w:sz w:val="20"/>
      <w:szCs w:val="20"/>
      <w:lang w:val="en-US"/>
    </w:rPr>
  </w:style>
  <w:style w:type="paragraph" w:styleId="Caption">
    <w:name w:val="caption"/>
    <w:basedOn w:val="Normal"/>
    <w:next w:val="Normal"/>
    <w:uiPriority w:val="35"/>
    <w:unhideWhenUsed/>
    <w:qFormat/>
    <w:rsid w:val="0062354B"/>
    <w:pPr>
      <w:spacing w:after="200"/>
    </w:pPr>
    <w:rPr>
      <w:i/>
      <w:iCs/>
      <w:color w:val="44546A" w:themeColor="text2"/>
      <w:sz w:val="18"/>
      <w:szCs w:val="18"/>
    </w:rPr>
  </w:style>
  <w:style w:type="paragraph" w:styleId="BalloonText">
    <w:name w:val="Balloon Text"/>
    <w:basedOn w:val="Normal"/>
    <w:link w:val="BalloonTextChar"/>
    <w:semiHidden/>
    <w:unhideWhenUsed/>
    <w:qFormat/>
    <w:rsid w:val="00E648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4895"/>
    <w:rPr>
      <w:rFonts w:ascii="Segoe UI" w:eastAsia="Times New Roman" w:hAnsi="Segoe UI" w:cs="Segoe UI"/>
      <w:b w:val="0"/>
      <w:sz w:val="18"/>
      <w:szCs w:val="18"/>
      <w:lang w:val="en-US"/>
    </w:rPr>
  </w:style>
  <w:style w:type="paragraph" w:customStyle="1" w:styleId="Heading">
    <w:name w:val="Heading"/>
    <w:basedOn w:val="Normal"/>
    <w:next w:val="Normal"/>
    <w:qFormat/>
    <w:rsid w:val="00724917"/>
    <w:pPr>
      <w:keepNext/>
      <w:spacing w:before="240" w:after="120"/>
    </w:pPr>
    <w:rPr>
      <w:rFonts w:ascii="Liberation Sans" w:eastAsia="DejaVu Sans" w:hAnsi="Liberation Sans" w:cs="DejaVu Sans"/>
      <w:sz w:val="28"/>
      <w:szCs w:val="28"/>
    </w:rPr>
  </w:style>
  <w:style w:type="character" w:customStyle="1" w:styleId="mjx-char">
    <w:name w:val="mjx-char"/>
    <w:basedOn w:val="DefaultParagraphFont"/>
    <w:rsid w:val="002747AC"/>
  </w:style>
  <w:style w:type="paragraph" w:styleId="TOC1">
    <w:name w:val="toc 1"/>
    <w:basedOn w:val="Normal"/>
    <w:next w:val="Normal"/>
    <w:autoRedefine/>
    <w:uiPriority w:val="39"/>
    <w:unhideWhenUsed/>
    <w:rsid w:val="00F543C1"/>
    <w:pPr>
      <w:tabs>
        <w:tab w:val="left" w:pos="1100"/>
        <w:tab w:val="right" w:leader="dot" w:pos="8212"/>
      </w:tabs>
      <w:jc w:val="both"/>
    </w:pPr>
    <w:rPr>
      <w:rFonts w:eastAsiaTheme="minorHAnsi"/>
      <w:b/>
      <w:noProof/>
      <w:sz w:val="24"/>
      <w:szCs w:val="24"/>
      <w:lang w:val="en-ID"/>
    </w:rPr>
  </w:style>
  <w:style w:type="paragraph" w:styleId="TOC2">
    <w:name w:val="toc 2"/>
    <w:basedOn w:val="Normal"/>
    <w:next w:val="Normal"/>
    <w:autoRedefine/>
    <w:uiPriority w:val="39"/>
    <w:unhideWhenUsed/>
    <w:rsid w:val="00896D53"/>
    <w:pPr>
      <w:tabs>
        <w:tab w:val="left" w:pos="800"/>
        <w:tab w:val="right" w:leader="dot" w:pos="8212"/>
      </w:tabs>
      <w:spacing w:after="100"/>
      <w:ind w:left="200"/>
    </w:pPr>
    <w:rPr>
      <w:noProof/>
    </w:rPr>
  </w:style>
  <w:style w:type="paragraph" w:styleId="TOC3">
    <w:name w:val="toc 3"/>
    <w:basedOn w:val="Normal"/>
    <w:next w:val="Normal"/>
    <w:autoRedefine/>
    <w:uiPriority w:val="39"/>
    <w:unhideWhenUsed/>
    <w:rsid w:val="00896D53"/>
    <w:pPr>
      <w:tabs>
        <w:tab w:val="left" w:pos="1100"/>
        <w:tab w:val="right" w:leader="dot" w:pos="8212"/>
      </w:tabs>
      <w:spacing w:after="100"/>
      <w:ind w:left="400"/>
    </w:pPr>
    <w:rPr>
      <w:noProof/>
    </w:rPr>
  </w:style>
  <w:style w:type="paragraph" w:styleId="TOC4">
    <w:name w:val="toc 4"/>
    <w:basedOn w:val="Normal"/>
    <w:next w:val="Normal"/>
    <w:autoRedefine/>
    <w:uiPriority w:val="39"/>
    <w:unhideWhenUsed/>
    <w:rsid w:val="00AD2A90"/>
    <w:pPr>
      <w:tabs>
        <w:tab w:val="left" w:pos="1540"/>
        <w:tab w:val="right" w:leader="dot" w:pos="8212"/>
      </w:tabs>
      <w:spacing w:after="100"/>
      <w:ind w:left="600"/>
    </w:pPr>
    <w:rPr>
      <w:rFonts w:eastAsia="DejaVu Sans"/>
      <w:noProof/>
      <w:lang w:val="en-GB" w:eastAsia="en-GB"/>
    </w:rPr>
  </w:style>
  <w:style w:type="character" w:styleId="Hyperlink">
    <w:name w:val="Hyperlink"/>
    <w:basedOn w:val="DefaultParagraphFont"/>
    <w:uiPriority w:val="99"/>
    <w:unhideWhenUsed/>
    <w:rsid w:val="003D5C90"/>
    <w:rPr>
      <w:color w:val="0563C1" w:themeColor="hyperlink"/>
      <w:u w:val="single"/>
    </w:rPr>
  </w:style>
  <w:style w:type="character" w:styleId="CommentReference">
    <w:name w:val="annotation reference"/>
    <w:basedOn w:val="DefaultParagraphFont"/>
    <w:uiPriority w:val="99"/>
    <w:semiHidden/>
    <w:unhideWhenUsed/>
    <w:rsid w:val="00A65E63"/>
    <w:rPr>
      <w:sz w:val="16"/>
      <w:szCs w:val="16"/>
    </w:rPr>
  </w:style>
  <w:style w:type="paragraph" w:styleId="CommentText">
    <w:name w:val="annotation text"/>
    <w:basedOn w:val="Normal"/>
    <w:link w:val="CommentTextChar"/>
    <w:uiPriority w:val="99"/>
    <w:semiHidden/>
    <w:unhideWhenUsed/>
    <w:rsid w:val="00A65E63"/>
  </w:style>
  <w:style w:type="character" w:customStyle="1" w:styleId="CommentTextChar">
    <w:name w:val="Comment Text Char"/>
    <w:basedOn w:val="DefaultParagraphFont"/>
    <w:link w:val="CommentText"/>
    <w:uiPriority w:val="99"/>
    <w:semiHidden/>
    <w:rsid w:val="00A65E63"/>
    <w:rPr>
      <w:rFonts w:eastAsia="Times New Roman"/>
      <w:b w:val="0"/>
      <w:sz w:val="20"/>
      <w:szCs w:val="20"/>
      <w:lang w:val="en-US"/>
    </w:rPr>
  </w:style>
  <w:style w:type="character" w:styleId="PageNumber">
    <w:name w:val="page number"/>
    <w:basedOn w:val="DefaultParagraphFont"/>
    <w:qFormat/>
    <w:rsid w:val="007A382B"/>
  </w:style>
  <w:style w:type="character" w:customStyle="1" w:styleId="InternetLink">
    <w:name w:val="Internet Link"/>
    <w:basedOn w:val="DefaultParagraphFont"/>
    <w:uiPriority w:val="99"/>
    <w:unhideWhenUsed/>
    <w:rsid w:val="007A382B"/>
    <w:rPr>
      <w:color w:val="0563C1" w:themeColor="hyperlink"/>
      <w:u w:val="single"/>
    </w:rPr>
  </w:style>
  <w:style w:type="character" w:styleId="FollowedHyperlink">
    <w:name w:val="FollowedHyperlink"/>
    <w:basedOn w:val="DefaultParagraphFont"/>
    <w:qFormat/>
    <w:rsid w:val="007A382B"/>
    <w:rPr>
      <w:color w:val="800080"/>
      <w:u w:val="single"/>
    </w:rPr>
  </w:style>
  <w:style w:type="character" w:customStyle="1" w:styleId="tekstnormaal">
    <w:name w:val="tekstnormaal"/>
    <w:basedOn w:val="DefaultParagraphFont"/>
    <w:qFormat/>
    <w:rsid w:val="007A382B"/>
  </w:style>
  <w:style w:type="character" w:customStyle="1" w:styleId="ListLabel1">
    <w:name w:val="ListLabel 1"/>
    <w:qFormat/>
    <w:rsid w:val="007A382B"/>
    <w:rPr>
      <w:sz w:val="16"/>
      <w:szCs w:val="16"/>
    </w:rPr>
  </w:style>
  <w:style w:type="character" w:customStyle="1" w:styleId="ListLabel2">
    <w:name w:val="ListLabel 2"/>
    <w:qFormat/>
    <w:rsid w:val="007A382B"/>
    <w:rPr>
      <w:rFonts w:cs="Courier New"/>
    </w:rPr>
  </w:style>
  <w:style w:type="character" w:customStyle="1" w:styleId="ListLabel3">
    <w:name w:val="ListLabel 3"/>
    <w:qFormat/>
    <w:rsid w:val="007A382B"/>
    <w:rPr>
      <w:rFonts w:cs="Courier New"/>
    </w:rPr>
  </w:style>
  <w:style w:type="character" w:customStyle="1" w:styleId="ListLabel4">
    <w:name w:val="ListLabel 4"/>
    <w:qFormat/>
    <w:rsid w:val="007A382B"/>
    <w:rPr>
      <w:rFonts w:cs="Courier New"/>
    </w:rPr>
  </w:style>
  <w:style w:type="character" w:customStyle="1" w:styleId="ListLabel5">
    <w:name w:val="ListLabel 5"/>
    <w:qFormat/>
    <w:rsid w:val="007A382B"/>
    <w:rPr>
      <w:rFonts w:cs="Courier New"/>
    </w:rPr>
  </w:style>
  <w:style w:type="character" w:customStyle="1" w:styleId="ListLabel6">
    <w:name w:val="ListLabel 6"/>
    <w:qFormat/>
    <w:rsid w:val="007A382B"/>
    <w:rPr>
      <w:rFonts w:cs="Courier New"/>
    </w:rPr>
  </w:style>
  <w:style w:type="character" w:customStyle="1" w:styleId="ListLabel7">
    <w:name w:val="ListLabel 7"/>
    <w:qFormat/>
    <w:rsid w:val="007A382B"/>
    <w:rPr>
      <w:rFonts w:cs="Courier New"/>
    </w:rPr>
  </w:style>
  <w:style w:type="character" w:customStyle="1" w:styleId="ListLabel8">
    <w:name w:val="ListLabel 8"/>
    <w:qFormat/>
    <w:rsid w:val="007A382B"/>
    <w:rPr>
      <w:rFonts w:cs="Courier New"/>
    </w:rPr>
  </w:style>
  <w:style w:type="character" w:customStyle="1" w:styleId="ListLabel9">
    <w:name w:val="ListLabel 9"/>
    <w:qFormat/>
    <w:rsid w:val="007A382B"/>
    <w:rPr>
      <w:rFonts w:cs="Courier New"/>
    </w:rPr>
  </w:style>
  <w:style w:type="character" w:customStyle="1" w:styleId="ListLabel10">
    <w:name w:val="ListLabel 10"/>
    <w:qFormat/>
    <w:rsid w:val="007A382B"/>
    <w:rPr>
      <w:sz w:val="16"/>
      <w:szCs w:val="16"/>
    </w:rPr>
  </w:style>
  <w:style w:type="character" w:customStyle="1" w:styleId="ListLabel11">
    <w:name w:val="ListLabel 11"/>
    <w:qFormat/>
    <w:rsid w:val="007A382B"/>
    <w:rPr>
      <w:rFonts w:cs="Courier New"/>
    </w:rPr>
  </w:style>
  <w:style w:type="character" w:customStyle="1" w:styleId="ListLabel12">
    <w:name w:val="ListLabel 12"/>
    <w:qFormat/>
    <w:rsid w:val="007A382B"/>
    <w:rPr>
      <w:rFonts w:cs="Courier New"/>
    </w:rPr>
  </w:style>
  <w:style w:type="character" w:customStyle="1" w:styleId="ListLabel13">
    <w:name w:val="ListLabel 13"/>
    <w:qFormat/>
    <w:rsid w:val="007A382B"/>
    <w:rPr>
      <w:rFonts w:cs="Courier New"/>
    </w:rPr>
  </w:style>
  <w:style w:type="character" w:customStyle="1" w:styleId="ListLabel14">
    <w:name w:val="ListLabel 14"/>
    <w:qFormat/>
    <w:rsid w:val="007A382B"/>
    <w:rPr>
      <w:rFonts w:cs="Courier New"/>
    </w:rPr>
  </w:style>
  <w:style w:type="character" w:customStyle="1" w:styleId="ListLabel15">
    <w:name w:val="ListLabel 15"/>
    <w:qFormat/>
    <w:rsid w:val="007A382B"/>
    <w:rPr>
      <w:rFonts w:cs="Courier New"/>
    </w:rPr>
  </w:style>
  <w:style w:type="character" w:customStyle="1" w:styleId="ListLabel16">
    <w:name w:val="ListLabel 16"/>
    <w:qFormat/>
    <w:rsid w:val="007A382B"/>
    <w:rPr>
      <w:rFonts w:cs="Courier New"/>
    </w:rPr>
  </w:style>
  <w:style w:type="character" w:customStyle="1" w:styleId="ListLabel17">
    <w:name w:val="ListLabel 17"/>
    <w:qFormat/>
    <w:rsid w:val="007A382B"/>
    <w:rPr>
      <w:sz w:val="16"/>
      <w:szCs w:val="16"/>
    </w:rPr>
  </w:style>
  <w:style w:type="character" w:customStyle="1" w:styleId="ListLabel18">
    <w:name w:val="ListLabel 18"/>
    <w:qFormat/>
    <w:rsid w:val="007A382B"/>
    <w:rPr>
      <w:rFonts w:cs="Courier New"/>
    </w:rPr>
  </w:style>
  <w:style w:type="character" w:customStyle="1" w:styleId="ListLabel19">
    <w:name w:val="ListLabel 19"/>
    <w:qFormat/>
    <w:rsid w:val="007A382B"/>
    <w:rPr>
      <w:rFonts w:cs="Courier New"/>
    </w:rPr>
  </w:style>
  <w:style w:type="character" w:customStyle="1" w:styleId="ListLabel20">
    <w:name w:val="ListLabel 20"/>
    <w:qFormat/>
    <w:rsid w:val="007A382B"/>
    <w:rPr>
      <w:rFonts w:cs="Courier New"/>
    </w:rPr>
  </w:style>
  <w:style w:type="character" w:customStyle="1" w:styleId="ListLabel21">
    <w:name w:val="ListLabel 21"/>
    <w:qFormat/>
    <w:rsid w:val="007A382B"/>
    <w:rPr>
      <w:i w:val="0"/>
      <w:iCs w:val="0"/>
      <w:caps w:val="0"/>
      <w:smallCaps w:val="0"/>
      <w:strike w:val="0"/>
      <w:dstrike w:val="0"/>
      <w:vanish w:val="0"/>
      <w:color w:val="000000"/>
      <w:spacing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7A382B"/>
    <w:rPr>
      <w:rFonts w:cs="Courier New"/>
    </w:rPr>
  </w:style>
  <w:style w:type="character" w:customStyle="1" w:styleId="ListLabel23">
    <w:name w:val="ListLabel 23"/>
    <w:qFormat/>
    <w:rsid w:val="007A382B"/>
    <w:rPr>
      <w:rFonts w:cs="Courier New"/>
    </w:rPr>
  </w:style>
  <w:style w:type="character" w:customStyle="1" w:styleId="ListLabel24">
    <w:name w:val="ListLabel 24"/>
    <w:qFormat/>
    <w:rsid w:val="007A382B"/>
    <w:rPr>
      <w:rFonts w:cs="Courier New"/>
    </w:rPr>
  </w:style>
  <w:style w:type="character" w:customStyle="1" w:styleId="ListLabel25">
    <w:name w:val="ListLabel 25"/>
    <w:qFormat/>
    <w:rsid w:val="007A382B"/>
    <w:rPr>
      <w:rFonts w:cs="Courier New"/>
    </w:rPr>
  </w:style>
  <w:style w:type="character" w:customStyle="1" w:styleId="ListLabel26">
    <w:name w:val="ListLabel 26"/>
    <w:qFormat/>
    <w:rsid w:val="007A382B"/>
    <w:rPr>
      <w:rFonts w:cs="Courier New"/>
    </w:rPr>
  </w:style>
  <w:style w:type="character" w:customStyle="1" w:styleId="ListLabel27">
    <w:name w:val="ListLabel 27"/>
    <w:qFormat/>
    <w:rsid w:val="007A382B"/>
    <w:rPr>
      <w:rFonts w:cs="Courier New"/>
    </w:rPr>
  </w:style>
  <w:style w:type="character" w:customStyle="1" w:styleId="ListLabel28">
    <w:name w:val="ListLabel 28"/>
    <w:qFormat/>
    <w:rsid w:val="007A382B"/>
    <w:rPr>
      <w:rFonts w:cs="Courier New"/>
    </w:rPr>
  </w:style>
  <w:style w:type="character" w:customStyle="1" w:styleId="ListLabel29">
    <w:name w:val="ListLabel 29"/>
    <w:qFormat/>
    <w:rsid w:val="007A382B"/>
    <w:rPr>
      <w:rFonts w:cs="Courier New"/>
    </w:rPr>
  </w:style>
  <w:style w:type="character" w:customStyle="1" w:styleId="ListLabel30">
    <w:name w:val="ListLabel 30"/>
    <w:qFormat/>
    <w:rsid w:val="007A382B"/>
    <w:rPr>
      <w:rFonts w:cs="Courier New"/>
    </w:rPr>
  </w:style>
  <w:style w:type="character" w:customStyle="1" w:styleId="ListLabel31">
    <w:name w:val="ListLabel 31"/>
    <w:qFormat/>
    <w:rsid w:val="007A382B"/>
    <w:rPr>
      <w:sz w:val="20"/>
      <w:szCs w:val="20"/>
    </w:rPr>
  </w:style>
  <w:style w:type="character" w:customStyle="1" w:styleId="ListLabel32">
    <w:name w:val="ListLabel 32"/>
    <w:qFormat/>
    <w:rsid w:val="007A382B"/>
    <w:rPr>
      <w:rFonts w:cs="Courier New"/>
    </w:rPr>
  </w:style>
  <w:style w:type="character" w:customStyle="1" w:styleId="ListLabel33">
    <w:name w:val="ListLabel 33"/>
    <w:qFormat/>
    <w:rsid w:val="007A382B"/>
    <w:rPr>
      <w:rFonts w:cs="Courier New"/>
    </w:rPr>
  </w:style>
  <w:style w:type="character" w:customStyle="1" w:styleId="ListLabel34">
    <w:name w:val="ListLabel 34"/>
    <w:qFormat/>
    <w:rsid w:val="007A382B"/>
    <w:rPr>
      <w:rFonts w:cs="Courier New"/>
    </w:rPr>
  </w:style>
  <w:style w:type="character" w:customStyle="1" w:styleId="ListLabel35">
    <w:name w:val="ListLabel 35"/>
    <w:qFormat/>
    <w:rsid w:val="007A382B"/>
    <w:rPr>
      <w:rFonts w:cs="Courier New"/>
    </w:rPr>
  </w:style>
  <w:style w:type="character" w:customStyle="1" w:styleId="ListLabel36">
    <w:name w:val="ListLabel 36"/>
    <w:qFormat/>
    <w:rsid w:val="007A382B"/>
    <w:rPr>
      <w:rFonts w:cs="Courier New"/>
    </w:rPr>
  </w:style>
  <w:style w:type="character" w:customStyle="1" w:styleId="ListLabel37">
    <w:name w:val="ListLabel 37"/>
    <w:qFormat/>
    <w:rsid w:val="007A382B"/>
    <w:rPr>
      <w:rFonts w:cs="Courier New"/>
    </w:rPr>
  </w:style>
  <w:style w:type="character" w:customStyle="1" w:styleId="ListLabel38">
    <w:name w:val="ListLabel 38"/>
    <w:qFormat/>
    <w:rsid w:val="007A382B"/>
    <w:rPr>
      <w:rFonts w:cs="Courier New"/>
    </w:rPr>
  </w:style>
  <w:style w:type="character" w:customStyle="1" w:styleId="ListLabel39">
    <w:name w:val="ListLabel 39"/>
    <w:qFormat/>
    <w:rsid w:val="007A382B"/>
    <w:rPr>
      <w:rFonts w:cs="Courier New"/>
    </w:rPr>
  </w:style>
  <w:style w:type="character" w:customStyle="1" w:styleId="ListLabel40">
    <w:name w:val="ListLabel 40"/>
    <w:qFormat/>
    <w:rsid w:val="007A382B"/>
    <w:rPr>
      <w:rFonts w:cs="Courier New"/>
    </w:rPr>
  </w:style>
  <w:style w:type="character" w:customStyle="1" w:styleId="ListLabel41">
    <w:name w:val="ListLabel 41"/>
    <w:qFormat/>
    <w:rsid w:val="007A382B"/>
    <w:rPr>
      <w:sz w:val="16"/>
      <w:szCs w:val="16"/>
    </w:rPr>
  </w:style>
  <w:style w:type="character" w:customStyle="1" w:styleId="ListLabel42">
    <w:name w:val="ListLabel 42"/>
    <w:qFormat/>
    <w:rsid w:val="007A382B"/>
    <w:rPr>
      <w:rFonts w:cs="Courier New"/>
    </w:rPr>
  </w:style>
  <w:style w:type="character" w:customStyle="1" w:styleId="ListLabel43">
    <w:name w:val="ListLabel 43"/>
    <w:qFormat/>
    <w:rsid w:val="007A382B"/>
    <w:rPr>
      <w:rFonts w:cs="Courier New"/>
    </w:rPr>
  </w:style>
  <w:style w:type="character" w:customStyle="1" w:styleId="ListLabel44">
    <w:name w:val="ListLabel 44"/>
    <w:qFormat/>
    <w:rsid w:val="007A382B"/>
    <w:rPr>
      <w:rFonts w:cs="Courier New"/>
    </w:rPr>
  </w:style>
  <w:style w:type="character" w:customStyle="1" w:styleId="ListLabel45">
    <w:name w:val="ListLabel 45"/>
    <w:qFormat/>
    <w:rsid w:val="007A382B"/>
    <w:rPr>
      <w:sz w:val="16"/>
      <w:szCs w:val="16"/>
    </w:rPr>
  </w:style>
  <w:style w:type="character" w:customStyle="1" w:styleId="ListLabel46">
    <w:name w:val="ListLabel 46"/>
    <w:qFormat/>
    <w:rsid w:val="007A382B"/>
    <w:rPr>
      <w:rFonts w:cs="Courier New"/>
    </w:rPr>
  </w:style>
  <w:style w:type="character" w:customStyle="1" w:styleId="ListLabel47">
    <w:name w:val="ListLabel 47"/>
    <w:qFormat/>
    <w:rsid w:val="007A382B"/>
    <w:rPr>
      <w:rFonts w:cs="Courier New"/>
    </w:rPr>
  </w:style>
  <w:style w:type="character" w:customStyle="1" w:styleId="ListLabel48">
    <w:name w:val="ListLabel 48"/>
    <w:qFormat/>
    <w:rsid w:val="007A382B"/>
    <w:rPr>
      <w:rFonts w:cs="Courier New"/>
    </w:rPr>
  </w:style>
  <w:style w:type="character" w:customStyle="1" w:styleId="ListLabel49">
    <w:name w:val="ListLabel 49"/>
    <w:qFormat/>
    <w:rsid w:val="007A382B"/>
    <w:rPr>
      <w:i w:val="0"/>
      <w:iCs w:val="0"/>
      <w:caps w:val="0"/>
      <w:smallCaps w:val="0"/>
      <w:strike w:val="0"/>
      <w:dstrike w:val="0"/>
      <w:vanish w:val="0"/>
      <w:color w:val="000000"/>
      <w:spacing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0">
    <w:name w:val="ListLabel 50"/>
    <w:qFormat/>
    <w:rsid w:val="007A382B"/>
    <w:rPr>
      <w:sz w:val="16"/>
      <w:szCs w:val="16"/>
    </w:rPr>
  </w:style>
  <w:style w:type="character" w:customStyle="1" w:styleId="ListLabel51">
    <w:name w:val="ListLabel 51"/>
    <w:qFormat/>
    <w:rsid w:val="007A382B"/>
    <w:rPr>
      <w:rFonts w:cs="Courier New"/>
    </w:rPr>
  </w:style>
  <w:style w:type="character" w:customStyle="1" w:styleId="ListLabel52">
    <w:name w:val="ListLabel 52"/>
    <w:qFormat/>
    <w:rsid w:val="007A382B"/>
    <w:rPr>
      <w:rFonts w:cs="Courier New"/>
    </w:rPr>
  </w:style>
  <w:style w:type="character" w:customStyle="1" w:styleId="ListLabel53">
    <w:name w:val="ListLabel 53"/>
    <w:qFormat/>
    <w:rsid w:val="007A382B"/>
    <w:rPr>
      <w:rFonts w:cs="Courier New"/>
    </w:rPr>
  </w:style>
  <w:style w:type="character" w:customStyle="1" w:styleId="ListLabel54">
    <w:name w:val="ListLabel 54"/>
    <w:qFormat/>
    <w:rsid w:val="007A382B"/>
    <w:rPr>
      <w:rFonts w:cs="Courier New"/>
    </w:rPr>
  </w:style>
  <w:style w:type="character" w:customStyle="1" w:styleId="ListLabel55">
    <w:name w:val="ListLabel 55"/>
    <w:qFormat/>
    <w:rsid w:val="007A382B"/>
    <w:rPr>
      <w:rFonts w:cs="Courier New"/>
    </w:rPr>
  </w:style>
  <w:style w:type="character" w:customStyle="1" w:styleId="ListLabel56">
    <w:name w:val="ListLabel 56"/>
    <w:qFormat/>
    <w:rsid w:val="007A382B"/>
    <w:rPr>
      <w:rFonts w:ascii="Times New Roman" w:hAnsi="Times New Roman" w:cs="Times New Roman"/>
      <w:b/>
      <w:bCs w:val="0"/>
      <w:i w:val="0"/>
      <w:iCs w:val="0"/>
      <w:caps w:val="0"/>
      <w:smallCaps w:val="0"/>
      <w:strike w:val="0"/>
      <w:dstrike w:val="0"/>
      <w:vanish w:val="0"/>
      <w:color w:val="000000"/>
      <w:spacing w:val="0"/>
      <w:w w:val="10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7">
    <w:name w:val="ListLabel 57"/>
    <w:qFormat/>
    <w:rsid w:val="007A382B"/>
    <w:rPr>
      <w:rFonts w:ascii="Times New Roman" w:hAnsi="Times New Roman"/>
      <w:sz w:val="20"/>
      <w:szCs w:val="24"/>
    </w:rPr>
  </w:style>
  <w:style w:type="character" w:customStyle="1" w:styleId="ListLabel58">
    <w:name w:val="ListLabel 58"/>
    <w:qFormat/>
    <w:rsid w:val="007A382B"/>
    <w:rPr>
      <w:i w:val="0"/>
    </w:rPr>
  </w:style>
  <w:style w:type="character" w:customStyle="1" w:styleId="IndexLink">
    <w:name w:val="Index Link"/>
    <w:qFormat/>
    <w:rsid w:val="007A382B"/>
  </w:style>
  <w:style w:type="character" w:customStyle="1" w:styleId="ListLabel59">
    <w:name w:val="ListLabel 59"/>
    <w:qFormat/>
    <w:rsid w:val="007A382B"/>
    <w:rPr>
      <w:rFonts w:ascii="Times New Roman" w:hAnsi="Times New Roman" w:cs="Times New Roman"/>
      <w:b/>
      <w:bCs w:val="0"/>
      <w:i w:val="0"/>
      <w:iCs w:val="0"/>
      <w:caps w:val="0"/>
      <w:smallCaps w:val="0"/>
      <w:strike w:val="0"/>
      <w:dstrike w:val="0"/>
      <w:vanish w:val="0"/>
      <w:color w:val="000000"/>
      <w:spacing w:val="0"/>
      <w:w w:val="10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0">
    <w:name w:val="ListLabel 60"/>
    <w:qFormat/>
    <w:rsid w:val="007A382B"/>
    <w:rPr>
      <w:sz w:val="20"/>
      <w:szCs w:val="24"/>
    </w:rPr>
  </w:style>
  <w:style w:type="character" w:customStyle="1" w:styleId="ListLabel61">
    <w:name w:val="ListLabel 61"/>
    <w:qFormat/>
    <w:rsid w:val="007A382B"/>
    <w:rPr>
      <w:rFonts w:cs="Symbol"/>
    </w:rPr>
  </w:style>
  <w:style w:type="character" w:customStyle="1" w:styleId="ListLabel62">
    <w:name w:val="ListLabel 62"/>
    <w:qFormat/>
    <w:rsid w:val="007A382B"/>
    <w:rPr>
      <w:rFonts w:cs="Wingdings"/>
      <w:sz w:val="16"/>
      <w:szCs w:val="16"/>
    </w:rPr>
  </w:style>
  <w:style w:type="character" w:customStyle="1" w:styleId="ListLabel63">
    <w:name w:val="ListLabel 63"/>
    <w:qFormat/>
    <w:rsid w:val="007A382B"/>
    <w:rPr>
      <w:rFonts w:cs="Wingdings"/>
    </w:rPr>
  </w:style>
  <w:style w:type="character" w:customStyle="1" w:styleId="ListLabel64">
    <w:name w:val="ListLabel 64"/>
    <w:qFormat/>
    <w:rsid w:val="007A382B"/>
    <w:rPr>
      <w:rFonts w:cs="Symbol"/>
    </w:rPr>
  </w:style>
  <w:style w:type="character" w:customStyle="1" w:styleId="ListLabel65">
    <w:name w:val="ListLabel 65"/>
    <w:qFormat/>
    <w:rsid w:val="007A382B"/>
    <w:rPr>
      <w:rFonts w:cs="Courier New"/>
    </w:rPr>
  </w:style>
  <w:style w:type="character" w:customStyle="1" w:styleId="ListLabel66">
    <w:name w:val="ListLabel 66"/>
    <w:qFormat/>
    <w:rsid w:val="007A382B"/>
    <w:rPr>
      <w:rFonts w:cs="Wingdings"/>
    </w:rPr>
  </w:style>
  <w:style w:type="character" w:customStyle="1" w:styleId="ListLabel67">
    <w:name w:val="ListLabel 67"/>
    <w:qFormat/>
    <w:rsid w:val="007A382B"/>
    <w:rPr>
      <w:rFonts w:cs="Symbol"/>
    </w:rPr>
  </w:style>
  <w:style w:type="character" w:customStyle="1" w:styleId="ListLabel68">
    <w:name w:val="ListLabel 68"/>
    <w:qFormat/>
    <w:rsid w:val="007A382B"/>
    <w:rPr>
      <w:rFonts w:cs="Courier New"/>
    </w:rPr>
  </w:style>
  <w:style w:type="character" w:customStyle="1" w:styleId="ListLabel69">
    <w:name w:val="ListLabel 69"/>
    <w:qFormat/>
    <w:rsid w:val="007A382B"/>
    <w:rPr>
      <w:rFonts w:cs="Wingdings"/>
    </w:rPr>
  </w:style>
  <w:style w:type="character" w:customStyle="1" w:styleId="ListLabel70">
    <w:name w:val="ListLabel 70"/>
    <w:qFormat/>
    <w:rsid w:val="007A382B"/>
    <w:rPr>
      <w:rFonts w:cs="Symbol"/>
    </w:rPr>
  </w:style>
  <w:style w:type="character" w:customStyle="1" w:styleId="ListLabel71">
    <w:name w:val="ListLabel 71"/>
    <w:qFormat/>
    <w:rsid w:val="007A382B"/>
    <w:rPr>
      <w:rFonts w:cs="Courier New"/>
    </w:rPr>
  </w:style>
  <w:style w:type="character" w:customStyle="1" w:styleId="ListLabel72">
    <w:name w:val="ListLabel 72"/>
    <w:qFormat/>
    <w:rsid w:val="007A382B"/>
    <w:rPr>
      <w:rFonts w:cs="Wingdings"/>
    </w:rPr>
  </w:style>
  <w:style w:type="character" w:customStyle="1" w:styleId="ListLabel73">
    <w:name w:val="ListLabel 73"/>
    <w:qFormat/>
    <w:rsid w:val="007A382B"/>
    <w:rPr>
      <w:rFonts w:cs="Symbol"/>
    </w:rPr>
  </w:style>
  <w:style w:type="character" w:customStyle="1" w:styleId="ListLabel74">
    <w:name w:val="ListLabel 74"/>
    <w:qFormat/>
    <w:rsid w:val="007A382B"/>
    <w:rPr>
      <w:rFonts w:cs="Courier New"/>
    </w:rPr>
  </w:style>
  <w:style w:type="character" w:customStyle="1" w:styleId="ListLabel75">
    <w:name w:val="ListLabel 75"/>
    <w:qFormat/>
    <w:rsid w:val="007A382B"/>
    <w:rPr>
      <w:rFonts w:cs="Wingdings"/>
    </w:rPr>
  </w:style>
  <w:style w:type="character" w:customStyle="1" w:styleId="ListLabel76">
    <w:name w:val="ListLabel 76"/>
    <w:qFormat/>
    <w:rsid w:val="007A382B"/>
    <w:rPr>
      <w:rFonts w:cs="Symbol"/>
    </w:rPr>
  </w:style>
  <w:style w:type="character" w:customStyle="1" w:styleId="ListLabel77">
    <w:name w:val="ListLabel 77"/>
    <w:qFormat/>
    <w:rsid w:val="007A382B"/>
    <w:rPr>
      <w:rFonts w:cs="Courier New"/>
    </w:rPr>
  </w:style>
  <w:style w:type="character" w:customStyle="1" w:styleId="ListLabel78">
    <w:name w:val="ListLabel 78"/>
    <w:qFormat/>
    <w:rsid w:val="007A382B"/>
    <w:rPr>
      <w:rFonts w:cs="Wingdings"/>
    </w:rPr>
  </w:style>
  <w:style w:type="character" w:customStyle="1" w:styleId="ListLabel79">
    <w:name w:val="ListLabel 79"/>
    <w:qFormat/>
    <w:rsid w:val="007A382B"/>
    <w:rPr>
      <w:rFonts w:cs="Wingdings"/>
    </w:rPr>
  </w:style>
  <w:style w:type="character" w:customStyle="1" w:styleId="ListLabel80">
    <w:name w:val="ListLabel 80"/>
    <w:qFormat/>
    <w:rsid w:val="007A382B"/>
    <w:rPr>
      <w:rFonts w:cs="Courier New"/>
    </w:rPr>
  </w:style>
  <w:style w:type="character" w:customStyle="1" w:styleId="ListLabel81">
    <w:name w:val="ListLabel 81"/>
    <w:qFormat/>
    <w:rsid w:val="007A382B"/>
    <w:rPr>
      <w:rFonts w:cs="Wingdings"/>
    </w:rPr>
  </w:style>
  <w:style w:type="character" w:customStyle="1" w:styleId="ListLabel82">
    <w:name w:val="ListLabel 82"/>
    <w:qFormat/>
    <w:rsid w:val="007A382B"/>
    <w:rPr>
      <w:rFonts w:cs="Symbol"/>
    </w:rPr>
  </w:style>
  <w:style w:type="character" w:customStyle="1" w:styleId="ListLabel83">
    <w:name w:val="ListLabel 83"/>
    <w:qFormat/>
    <w:rsid w:val="007A382B"/>
    <w:rPr>
      <w:rFonts w:cs="Courier New"/>
    </w:rPr>
  </w:style>
  <w:style w:type="character" w:customStyle="1" w:styleId="ListLabel84">
    <w:name w:val="ListLabel 84"/>
    <w:qFormat/>
    <w:rsid w:val="007A382B"/>
    <w:rPr>
      <w:rFonts w:cs="Wingdings"/>
    </w:rPr>
  </w:style>
  <w:style w:type="character" w:customStyle="1" w:styleId="ListLabel85">
    <w:name w:val="ListLabel 85"/>
    <w:qFormat/>
    <w:rsid w:val="007A382B"/>
    <w:rPr>
      <w:rFonts w:cs="Symbol"/>
    </w:rPr>
  </w:style>
  <w:style w:type="character" w:customStyle="1" w:styleId="ListLabel86">
    <w:name w:val="ListLabel 86"/>
    <w:qFormat/>
    <w:rsid w:val="007A382B"/>
    <w:rPr>
      <w:rFonts w:cs="Courier New"/>
    </w:rPr>
  </w:style>
  <w:style w:type="character" w:customStyle="1" w:styleId="ListLabel87">
    <w:name w:val="ListLabel 87"/>
    <w:qFormat/>
    <w:rsid w:val="007A382B"/>
    <w:rPr>
      <w:rFonts w:cs="Wingdings"/>
    </w:rPr>
  </w:style>
  <w:style w:type="character" w:customStyle="1" w:styleId="ListLabel88">
    <w:name w:val="ListLabel 88"/>
    <w:qFormat/>
    <w:rsid w:val="007A382B"/>
    <w:rPr>
      <w:rFonts w:cs="Courier New"/>
    </w:rPr>
  </w:style>
  <w:style w:type="character" w:customStyle="1" w:styleId="ListLabel89">
    <w:name w:val="ListLabel 89"/>
    <w:qFormat/>
    <w:rsid w:val="007A382B"/>
    <w:rPr>
      <w:rFonts w:cs="Wingdings"/>
    </w:rPr>
  </w:style>
  <w:style w:type="character" w:customStyle="1" w:styleId="ListLabel90">
    <w:name w:val="ListLabel 90"/>
    <w:qFormat/>
    <w:rsid w:val="007A382B"/>
    <w:rPr>
      <w:rFonts w:cs="Symbol"/>
    </w:rPr>
  </w:style>
  <w:style w:type="character" w:customStyle="1" w:styleId="ListLabel91">
    <w:name w:val="ListLabel 91"/>
    <w:qFormat/>
    <w:rsid w:val="007A382B"/>
    <w:rPr>
      <w:rFonts w:cs="Courier New"/>
    </w:rPr>
  </w:style>
  <w:style w:type="character" w:customStyle="1" w:styleId="ListLabel92">
    <w:name w:val="ListLabel 92"/>
    <w:qFormat/>
    <w:rsid w:val="007A382B"/>
    <w:rPr>
      <w:rFonts w:cs="Wingdings"/>
    </w:rPr>
  </w:style>
  <w:style w:type="character" w:customStyle="1" w:styleId="ListLabel93">
    <w:name w:val="ListLabel 93"/>
    <w:qFormat/>
    <w:rsid w:val="007A382B"/>
    <w:rPr>
      <w:rFonts w:cs="Symbol"/>
    </w:rPr>
  </w:style>
  <w:style w:type="character" w:customStyle="1" w:styleId="ListLabel94">
    <w:name w:val="ListLabel 94"/>
    <w:qFormat/>
    <w:rsid w:val="007A382B"/>
    <w:rPr>
      <w:rFonts w:cs="Courier New"/>
    </w:rPr>
  </w:style>
  <w:style w:type="character" w:customStyle="1" w:styleId="ListLabel95">
    <w:name w:val="ListLabel 95"/>
    <w:qFormat/>
    <w:rsid w:val="007A382B"/>
    <w:rPr>
      <w:rFonts w:cs="Wingdings"/>
    </w:rPr>
  </w:style>
  <w:style w:type="character" w:customStyle="1" w:styleId="ListLabel96">
    <w:name w:val="ListLabel 96"/>
    <w:qFormat/>
    <w:rsid w:val="007A382B"/>
    <w:rPr>
      <w:rFonts w:cs="Times New Roman"/>
      <w:b/>
      <w:bCs w:val="0"/>
      <w:i w:val="0"/>
      <w:iCs w:val="0"/>
      <w:caps w:val="0"/>
      <w:smallCaps w:val="0"/>
      <w:strike w:val="0"/>
      <w:dstrike w:val="0"/>
      <w:vanish w:val="0"/>
      <w:color w:val="000000"/>
      <w:spacing w:val="0"/>
      <w:w w:val="10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97">
    <w:name w:val="ListLabel 97"/>
    <w:qFormat/>
    <w:rsid w:val="007A382B"/>
    <w:rPr>
      <w:sz w:val="20"/>
      <w:szCs w:val="24"/>
    </w:rPr>
  </w:style>
  <w:style w:type="character" w:customStyle="1" w:styleId="ListLabel98">
    <w:name w:val="ListLabel 98"/>
    <w:qFormat/>
    <w:rsid w:val="007A382B"/>
    <w:rPr>
      <w:b w:val="0"/>
      <w:i w:val="0"/>
      <w:sz w:val="32"/>
      <w:szCs w:val="24"/>
    </w:rPr>
  </w:style>
  <w:style w:type="character" w:customStyle="1" w:styleId="ListLabel99">
    <w:name w:val="ListLabel 99"/>
    <w:qFormat/>
    <w:rsid w:val="007A382B"/>
    <w:rPr>
      <w:rFonts w:cs="Symbol"/>
    </w:rPr>
  </w:style>
  <w:style w:type="character" w:customStyle="1" w:styleId="ListLabel100">
    <w:name w:val="ListLabel 100"/>
    <w:qFormat/>
    <w:rsid w:val="007A382B"/>
    <w:rPr>
      <w:i w:val="0"/>
    </w:rPr>
  </w:style>
  <w:style w:type="character" w:customStyle="1" w:styleId="ListLabel101">
    <w:name w:val="ListLabel 101"/>
    <w:qFormat/>
    <w:rsid w:val="007A382B"/>
    <w:rPr>
      <w:i w:val="0"/>
    </w:rPr>
  </w:style>
  <w:style w:type="character" w:customStyle="1" w:styleId="ListLabel102">
    <w:name w:val="ListLabel 102"/>
    <w:qFormat/>
    <w:rsid w:val="007A382B"/>
    <w:rPr>
      <w:rFonts w:cs="Courier New"/>
    </w:rPr>
  </w:style>
  <w:style w:type="character" w:customStyle="1" w:styleId="ListLabel103">
    <w:name w:val="ListLabel 103"/>
    <w:qFormat/>
    <w:rsid w:val="007A382B"/>
    <w:rPr>
      <w:rFonts w:cs="Courier New"/>
    </w:rPr>
  </w:style>
  <w:style w:type="character" w:customStyle="1" w:styleId="ListLabel104">
    <w:name w:val="ListLabel 104"/>
    <w:qFormat/>
    <w:rsid w:val="007A382B"/>
    <w:rPr>
      <w:rFonts w:cs="Courier New"/>
    </w:rPr>
  </w:style>
  <w:style w:type="character" w:customStyle="1" w:styleId="ListLabel105">
    <w:name w:val="ListLabel 105"/>
    <w:qFormat/>
    <w:rsid w:val="007A382B"/>
    <w:rPr>
      <w:b w:val="0"/>
    </w:rPr>
  </w:style>
  <w:style w:type="character" w:customStyle="1" w:styleId="ListLabel106">
    <w:name w:val="ListLabel 106"/>
    <w:qFormat/>
    <w:rsid w:val="007A382B"/>
    <w:rPr>
      <w:rFonts w:ascii="Times New Roman" w:hAnsi="Times New Roman"/>
      <w:sz w:val="24"/>
      <w:szCs w:val="22"/>
    </w:rPr>
  </w:style>
  <w:style w:type="character" w:customStyle="1" w:styleId="ListLabel107">
    <w:name w:val="ListLabel 107"/>
    <w:qFormat/>
    <w:rsid w:val="007A382B"/>
    <w:rPr>
      <w:rFonts w:cs="Courier New"/>
    </w:rPr>
  </w:style>
  <w:style w:type="character" w:customStyle="1" w:styleId="ListLabel108">
    <w:name w:val="ListLabel 108"/>
    <w:qFormat/>
    <w:rsid w:val="007A382B"/>
    <w:rPr>
      <w:rFonts w:cs="Courier New"/>
    </w:rPr>
  </w:style>
  <w:style w:type="character" w:customStyle="1" w:styleId="ListLabel109">
    <w:name w:val="ListLabel 109"/>
    <w:qFormat/>
    <w:rsid w:val="007A382B"/>
    <w:rPr>
      <w:rFonts w:cs="Courier New"/>
    </w:rPr>
  </w:style>
  <w:style w:type="character" w:customStyle="1" w:styleId="ListLabel110">
    <w:name w:val="ListLabel 110"/>
    <w:qFormat/>
    <w:rsid w:val="007A382B"/>
    <w:rPr>
      <w:rFonts w:cs="Courier New"/>
    </w:rPr>
  </w:style>
  <w:style w:type="character" w:customStyle="1" w:styleId="ListLabel111">
    <w:name w:val="ListLabel 111"/>
    <w:qFormat/>
    <w:rsid w:val="007A382B"/>
    <w:rPr>
      <w:rFonts w:cs="Courier New"/>
    </w:rPr>
  </w:style>
  <w:style w:type="character" w:customStyle="1" w:styleId="ListLabel112">
    <w:name w:val="ListLabel 112"/>
    <w:qFormat/>
    <w:rsid w:val="007A382B"/>
    <w:rPr>
      <w:rFonts w:cs="Courier New"/>
    </w:rPr>
  </w:style>
  <w:style w:type="character" w:customStyle="1" w:styleId="ListLabel113">
    <w:name w:val="ListLabel 113"/>
    <w:qFormat/>
    <w:rsid w:val="007A382B"/>
    <w:rPr>
      <w:rFonts w:ascii="Times New Roman" w:hAnsi="Times New Roman" w:cs="Times New Roman"/>
      <w:b/>
      <w:bCs w:val="0"/>
      <w:i w:val="0"/>
      <w:iCs w:val="0"/>
      <w:caps w:val="0"/>
      <w:smallCaps w:val="0"/>
      <w:strike w:val="0"/>
      <w:dstrike w:val="0"/>
      <w:vanish w:val="0"/>
      <w:color w:val="000000"/>
      <w:spacing w:val="0"/>
      <w:w w:val="10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14">
    <w:name w:val="ListLabel 114"/>
    <w:qFormat/>
    <w:rsid w:val="007A382B"/>
    <w:rPr>
      <w:sz w:val="20"/>
      <w:szCs w:val="24"/>
    </w:rPr>
  </w:style>
  <w:style w:type="character" w:customStyle="1" w:styleId="ListLabel115">
    <w:name w:val="ListLabel 115"/>
    <w:qFormat/>
    <w:rsid w:val="007A382B"/>
    <w:rPr>
      <w:rFonts w:cs="Times New Roman"/>
      <w:b/>
      <w:bCs w:val="0"/>
      <w:i w:val="0"/>
      <w:iCs w:val="0"/>
      <w:caps w:val="0"/>
      <w:smallCaps w:val="0"/>
      <w:strike w:val="0"/>
      <w:dstrike w:val="0"/>
      <w:vanish w:val="0"/>
      <w:color w:val="000000"/>
      <w:spacing w:val="0"/>
      <w:w w:val="10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16">
    <w:name w:val="ListLabel 116"/>
    <w:qFormat/>
    <w:rsid w:val="007A382B"/>
    <w:rPr>
      <w:sz w:val="20"/>
      <w:szCs w:val="24"/>
    </w:rPr>
  </w:style>
  <w:style w:type="paragraph" w:customStyle="1" w:styleId="BodyText1">
    <w:name w:val="Body Text1"/>
    <w:basedOn w:val="Normal"/>
    <w:rsid w:val="007A382B"/>
    <w:pPr>
      <w:widowControl w:val="0"/>
      <w:suppressAutoHyphens/>
      <w:spacing w:after="140" w:line="288" w:lineRule="auto"/>
    </w:pPr>
    <w:rPr>
      <w:rFonts w:ascii="Liberation Serif" w:eastAsia="Droid Sans Fallback" w:hAnsi="Liberation Serif" w:cs="FreeSans"/>
      <w:sz w:val="24"/>
      <w:lang w:eastAsia="zh-CN" w:bidi="hi-IN"/>
    </w:rPr>
  </w:style>
  <w:style w:type="paragraph" w:styleId="List">
    <w:name w:val="List"/>
    <w:basedOn w:val="BodyText1"/>
    <w:rsid w:val="007A382B"/>
  </w:style>
  <w:style w:type="paragraph" w:customStyle="1" w:styleId="Index">
    <w:name w:val="Index"/>
    <w:basedOn w:val="Normal"/>
    <w:qFormat/>
    <w:rsid w:val="007A382B"/>
    <w:pPr>
      <w:suppressLineNumbers/>
    </w:pPr>
  </w:style>
  <w:style w:type="paragraph" w:customStyle="1" w:styleId="StyleHeading1Centered">
    <w:name w:val="Style Heading 1 + Centered"/>
    <w:basedOn w:val="Heading1"/>
    <w:qFormat/>
    <w:rsid w:val="007A382B"/>
    <w:pPr>
      <w:keepLines w:val="0"/>
      <w:spacing w:before="0" w:after="120" w:line="360" w:lineRule="auto"/>
    </w:pPr>
    <w:rPr>
      <w:rFonts w:ascii="Times New Roman" w:eastAsia="Times New Roman" w:hAnsi="Times New Roman" w:cs="Times New Roman"/>
      <w:b/>
      <w:bCs/>
      <w:color w:val="auto"/>
      <w:sz w:val="36"/>
      <w:szCs w:val="20"/>
      <w:lang w:val="en-GB"/>
    </w:rPr>
  </w:style>
  <w:style w:type="paragraph" w:styleId="TableofFigures">
    <w:name w:val="table of figures"/>
    <w:basedOn w:val="Normal"/>
    <w:next w:val="Normal"/>
    <w:uiPriority w:val="99"/>
    <w:qFormat/>
    <w:rsid w:val="007A382B"/>
    <w:pPr>
      <w:ind w:left="440" w:hanging="440"/>
    </w:pPr>
  </w:style>
  <w:style w:type="paragraph" w:customStyle="1" w:styleId="FrameContents">
    <w:name w:val="Frame Contents"/>
    <w:basedOn w:val="Normal"/>
    <w:qFormat/>
    <w:rsid w:val="007A382B"/>
  </w:style>
  <w:style w:type="paragraph" w:styleId="Bibliography">
    <w:name w:val="Bibliography"/>
    <w:basedOn w:val="Normal"/>
    <w:next w:val="Normal"/>
    <w:uiPriority w:val="37"/>
    <w:unhideWhenUsed/>
    <w:qFormat/>
    <w:rsid w:val="007A382B"/>
  </w:style>
  <w:style w:type="paragraph" w:customStyle="1" w:styleId="ECVSectionDetails">
    <w:name w:val="_ECV_SectionDetails"/>
    <w:basedOn w:val="Normal"/>
    <w:qFormat/>
    <w:rsid w:val="007A382B"/>
    <w:pPr>
      <w:widowControl w:val="0"/>
      <w:suppressLineNumbers/>
      <w:suppressAutoHyphens/>
      <w:spacing w:before="28" w:line="100" w:lineRule="atLeast"/>
    </w:pPr>
    <w:rPr>
      <w:rFonts w:eastAsia="SimSun" w:cs="Mangal"/>
      <w:color w:val="3F3A38"/>
      <w:spacing w:val="-6"/>
      <w:kern w:val="2"/>
      <w:sz w:val="18"/>
      <w:lang w:val="en-GB" w:eastAsia="zh-CN" w:bidi="hi-IN"/>
    </w:rPr>
  </w:style>
  <w:style w:type="paragraph" w:customStyle="1" w:styleId="ECVSectionBullet">
    <w:name w:val="_ECV_SectionBullet"/>
    <w:basedOn w:val="ECVSectionDetails"/>
    <w:qFormat/>
    <w:rsid w:val="007A382B"/>
    <w:pPr>
      <w:spacing w:before="0"/>
    </w:pPr>
  </w:style>
  <w:style w:type="paragraph" w:customStyle="1" w:styleId="ECVDate">
    <w:name w:val="_ECV_Date"/>
    <w:basedOn w:val="Normal"/>
    <w:qFormat/>
    <w:rsid w:val="007A382B"/>
    <w:pPr>
      <w:widowControl w:val="0"/>
      <w:suppressLineNumbers/>
      <w:suppressAutoHyphens/>
      <w:spacing w:before="28" w:line="100" w:lineRule="atLeast"/>
      <w:ind w:right="283"/>
      <w:jc w:val="right"/>
      <w:textAlignment w:val="top"/>
    </w:pPr>
    <w:rPr>
      <w:rFonts w:eastAsia="SimSun" w:cs="Mangal"/>
      <w:color w:val="0E4194"/>
      <w:spacing w:val="-6"/>
      <w:kern w:val="2"/>
      <w:sz w:val="18"/>
      <w:lang w:val="en-GB" w:eastAsia="zh-CN" w:bidi="hi-IN"/>
    </w:rPr>
  </w:style>
  <w:style w:type="paragraph" w:customStyle="1" w:styleId="ECVBusinessSectorRow">
    <w:name w:val="_ECV_BusinessSectorRow"/>
    <w:basedOn w:val="Normal"/>
    <w:qFormat/>
    <w:rsid w:val="007A382B"/>
    <w:pPr>
      <w:widowControl w:val="0"/>
      <w:suppressAutoHyphens/>
    </w:pPr>
    <w:rPr>
      <w:rFonts w:eastAsia="SimSun" w:cs="Mangal"/>
      <w:color w:val="3F3A38"/>
      <w:spacing w:val="-6"/>
      <w:kern w:val="2"/>
      <w:sz w:val="16"/>
      <w:lang w:val="en-GB" w:eastAsia="zh-CN" w:bidi="hi-IN"/>
    </w:rPr>
  </w:style>
  <w:style w:type="table" w:styleId="TableGrid">
    <w:name w:val="Table Grid"/>
    <w:basedOn w:val="TableNormal"/>
    <w:uiPriority w:val="39"/>
    <w:rsid w:val="007A382B"/>
    <w:pPr>
      <w:spacing w:after="0" w:line="240" w:lineRule="auto"/>
    </w:pPr>
    <w:rPr>
      <w:rFonts w:eastAsia="Times New Roman"/>
      <w:b w:val="0"/>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A382B"/>
    <w:pPr>
      <w:spacing w:after="0" w:line="240" w:lineRule="auto"/>
    </w:pPr>
    <w:rPr>
      <w:rFonts w:asciiTheme="minorHAnsi" w:eastAsiaTheme="minorEastAsia" w:hAnsiTheme="minorHAnsi" w:cstheme="minorBidi"/>
      <w:b w:val="0"/>
      <w:sz w:val="22"/>
      <w:szCs w:val="22"/>
      <w:lang w:val="en-US"/>
    </w:rPr>
  </w:style>
  <w:style w:type="character" w:customStyle="1" w:styleId="EndnoteTextChar">
    <w:name w:val="Endnote Text Char"/>
    <w:basedOn w:val="DefaultParagraphFont"/>
    <w:link w:val="EndnoteText"/>
    <w:uiPriority w:val="99"/>
    <w:semiHidden/>
    <w:rsid w:val="007A382B"/>
    <w:rPr>
      <w:rFonts w:eastAsia="Times New Roman"/>
      <w:b w:val="0"/>
      <w:sz w:val="20"/>
      <w:szCs w:val="20"/>
      <w:lang w:val="en-US"/>
    </w:rPr>
  </w:style>
  <w:style w:type="paragraph" w:styleId="EndnoteText">
    <w:name w:val="endnote text"/>
    <w:basedOn w:val="Normal"/>
    <w:link w:val="EndnoteTextChar"/>
    <w:uiPriority w:val="99"/>
    <w:semiHidden/>
    <w:unhideWhenUsed/>
    <w:rsid w:val="007A382B"/>
  </w:style>
  <w:style w:type="paragraph" w:styleId="TOCHeading">
    <w:name w:val="TOC Heading"/>
    <w:basedOn w:val="Heading1"/>
    <w:next w:val="Normal"/>
    <w:uiPriority w:val="39"/>
    <w:unhideWhenUsed/>
    <w:qFormat/>
    <w:rsid w:val="007A382B"/>
    <w:pPr>
      <w:spacing w:line="259" w:lineRule="auto"/>
      <w:outlineLvl w:val="9"/>
    </w:pPr>
  </w:style>
  <w:style w:type="character" w:styleId="Emphasis">
    <w:name w:val="Emphasis"/>
    <w:basedOn w:val="DefaultParagraphFont"/>
    <w:uiPriority w:val="20"/>
    <w:qFormat/>
    <w:rsid w:val="007A382B"/>
    <w:rPr>
      <w:i/>
      <w:iCs/>
    </w:rPr>
  </w:style>
  <w:style w:type="paragraph" w:styleId="TOC5">
    <w:name w:val="toc 5"/>
    <w:basedOn w:val="Normal"/>
    <w:next w:val="Normal"/>
    <w:autoRedefine/>
    <w:uiPriority w:val="39"/>
    <w:unhideWhenUsed/>
    <w:rsid w:val="00AD2A90"/>
    <w:pPr>
      <w:tabs>
        <w:tab w:val="right" w:leader="dot" w:pos="8212"/>
      </w:tabs>
      <w:spacing w:after="100"/>
      <w:ind w:left="800"/>
    </w:pPr>
    <w:rPr>
      <w:noProof/>
    </w:rPr>
  </w:style>
  <w:style w:type="paragraph" w:styleId="TOC6">
    <w:name w:val="toc 6"/>
    <w:basedOn w:val="Normal"/>
    <w:next w:val="Normal"/>
    <w:autoRedefine/>
    <w:uiPriority w:val="39"/>
    <w:unhideWhenUsed/>
    <w:rsid w:val="007A382B"/>
    <w:pPr>
      <w:spacing w:after="100" w:line="259" w:lineRule="auto"/>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7A382B"/>
    <w:pPr>
      <w:spacing w:after="100" w:line="259" w:lineRule="auto"/>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7A382B"/>
    <w:pPr>
      <w:spacing w:after="100" w:line="259" w:lineRule="auto"/>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7A382B"/>
    <w:pPr>
      <w:spacing w:after="100" w:line="259" w:lineRule="auto"/>
      <w:ind w:left="1760"/>
    </w:pPr>
    <w:rPr>
      <w:rFonts w:asciiTheme="minorHAnsi" w:eastAsiaTheme="minorEastAsia" w:hAnsiTheme="minorHAnsi" w:cstheme="minorBidi"/>
      <w:sz w:val="22"/>
      <w:szCs w:val="22"/>
      <w:lang w:val="en-GB" w:eastAsia="en-GB"/>
    </w:rPr>
  </w:style>
  <w:style w:type="character" w:customStyle="1" w:styleId="CommentSubjectChar">
    <w:name w:val="Comment Subject Char"/>
    <w:basedOn w:val="CommentTextChar"/>
    <w:link w:val="CommentSubject"/>
    <w:uiPriority w:val="99"/>
    <w:semiHidden/>
    <w:rsid w:val="007A382B"/>
    <w:rPr>
      <w:rFonts w:eastAsia="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7A382B"/>
    <w:rPr>
      <w:b/>
      <w:bCs/>
    </w:rPr>
  </w:style>
  <w:style w:type="character" w:customStyle="1" w:styleId="highlight">
    <w:name w:val="highlight"/>
    <w:basedOn w:val="DefaultParagraphFont"/>
    <w:rsid w:val="007A382B"/>
  </w:style>
  <w:style w:type="character" w:customStyle="1" w:styleId="st">
    <w:name w:val="st"/>
    <w:basedOn w:val="DefaultParagraphFont"/>
    <w:rsid w:val="007A382B"/>
  </w:style>
  <w:style w:type="character" w:styleId="Strong">
    <w:name w:val="Strong"/>
    <w:basedOn w:val="DefaultParagraphFont"/>
    <w:uiPriority w:val="22"/>
    <w:qFormat/>
    <w:rsid w:val="007A382B"/>
    <w:rPr>
      <w:b w:val="0"/>
      <w:bCs/>
    </w:rPr>
  </w:style>
  <w:style w:type="character" w:styleId="EndnoteReference">
    <w:name w:val="endnote reference"/>
    <w:basedOn w:val="DefaultParagraphFont"/>
    <w:uiPriority w:val="99"/>
    <w:semiHidden/>
    <w:unhideWhenUsed/>
    <w:rsid w:val="008768CC"/>
    <w:rPr>
      <w:vertAlign w:val="superscript"/>
    </w:rPr>
  </w:style>
  <w:style w:type="character" w:customStyle="1" w:styleId="UnresolvedMention1">
    <w:name w:val="Unresolved Mention1"/>
    <w:basedOn w:val="DefaultParagraphFont"/>
    <w:uiPriority w:val="99"/>
    <w:semiHidden/>
    <w:unhideWhenUsed/>
    <w:rsid w:val="008768CC"/>
    <w:rPr>
      <w:color w:val="808080"/>
      <w:shd w:val="clear" w:color="auto" w:fill="E6E6E6"/>
    </w:rPr>
  </w:style>
  <w:style w:type="paragraph" w:styleId="Revision">
    <w:name w:val="Revision"/>
    <w:hidden/>
    <w:uiPriority w:val="99"/>
    <w:semiHidden/>
    <w:rsid w:val="008768CC"/>
    <w:pPr>
      <w:spacing w:after="0" w:line="240" w:lineRule="auto"/>
    </w:pPr>
    <w:rPr>
      <w:rFonts w:eastAsia="Times New Roman"/>
      <w:b w:val="0"/>
      <w:sz w:val="20"/>
      <w:szCs w:val="20"/>
      <w:lang w:val="en-US"/>
    </w:rPr>
  </w:style>
  <w:style w:type="character" w:customStyle="1" w:styleId="apple-style-span">
    <w:name w:val="apple-style-span"/>
    <w:basedOn w:val="DefaultParagraphFont"/>
    <w:rsid w:val="005501F5"/>
  </w:style>
  <w:style w:type="paragraph" w:styleId="Subtitle">
    <w:name w:val="Subtitle"/>
    <w:basedOn w:val="Normal"/>
    <w:link w:val="SubtitleChar"/>
    <w:qFormat/>
    <w:rsid w:val="00103CF4"/>
    <w:pPr>
      <w:jc w:val="center"/>
    </w:pPr>
    <w:rPr>
      <w:rFonts w:ascii="Bookman Old Style" w:hAnsi="Bookman Old Style"/>
      <w:b/>
      <w:sz w:val="40"/>
    </w:rPr>
  </w:style>
  <w:style w:type="character" w:customStyle="1" w:styleId="SubtitleChar">
    <w:name w:val="Subtitle Char"/>
    <w:basedOn w:val="DefaultParagraphFont"/>
    <w:link w:val="Subtitle"/>
    <w:rsid w:val="00103CF4"/>
    <w:rPr>
      <w:rFonts w:ascii="Bookman Old Style" w:eastAsia="Times New Roman" w:hAnsi="Bookman Old Style"/>
      <w:sz w:val="40"/>
      <w:szCs w:val="20"/>
      <w:lang w:val="en-US"/>
    </w:rPr>
  </w:style>
  <w:style w:type="character" w:styleId="PlaceholderText">
    <w:name w:val="Placeholder Text"/>
    <w:basedOn w:val="DefaultParagraphFont"/>
    <w:uiPriority w:val="99"/>
    <w:semiHidden/>
    <w:rsid w:val="00866E93"/>
    <w:rPr>
      <w:color w:val="808080"/>
    </w:rPr>
  </w:style>
  <w:style w:type="character" w:customStyle="1" w:styleId="object-hover">
    <w:name w:val="object-hover"/>
    <w:basedOn w:val="DefaultParagraphFont"/>
    <w:rsid w:val="00E506F1"/>
  </w:style>
  <w:style w:type="character" w:customStyle="1" w:styleId="UnresolvedMention2">
    <w:name w:val="Unresolved Mention2"/>
    <w:basedOn w:val="DefaultParagraphFont"/>
    <w:uiPriority w:val="99"/>
    <w:semiHidden/>
    <w:unhideWhenUsed/>
    <w:rsid w:val="005E67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1027">
      <w:bodyDiv w:val="1"/>
      <w:marLeft w:val="0"/>
      <w:marRight w:val="0"/>
      <w:marTop w:val="0"/>
      <w:marBottom w:val="0"/>
      <w:divBdr>
        <w:top w:val="none" w:sz="0" w:space="0" w:color="auto"/>
        <w:left w:val="none" w:sz="0" w:space="0" w:color="auto"/>
        <w:bottom w:val="none" w:sz="0" w:space="0" w:color="auto"/>
        <w:right w:val="none" w:sz="0" w:space="0" w:color="auto"/>
      </w:divBdr>
    </w:div>
    <w:div w:id="22482006">
      <w:bodyDiv w:val="1"/>
      <w:marLeft w:val="0"/>
      <w:marRight w:val="0"/>
      <w:marTop w:val="0"/>
      <w:marBottom w:val="0"/>
      <w:divBdr>
        <w:top w:val="none" w:sz="0" w:space="0" w:color="auto"/>
        <w:left w:val="none" w:sz="0" w:space="0" w:color="auto"/>
        <w:bottom w:val="none" w:sz="0" w:space="0" w:color="auto"/>
        <w:right w:val="none" w:sz="0" w:space="0" w:color="auto"/>
      </w:divBdr>
    </w:div>
    <w:div w:id="29961983">
      <w:bodyDiv w:val="1"/>
      <w:marLeft w:val="0"/>
      <w:marRight w:val="0"/>
      <w:marTop w:val="0"/>
      <w:marBottom w:val="0"/>
      <w:divBdr>
        <w:top w:val="none" w:sz="0" w:space="0" w:color="auto"/>
        <w:left w:val="none" w:sz="0" w:space="0" w:color="auto"/>
        <w:bottom w:val="none" w:sz="0" w:space="0" w:color="auto"/>
        <w:right w:val="none" w:sz="0" w:space="0" w:color="auto"/>
      </w:divBdr>
    </w:div>
    <w:div w:id="32004440">
      <w:bodyDiv w:val="1"/>
      <w:marLeft w:val="0"/>
      <w:marRight w:val="0"/>
      <w:marTop w:val="0"/>
      <w:marBottom w:val="0"/>
      <w:divBdr>
        <w:top w:val="none" w:sz="0" w:space="0" w:color="auto"/>
        <w:left w:val="none" w:sz="0" w:space="0" w:color="auto"/>
        <w:bottom w:val="none" w:sz="0" w:space="0" w:color="auto"/>
        <w:right w:val="none" w:sz="0" w:space="0" w:color="auto"/>
      </w:divBdr>
    </w:div>
    <w:div w:id="41293356">
      <w:bodyDiv w:val="1"/>
      <w:marLeft w:val="0"/>
      <w:marRight w:val="0"/>
      <w:marTop w:val="0"/>
      <w:marBottom w:val="0"/>
      <w:divBdr>
        <w:top w:val="none" w:sz="0" w:space="0" w:color="auto"/>
        <w:left w:val="none" w:sz="0" w:space="0" w:color="auto"/>
        <w:bottom w:val="none" w:sz="0" w:space="0" w:color="auto"/>
        <w:right w:val="none" w:sz="0" w:space="0" w:color="auto"/>
      </w:divBdr>
    </w:div>
    <w:div w:id="41945376">
      <w:bodyDiv w:val="1"/>
      <w:marLeft w:val="0"/>
      <w:marRight w:val="0"/>
      <w:marTop w:val="0"/>
      <w:marBottom w:val="0"/>
      <w:divBdr>
        <w:top w:val="none" w:sz="0" w:space="0" w:color="auto"/>
        <w:left w:val="none" w:sz="0" w:space="0" w:color="auto"/>
        <w:bottom w:val="none" w:sz="0" w:space="0" w:color="auto"/>
        <w:right w:val="none" w:sz="0" w:space="0" w:color="auto"/>
      </w:divBdr>
    </w:div>
    <w:div w:id="44719202">
      <w:bodyDiv w:val="1"/>
      <w:marLeft w:val="0"/>
      <w:marRight w:val="0"/>
      <w:marTop w:val="0"/>
      <w:marBottom w:val="0"/>
      <w:divBdr>
        <w:top w:val="none" w:sz="0" w:space="0" w:color="auto"/>
        <w:left w:val="none" w:sz="0" w:space="0" w:color="auto"/>
        <w:bottom w:val="none" w:sz="0" w:space="0" w:color="auto"/>
        <w:right w:val="none" w:sz="0" w:space="0" w:color="auto"/>
      </w:divBdr>
    </w:div>
    <w:div w:id="48502054">
      <w:bodyDiv w:val="1"/>
      <w:marLeft w:val="0"/>
      <w:marRight w:val="0"/>
      <w:marTop w:val="0"/>
      <w:marBottom w:val="0"/>
      <w:divBdr>
        <w:top w:val="none" w:sz="0" w:space="0" w:color="auto"/>
        <w:left w:val="none" w:sz="0" w:space="0" w:color="auto"/>
        <w:bottom w:val="none" w:sz="0" w:space="0" w:color="auto"/>
        <w:right w:val="none" w:sz="0" w:space="0" w:color="auto"/>
      </w:divBdr>
    </w:div>
    <w:div w:id="54359731">
      <w:bodyDiv w:val="1"/>
      <w:marLeft w:val="0"/>
      <w:marRight w:val="0"/>
      <w:marTop w:val="0"/>
      <w:marBottom w:val="0"/>
      <w:divBdr>
        <w:top w:val="none" w:sz="0" w:space="0" w:color="auto"/>
        <w:left w:val="none" w:sz="0" w:space="0" w:color="auto"/>
        <w:bottom w:val="none" w:sz="0" w:space="0" w:color="auto"/>
        <w:right w:val="none" w:sz="0" w:space="0" w:color="auto"/>
      </w:divBdr>
    </w:div>
    <w:div w:id="64226113">
      <w:bodyDiv w:val="1"/>
      <w:marLeft w:val="0"/>
      <w:marRight w:val="0"/>
      <w:marTop w:val="0"/>
      <w:marBottom w:val="0"/>
      <w:divBdr>
        <w:top w:val="none" w:sz="0" w:space="0" w:color="auto"/>
        <w:left w:val="none" w:sz="0" w:space="0" w:color="auto"/>
        <w:bottom w:val="none" w:sz="0" w:space="0" w:color="auto"/>
        <w:right w:val="none" w:sz="0" w:space="0" w:color="auto"/>
      </w:divBdr>
    </w:div>
    <w:div w:id="98644905">
      <w:bodyDiv w:val="1"/>
      <w:marLeft w:val="0"/>
      <w:marRight w:val="0"/>
      <w:marTop w:val="0"/>
      <w:marBottom w:val="0"/>
      <w:divBdr>
        <w:top w:val="none" w:sz="0" w:space="0" w:color="auto"/>
        <w:left w:val="none" w:sz="0" w:space="0" w:color="auto"/>
        <w:bottom w:val="none" w:sz="0" w:space="0" w:color="auto"/>
        <w:right w:val="none" w:sz="0" w:space="0" w:color="auto"/>
      </w:divBdr>
    </w:div>
    <w:div w:id="100490232">
      <w:bodyDiv w:val="1"/>
      <w:marLeft w:val="0"/>
      <w:marRight w:val="0"/>
      <w:marTop w:val="0"/>
      <w:marBottom w:val="0"/>
      <w:divBdr>
        <w:top w:val="none" w:sz="0" w:space="0" w:color="auto"/>
        <w:left w:val="none" w:sz="0" w:space="0" w:color="auto"/>
        <w:bottom w:val="none" w:sz="0" w:space="0" w:color="auto"/>
        <w:right w:val="none" w:sz="0" w:space="0" w:color="auto"/>
      </w:divBdr>
    </w:div>
    <w:div w:id="102193438">
      <w:bodyDiv w:val="1"/>
      <w:marLeft w:val="0"/>
      <w:marRight w:val="0"/>
      <w:marTop w:val="0"/>
      <w:marBottom w:val="0"/>
      <w:divBdr>
        <w:top w:val="none" w:sz="0" w:space="0" w:color="auto"/>
        <w:left w:val="none" w:sz="0" w:space="0" w:color="auto"/>
        <w:bottom w:val="none" w:sz="0" w:space="0" w:color="auto"/>
        <w:right w:val="none" w:sz="0" w:space="0" w:color="auto"/>
      </w:divBdr>
    </w:div>
    <w:div w:id="104465007">
      <w:bodyDiv w:val="1"/>
      <w:marLeft w:val="0"/>
      <w:marRight w:val="0"/>
      <w:marTop w:val="0"/>
      <w:marBottom w:val="0"/>
      <w:divBdr>
        <w:top w:val="none" w:sz="0" w:space="0" w:color="auto"/>
        <w:left w:val="none" w:sz="0" w:space="0" w:color="auto"/>
        <w:bottom w:val="none" w:sz="0" w:space="0" w:color="auto"/>
        <w:right w:val="none" w:sz="0" w:space="0" w:color="auto"/>
      </w:divBdr>
    </w:div>
    <w:div w:id="121534508">
      <w:bodyDiv w:val="1"/>
      <w:marLeft w:val="0"/>
      <w:marRight w:val="0"/>
      <w:marTop w:val="0"/>
      <w:marBottom w:val="0"/>
      <w:divBdr>
        <w:top w:val="none" w:sz="0" w:space="0" w:color="auto"/>
        <w:left w:val="none" w:sz="0" w:space="0" w:color="auto"/>
        <w:bottom w:val="none" w:sz="0" w:space="0" w:color="auto"/>
        <w:right w:val="none" w:sz="0" w:space="0" w:color="auto"/>
      </w:divBdr>
    </w:div>
    <w:div w:id="127092835">
      <w:bodyDiv w:val="1"/>
      <w:marLeft w:val="0"/>
      <w:marRight w:val="0"/>
      <w:marTop w:val="0"/>
      <w:marBottom w:val="0"/>
      <w:divBdr>
        <w:top w:val="none" w:sz="0" w:space="0" w:color="auto"/>
        <w:left w:val="none" w:sz="0" w:space="0" w:color="auto"/>
        <w:bottom w:val="none" w:sz="0" w:space="0" w:color="auto"/>
        <w:right w:val="none" w:sz="0" w:space="0" w:color="auto"/>
      </w:divBdr>
    </w:div>
    <w:div w:id="128330829">
      <w:bodyDiv w:val="1"/>
      <w:marLeft w:val="0"/>
      <w:marRight w:val="0"/>
      <w:marTop w:val="0"/>
      <w:marBottom w:val="0"/>
      <w:divBdr>
        <w:top w:val="none" w:sz="0" w:space="0" w:color="auto"/>
        <w:left w:val="none" w:sz="0" w:space="0" w:color="auto"/>
        <w:bottom w:val="none" w:sz="0" w:space="0" w:color="auto"/>
        <w:right w:val="none" w:sz="0" w:space="0" w:color="auto"/>
      </w:divBdr>
    </w:div>
    <w:div w:id="130561879">
      <w:bodyDiv w:val="1"/>
      <w:marLeft w:val="0"/>
      <w:marRight w:val="0"/>
      <w:marTop w:val="0"/>
      <w:marBottom w:val="0"/>
      <w:divBdr>
        <w:top w:val="none" w:sz="0" w:space="0" w:color="auto"/>
        <w:left w:val="none" w:sz="0" w:space="0" w:color="auto"/>
        <w:bottom w:val="none" w:sz="0" w:space="0" w:color="auto"/>
        <w:right w:val="none" w:sz="0" w:space="0" w:color="auto"/>
      </w:divBdr>
    </w:div>
    <w:div w:id="132336960">
      <w:bodyDiv w:val="1"/>
      <w:marLeft w:val="0"/>
      <w:marRight w:val="0"/>
      <w:marTop w:val="0"/>
      <w:marBottom w:val="0"/>
      <w:divBdr>
        <w:top w:val="none" w:sz="0" w:space="0" w:color="auto"/>
        <w:left w:val="none" w:sz="0" w:space="0" w:color="auto"/>
        <w:bottom w:val="none" w:sz="0" w:space="0" w:color="auto"/>
        <w:right w:val="none" w:sz="0" w:space="0" w:color="auto"/>
      </w:divBdr>
    </w:div>
    <w:div w:id="132985691">
      <w:bodyDiv w:val="1"/>
      <w:marLeft w:val="0"/>
      <w:marRight w:val="0"/>
      <w:marTop w:val="0"/>
      <w:marBottom w:val="0"/>
      <w:divBdr>
        <w:top w:val="none" w:sz="0" w:space="0" w:color="auto"/>
        <w:left w:val="none" w:sz="0" w:space="0" w:color="auto"/>
        <w:bottom w:val="none" w:sz="0" w:space="0" w:color="auto"/>
        <w:right w:val="none" w:sz="0" w:space="0" w:color="auto"/>
      </w:divBdr>
    </w:div>
    <w:div w:id="135878682">
      <w:bodyDiv w:val="1"/>
      <w:marLeft w:val="0"/>
      <w:marRight w:val="0"/>
      <w:marTop w:val="0"/>
      <w:marBottom w:val="0"/>
      <w:divBdr>
        <w:top w:val="none" w:sz="0" w:space="0" w:color="auto"/>
        <w:left w:val="none" w:sz="0" w:space="0" w:color="auto"/>
        <w:bottom w:val="none" w:sz="0" w:space="0" w:color="auto"/>
        <w:right w:val="none" w:sz="0" w:space="0" w:color="auto"/>
      </w:divBdr>
    </w:div>
    <w:div w:id="142702441">
      <w:bodyDiv w:val="1"/>
      <w:marLeft w:val="0"/>
      <w:marRight w:val="0"/>
      <w:marTop w:val="0"/>
      <w:marBottom w:val="0"/>
      <w:divBdr>
        <w:top w:val="none" w:sz="0" w:space="0" w:color="auto"/>
        <w:left w:val="none" w:sz="0" w:space="0" w:color="auto"/>
        <w:bottom w:val="none" w:sz="0" w:space="0" w:color="auto"/>
        <w:right w:val="none" w:sz="0" w:space="0" w:color="auto"/>
      </w:divBdr>
    </w:div>
    <w:div w:id="148983388">
      <w:bodyDiv w:val="1"/>
      <w:marLeft w:val="0"/>
      <w:marRight w:val="0"/>
      <w:marTop w:val="0"/>
      <w:marBottom w:val="0"/>
      <w:divBdr>
        <w:top w:val="none" w:sz="0" w:space="0" w:color="auto"/>
        <w:left w:val="none" w:sz="0" w:space="0" w:color="auto"/>
        <w:bottom w:val="none" w:sz="0" w:space="0" w:color="auto"/>
        <w:right w:val="none" w:sz="0" w:space="0" w:color="auto"/>
      </w:divBdr>
    </w:div>
    <w:div w:id="157504696">
      <w:bodyDiv w:val="1"/>
      <w:marLeft w:val="0"/>
      <w:marRight w:val="0"/>
      <w:marTop w:val="0"/>
      <w:marBottom w:val="0"/>
      <w:divBdr>
        <w:top w:val="none" w:sz="0" w:space="0" w:color="auto"/>
        <w:left w:val="none" w:sz="0" w:space="0" w:color="auto"/>
        <w:bottom w:val="none" w:sz="0" w:space="0" w:color="auto"/>
        <w:right w:val="none" w:sz="0" w:space="0" w:color="auto"/>
      </w:divBdr>
    </w:div>
    <w:div w:id="158273557">
      <w:bodyDiv w:val="1"/>
      <w:marLeft w:val="0"/>
      <w:marRight w:val="0"/>
      <w:marTop w:val="0"/>
      <w:marBottom w:val="0"/>
      <w:divBdr>
        <w:top w:val="none" w:sz="0" w:space="0" w:color="auto"/>
        <w:left w:val="none" w:sz="0" w:space="0" w:color="auto"/>
        <w:bottom w:val="none" w:sz="0" w:space="0" w:color="auto"/>
        <w:right w:val="none" w:sz="0" w:space="0" w:color="auto"/>
      </w:divBdr>
    </w:div>
    <w:div w:id="162206886">
      <w:bodyDiv w:val="1"/>
      <w:marLeft w:val="0"/>
      <w:marRight w:val="0"/>
      <w:marTop w:val="0"/>
      <w:marBottom w:val="0"/>
      <w:divBdr>
        <w:top w:val="none" w:sz="0" w:space="0" w:color="auto"/>
        <w:left w:val="none" w:sz="0" w:space="0" w:color="auto"/>
        <w:bottom w:val="none" w:sz="0" w:space="0" w:color="auto"/>
        <w:right w:val="none" w:sz="0" w:space="0" w:color="auto"/>
      </w:divBdr>
    </w:div>
    <w:div w:id="177235091">
      <w:bodyDiv w:val="1"/>
      <w:marLeft w:val="0"/>
      <w:marRight w:val="0"/>
      <w:marTop w:val="0"/>
      <w:marBottom w:val="0"/>
      <w:divBdr>
        <w:top w:val="none" w:sz="0" w:space="0" w:color="auto"/>
        <w:left w:val="none" w:sz="0" w:space="0" w:color="auto"/>
        <w:bottom w:val="none" w:sz="0" w:space="0" w:color="auto"/>
        <w:right w:val="none" w:sz="0" w:space="0" w:color="auto"/>
      </w:divBdr>
    </w:div>
    <w:div w:id="181475149">
      <w:bodyDiv w:val="1"/>
      <w:marLeft w:val="0"/>
      <w:marRight w:val="0"/>
      <w:marTop w:val="0"/>
      <w:marBottom w:val="0"/>
      <w:divBdr>
        <w:top w:val="none" w:sz="0" w:space="0" w:color="auto"/>
        <w:left w:val="none" w:sz="0" w:space="0" w:color="auto"/>
        <w:bottom w:val="none" w:sz="0" w:space="0" w:color="auto"/>
        <w:right w:val="none" w:sz="0" w:space="0" w:color="auto"/>
      </w:divBdr>
    </w:div>
    <w:div w:id="182518652">
      <w:bodyDiv w:val="1"/>
      <w:marLeft w:val="0"/>
      <w:marRight w:val="0"/>
      <w:marTop w:val="0"/>
      <w:marBottom w:val="0"/>
      <w:divBdr>
        <w:top w:val="none" w:sz="0" w:space="0" w:color="auto"/>
        <w:left w:val="none" w:sz="0" w:space="0" w:color="auto"/>
        <w:bottom w:val="none" w:sz="0" w:space="0" w:color="auto"/>
        <w:right w:val="none" w:sz="0" w:space="0" w:color="auto"/>
      </w:divBdr>
    </w:div>
    <w:div w:id="185408678">
      <w:bodyDiv w:val="1"/>
      <w:marLeft w:val="0"/>
      <w:marRight w:val="0"/>
      <w:marTop w:val="0"/>
      <w:marBottom w:val="0"/>
      <w:divBdr>
        <w:top w:val="none" w:sz="0" w:space="0" w:color="auto"/>
        <w:left w:val="none" w:sz="0" w:space="0" w:color="auto"/>
        <w:bottom w:val="none" w:sz="0" w:space="0" w:color="auto"/>
        <w:right w:val="none" w:sz="0" w:space="0" w:color="auto"/>
      </w:divBdr>
    </w:div>
    <w:div w:id="194195324">
      <w:bodyDiv w:val="1"/>
      <w:marLeft w:val="0"/>
      <w:marRight w:val="0"/>
      <w:marTop w:val="0"/>
      <w:marBottom w:val="0"/>
      <w:divBdr>
        <w:top w:val="none" w:sz="0" w:space="0" w:color="auto"/>
        <w:left w:val="none" w:sz="0" w:space="0" w:color="auto"/>
        <w:bottom w:val="none" w:sz="0" w:space="0" w:color="auto"/>
        <w:right w:val="none" w:sz="0" w:space="0" w:color="auto"/>
      </w:divBdr>
    </w:div>
    <w:div w:id="201985085">
      <w:bodyDiv w:val="1"/>
      <w:marLeft w:val="0"/>
      <w:marRight w:val="0"/>
      <w:marTop w:val="0"/>
      <w:marBottom w:val="0"/>
      <w:divBdr>
        <w:top w:val="none" w:sz="0" w:space="0" w:color="auto"/>
        <w:left w:val="none" w:sz="0" w:space="0" w:color="auto"/>
        <w:bottom w:val="none" w:sz="0" w:space="0" w:color="auto"/>
        <w:right w:val="none" w:sz="0" w:space="0" w:color="auto"/>
      </w:divBdr>
    </w:div>
    <w:div w:id="214238542">
      <w:bodyDiv w:val="1"/>
      <w:marLeft w:val="0"/>
      <w:marRight w:val="0"/>
      <w:marTop w:val="0"/>
      <w:marBottom w:val="0"/>
      <w:divBdr>
        <w:top w:val="none" w:sz="0" w:space="0" w:color="auto"/>
        <w:left w:val="none" w:sz="0" w:space="0" w:color="auto"/>
        <w:bottom w:val="none" w:sz="0" w:space="0" w:color="auto"/>
        <w:right w:val="none" w:sz="0" w:space="0" w:color="auto"/>
      </w:divBdr>
    </w:div>
    <w:div w:id="224604180">
      <w:bodyDiv w:val="1"/>
      <w:marLeft w:val="0"/>
      <w:marRight w:val="0"/>
      <w:marTop w:val="0"/>
      <w:marBottom w:val="0"/>
      <w:divBdr>
        <w:top w:val="none" w:sz="0" w:space="0" w:color="auto"/>
        <w:left w:val="none" w:sz="0" w:space="0" w:color="auto"/>
        <w:bottom w:val="none" w:sz="0" w:space="0" w:color="auto"/>
        <w:right w:val="none" w:sz="0" w:space="0" w:color="auto"/>
      </w:divBdr>
    </w:div>
    <w:div w:id="238832074">
      <w:bodyDiv w:val="1"/>
      <w:marLeft w:val="0"/>
      <w:marRight w:val="0"/>
      <w:marTop w:val="0"/>
      <w:marBottom w:val="0"/>
      <w:divBdr>
        <w:top w:val="none" w:sz="0" w:space="0" w:color="auto"/>
        <w:left w:val="none" w:sz="0" w:space="0" w:color="auto"/>
        <w:bottom w:val="none" w:sz="0" w:space="0" w:color="auto"/>
        <w:right w:val="none" w:sz="0" w:space="0" w:color="auto"/>
      </w:divBdr>
    </w:div>
    <w:div w:id="240212871">
      <w:bodyDiv w:val="1"/>
      <w:marLeft w:val="0"/>
      <w:marRight w:val="0"/>
      <w:marTop w:val="0"/>
      <w:marBottom w:val="0"/>
      <w:divBdr>
        <w:top w:val="none" w:sz="0" w:space="0" w:color="auto"/>
        <w:left w:val="none" w:sz="0" w:space="0" w:color="auto"/>
        <w:bottom w:val="none" w:sz="0" w:space="0" w:color="auto"/>
        <w:right w:val="none" w:sz="0" w:space="0" w:color="auto"/>
      </w:divBdr>
    </w:div>
    <w:div w:id="249122127">
      <w:bodyDiv w:val="1"/>
      <w:marLeft w:val="0"/>
      <w:marRight w:val="0"/>
      <w:marTop w:val="0"/>
      <w:marBottom w:val="0"/>
      <w:divBdr>
        <w:top w:val="none" w:sz="0" w:space="0" w:color="auto"/>
        <w:left w:val="none" w:sz="0" w:space="0" w:color="auto"/>
        <w:bottom w:val="none" w:sz="0" w:space="0" w:color="auto"/>
        <w:right w:val="none" w:sz="0" w:space="0" w:color="auto"/>
      </w:divBdr>
    </w:div>
    <w:div w:id="253826571">
      <w:bodyDiv w:val="1"/>
      <w:marLeft w:val="0"/>
      <w:marRight w:val="0"/>
      <w:marTop w:val="0"/>
      <w:marBottom w:val="0"/>
      <w:divBdr>
        <w:top w:val="none" w:sz="0" w:space="0" w:color="auto"/>
        <w:left w:val="none" w:sz="0" w:space="0" w:color="auto"/>
        <w:bottom w:val="none" w:sz="0" w:space="0" w:color="auto"/>
        <w:right w:val="none" w:sz="0" w:space="0" w:color="auto"/>
      </w:divBdr>
    </w:div>
    <w:div w:id="263998607">
      <w:bodyDiv w:val="1"/>
      <w:marLeft w:val="0"/>
      <w:marRight w:val="0"/>
      <w:marTop w:val="0"/>
      <w:marBottom w:val="0"/>
      <w:divBdr>
        <w:top w:val="none" w:sz="0" w:space="0" w:color="auto"/>
        <w:left w:val="none" w:sz="0" w:space="0" w:color="auto"/>
        <w:bottom w:val="none" w:sz="0" w:space="0" w:color="auto"/>
        <w:right w:val="none" w:sz="0" w:space="0" w:color="auto"/>
      </w:divBdr>
    </w:div>
    <w:div w:id="279652911">
      <w:bodyDiv w:val="1"/>
      <w:marLeft w:val="0"/>
      <w:marRight w:val="0"/>
      <w:marTop w:val="0"/>
      <w:marBottom w:val="0"/>
      <w:divBdr>
        <w:top w:val="none" w:sz="0" w:space="0" w:color="auto"/>
        <w:left w:val="none" w:sz="0" w:space="0" w:color="auto"/>
        <w:bottom w:val="none" w:sz="0" w:space="0" w:color="auto"/>
        <w:right w:val="none" w:sz="0" w:space="0" w:color="auto"/>
      </w:divBdr>
      <w:divsChild>
        <w:div w:id="1666057477">
          <w:marLeft w:val="0"/>
          <w:marRight w:val="0"/>
          <w:marTop w:val="0"/>
          <w:marBottom w:val="0"/>
          <w:divBdr>
            <w:top w:val="none" w:sz="0" w:space="0" w:color="auto"/>
            <w:left w:val="none" w:sz="0" w:space="0" w:color="auto"/>
            <w:bottom w:val="none" w:sz="0" w:space="0" w:color="auto"/>
            <w:right w:val="none" w:sz="0" w:space="0" w:color="auto"/>
          </w:divBdr>
          <w:divsChild>
            <w:div w:id="1776705885">
              <w:marLeft w:val="0"/>
              <w:marRight w:val="0"/>
              <w:marTop w:val="0"/>
              <w:marBottom w:val="0"/>
              <w:divBdr>
                <w:top w:val="none" w:sz="0" w:space="0" w:color="auto"/>
                <w:left w:val="none" w:sz="0" w:space="0" w:color="auto"/>
                <w:bottom w:val="none" w:sz="0" w:space="0" w:color="auto"/>
                <w:right w:val="none" w:sz="0" w:space="0" w:color="auto"/>
              </w:divBdr>
              <w:divsChild>
                <w:div w:id="10178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12261">
      <w:bodyDiv w:val="1"/>
      <w:marLeft w:val="0"/>
      <w:marRight w:val="0"/>
      <w:marTop w:val="0"/>
      <w:marBottom w:val="0"/>
      <w:divBdr>
        <w:top w:val="none" w:sz="0" w:space="0" w:color="auto"/>
        <w:left w:val="none" w:sz="0" w:space="0" w:color="auto"/>
        <w:bottom w:val="none" w:sz="0" w:space="0" w:color="auto"/>
        <w:right w:val="none" w:sz="0" w:space="0" w:color="auto"/>
      </w:divBdr>
    </w:div>
    <w:div w:id="282151889">
      <w:bodyDiv w:val="1"/>
      <w:marLeft w:val="0"/>
      <w:marRight w:val="0"/>
      <w:marTop w:val="0"/>
      <w:marBottom w:val="0"/>
      <w:divBdr>
        <w:top w:val="none" w:sz="0" w:space="0" w:color="auto"/>
        <w:left w:val="none" w:sz="0" w:space="0" w:color="auto"/>
        <w:bottom w:val="none" w:sz="0" w:space="0" w:color="auto"/>
        <w:right w:val="none" w:sz="0" w:space="0" w:color="auto"/>
      </w:divBdr>
    </w:div>
    <w:div w:id="293215302">
      <w:bodyDiv w:val="1"/>
      <w:marLeft w:val="0"/>
      <w:marRight w:val="0"/>
      <w:marTop w:val="0"/>
      <w:marBottom w:val="0"/>
      <w:divBdr>
        <w:top w:val="none" w:sz="0" w:space="0" w:color="auto"/>
        <w:left w:val="none" w:sz="0" w:space="0" w:color="auto"/>
        <w:bottom w:val="none" w:sz="0" w:space="0" w:color="auto"/>
        <w:right w:val="none" w:sz="0" w:space="0" w:color="auto"/>
      </w:divBdr>
    </w:div>
    <w:div w:id="298804005">
      <w:bodyDiv w:val="1"/>
      <w:marLeft w:val="0"/>
      <w:marRight w:val="0"/>
      <w:marTop w:val="0"/>
      <w:marBottom w:val="0"/>
      <w:divBdr>
        <w:top w:val="none" w:sz="0" w:space="0" w:color="auto"/>
        <w:left w:val="none" w:sz="0" w:space="0" w:color="auto"/>
        <w:bottom w:val="none" w:sz="0" w:space="0" w:color="auto"/>
        <w:right w:val="none" w:sz="0" w:space="0" w:color="auto"/>
      </w:divBdr>
    </w:div>
    <w:div w:id="299114084">
      <w:bodyDiv w:val="1"/>
      <w:marLeft w:val="0"/>
      <w:marRight w:val="0"/>
      <w:marTop w:val="0"/>
      <w:marBottom w:val="0"/>
      <w:divBdr>
        <w:top w:val="none" w:sz="0" w:space="0" w:color="auto"/>
        <w:left w:val="none" w:sz="0" w:space="0" w:color="auto"/>
        <w:bottom w:val="none" w:sz="0" w:space="0" w:color="auto"/>
        <w:right w:val="none" w:sz="0" w:space="0" w:color="auto"/>
      </w:divBdr>
    </w:div>
    <w:div w:id="300039638">
      <w:bodyDiv w:val="1"/>
      <w:marLeft w:val="0"/>
      <w:marRight w:val="0"/>
      <w:marTop w:val="0"/>
      <w:marBottom w:val="0"/>
      <w:divBdr>
        <w:top w:val="none" w:sz="0" w:space="0" w:color="auto"/>
        <w:left w:val="none" w:sz="0" w:space="0" w:color="auto"/>
        <w:bottom w:val="none" w:sz="0" w:space="0" w:color="auto"/>
        <w:right w:val="none" w:sz="0" w:space="0" w:color="auto"/>
      </w:divBdr>
    </w:div>
    <w:div w:id="305938807">
      <w:bodyDiv w:val="1"/>
      <w:marLeft w:val="0"/>
      <w:marRight w:val="0"/>
      <w:marTop w:val="0"/>
      <w:marBottom w:val="0"/>
      <w:divBdr>
        <w:top w:val="none" w:sz="0" w:space="0" w:color="auto"/>
        <w:left w:val="none" w:sz="0" w:space="0" w:color="auto"/>
        <w:bottom w:val="none" w:sz="0" w:space="0" w:color="auto"/>
        <w:right w:val="none" w:sz="0" w:space="0" w:color="auto"/>
      </w:divBdr>
    </w:div>
    <w:div w:id="307170076">
      <w:bodyDiv w:val="1"/>
      <w:marLeft w:val="0"/>
      <w:marRight w:val="0"/>
      <w:marTop w:val="0"/>
      <w:marBottom w:val="0"/>
      <w:divBdr>
        <w:top w:val="none" w:sz="0" w:space="0" w:color="auto"/>
        <w:left w:val="none" w:sz="0" w:space="0" w:color="auto"/>
        <w:bottom w:val="none" w:sz="0" w:space="0" w:color="auto"/>
        <w:right w:val="none" w:sz="0" w:space="0" w:color="auto"/>
      </w:divBdr>
    </w:div>
    <w:div w:id="307516864">
      <w:bodyDiv w:val="1"/>
      <w:marLeft w:val="0"/>
      <w:marRight w:val="0"/>
      <w:marTop w:val="0"/>
      <w:marBottom w:val="0"/>
      <w:divBdr>
        <w:top w:val="none" w:sz="0" w:space="0" w:color="auto"/>
        <w:left w:val="none" w:sz="0" w:space="0" w:color="auto"/>
        <w:bottom w:val="none" w:sz="0" w:space="0" w:color="auto"/>
        <w:right w:val="none" w:sz="0" w:space="0" w:color="auto"/>
      </w:divBdr>
    </w:div>
    <w:div w:id="310595087">
      <w:bodyDiv w:val="1"/>
      <w:marLeft w:val="0"/>
      <w:marRight w:val="0"/>
      <w:marTop w:val="0"/>
      <w:marBottom w:val="0"/>
      <w:divBdr>
        <w:top w:val="none" w:sz="0" w:space="0" w:color="auto"/>
        <w:left w:val="none" w:sz="0" w:space="0" w:color="auto"/>
        <w:bottom w:val="none" w:sz="0" w:space="0" w:color="auto"/>
        <w:right w:val="none" w:sz="0" w:space="0" w:color="auto"/>
      </w:divBdr>
    </w:div>
    <w:div w:id="312612778">
      <w:bodyDiv w:val="1"/>
      <w:marLeft w:val="0"/>
      <w:marRight w:val="0"/>
      <w:marTop w:val="0"/>
      <w:marBottom w:val="0"/>
      <w:divBdr>
        <w:top w:val="none" w:sz="0" w:space="0" w:color="auto"/>
        <w:left w:val="none" w:sz="0" w:space="0" w:color="auto"/>
        <w:bottom w:val="none" w:sz="0" w:space="0" w:color="auto"/>
        <w:right w:val="none" w:sz="0" w:space="0" w:color="auto"/>
      </w:divBdr>
    </w:div>
    <w:div w:id="314189941">
      <w:bodyDiv w:val="1"/>
      <w:marLeft w:val="0"/>
      <w:marRight w:val="0"/>
      <w:marTop w:val="0"/>
      <w:marBottom w:val="0"/>
      <w:divBdr>
        <w:top w:val="none" w:sz="0" w:space="0" w:color="auto"/>
        <w:left w:val="none" w:sz="0" w:space="0" w:color="auto"/>
        <w:bottom w:val="none" w:sz="0" w:space="0" w:color="auto"/>
        <w:right w:val="none" w:sz="0" w:space="0" w:color="auto"/>
      </w:divBdr>
    </w:div>
    <w:div w:id="315184657">
      <w:bodyDiv w:val="1"/>
      <w:marLeft w:val="0"/>
      <w:marRight w:val="0"/>
      <w:marTop w:val="0"/>
      <w:marBottom w:val="0"/>
      <w:divBdr>
        <w:top w:val="none" w:sz="0" w:space="0" w:color="auto"/>
        <w:left w:val="none" w:sz="0" w:space="0" w:color="auto"/>
        <w:bottom w:val="none" w:sz="0" w:space="0" w:color="auto"/>
        <w:right w:val="none" w:sz="0" w:space="0" w:color="auto"/>
      </w:divBdr>
    </w:div>
    <w:div w:id="321588592">
      <w:bodyDiv w:val="1"/>
      <w:marLeft w:val="0"/>
      <w:marRight w:val="0"/>
      <w:marTop w:val="0"/>
      <w:marBottom w:val="0"/>
      <w:divBdr>
        <w:top w:val="none" w:sz="0" w:space="0" w:color="auto"/>
        <w:left w:val="none" w:sz="0" w:space="0" w:color="auto"/>
        <w:bottom w:val="none" w:sz="0" w:space="0" w:color="auto"/>
        <w:right w:val="none" w:sz="0" w:space="0" w:color="auto"/>
      </w:divBdr>
    </w:div>
    <w:div w:id="323093539">
      <w:bodyDiv w:val="1"/>
      <w:marLeft w:val="0"/>
      <w:marRight w:val="0"/>
      <w:marTop w:val="0"/>
      <w:marBottom w:val="0"/>
      <w:divBdr>
        <w:top w:val="none" w:sz="0" w:space="0" w:color="auto"/>
        <w:left w:val="none" w:sz="0" w:space="0" w:color="auto"/>
        <w:bottom w:val="none" w:sz="0" w:space="0" w:color="auto"/>
        <w:right w:val="none" w:sz="0" w:space="0" w:color="auto"/>
      </w:divBdr>
    </w:div>
    <w:div w:id="333532760">
      <w:bodyDiv w:val="1"/>
      <w:marLeft w:val="0"/>
      <w:marRight w:val="0"/>
      <w:marTop w:val="0"/>
      <w:marBottom w:val="0"/>
      <w:divBdr>
        <w:top w:val="none" w:sz="0" w:space="0" w:color="auto"/>
        <w:left w:val="none" w:sz="0" w:space="0" w:color="auto"/>
        <w:bottom w:val="none" w:sz="0" w:space="0" w:color="auto"/>
        <w:right w:val="none" w:sz="0" w:space="0" w:color="auto"/>
      </w:divBdr>
    </w:div>
    <w:div w:id="335494845">
      <w:bodyDiv w:val="1"/>
      <w:marLeft w:val="0"/>
      <w:marRight w:val="0"/>
      <w:marTop w:val="0"/>
      <w:marBottom w:val="0"/>
      <w:divBdr>
        <w:top w:val="none" w:sz="0" w:space="0" w:color="auto"/>
        <w:left w:val="none" w:sz="0" w:space="0" w:color="auto"/>
        <w:bottom w:val="none" w:sz="0" w:space="0" w:color="auto"/>
        <w:right w:val="none" w:sz="0" w:space="0" w:color="auto"/>
      </w:divBdr>
    </w:div>
    <w:div w:id="335890541">
      <w:bodyDiv w:val="1"/>
      <w:marLeft w:val="0"/>
      <w:marRight w:val="0"/>
      <w:marTop w:val="0"/>
      <w:marBottom w:val="0"/>
      <w:divBdr>
        <w:top w:val="none" w:sz="0" w:space="0" w:color="auto"/>
        <w:left w:val="none" w:sz="0" w:space="0" w:color="auto"/>
        <w:bottom w:val="none" w:sz="0" w:space="0" w:color="auto"/>
        <w:right w:val="none" w:sz="0" w:space="0" w:color="auto"/>
      </w:divBdr>
    </w:div>
    <w:div w:id="337124299">
      <w:bodyDiv w:val="1"/>
      <w:marLeft w:val="0"/>
      <w:marRight w:val="0"/>
      <w:marTop w:val="0"/>
      <w:marBottom w:val="0"/>
      <w:divBdr>
        <w:top w:val="none" w:sz="0" w:space="0" w:color="auto"/>
        <w:left w:val="none" w:sz="0" w:space="0" w:color="auto"/>
        <w:bottom w:val="none" w:sz="0" w:space="0" w:color="auto"/>
        <w:right w:val="none" w:sz="0" w:space="0" w:color="auto"/>
      </w:divBdr>
    </w:div>
    <w:div w:id="346249517">
      <w:bodyDiv w:val="1"/>
      <w:marLeft w:val="0"/>
      <w:marRight w:val="0"/>
      <w:marTop w:val="0"/>
      <w:marBottom w:val="0"/>
      <w:divBdr>
        <w:top w:val="none" w:sz="0" w:space="0" w:color="auto"/>
        <w:left w:val="none" w:sz="0" w:space="0" w:color="auto"/>
        <w:bottom w:val="none" w:sz="0" w:space="0" w:color="auto"/>
        <w:right w:val="none" w:sz="0" w:space="0" w:color="auto"/>
      </w:divBdr>
    </w:div>
    <w:div w:id="346686119">
      <w:bodyDiv w:val="1"/>
      <w:marLeft w:val="0"/>
      <w:marRight w:val="0"/>
      <w:marTop w:val="0"/>
      <w:marBottom w:val="0"/>
      <w:divBdr>
        <w:top w:val="none" w:sz="0" w:space="0" w:color="auto"/>
        <w:left w:val="none" w:sz="0" w:space="0" w:color="auto"/>
        <w:bottom w:val="none" w:sz="0" w:space="0" w:color="auto"/>
        <w:right w:val="none" w:sz="0" w:space="0" w:color="auto"/>
      </w:divBdr>
    </w:div>
    <w:div w:id="347608567">
      <w:bodyDiv w:val="1"/>
      <w:marLeft w:val="0"/>
      <w:marRight w:val="0"/>
      <w:marTop w:val="0"/>
      <w:marBottom w:val="0"/>
      <w:divBdr>
        <w:top w:val="none" w:sz="0" w:space="0" w:color="auto"/>
        <w:left w:val="none" w:sz="0" w:space="0" w:color="auto"/>
        <w:bottom w:val="none" w:sz="0" w:space="0" w:color="auto"/>
        <w:right w:val="none" w:sz="0" w:space="0" w:color="auto"/>
      </w:divBdr>
    </w:div>
    <w:div w:id="351228550">
      <w:bodyDiv w:val="1"/>
      <w:marLeft w:val="0"/>
      <w:marRight w:val="0"/>
      <w:marTop w:val="0"/>
      <w:marBottom w:val="0"/>
      <w:divBdr>
        <w:top w:val="none" w:sz="0" w:space="0" w:color="auto"/>
        <w:left w:val="none" w:sz="0" w:space="0" w:color="auto"/>
        <w:bottom w:val="none" w:sz="0" w:space="0" w:color="auto"/>
        <w:right w:val="none" w:sz="0" w:space="0" w:color="auto"/>
      </w:divBdr>
    </w:div>
    <w:div w:id="361442483">
      <w:bodyDiv w:val="1"/>
      <w:marLeft w:val="0"/>
      <w:marRight w:val="0"/>
      <w:marTop w:val="0"/>
      <w:marBottom w:val="0"/>
      <w:divBdr>
        <w:top w:val="none" w:sz="0" w:space="0" w:color="auto"/>
        <w:left w:val="none" w:sz="0" w:space="0" w:color="auto"/>
        <w:bottom w:val="none" w:sz="0" w:space="0" w:color="auto"/>
        <w:right w:val="none" w:sz="0" w:space="0" w:color="auto"/>
      </w:divBdr>
    </w:div>
    <w:div w:id="362753824">
      <w:bodyDiv w:val="1"/>
      <w:marLeft w:val="0"/>
      <w:marRight w:val="0"/>
      <w:marTop w:val="0"/>
      <w:marBottom w:val="0"/>
      <w:divBdr>
        <w:top w:val="none" w:sz="0" w:space="0" w:color="auto"/>
        <w:left w:val="none" w:sz="0" w:space="0" w:color="auto"/>
        <w:bottom w:val="none" w:sz="0" w:space="0" w:color="auto"/>
        <w:right w:val="none" w:sz="0" w:space="0" w:color="auto"/>
      </w:divBdr>
    </w:div>
    <w:div w:id="367606073">
      <w:bodyDiv w:val="1"/>
      <w:marLeft w:val="0"/>
      <w:marRight w:val="0"/>
      <w:marTop w:val="0"/>
      <w:marBottom w:val="0"/>
      <w:divBdr>
        <w:top w:val="none" w:sz="0" w:space="0" w:color="auto"/>
        <w:left w:val="none" w:sz="0" w:space="0" w:color="auto"/>
        <w:bottom w:val="none" w:sz="0" w:space="0" w:color="auto"/>
        <w:right w:val="none" w:sz="0" w:space="0" w:color="auto"/>
      </w:divBdr>
    </w:div>
    <w:div w:id="375735185">
      <w:bodyDiv w:val="1"/>
      <w:marLeft w:val="0"/>
      <w:marRight w:val="0"/>
      <w:marTop w:val="0"/>
      <w:marBottom w:val="0"/>
      <w:divBdr>
        <w:top w:val="none" w:sz="0" w:space="0" w:color="auto"/>
        <w:left w:val="none" w:sz="0" w:space="0" w:color="auto"/>
        <w:bottom w:val="none" w:sz="0" w:space="0" w:color="auto"/>
        <w:right w:val="none" w:sz="0" w:space="0" w:color="auto"/>
      </w:divBdr>
    </w:div>
    <w:div w:id="384990106">
      <w:bodyDiv w:val="1"/>
      <w:marLeft w:val="0"/>
      <w:marRight w:val="0"/>
      <w:marTop w:val="0"/>
      <w:marBottom w:val="0"/>
      <w:divBdr>
        <w:top w:val="none" w:sz="0" w:space="0" w:color="auto"/>
        <w:left w:val="none" w:sz="0" w:space="0" w:color="auto"/>
        <w:bottom w:val="none" w:sz="0" w:space="0" w:color="auto"/>
        <w:right w:val="none" w:sz="0" w:space="0" w:color="auto"/>
      </w:divBdr>
    </w:div>
    <w:div w:id="393166376">
      <w:bodyDiv w:val="1"/>
      <w:marLeft w:val="0"/>
      <w:marRight w:val="0"/>
      <w:marTop w:val="0"/>
      <w:marBottom w:val="0"/>
      <w:divBdr>
        <w:top w:val="none" w:sz="0" w:space="0" w:color="auto"/>
        <w:left w:val="none" w:sz="0" w:space="0" w:color="auto"/>
        <w:bottom w:val="none" w:sz="0" w:space="0" w:color="auto"/>
        <w:right w:val="none" w:sz="0" w:space="0" w:color="auto"/>
      </w:divBdr>
    </w:div>
    <w:div w:id="396513766">
      <w:bodyDiv w:val="1"/>
      <w:marLeft w:val="0"/>
      <w:marRight w:val="0"/>
      <w:marTop w:val="0"/>
      <w:marBottom w:val="0"/>
      <w:divBdr>
        <w:top w:val="none" w:sz="0" w:space="0" w:color="auto"/>
        <w:left w:val="none" w:sz="0" w:space="0" w:color="auto"/>
        <w:bottom w:val="none" w:sz="0" w:space="0" w:color="auto"/>
        <w:right w:val="none" w:sz="0" w:space="0" w:color="auto"/>
      </w:divBdr>
    </w:div>
    <w:div w:id="398793795">
      <w:bodyDiv w:val="1"/>
      <w:marLeft w:val="0"/>
      <w:marRight w:val="0"/>
      <w:marTop w:val="0"/>
      <w:marBottom w:val="0"/>
      <w:divBdr>
        <w:top w:val="none" w:sz="0" w:space="0" w:color="auto"/>
        <w:left w:val="none" w:sz="0" w:space="0" w:color="auto"/>
        <w:bottom w:val="none" w:sz="0" w:space="0" w:color="auto"/>
        <w:right w:val="none" w:sz="0" w:space="0" w:color="auto"/>
      </w:divBdr>
    </w:div>
    <w:div w:id="399064531">
      <w:bodyDiv w:val="1"/>
      <w:marLeft w:val="0"/>
      <w:marRight w:val="0"/>
      <w:marTop w:val="0"/>
      <w:marBottom w:val="0"/>
      <w:divBdr>
        <w:top w:val="none" w:sz="0" w:space="0" w:color="auto"/>
        <w:left w:val="none" w:sz="0" w:space="0" w:color="auto"/>
        <w:bottom w:val="none" w:sz="0" w:space="0" w:color="auto"/>
        <w:right w:val="none" w:sz="0" w:space="0" w:color="auto"/>
      </w:divBdr>
    </w:div>
    <w:div w:id="404685078">
      <w:bodyDiv w:val="1"/>
      <w:marLeft w:val="0"/>
      <w:marRight w:val="0"/>
      <w:marTop w:val="0"/>
      <w:marBottom w:val="0"/>
      <w:divBdr>
        <w:top w:val="none" w:sz="0" w:space="0" w:color="auto"/>
        <w:left w:val="none" w:sz="0" w:space="0" w:color="auto"/>
        <w:bottom w:val="none" w:sz="0" w:space="0" w:color="auto"/>
        <w:right w:val="none" w:sz="0" w:space="0" w:color="auto"/>
      </w:divBdr>
    </w:div>
    <w:div w:id="415445671">
      <w:bodyDiv w:val="1"/>
      <w:marLeft w:val="0"/>
      <w:marRight w:val="0"/>
      <w:marTop w:val="0"/>
      <w:marBottom w:val="0"/>
      <w:divBdr>
        <w:top w:val="none" w:sz="0" w:space="0" w:color="auto"/>
        <w:left w:val="none" w:sz="0" w:space="0" w:color="auto"/>
        <w:bottom w:val="none" w:sz="0" w:space="0" w:color="auto"/>
        <w:right w:val="none" w:sz="0" w:space="0" w:color="auto"/>
      </w:divBdr>
    </w:div>
    <w:div w:id="417092785">
      <w:bodyDiv w:val="1"/>
      <w:marLeft w:val="0"/>
      <w:marRight w:val="0"/>
      <w:marTop w:val="0"/>
      <w:marBottom w:val="0"/>
      <w:divBdr>
        <w:top w:val="none" w:sz="0" w:space="0" w:color="auto"/>
        <w:left w:val="none" w:sz="0" w:space="0" w:color="auto"/>
        <w:bottom w:val="none" w:sz="0" w:space="0" w:color="auto"/>
        <w:right w:val="none" w:sz="0" w:space="0" w:color="auto"/>
      </w:divBdr>
    </w:div>
    <w:div w:id="424883920">
      <w:bodyDiv w:val="1"/>
      <w:marLeft w:val="0"/>
      <w:marRight w:val="0"/>
      <w:marTop w:val="0"/>
      <w:marBottom w:val="0"/>
      <w:divBdr>
        <w:top w:val="none" w:sz="0" w:space="0" w:color="auto"/>
        <w:left w:val="none" w:sz="0" w:space="0" w:color="auto"/>
        <w:bottom w:val="none" w:sz="0" w:space="0" w:color="auto"/>
        <w:right w:val="none" w:sz="0" w:space="0" w:color="auto"/>
      </w:divBdr>
    </w:div>
    <w:div w:id="431169735">
      <w:bodyDiv w:val="1"/>
      <w:marLeft w:val="0"/>
      <w:marRight w:val="0"/>
      <w:marTop w:val="0"/>
      <w:marBottom w:val="0"/>
      <w:divBdr>
        <w:top w:val="none" w:sz="0" w:space="0" w:color="auto"/>
        <w:left w:val="none" w:sz="0" w:space="0" w:color="auto"/>
        <w:bottom w:val="none" w:sz="0" w:space="0" w:color="auto"/>
        <w:right w:val="none" w:sz="0" w:space="0" w:color="auto"/>
      </w:divBdr>
    </w:div>
    <w:div w:id="442310950">
      <w:bodyDiv w:val="1"/>
      <w:marLeft w:val="0"/>
      <w:marRight w:val="0"/>
      <w:marTop w:val="0"/>
      <w:marBottom w:val="0"/>
      <w:divBdr>
        <w:top w:val="none" w:sz="0" w:space="0" w:color="auto"/>
        <w:left w:val="none" w:sz="0" w:space="0" w:color="auto"/>
        <w:bottom w:val="none" w:sz="0" w:space="0" w:color="auto"/>
        <w:right w:val="none" w:sz="0" w:space="0" w:color="auto"/>
      </w:divBdr>
    </w:div>
    <w:div w:id="447706114">
      <w:bodyDiv w:val="1"/>
      <w:marLeft w:val="0"/>
      <w:marRight w:val="0"/>
      <w:marTop w:val="0"/>
      <w:marBottom w:val="0"/>
      <w:divBdr>
        <w:top w:val="none" w:sz="0" w:space="0" w:color="auto"/>
        <w:left w:val="none" w:sz="0" w:space="0" w:color="auto"/>
        <w:bottom w:val="none" w:sz="0" w:space="0" w:color="auto"/>
        <w:right w:val="none" w:sz="0" w:space="0" w:color="auto"/>
      </w:divBdr>
    </w:div>
    <w:div w:id="450826775">
      <w:bodyDiv w:val="1"/>
      <w:marLeft w:val="0"/>
      <w:marRight w:val="0"/>
      <w:marTop w:val="0"/>
      <w:marBottom w:val="0"/>
      <w:divBdr>
        <w:top w:val="none" w:sz="0" w:space="0" w:color="auto"/>
        <w:left w:val="none" w:sz="0" w:space="0" w:color="auto"/>
        <w:bottom w:val="none" w:sz="0" w:space="0" w:color="auto"/>
        <w:right w:val="none" w:sz="0" w:space="0" w:color="auto"/>
      </w:divBdr>
    </w:div>
    <w:div w:id="458110218">
      <w:bodyDiv w:val="1"/>
      <w:marLeft w:val="0"/>
      <w:marRight w:val="0"/>
      <w:marTop w:val="0"/>
      <w:marBottom w:val="0"/>
      <w:divBdr>
        <w:top w:val="none" w:sz="0" w:space="0" w:color="auto"/>
        <w:left w:val="none" w:sz="0" w:space="0" w:color="auto"/>
        <w:bottom w:val="none" w:sz="0" w:space="0" w:color="auto"/>
        <w:right w:val="none" w:sz="0" w:space="0" w:color="auto"/>
      </w:divBdr>
    </w:div>
    <w:div w:id="467631345">
      <w:bodyDiv w:val="1"/>
      <w:marLeft w:val="0"/>
      <w:marRight w:val="0"/>
      <w:marTop w:val="0"/>
      <w:marBottom w:val="0"/>
      <w:divBdr>
        <w:top w:val="none" w:sz="0" w:space="0" w:color="auto"/>
        <w:left w:val="none" w:sz="0" w:space="0" w:color="auto"/>
        <w:bottom w:val="none" w:sz="0" w:space="0" w:color="auto"/>
        <w:right w:val="none" w:sz="0" w:space="0" w:color="auto"/>
      </w:divBdr>
    </w:div>
    <w:div w:id="474688887">
      <w:bodyDiv w:val="1"/>
      <w:marLeft w:val="0"/>
      <w:marRight w:val="0"/>
      <w:marTop w:val="0"/>
      <w:marBottom w:val="0"/>
      <w:divBdr>
        <w:top w:val="none" w:sz="0" w:space="0" w:color="auto"/>
        <w:left w:val="none" w:sz="0" w:space="0" w:color="auto"/>
        <w:bottom w:val="none" w:sz="0" w:space="0" w:color="auto"/>
        <w:right w:val="none" w:sz="0" w:space="0" w:color="auto"/>
      </w:divBdr>
    </w:div>
    <w:div w:id="476459740">
      <w:bodyDiv w:val="1"/>
      <w:marLeft w:val="0"/>
      <w:marRight w:val="0"/>
      <w:marTop w:val="0"/>
      <w:marBottom w:val="0"/>
      <w:divBdr>
        <w:top w:val="none" w:sz="0" w:space="0" w:color="auto"/>
        <w:left w:val="none" w:sz="0" w:space="0" w:color="auto"/>
        <w:bottom w:val="none" w:sz="0" w:space="0" w:color="auto"/>
        <w:right w:val="none" w:sz="0" w:space="0" w:color="auto"/>
      </w:divBdr>
    </w:div>
    <w:div w:id="477848164">
      <w:bodyDiv w:val="1"/>
      <w:marLeft w:val="0"/>
      <w:marRight w:val="0"/>
      <w:marTop w:val="0"/>
      <w:marBottom w:val="0"/>
      <w:divBdr>
        <w:top w:val="none" w:sz="0" w:space="0" w:color="auto"/>
        <w:left w:val="none" w:sz="0" w:space="0" w:color="auto"/>
        <w:bottom w:val="none" w:sz="0" w:space="0" w:color="auto"/>
        <w:right w:val="none" w:sz="0" w:space="0" w:color="auto"/>
      </w:divBdr>
    </w:div>
    <w:div w:id="479226813">
      <w:bodyDiv w:val="1"/>
      <w:marLeft w:val="0"/>
      <w:marRight w:val="0"/>
      <w:marTop w:val="0"/>
      <w:marBottom w:val="0"/>
      <w:divBdr>
        <w:top w:val="none" w:sz="0" w:space="0" w:color="auto"/>
        <w:left w:val="none" w:sz="0" w:space="0" w:color="auto"/>
        <w:bottom w:val="none" w:sz="0" w:space="0" w:color="auto"/>
        <w:right w:val="none" w:sz="0" w:space="0" w:color="auto"/>
      </w:divBdr>
    </w:div>
    <w:div w:id="493767944">
      <w:bodyDiv w:val="1"/>
      <w:marLeft w:val="0"/>
      <w:marRight w:val="0"/>
      <w:marTop w:val="0"/>
      <w:marBottom w:val="0"/>
      <w:divBdr>
        <w:top w:val="none" w:sz="0" w:space="0" w:color="auto"/>
        <w:left w:val="none" w:sz="0" w:space="0" w:color="auto"/>
        <w:bottom w:val="none" w:sz="0" w:space="0" w:color="auto"/>
        <w:right w:val="none" w:sz="0" w:space="0" w:color="auto"/>
      </w:divBdr>
    </w:div>
    <w:div w:id="502864249">
      <w:bodyDiv w:val="1"/>
      <w:marLeft w:val="0"/>
      <w:marRight w:val="0"/>
      <w:marTop w:val="0"/>
      <w:marBottom w:val="0"/>
      <w:divBdr>
        <w:top w:val="none" w:sz="0" w:space="0" w:color="auto"/>
        <w:left w:val="none" w:sz="0" w:space="0" w:color="auto"/>
        <w:bottom w:val="none" w:sz="0" w:space="0" w:color="auto"/>
        <w:right w:val="none" w:sz="0" w:space="0" w:color="auto"/>
      </w:divBdr>
    </w:div>
    <w:div w:id="523058821">
      <w:bodyDiv w:val="1"/>
      <w:marLeft w:val="0"/>
      <w:marRight w:val="0"/>
      <w:marTop w:val="0"/>
      <w:marBottom w:val="0"/>
      <w:divBdr>
        <w:top w:val="none" w:sz="0" w:space="0" w:color="auto"/>
        <w:left w:val="none" w:sz="0" w:space="0" w:color="auto"/>
        <w:bottom w:val="none" w:sz="0" w:space="0" w:color="auto"/>
        <w:right w:val="none" w:sz="0" w:space="0" w:color="auto"/>
      </w:divBdr>
    </w:div>
    <w:div w:id="529489897">
      <w:bodyDiv w:val="1"/>
      <w:marLeft w:val="0"/>
      <w:marRight w:val="0"/>
      <w:marTop w:val="0"/>
      <w:marBottom w:val="0"/>
      <w:divBdr>
        <w:top w:val="none" w:sz="0" w:space="0" w:color="auto"/>
        <w:left w:val="none" w:sz="0" w:space="0" w:color="auto"/>
        <w:bottom w:val="none" w:sz="0" w:space="0" w:color="auto"/>
        <w:right w:val="none" w:sz="0" w:space="0" w:color="auto"/>
      </w:divBdr>
    </w:div>
    <w:div w:id="530413796">
      <w:bodyDiv w:val="1"/>
      <w:marLeft w:val="0"/>
      <w:marRight w:val="0"/>
      <w:marTop w:val="0"/>
      <w:marBottom w:val="0"/>
      <w:divBdr>
        <w:top w:val="none" w:sz="0" w:space="0" w:color="auto"/>
        <w:left w:val="none" w:sz="0" w:space="0" w:color="auto"/>
        <w:bottom w:val="none" w:sz="0" w:space="0" w:color="auto"/>
        <w:right w:val="none" w:sz="0" w:space="0" w:color="auto"/>
      </w:divBdr>
    </w:div>
    <w:div w:id="531575302">
      <w:bodyDiv w:val="1"/>
      <w:marLeft w:val="0"/>
      <w:marRight w:val="0"/>
      <w:marTop w:val="0"/>
      <w:marBottom w:val="0"/>
      <w:divBdr>
        <w:top w:val="none" w:sz="0" w:space="0" w:color="auto"/>
        <w:left w:val="none" w:sz="0" w:space="0" w:color="auto"/>
        <w:bottom w:val="none" w:sz="0" w:space="0" w:color="auto"/>
        <w:right w:val="none" w:sz="0" w:space="0" w:color="auto"/>
      </w:divBdr>
    </w:div>
    <w:div w:id="533005625">
      <w:bodyDiv w:val="1"/>
      <w:marLeft w:val="0"/>
      <w:marRight w:val="0"/>
      <w:marTop w:val="0"/>
      <w:marBottom w:val="0"/>
      <w:divBdr>
        <w:top w:val="none" w:sz="0" w:space="0" w:color="auto"/>
        <w:left w:val="none" w:sz="0" w:space="0" w:color="auto"/>
        <w:bottom w:val="none" w:sz="0" w:space="0" w:color="auto"/>
        <w:right w:val="none" w:sz="0" w:space="0" w:color="auto"/>
      </w:divBdr>
    </w:div>
    <w:div w:id="535973202">
      <w:bodyDiv w:val="1"/>
      <w:marLeft w:val="0"/>
      <w:marRight w:val="0"/>
      <w:marTop w:val="0"/>
      <w:marBottom w:val="0"/>
      <w:divBdr>
        <w:top w:val="none" w:sz="0" w:space="0" w:color="auto"/>
        <w:left w:val="none" w:sz="0" w:space="0" w:color="auto"/>
        <w:bottom w:val="none" w:sz="0" w:space="0" w:color="auto"/>
        <w:right w:val="none" w:sz="0" w:space="0" w:color="auto"/>
      </w:divBdr>
    </w:div>
    <w:div w:id="538052594">
      <w:bodyDiv w:val="1"/>
      <w:marLeft w:val="0"/>
      <w:marRight w:val="0"/>
      <w:marTop w:val="0"/>
      <w:marBottom w:val="0"/>
      <w:divBdr>
        <w:top w:val="none" w:sz="0" w:space="0" w:color="auto"/>
        <w:left w:val="none" w:sz="0" w:space="0" w:color="auto"/>
        <w:bottom w:val="none" w:sz="0" w:space="0" w:color="auto"/>
        <w:right w:val="none" w:sz="0" w:space="0" w:color="auto"/>
      </w:divBdr>
    </w:div>
    <w:div w:id="539560795">
      <w:bodyDiv w:val="1"/>
      <w:marLeft w:val="0"/>
      <w:marRight w:val="0"/>
      <w:marTop w:val="0"/>
      <w:marBottom w:val="0"/>
      <w:divBdr>
        <w:top w:val="none" w:sz="0" w:space="0" w:color="auto"/>
        <w:left w:val="none" w:sz="0" w:space="0" w:color="auto"/>
        <w:bottom w:val="none" w:sz="0" w:space="0" w:color="auto"/>
        <w:right w:val="none" w:sz="0" w:space="0" w:color="auto"/>
      </w:divBdr>
    </w:div>
    <w:div w:id="542792690">
      <w:bodyDiv w:val="1"/>
      <w:marLeft w:val="0"/>
      <w:marRight w:val="0"/>
      <w:marTop w:val="0"/>
      <w:marBottom w:val="0"/>
      <w:divBdr>
        <w:top w:val="none" w:sz="0" w:space="0" w:color="auto"/>
        <w:left w:val="none" w:sz="0" w:space="0" w:color="auto"/>
        <w:bottom w:val="none" w:sz="0" w:space="0" w:color="auto"/>
        <w:right w:val="none" w:sz="0" w:space="0" w:color="auto"/>
      </w:divBdr>
    </w:div>
    <w:div w:id="544754665">
      <w:bodyDiv w:val="1"/>
      <w:marLeft w:val="0"/>
      <w:marRight w:val="0"/>
      <w:marTop w:val="0"/>
      <w:marBottom w:val="0"/>
      <w:divBdr>
        <w:top w:val="none" w:sz="0" w:space="0" w:color="auto"/>
        <w:left w:val="none" w:sz="0" w:space="0" w:color="auto"/>
        <w:bottom w:val="none" w:sz="0" w:space="0" w:color="auto"/>
        <w:right w:val="none" w:sz="0" w:space="0" w:color="auto"/>
      </w:divBdr>
    </w:div>
    <w:div w:id="545525411">
      <w:bodyDiv w:val="1"/>
      <w:marLeft w:val="0"/>
      <w:marRight w:val="0"/>
      <w:marTop w:val="0"/>
      <w:marBottom w:val="0"/>
      <w:divBdr>
        <w:top w:val="none" w:sz="0" w:space="0" w:color="auto"/>
        <w:left w:val="none" w:sz="0" w:space="0" w:color="auto"/>
        <w:bottom w:val="none" w:sz="0" w:space="0" w:color="auto"/>
        <w:right w:val="none" w:sz="0" w:space="0" w:color="auto"/>
      </w:divBdr>
    </w:div>
    <w:div w:id="548303511">
      <w:bodyDiv w:val="1"/>
      <w:marLeft w:val="0"/>
      <w:marRight w:val="0"/>
      <w:marTop w:val="0"/>
      <w:marBottom w:val="0"/>
      <w:divBdr>
        <w:top w:val="none" w:sz="0" w:space="0" w:color="auto"/>
        <w:left w:val="none" w:sz="0" w:space="0" w:color="auto"/>
        <w:bottom w:val="none" w:sz="0" w:space="0" w:color="auto"/>
        <w:right w:val="none" w:sz="0" w:space="0" w:color="auto"/>
      </w:divBdr>
    </w:div>
    <w:div w:id="548999039">
      <w:bodyDiv w:val="1"/>
      <w:marLeft w:val="0"/>
      <w:marRight w:val="0"/>
      <w:marTop w:val="0"/>
      <w:marBottom w:val="0"/>
      <w:divBdr>
        <w:top w:val="none" w:sz="0" w:space="0" w:color="auto"/>
        <w:left w:val="none" w:sz="0" w:space="0" w:color="auto"/>
        <w:bottom w:val="none" w:sz="0" w:space="0" w:color="auto"/>
        <w:right w:val="none" w:sz="0" w:space="0" w:color="auto"/>
      </w:divBdr>
    </w:div>
    <w:div w:id="549924259">
      <w:bodyDiv w:val="1"/>
      <w:marLeft w:val="0"/>
      <w:marRight w:val="0"/>
      <w:marTop w:val="0"/>
      <w:marBottom w:val="0"/>
      <w:divBdr>
        <w:top w:val="none" w:sz="0" w:space="0" w:color="auto"/>
        <w:left w:val="none" w:sz="0" w:space="0" w:color="auto"/>
        <w:bottom w:val="none" w:sz="0" w:space="0" w:color="auto"/>
        <w:right w:val="none" w:sz="0" w:space="0" w:color="auto"/>
      </w:divBdr>
    </w:div>
    <w:div w:id="556212357">
      <w:bodyDiv w:val="1"/>
      <w:marLeft w:val="0"/>
      <w:marRight w:val="0"/>
      <w:marTop w:val="0"/>
      <w:marBottom w:val="0"/>
      <w:divBdr>
        <w:top w:val="none" w:sz="0" w:space="0" w:color="auto"/>
        <w:left w:val="none" w:sz="0" w:space="0" w:color="auto"/>
        <w:bottom w:val="none" w:sz="0" w:space="0" w:color="auto"/>
        <w:right w:val="none" w:sz="0" w:space="0" w:color="auto"/>
      </w:divBdr>
    </w:div>
    <w:div w:id="569115919">
      <w:bodyDiv w:val="1"/>
      <w:marLeft w:val="0"/>
      <w:marRight w:val="0"/>
      <w:marTop w:val="0"/>
      <w:marBottom w:val="0"/>
      <w:divBdr>
        <w:top w:val="none" w:sz="0" w:space="0" w:color="auto"/>
        <w:left w:val="none" w:sz="0" w:space="0" w:color="auto"/>
        <w:bottom w:val="none" w:sz="0" w:space="0" w:color="auto"/>
        <w:right w:val="none" w:sz="0" w:space="0" w:color="auto"/>
      </w:divBdr>
    </w:div>
    <w:div w:id="571349692">
      <w:bodyDiv w:val="1"/>
      <w:marLeft w:val="0"/>
      <w:marRight w:val="0"/>
      <w:marTop w:val="0"/>
      <w:marBottom w:val="0"/>
      <w:divBdr>
        <w:top w:val="none" w:sz="0" w:space="0" w:color="auto"/>
        <w:left w:val="none" w:sz="0" w:space="0" w:color="auto"/>
        <w:bottom w:val="none" w:sz="0" w:space="0" w:color="auto"/>
        <w:right w:val="none" w:sz="0" w:space="0" w:color="auto"/>
      </w:divBdr>
    </w:div>
    <w:div w:id="573393584">
      <w:bodyDiv w:val="1"/>
      <w:marLeft w:val="0"/>
      <w:marRight w:val="0"/>
      <w:marTop w:val="0"/>
      <w:marBottom w:val="0"/>
      <w:divBdr>
        <w:top w:val="none" w:sz="0" w:space="0" w:color="auto"/>
        <w:left w:val="none" w:sz="0" w:space="0" w:color="auto"/>
        <w:bottom w:val="none" w:sz="0" w:space="0" w:color="auto"/>
        <w:right w:val="none" w:sz="0" w:space="0" w:color="auto"/>
      </w:divBdr>
    </w:div>
    <w:div w:id="579797327">
      <w:bodyDiv w:val="1"/>
      <w:marLeft w:val="0"/>
      <w:marRight w:val="0"/>
      <w:marTop w:val="0"/>
      <w:marBottom w:val="0"/>
      <w:divBdr>
        <w:top w:val="none" w:sz="0" w:space="0" w:color="auto"/>
        <w:left w:val="none" w:sz="0" w:space="0" w:color="auto"/>
        <w:bottom w:val="none" w:sz="0" w:space="0" w:color="auto"/>
        <w:right w:val="none" w:sz="0" w:space="0" w:color="auto"/>
      </w:divBdr>
    </w:div>
    <w:div w:id="591206099">
      <w:bodyDiv w:val="1"/>
      <w:marLeft w:val="0"/>
      <w:marRight w:val="0"/>
      <w:marTop w:val="0"/>
      <w:marBottom w:val="0"/>
      <w:divBdr>
        <w:top w:val="none" w:sz="0" w:space="0" w:color="auto"/>
        <w:left w:val="none" w:sz="0" w:space="0" w:color="auto"/>
        <w:bottom w:val="none" w:sz="0" w:space="0" w:color="auto"/>
        <w:right w:val="none" w:sz="0" w:space="0" w:color="auto"/>
      </w:divBdr>
    </w:div>
    <w:div w:id="594678133">
      <w:bodyDiv w:val="1"/>
      <w:marLeft w:val="0"/>
      <w:marRight w:val="0"/>
      <w:marTop w:val="0"/>
      <w:marBottom w:val="0"/>
      <w:divBdr>
        <w:top w:val="none" w:sz="0" w:space="0" w:color="auto"/>
        <w:left w:val="none" w:sz="0" w:space="0" w:color="auto"/>
        <w:bottom w:val="none" w:sz="0" w:space="0" w:color="auto"/>
        <w:right w:val="none" w:sz="0" w:space="0" w:color="auto"/>
      </w:divBdr>
    </w:div>
    <w:div w:id="601886282">
      <w:bodyDiv w:val="1"/>
      <w:marLeft w:val="0"/>
      <w:marRight w:val="0"/>
      <w:marTop w:val="0"/>
      <w:marBottom w:val="0"/>
      <w:divBdr>
        <w:top w:val="none" w:sz="0" w:space="0" w:color="auto"/>
        <w:left w:val="none" w:sz="0" w:space="0" w:color="auto"/>
        <w:bottom w:val="none" w:sz="0" w:space="0" w:color="auto"/>
        <w:right w:val="none" w:sz="0" w:space="0" w:color="auto"/>
      </w:divBdr>
    </w:div>
    <w:div w:id="606888026">
      <w:bodyDiv w:val="1"/>
      <w:marLeft w:val="0"/>
      <w:marRight w:val="0"/>
      <w:marTop w:val="0"/>
      <w:marBottom w:val="0"/>
      <w:divBdr>
        <w:top w:val="none" w:sz="0" w:space="0" w:color="auto"/>
        <w:left w:val="none" w:sz="0" w:space="0" w:color="auto"/>
        <w:bottom w:val="none" w:sz="0" w:space="0" w:color="auto"/>
        <w:right w:val="none" w:sz="0" w:space="0" w:color="auto"/>
      </w:divBdr>
    </w:div>
    <w:div w:id="613442810">
      <w:bodyDiv w:val="1"/>
      <w:marLeft w:val="0"/>
      <w:marRight w:val="0"/>
      <w:marTop w:val="0"/>
      <w:marBottom w:val="0"/>
      <w:divBdr>
        <w:top w:val="none" w:sz="0" w:space="0" w:color="auto"/>
        <w:left w:val="none" w:sz="0" w:space="0" w:color="auto"/>
        <w:bottom w:val="none" w:sz="0" w:space="0" w:color="auto"/>
        <w:right w:val="none" w:sz="0" w:space="0" w:color="auto"/>
      </w:divBdr>
    </w:div>
    <w:div w:id="614602044">
      <w:bodyDiv w:val="1"/>
      <w:marLeft w:val="0"/>
      <w:marRight w:val="0"/>
      <w:marTop w:val="0"/>
      <w:marBottom w:val="0"/>
      <w:divBdr>
        <w:top w:val="none" w:sz="0" w:space="0" w:color="auto"/>
        <w:left w:val="none" w:sz="0" w:space="0" w:color="auto"/>
        <w:bottom w:val="none" w:sz="0" w:space="0" w:color="auto"/>
        <w:right w:val="none" w:sz="0" w:space="0" w:color="auto"/>
      </w:divBdr>
    </w:div>
    <w:div w:id="618729174">
      <w:bodyDiv w:val="1"/>
      <w:marLeft w:val="0"/>
      <w:marRight w:val="0"/>
      <w:marTop w:val="0"/>
      <w:marBottom w:val="0"/>
      <w:divBdr>
        <w:top w:val="none" w:sz="0" w:space="0" w:color="auto"/>
        <w:left w:val="none" w:sz="0" w:space="0" w:color="auto"/>
        <w:bottom w:val="none" w:sz="0" w:space="0" w:color="auto"/>
        <w:right w:val="none" w:sz="0" w:space="0" w:color="auto"/>
      </w:divBdr>
    </w:div>
    <w:div w:id="631332157">
      <w:bodyDiv w:val="1"/>
      <w:marLeft w:val="0"/>
      <w:marRight w:val="0"/>
      <w:marTop w:val="0"/>
      <w:marBottom w:val="0"/>
      <w:divBdr>
        <w:top w:val="none" w:sz="0" w:space="0" w:color="auto"/>
        <w:left w:val="none" w:sz="0" w:space="0" w:color="auto"/>
        <w:bottom w:val="none" w:sz="0" w:space="0" w:color="auto"/>
        <w:right w:val="none" w:sz="0" w:space="0" w:color="auto"/>
      </w:divBdr>
    </w:div>
    <w:div w:id="632449244">
      <w:bodyDiv w:val="1"/>
      <w:marLeft w:val="0"/>
      <w:marRight w:val="0"/>
      <w:marTop w:val="0"/>
      <w:marBottom w:val="0"/>
      <w:divBdr>
        <w:top w:val="none" w:sz="0" w:space="0" w:color="auto"/>
        <w:left w:val="none" w:sz="0" w:space="0" w:color="auto"/>
        <w:bottom w:val="none" w:sz="0" w:space="0" w:color="auto"/>
        <w:right w:val="none" w:sz="0" w:space="0" w:color="auto"/>
      </w:divBdr>
    </w:div>
    <w:div w:id="632709989">
      <w:bodyDiv w:val="1"/>
      <w:marLeft w:val="0"/>
      <w:marRight w:val="0"/>
      <w:marTop w:val="0"/>
      <w:marBottom w:val="0"/>
      <w:divBdr>
        <w:top w:val="none" w:sz="0" w:space="0" w:color="auto"/>
        <w:left w:val="none" w:sz="0" w:space="0" w:color="auto"/>
        <w:bottom w:val="none" w:sz="0" w:space="0" w:color="auto"/>
        <w:right w:val="none" w:sz="0" w:space="0" w:color="auto"/>
      </w:divBdr>
    </w:div>
    <w:div w:id="651638814">
      <w:bodyDiv w:val="1"/>
      <w:marLeft w:val="0"/>
      <w:marRight w:val="0"/>
      <w:marTop w:val="0"/>
      <w:marBottom w:val="0"/>
      <w:divBdr>
        <w:top w:val="none" w:sz="0" w:space="0" w:color="auto"/>
        <w:left w:val="none" w:sz="0" w:space="0" w:color="auto"/>
        <w:bottom w:val="none" w:sz="0" w:space="0" w:color="auto"/>
        <w:right w:val="none" w:sz="0" w:space="0" w:color="auto"/>
      </w:divBdr>
    </w:div>
    <w:div w:id="653797486">
      <w:bodyDiv w:val="1"/>
      <w:marLeft w:val="0"/>
      <w:marRight w:val="0"/>
      <w:marTop w:val="0"/>
      <w:marBottom w:val="0"/>
      <w:divBdr>
        <w:top w:val="none" w:sz="0" w:space="0" w:color="auto"/>
        <w:left w:val="none" w:sz="0" w:space="0" w:color="auto"/>
        <w:bottom w:val="none" w:sz="0" w:space="0" w:color="auto"/>
        <w:right w:val="none" w:sz="0" w:space="0" w:color="auto"/>
      </w:divBdr>
    </w:div>
    <w:div w:id="654843112">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667439726">
      <w:bodyDiv w:val="1"/>
      <w:marLeft w:val="0"/>
      <w:marRight w:val="0"/>
      <w:marTop w:val="0"/>
      <w:marBottom w:val="0"/>
      <w:divBdr>
        <w:top w:val="none" w:sz="0" w:space="0" w:color="auto"/>
        <w:left w:val="none" w:sz="0" w:space="0" w:color="auto"/>
        <w:bottom w:val="none" w:sz="0" w:space="0" w:color="auto"/>
        <w:right w:val="none" w:sz="0" w:space="0" w:color="auto"/>
      </w:divBdr>
    </w:div>
    <w:div w:id="668101762">
      <w:bodyDiv w:val="1"/>
      <w:marLeft w:val="0"/>
      <w:marRight w:val="0"/>
      <w:marTop w:val="0"/>
      <w:marBottom w:val="0"/>
      <w:divBdr>
        <w:top w:val="none" w:sz="0" w:space="0" w:color="auto"/>
        <w:left w:val="none" w:sz="0" w:space="0" w:color="auto"/>
        <w:bottom w:val="none" w:sz="0" w:space="0" w:color="auto"/>
        <w:right w:val="none" w:sz="0" w:space="0" w:color="auto"/>
      </w:divBdr>
    </w:div>
    <w:div w:id="670060954">
      <w:bodyDiv w:val="1"/>
      <w:marLeft w:val="0"/>
      <w:marRight w:val="0"/>
      <w:marTop w:val="0"/>
      <w:marBottom w:val="0"/>
      <w:divBdr>
        <w:top w:val="none" w:sz="0" w:space="0" w:color="auto"/>
        <w:left w:val="none" w:sz="0" w:space="0" w:color="auto"/>
        <w:bottom w:val="none" w:sz="0" w:space="0" w:color="auto"/>
        <w:right w:val="none" w:sz="0" w:space="0" w:color="auto"/>
      </w:divBdr>
    </w:div>
    <w:div w:id="673532631">
      <w:bodyDiv w:val="1"/>
      <w:marLeft w:val="0"/>
      <w:marRight w:val="0"/>
      <w:marTop w:val="0"/>
      <w:marBottom w:val="0"/>
      <w:divBdr>
        <w:top w:val="none" w:sz="0" w:space="0" w:color="auto"/>
        <w:left w:val="none" w:sz="0" w:space="0" w:color="auto"/>
        <w:bottom w:val="none" w:sz="0" w:space="0" w:color="auto"/>
        <w:right w:val="none" w:sz="0" w:space="0" w:color="auto"/>
      </w:divBdr>
    </w:div>
    <w:div w:id="677463161">
      <w:bodyDiv w:val="1"/>
      <w:marLeft w:val="0"/>
      <w:marRight w:val="0"/>
      <w:marTop w:val="0"/>
      <w:marBottom w:val="0"/>
      <w:divBdr>
        <w:top w:val="none" w:sz="0" w:space="0" w:color="auto"/>
        <w:left w:val="none" w:sz="0" w:space="0" w:color="auto"/>
        <w:bottom w:val="none" w:sz="0" w:space="0" w:color="auto"/>
        <w:right w:val="none" w:sz="0" w:space="0" w:color="auto"/>
      </w:divBdr>
    </w:div>
    <w:div w:id="683022997">
      <w:bodyDiv w:val="1"/>
      <w:marLeft w:val="0"/>
      <w:marRight w:val="0"/>
      <w:marTop w:val="0"/>
      <w:marBottom w:val="0"/>
      <w:divBdr>
        <w:top w:val="none" w:sz="0" w:space="0" w:color="auto"/>
        <w:left w:val="none" w:sz="0" w:space="0" w:color="auto"/>
        <w:bottom w:val="none" w:sz="0" w:space="0" w:color="auto"/>
        <w:right w:val="none" w:sz="0" w:space="0" w:color="auto"/>
      </w:divBdr>
    </w:div>
    <w:div w:id="690374500">
      <w:bodyDiv w:val="1"/>
      <w:marLeft w:val="0"/>
      <w:marRight w:val="0"/>
      <w:marTop w:val="0"/>
      <w:marBottom w:val="0"/>
      <w:divBdr>
        <w:top w:val="none" w:sz="0" w:space="0" w:color="auto"/>
        <w:left w:val="none" w:sz="0" w:space="0" w:color="auto"/>
        <w:bottom w:val="none" w:sz="0" w:space="0" w:color="auto"/>
        <w:right w:val="none" w:sz="0" w:space="0" w:color="auto"/>
      </w:divBdr>
    </w:div>
    <w:div w:id="692993412">
      <w:bodyDiv w:val="1"/>
      <w:marLeft w:val="0"/>
      <w:marRight w:val="0"/>
      <w:marTop w:val="0"/>
      <w:marBottom w:val="0"/>
      <w:divBdr>
        <w:top w:val="none" w:sz="0" w:space="0" w:color="auto"/>
        <w:left w:val="none" w:sz="0" w:space="0" w:color="auto"/>
        <w:bottom w:val="none" w:sz="0" w:space="0" w:color="auto"/>
        <w:right w:val="none" w:sz="0" w:space="0" w:color="auto"/>
      </w:divBdr>
    </w:div>
    <w:div w:id="695665484">
      <w:bodyDiv w:val="1"/>
      <w:marLeft w:val="0"/>
      <w:marRight w:val="0"/>
      <w:marTop w:val="0"/>
      <w:marBottom w:val="0"/>
      <w:divBdr>
        <w:top w:val="none" w:sz="0" w:space="0" w:color="auto"/>
        <w:left w:val="none" w:sz="0" w:space="0" w:color="auto"/>
        <w:bottom w:val="none" w:sz="0" w:space="0" w:color="auto"/>
        <w:right w:val="none" w:sz="0" w:space="0" w:color="auto"/>
      </w:divBdr>
    </w:div>
    <w:div w:id="700714069">
      <w:bodyDiv w:val="1"/>
      <w:marLeft w:val="0"/>
      <w:marRight w:val="0"/>
      <w:marTop w:val="0"/>
      <w:marBottom w:val="0"/>
      <w:divBdr>
        <w:top w:val="none" w:sz="0" w:space="0" w:color="auto"/>
        <w:left w:val="none" w:sz="0" w:space="0" w:color="auto"/>
        <w:bottom w:val="none" w:sz="0" w:space="0" w:color="auto"/>
        <w:right w:val="none" w:sz="0" w:space="0" w:color="auto"/>
      </w:divBdr>
    </w:div>
    <w:div w:id="704645033">
      <w:bodyDiv w:val="1"/>
      <w:marLeft w:val="0"/>
      <w:marRight w:val="0"/>
      <w:marTop w:val="0"/>
      <w:marBottom w:val="0"/>
      <w:divBdr>
        <w:top w:val="none" w:sz="0" w:space="0" w:color="auto"/>
        <w:left w:val="none" w:sz="0" w:space="0" w:color="auto"/>
        <w:bottom w:val="none" w:sz="0" w:space="0" w:color="auto"/>
        <w:right w:val="none" w:sz="0" w:space="0" w:color="auto"/>
      </w:divBdr>
    </w:div>
    <w:div w:id="708795777">
      <w:bodyDiv w:val="1"/>
      <w:marLeft w:val="0"/>
      <w:marRight w:val="0"/>
      <w:marTop w:val="0"/>
      <w:marBottom w:val="0"/>
      <w:divBdr>
        <w:top w:val="none" w:sz="0" w:space="0" w:color="auto"/>
        <w:left w:val="none" w:sz="0" w:space="0" w:color="auto"/>
        <w:bottom w:val="none" w:sz="0" w:space="0" w:color="auto"/>
        <w:right w:val="none" w:sz="0" w:space="0" w:color="auto"/>
      </w:divBdr>
    </w:div>
    <w:div w:id="72510279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35510619">
      <w:bodyDiv w:val="1"/>
      <w:marLeft w:val="0"/>
      <w:marRight w:val="0"/>
      <w:marTop w:val="0"/>
      <w:marBottom w:val="0"/>
      <w:divBdr>
        <w:top w:val="none" w:sz="0" w:space="0" w:color="auto"/>
        <w:left w:val="none" w:sz="0" w:space="0" w:color="auto"/>
        <w:bottom w:val="none" w:sz="0" w:space="0" w:color="auto"/>
        <w:right w:val="none" w:sz="0" w:space="0" w:color="auto"/>
      </w:divBdr>
    </w:div>
    <w:div w:id="737484900">
      <w:bodyDiv w:val="1"/>
      <w:marLeft w:val="0"/>
      <w:marRight w:val="0"/>
      <w:marTop w:val="0"/>
      <w:marBottom w:val="0"/>
      <w:divBdr>
        <w:top w:val="none" w:sz="0" w:space="0" w:color="auto"/>
        <w:left w:val="none" w:sz="0" w:space="0" w:color="auto"/>
        <w:bottom w:val="none" w:sz="0" w:space="0" w:color="auto"/>
        <w:right w:val="none" w:sz="0" w:space="0" w:color="auto"/>
      </w:divBdr>
    </w:div>
    <w:div w:id="759057463">
      <w:bodyDiv w:val="1"/>
      <w:marLeft w:val="0"/>
      <w:marRight w:val="0"/>
      <w:marTop w:val="0"/>
      <w:marBottom w:val="0"/>
      <w:divBdr>
        <w:top w:val="none" w:sz="0" w:space="0" w:color="auto"/>
        <w:left w:val="none" w:sz="0" w:space="0" w:color="auto"/>
        <w:bottom w:val="none" w:sz="0" w:space="0" w:color="auto"/>
        <w:right w:val="none" w:sz="0" w:space="0" w:color="auto"/>
      </w:divBdr>
    </w:div>
    <w:div w:id="760873663">
      <w:bodyDiv w:val="1"/>
      <w:marLeft w:val="0"/>
      <w:marRight w:val="0"/>
      <w:marTop w:val="0"/>
      <w:marBottom w:val="0"/>
      <w:divBdr>
        <w:top w:val="none" w:sz="0" w:space="0" w:color="auto"/>
        <w:left w:val="none" w:sz="0" w:space="0" w:color="auto"/>
        <w:bottom w:val="none" w:sz="0" w:space="0" w:color="auto"/>
        <w:right w:val="none" w:sz="0" w:space="0" w:color="auto"/>
      </w:divBdr>
    </w:div>
    <w:div w:id="765616505">
      <w:bodyDiv w:val="1"/>
      <w:marLeft w:val="0"/>
      <w:marRight w:val="0"/>
      <w:marTop w:val="0"/>
      <w:marBottom w:val="0"/>
      <w:divBdr>
        <w:top w:val="none" w:sz="0" w:space="0" w:color="auto"/>
        <w:left w:val="none" w:sz="0" w:space="0" w:color="auto"/>
        <w:bottom w:val="none" w:sz="0" w:space="0" w:color="auto"/>
        <w:right w:val="none" w:sz="0" w:space="0" w:color="auto"/>
      </w:divBdr>
    </w:div>
    <w:div w:id="771901686">
      <w:bodyDiv w:val="1"/>
      <w:marLeft w:val="0"/>
      <w:marRight w:val="0"/>
      <w:marTop w:val="0"/>
      <w:marBottom w:val="0"/>
      <w:divBdr>
        <w:top w:val="none" w:sz="0" w:space="0" w:color="auto"/>
        <w:left w:val="none" w:sz="0" w:space="0" w:color="auto"/>
        <w:bottom w:val="none" w:sz="0" w:space="0" w:color="auto"/>
        <w:right w:val="none" w:sz="0" w:space="0" w:color="auto"/>
      </w:divBdr>
    </w:div>
    <w:div w:id="772090152">
      <w:bodyDiv w:val="1"/>
      <w:marLeft w:val="0"/>
      <w:marRight w:val="0"/>
      <w:marTop w:val="0"/>
      <w:marBottom w:val="0"/>
      <w:divBdr>
        <w:top w:val="none" w:sz="0" w:space="0" w:color="auto"/>
        <w:left w:val="none" w:sz="0" w:space="0" w:color="auto"/>
        <w:bottom w:val="none" w:sz="0" w:space="0" w:color="auto"/>
        <w:right w:val="none" w:sz="0" w:space="0" w:color="auto"/>
      </w:divBdr>
    </w:div>
    <w:div w:id="772166634">
      <w:bodyDiv w:val="1"/>
      <w:marLeft w:val="0"/>
      <w:marRight w:val="0"/>
      <w:marTop w:val="0"/>
      <w:marBottom w:val="0"/>
      <w:divBdr>
        <w:top w:val="none" w:sz="0" w:space="0" w:color="auto"/>
        <w:left w:val="none" w:sz="0" w:space="0" w:color="auto"/>
        <w:bottom w:val="none" w:sz="0" w:space="0" w:color="auto"/>
        <w:right w:val="none" w:sz="0" w:space="0" w:color="auto"/>
      </w:divBdr>
    </w:div>
    <w:div w:id="773865730">
      <w:bodyDiv w:val="1"/>
      <w:marLeft w:val="0"/>
      <w:marRight w:val="0"/>
      <w:marTop w:val="0"/>
      <w:marBottom w:val="0"/>
      <w:divBdr>
        <w:top w:val="none" w:sz="0" w:space="0" w:color="auto"/>
        <w:left w:val="none" w:sz="0" w:space="0" w:color="auto"/>
        <w:bottom w:val="none" w:sz="0" w:space="0" w:color="auto"/>
        <w:right w:val="none" w:sz="0" w:space="0" w:color="auto"/>
      </w:divBdr>
    </w:div>
    <w:div w:id="774129786">
      <w:bodyDiv w:val="1"/>
      <w:marLeft w:val="0"/>
      <w:marRight w:val="0"/>
      <w:marTop w:val="0"/>
      <w:marBottom w:val="0"/>
      <w:divBdr>
        <w:top w:val="none" w:sz="0" w:space="0" w:color="auto"/>
        <w:left w:val="none" w:sz="0" w:space="0" w:color="auto"/>
        <w:bottom w:val="none" w:sz="0" w:space="0" w:color="auto"/>
        <w:right w:val="none" w:sz="0" w:space="0" w:color="auto"/>
      </w:divBdr>
    </w:div>
    <w:div w:id="776826395">
      <w:bodyDiv w:val="1"/>
      <w:marLeft w:val="0"/>
      <w:marRight w:val="0"/>
      <w:marTop w:val="0"/>
      <w:marBottom w:val="0"/>
      <w:divBdr>
        <w:top w:val="none" w:sz="0" w:space="0" w:color="auto"/>
        <w:left w:val="none" w:sz="0" w:space="0" w:color="auto"/>
        <w:bottom w:val="none" w:sz="0" w:space="0" w:color="auto"/>
        <w:right w:val="none" w:sz="0" w:space="0" w:color="auto"/>
      </w:divBdr>
    </w:div>
    <w:div w:id="785344024">
      <w:bodyDiv w:val="1"/>
      <w:marLeft w:val="0"/>
      <w:marRight w:val="0"/>
      <w:marTop w:val="0"/>
      <w:marBottom w:val="0"/>
      <w:divBdr>
        <w:top w:val="none" w:sz="0" w:space="0" w:color="auto"/>
        <w:left w:val="none" w:sz="0" w:space="0" w:color="auto"/>
        <w:bottom w:val="none" w:sz="0" w:space="0" w:color="auto"/>
        <w:right w:val="none" w:sz="0" w:space="0" w:color="auto"/>
      </w:divBdr>
    </w:div>
    <w:div w:id="791753998">
      <w:bodyDiv w:val="1"/>
      <w:marLeft w:val="0"/>
      <w:marRight w:val="0"/>
      <w:marTop w:val="0"/>
      <w:marBottom w:val="0"/>
      <w:divBdr>
        <w:top w:val="none" w:sz="0" w:space="0" w:color="auto"/>
        <w:left w:val="none" w:sz="0" w:space="0" w:color="auto"/>
        <w:bottom w:val="none" w:sz="0" w:space="0" w:color="auto"/>
        <w:right w:val="none" w:sz="0" w:space="0" w:color="auto"/>
      </w:divBdr>
    </w:div>
    <w:div w:id="812453982">
      <w:bodyDiv w:val="1"/>
      <w:marLeft w:val="0"/>
      <w:marRight w:val="0"/>
      <w:marTop w:val="0"/>
      <w:marBottom w:val="0"/>
      <w:divBdr>
        <w:top w:val="none" w:sz="0" w:space="0" w:color="auto"/>
        <w:left w:val="none" w:sz="0" w:space="0" w:color="auto"/>
        <w:bottom w:val="none" w:sz="0" w:space="0" w:color="auto"/>
        <w:right w:val="none" w:sz="0" w:space="0" w:color="auto"/>
      </w:divBdr>
    </w:div>
    <w:div w:id="822039274">
      <w:bodyDiv w:val="1"/>
      <w:marLeft w:val="0"/>
      <w:marRight w:val="0"/>
      <w:marTop w:val="0"/>
      <w:marBottom w:val="0"/>
      <w:divBdr>
        <w:top w:val="none" w:sz="0" w:space="0" w:color="auto"/>
        <w:left w:val="none" w:sz="0" w:space="0" w:color="auto"/>
        <w:bottom w:val="none" w:sz="0" w:space="0" w:color="auto"/>
        <w:right w:val="none" w:sz="0" w:space="0" w:color="auto"/>
      </w:divBdr>
    </w:div>
    <w:div w:id="824663138">
      <w:bodyDiv w:val="1"/>
      <w:marLeft w:val="0"/>
      <w:marRight w:val="0"/>
      <w:marTop w:val="0"/>
      <w:marBottom w:val="0"/>
      <w:divBdr>
        <w:top w:val="none" w:sz="0" w:space="0" w:color="auto"/>
        <w:left w:val="none" w:sz="0" w:space="0" w:color="auto"/>
        <w:bottom w:val="none" w:sz="0" w:space="0" w:color="auto"/>
        <w:right w:val="none" w:sz="0" w:space="0" w:color="auto"/>
      </w:divBdr>
    </w:div>
    <w:div w:id="838889678">
      <w:bodyDiv w:val="1"/>
      <w:marLeft w:val="0"/>
      <w:marRight w:val="0"/>
      <w:marTop w:val="0"/>
      <w:marBottom w:val="0"/>
      <w:divBdr>
        <w:top w:val="none" w:sz="0" w:space="0" w:color="auto"/>
        <w:left w:val="none" w:sz="0" w:space="0" w:color="auto"/>
        <w:bottom w:val="none" w:sz="0" w:space="0" w:color="auto"/>
        <w:right w:val="none" w:sz="0" w:space="0" w:color="auto"/>
      </w:divBdr>
    </w:div>
    <w:div w:id="842545532">
      <w:bodyDiv w:val="1"/>
      <w:marLeft w:val="0"/>
      <w:marRight w:val="0"/>
      <w:marTop w:val="0"/>
      <w:marBottom w:val="0"/>
      <w:divBdr>
        <w:top w:val="none" w:sz="0" w:space="0" w:color="auto"/>
        <w:left w:val="none" w:sz="0" w:space="0" w:color="auto"/>
        <w:bottom w:val="none" w:sz="0" w:space="0" w:color="auto"/>
        <w:right w:val="none" w:sz="0" w:space="0" w:color="auto"/>
      </w:divBdr>
    </w:div>
    <w:div w:id="853690971">
      <w:bodyDiv w:val="1"/>
      <w:marLeft w:val="0"/>
      <w:marRight w:val="0"/>
      <w:marTop w:val="0"/>
      <w:marBottom w:val="0"/>
      <w:divBdr>
        <w:top w:val="none" w:sz="0" w:space="0" w:color="auto"/>
        <w:left w:val="none" w:sz="0" w:space="0" w:color="auto"/>
        <w:bottom w:val="none" w:sz="0" w:space="0" w:color="auto"/>
        <w:right w:val="none" w:sz="0" w:space="0" w:color="auto"/>
      </w:divBdr>
    </w:div>
    <w:div w:id="855270530">
      <w:bodyDiv w:val="1"/>
      <w:marLeft w:val="0"/>
      <w:marRight w:val="0"/>
      <w:marTop w:val="0"/>
      <w:marBottom w:val="0"/>
      <w:divBdr>
        <w:top w:val="none" w:sz="0" w:space="0" w:color="auto"/>
        <w:left w:val="none" w:sz="0" w:space="0" w:color="auto"/>
        <w:bottom w:val="none" w:sz="0" w:space="0" w:color="auto"/>
        <w:right w:val="none" w:sz="0" w:space="0" w:color="auto"/>
      </w:divBdr>
    </w:div>
    <w:div w:id="857617212">
      <w:bodyDiv w:val="1"/>
      <w:marLeft w:val="0"/>
      <w:marRight w:val="0"/>
      <w:marTop w:val="0"/>
      <w:marBottom w:val="0"/>
      <w:divBdr>
        <w:top w:val="none" w:sz="0" w:space="0" w:color="auto"/>
        <w:left w:val="none" w:sz="0" w:space="0" w:color="auto"/>
        <w:bottom w:val="none" w:sz="0" w:space="0" w:color="auto"/>
        <w:right w:val="none" w:sz="0" w:space="0" w:color="auto"/>
      </w:divBdr>
    </w:div>
    <w:div w:id="878662011">
      <w:bodyDiv w:val="1"/>
      <w:marLeft w:val="0"/>
      <w:marRight w:val="0"/>
      <w:marTop w:val="0"/>
      <w:marBottom w:val="0"/>
      <w:divBdr>
        <w:top w:val="none" w:sz="0" w:space="0" w:color="auto"/>
        <w:left w:val="none" w:sz="0" w:space="0" w:color="auto"/>
        <w:bottom w:val="none" w:sz="0" w:space="0" w:color="auto"/>
        <w:right w:val="none" w:sz="0" w:space="0" w:color="auto"/>
      </w:divBdr>
    </w:div>
    <w:div w:id="879124309">
      <w:bodyDiv w:val="1"/>
      <w:marLeft w:val="0"/>
      <w:marRight w:val="0"/>
      <w:marTop w:val="0"/>
      <w:marBottom w:val="0"/>
      <w:divBdr>
        <w:top w:val="none" w:sz="0" w:space="0" w:color="auto"/>
        <w:left w:val="none" w:sz="0" w:space="0" w:color="auto"/>
        <w:bottom w:val="none" w:sz="0" w:space="0" w:color="auto"/>
        <w:right w:val="none" w:sz="0" w:space="0" w:color="auto"/>
      </w:divBdr>
    </w:div>
    <w:div w:id="886258626">
      <w:bodyDiv w:val="1"/>
      <w:marLeft w:val="0"/>
      <w:marRight w:val="0"/>
      <w:marTop w:val="0"/>
      <w:marBottom w:val="0"/>
      <w:divBdr>
        <w:top w:val="none" w:sz="0" w:space="0" w:color="auto"/>
        <w:left w:val="none" w:sz="0" w:space="0" w:color="auto"/>
        <w:bottom w:val="none" w:sz="0" w:space="0" w:color="auto"/>
        <w:right w:val="none" w:sz="0" w:space="0" w:color="auto"/>
      </w:divBdr>
    </w:div>
    <w:div w:id="887230334">
      <w:bodyDiv w:val="1"/>
      <w:marLeft w:val="0"/>
      <w:marRight w:val="0"/>
      <w:marTop w:val="0"/>
      <w:marBottom w:val="0"/>
      <w:divBdr>
        <w:top w:val="none" w:sz="0" w:space="0" w:color="auto"/>
        <w:left w:val="none" w:sz="0" w:space="0" w:color="auto"/>
        <w:bottom w:val="none" w:sz="0" w:space="0" w:color="auto"/>
        <w:right w:val="none" w:sz="0" w:space="0" w:color="auto"/>
      </w:divBdr>
    </w:div>
    <w:div w:id="891692399">
      <w:bodyDiv w:val="1"/>
      <w:marLeft w:val="0"/>
      <w:marRight w:val="0"/>
      <w:marTop w:val="0"/>
      <w:marBottom w:val="0"/>
      <w:divBdr>
        <w:top w:val="none" w:sz="0" w:space="0" w:color="auto"/>
        <w:left w:val="none" w:sz="0" w:space="0" w:color="auto"/>
        <w:bottom w:val="none" w:sz="0" w:space="0" w:color="auto"/>
        <w:right w:val="none" w:sz="0" w:space="0" w:color="auto"/>
      </w:divBdr>
    </w:div>
    <w:div w:id="894966907">
      <w:bodyDiv w:val="1"/>
      <w:marLeft w:val="0"/>
      <w:marRight w:val="0"/>
      <w:marTop w:val="0"/>
      <w:marBottom w:val="0"/>
      <w:divBdr>
        <w:top w:val="none" w:sz="0" w:space="0" w:color="auto"/>
        <w:left w:val="none" w:sz="0" w:space="0" w:color="auto"/>
        <w:bottom w:val="none" w:sz="0" w:space="0" w:color="auto"/>
        <w:right w:val="none" w:sz="0" w:space="0" w:color="auto"/>
      </w:divBdr>
    </w:div>
    <w:div w:id="899246506">
      <w:bodyDiv w:val="1"/>
      <w:marLeft w:val="0"/>
      <w:marRight w:val="0"/>
      <w:marTop w:val="0"/>
      <w:marBottom w:val="0"/>
      <w:divBdr>
        <w:top w:val="none" w:sz="0" w:space="0" w:color="auto"/>
        <w:left w:val="none" w:sz="0" w:space="0" w:color="auto"/>
        <w:bottom w:val="none" w:sz="0" w:space="0" w:color="auto"/>
        <w:right w:val="none" w:sz="0" w:space="0" w:color="auto"/>
      </w:divBdr>
    </w:div>
    <w:div w:id="911349756">
      <w:bodyDiv w:val="1"/>
      <w:marLeft w:val="0"/>
      <w:marRight w:val="0"/>
      <w:marTop w:val="0"/>
      <w:marBottom w:val="0"/>
      <w:divBdr>
        <w:top w:val="none" w:sz="0" w:space="0" w:color="auto"/>
        <w:left w:val="none" w:sz="0" w:space="0" w:color="auto"/>
        <w:bottom w:val="none" w:sz="0" w:space="0" w:color="auto"/>
        <w:right w:val="none" w:sz="0" w:space="0" w:color="auto"/>
      </w:divBdr>
    </w:div>
    <w:div w:id="911429988">
      <w:bodyDiv w:val="1"/>
      <w:marLeft w:val="0"/>
      <w:marRight w:val="0"/>
      <w:marTop w:val="0"/>
      <w:marBottom w:val="0"/>
      <w:divBdr>
        <w:top w:val="none" w:sz="0" w:space="0" w:color="auto"/>
        <w:left w:val="none" w:sz="0" w:space="0" w:color="auto"/>
        <w:bottom w:val="none" w:sz="0" w:space="0" w:color="auto"/>
        <w:right w:val="none" w:sz="0" w:space="0" w:color="auto"/>
      </w:divBdr>
    </w:div>
    <w:div w:id="926499905">
      <w:bodyDiv w:val="1"/>
      <w:marLeft w:val="0"/>
      <w:marRight w:val="0"/>
      <w:marTop w:val="0"/>
      <w:marBottom w:val="0"/>
      <w:divBdr>
        <w:top w:val="none" w:sz="0" w:space="0" w:color="auto"/>
        <w:left w:val="none" w:sz="0" w:space="0" w:color="auto"/>
        <w:bottom w:val="none" w:sz="0" w:space="0" w:color="auto"/>
        <w:right w:val="none" w:sz="0" w:space="0" w:color="auto"/>
      </w:divBdr>
    </w:div>
    <w:div w:id="927425722">
      <w:bodyDiv w:val="1"/>
      <w:marLeft w:val="0"/>
      <w:marRight w:val="0"/>
      <w:marTop w:val="0"/>
      <w:marBottom w:val="0"/>
      <w:divBdr>
        <w:top w:val="none" w:sz="0" w:space="0" w:color="auto"/>
        <w:left w:val="none" w:sz="0" w:space="0" w:color="auto"/>
        <w:bottom w:val="none" w:sz="0" w:space="0" w:color="auto"/>
        <w:right w:val="none" w:sz="0" w:space="0" w:color="auto"/>
      </w:divBdr>
    </w:div>
    <w:div w:id="929118993">
      <w:bodyDiv w:val="1"/>
      <w:marLeft w:val="0"/>
      <w:marRight w:val="0"/>
      <w:marTop w:val="0"/>
      <w:marBottom w:val="0"/>
      <w:divBdr>
        <w:top w:val="none" w:sz="0" w:space="0" w:color="auto"/>
        <w:left w:val="none" w:sz="0" w:space="0" w:color="auto"/>
        <w:bottom w:val="none" w:sz="0" w:space="0" w:color="auto"/>
        <w:right w:val="none" w:sz="0" w:space="0" w:color="auto"/>
      </w:divBdr>
    </w:div>
    <w:div w:id="929703914">
      <w:bodyDiv w:val="1"/>
      <w:marLeft w:val="0"/>
      <w:marRight w:val="0"/>
      <w:marTop w:val="0"/>
      <w:marBottom w:val="0"/>
      <w:divBdr>
        <w:top w:val="none" w:sz="0" w:space="0" w:color="auto"/>
        <w:left w:val="none" w:sz="0" w:space="0" w:color="auto"/>
        <w:bottom w:val="none" w:sz="0" w:space="0" w:color="auto"/>
        <w:right w:val="none" w:sz="0" w:space="0" w:color="auto"/>
      </w:divBdr>
    </w:div>
    <w:div w:id="946889724">
      <w:bodyDiv w:val="1"/>
      <w:marLeft w:val="0"/>
      <w:marRight w:val="0"/>
      <w:marTop w:val="0"/>
      <w:marBottom w:val="0"/>
      <w:divBdr>
        <w:top w:val="none" w:sz="0" w:space="0" w:color="auto"/>
        <w:left w:val="none" w:sz="0" w:space="0" w:color="auto"/>
        <w:bottom w:val="none" w:sz="0" w:space="0" w:color="auto"/>
        <w:right w:val="none" w:sz="0" w:space="0" w:color="auto"/>
      </w:divBdr>
    </w:div>
    <w:div w:id="947741847">
      <w:bodyDiv w:val="1"/>
      <w:marLeft w:val="0"/>
      <w:marRight w:val="0"/>
      <w:marTop w:val="0"/>
      <w:marBottom w:val="0"/>
      <w:divBdr>
        <w:top w:val="none" w:sz="0" w:space="0" w:color="auto"/>
        <w:left w:val="none" w:sz="0" w:space="0" w:color="auto"/>
        <w:bottom w:val="none" w:sz="0" w:space="0" w:color="auto"/>
        <w:right w:val="none" w:sz="0" w:space="0" w:color="auto"/>
      </w:divBdr>
    </w:div>
    <w:div w:id="960038415">
      <w:bodyDiv w:val="1"/>
      <w:marLeft w:val="0"/>
      <w:marRight w:val="0"/>
      <w:marTop w:val="0"/>
      <w:marBottom w:val="0"/>
      <w:divBdr>
        <w:top w:val="none" w:sz="0" w:space="0" w:color="auto"/>
        <w:left w:val="none" w:sz="0" w:space="0" w:color="auto"/>
        <w:bottom w:val="none" w:sz="0" w:space="0" w:color="auto"/>
        <w:right w:val="none" w:sz="0" w:space="0" w:color="auto"/>
      </w:divBdr>
    </w:div>
    <w:div w:id="970525385">
      <w:bodyDiv w:val="1"/>
      <w:marLeft w:val="0"/>
      <w:marRight w:val="0"/>
      <w:marTop w:val="0"/>
      <w:marBottom w:val="0"/>
      <w:divBdr>
        <w:top w:val="none" w:sz="0" w:space="0" w:color="auto"/>
        <w:left w:val="none" w:sz="0" w:space="0" w:color="auto"/>
        <w:bottom w:val="none" w:sz="0" w:space="0" w:color="auto"/>
        <w:right w:val="none" w:sz="0" w:space="0" w:color="auto"/>
      </w:divBdr>
    </w:div>
    <w:div w:id="972831951">
      <w:bodyDiv w:val="1"/>
      <w:marLeft w:val="0"/>
      <w:marRight w:val="0"/>
      <w:marTop w:val="0"/>
      <w:marBottom w:val="0"/>
      <w:divBdr>
        <w:top w:val="none" w:sz="0" w:space="0" w:color="auto"/>
        <w:left w:val="none" w:sz="0" w:space="0" w:color="auto"/>
        <w:bottom w:val="none" w:sz="0" w:space="0" w:color="auto"/>
        <w:right w:val="none" w:sz="0" w:space="0" w:color="auto"/>
      </w:divBdr>
    </w:div>
    <w:div w:id="987366051">
      <w:bodyDiv w:val="1"/>
      <w:marLeft w:val="0"/>
      <w:marRight w:val="0"/>
      <w:marTop w:val="0"/>
      <w:marBottom w:val="0"/>
      <w:divBdr>
        <w:top w:val="none" w:sz="0" w:space="0" w:color="auto"/>
        <w:left w:val="none" w:sz="0" w:space="0" w:color="auto"/>
        <w:bottom w:val="none" w:sz="0" w:space="0" w:color="auto"/>
        <w:right w:val="none" w:sz="0" w:space="0" w:color="auto"/>
      </w:divBdr>
    </w:div>
    <w:div w:id="988283690">
      <w:bodyDiv w:val="1"/>
      <w:marLeft w:val="0"/>
      <w:marRight w:val="0"/>
      <w:marTop w:val="0"/>
      <w:marBottom w:val="0"/>
      <w:divBdr>
        <w:top w:val="none" w:sz="0" w:space="0" w:color="auto"/>
        <w:left w:val="none" w:sz="0" w:space="0" w:color="auto"/>
        <w:bottom w:val="none" w:sz="0" w:space="0" w:color="auto"/>
        <w:right w:val="none" w:sz="0" w:space="0" w:color="auto"/>
      </w:divBdr>
    </w:div>
    <w:div w:id="989598613">
      <w:bodyDiv w:val="1"/>
      <w:marLeft w:val="0"/>
      <w:marRight w:val="0"/>
      <w:marTop w:val="0"/>
      <w:marBottom w:val="0"/>
      <w:divBdr>
        <w:top w:val="none" w:sz="0" w:space="0" w:color="auto"/>
        <w:left w:val="none" w:sz="0" w:space="0" w:color="auto"/>
        <w:bottom w:val="none" w:sz="0" w:space="0" w:color="auto"/>
        <w:right w:val="none" w:sz="0" w:space="0" w:color="auto"/>
      </w:divBdr>
    </w:div>
    <w:div w:id="990212128">
      <w:bodyDiv w:val="1"/>
      <w:marLeft w:val="0"/>
      <w:marRight w:val="0"/>
      <w:marTop w:val="0"/>
      <w:marBottom w:val="0"/>
      <w:divBdr>
        <w:top w:val="none" w:sz="0" w:space="0" w:color="auto"/>
        <w:left w:val="none" w:sz="0" w:space="0" w:color="auto"/>
        <w:bottom w:val="none" w:sz="0" w:space="0" w:color="auto"/>
        <w:right w:val="none" w:sz="0" w:space="0" w:color="auto"/>
      </w:divBdr>
    </w:div>
    <w:div w:id="991181838">
      <w:bodyDiv w:val="1"/>
      <w:marLeft w:val="0"/>
      <w:marRight w:val="0"/>
      <w:marTop w:val="0"/>
      <w:marBottom w:val="0"/>
      <w:divBdr>
        <w:top w:val="none" w:sz="0" w:space="0" w:color="auto"/>
        <w:left w:val="none" w:sz="0" w:space="0" w:color="auto"/>
        <w:bottom w:val="none" w:sz="0" w:space="0" w:color="auto"/>
        <w:right w:val="none" w:sz="0" w:space="0" w:color="auto"/>
      </w:divBdr>
    </w:div>
    <w:div w:id="991642155">
      <w:bodyDiv w:val="1"/>
      <w:marLeft w:val="0"/>
      <w:marRight w:val="0"/>
      <w:marTop w:val="0"/>
      <w:marBottom w:val="0"/>
      <w:divBdr>
        <w:top w:val="none" w:sz="0" w:space="0" w:color="auto"/>
        <w:left w:val="none" w:sz="0" w:space="0" w:color="auto"/>
        <w:bottom w:val="none" w:sz="0" w:space="0" w:color="auto"/>
        <w:right w:val="none" w:sz="0" w:space="0" w:color="auto"/>
      </w:divBdr>
    </w:div>
    <w:div w:id="1003095868">
      <w:bodyDiv w:val="1"/>
      <w:marLeft w:val="0"/>
      <w:marRight w:val="0"/>
      <w:marTop w:val="0"/>
      <w:marBottom w:val="0"/>
      <w:divBdr>
        <w:top w:val="none" w:sz="0" w:space="0" w:color="auto"/>
        <w:left w:val="none" w:sz="0" w:space="0" w:color="auto"/>
        <w:bottom w:val="none" w:sz="0" w:space="0" w:color="auto"/>
        <w:right w:val="none" w:sz="0" w:space="0" w:color="auto"/>
      </w:divBdr>
    </w:div>
    <w:div w:id="1003432598">
      <w:bodyDiv w:val="1"/>
      <w:marLeft w:val="0"/>
      <w:marRight w:val="0"/>
      <w:marTop w:val="0"/>
      <w:marBottom w:val="0"/>
      <w:divBdr>
        <w:top w:val="none" w:sz="0" w:space="0" w:color="auto"/>
        <w:left w:val="none" w:sz="0" w:space="0" w:color="auto"/>
        <w:bottom w:val="none" w:sz="0" w:space="0" w:color="auto"/>
        <w:right w:val="none" w:sz="0" w:space="0" w:color="auto"/>
      </w:divBdr>
    </w:div>
    <w:div w:id="1006637513">
      <w:bodyDiv w:val="1"/>
      <w:marLeft w:val="0"/>
      <w:marRight w:val="0"/>
      <w:marTop w:val="0"/>
      <w:marBottom w:val="0"/>
      <w:divBdr>
        <w:top w:val="none" w:sz="0" w:space="0" w:color="auto"/>
        <w:left w:val="none" w:sz="0" w:space="0" w:color="auto"/>
        <w:bottom w:val="none" w:sz="0" w:space="0" w:color="auto"/>
        <w:right w:val="none" w:sz="0" w:space="0" w:color="auto"/>
      </w:divBdr>
    </w:div>
    <w:div w:id="1028796545">
      <w:bodyDiv w:val="1"/>
      <w:marLeft w:val="0"/>
      <w:marRight w:val="0"/>
      <w:marTop w:val="0"/>
      <w:marBottom w:val="0"/>
      <w:divBdr>
        <w:top w:val="none" w:sz="0" w:space="0" w:color="auto"/>
        <w:left w:val="none" w:sz="0" w:space="0" w:color="auto"/>
        <w:bottom w:val="none" w:sz="0" w:space="0" w:color="auto"/>
        <w:right w:val="none" w:sz="0" w:space="0" w:color="auto"/>
      </w:divBdr>
    </w:div>
    <w:div w:id="1035081266">
      <w:bodyDiv w:val="1"/>
      <w:marLeft w:val="0"/>
      <w:marRight w:val="0"/>
      <w:marTop w:val="0"/>
      <w:marBottom w:val="0"/>
      <w:divBdr>
        <w:top w:val="none" w:sz="0" w:space="0" w:color="auto"/>
        <w:left w:val="none" w:sz="0" w:space="0" w:color="auto"/>
        <w:bottom w:val="none" w:sz="0" w:space="0" w:color="auto"/>
        <w:right w:val="none" w:sz="0" w:space="0" w:color="auto"/>
      </w:divBdr>
    </w:div>
    <w:div w:id="1041244630">
      <w:bodyDiv w:val="1"/>
      <w:marLeft w:val="0"/>
      <w:marRight w:val="0"/>
      <w:marTop w:val="0"/>
      <w:marBottom w:val="0"/>
      <w:divBdr>
        <w:top w:val="none" w:sz="0" w:space="0" w:color="auto"/>
        <w:left w:val="none" w:sz="0" w:space="0" w:color="auto"/>
        <w:bottom w:val="none" w:sz="0" w:space="0" w:color="auto"/>
        <w:right w:val="none" w:sz="0" w:space="0" w:color="auto"/>
      </w:divBdr>
    </w:div>
    <w:div w:id="1071124996">
      <w:bodyDiv w:val="1"/>
      <w:marLeft w:val="0"/>
      <w:marRight w:val="0"/>
      <w:marTop w:val="0"/>
      <w:marBottom w:val="0"/>
      <w:divBdr>
        <w:top w:val="none" w:sz="0" w:space="0" w:color="auto"/>
        <w:left w:val="none" w:sz="0" w:space="0" w:color="auto"/>
        <w:bottom w:val="none" w:sz="0" w:space="0" w:color="auto"/>
        <w:right w:val="none" w:sz="0" w:space="0" w:color="auto"/>
      </w:divBdr>
    </w:div>
    <w:div w:id="1071392262">
      <w:bodyDiv w:val="1"/>
      <w:marLeft w:val="0"/>
      <w:marRight w:val="0"/>
      <w:marTop w:val="0"/>
      <w:marBottom w:val="0"/>
      <w:divBdr>
        <w:top w:val="none" w:sz="0" w:space="0" w:color="auto"/>
        <w:left w:val="none" w:sz="0" w:space="0" w:color="auto"/>
        <w:bottom w:val="none" w:sz="0" w:space="0" w:color="auto"/>
        <w:right w:val="none" w:sz="0" w:space="0" w:color="auto"/>
      </w:divBdr>
    </w:div>
    <w:div w:id="1078475239">
      <w:bodyDiv w:val="1"/>
      <w:marLeft w:val="0"/>
      <w:marRight w:val="0"/>
      <w:marTop w:val="0"/>
      <w:marBottom w:val="0"/>
      <w:divBdr>
        <w:top w:val="none" w:sz="0" w:space="0" w:color="auto"/>
        <w:left w:val="none" w:sz="0" w:space="0" w:color="auto"/>
        <w:bottom w:val="none" w:sz="0" w:space="0" w:color="auto"/>
        <w:right w:val="none" w:sz="0" w:space="0" w:color="auto"/>
      </w:divBdr>
    </w:div>
    <w:div w:id="1081558404">
      <w:bodyDiv w:val="1"/>
      <w:marLeft w:val="0"/>
      <w:marRight w:val="0"/>
      <w:marTop w:val="0"/>
      <w:marBottom w:val="0"/>
      <w:divBdr>
        <w:top w:val="none" w:sz="0" w:space="0" w:color="auto"/>
        <w:left w:val="none" w:sz="0" w:space="0" w:color="auto"/>
        <w:bottom w:val="none" w:sz="0" w:space="0" w:color="auto"/>
        <w:right w:val="none" w:sz="0" w:space="0" w:color="auto"/>
      </w:divBdr>
    </w:div>
    <w:div w:id="1088582315">
      <w:bodyDiv w:val="1"/>
      <w:marLeft w:val="0"/>
      <w:marRight w:val="0"/>
      <w:marTop w:val="0"/>
      <w:marBottom w:val="0"/>
      <w:divBdr>
        <w:top w:val="none" w:sz="0" w:space="0" w:color="auto"/>
        <w:left w:val="none" w:sz="0" w:space="0" w:color="auto"/>
        <w:bottom w:val="none" w:sz="0" w:space="0" w:color="auto"/>
        <w:right w:val="none" w:sz="0" w:space="0" w:color="auto"/>
      </w:divBdr>
    </w:div>
    <w:div w:id="1091200738">
      <w:bodyDiv w:val="1"/>
      <w:marLeft w:val="0"/>
      <w:marRight w:val="0"/>
      <w:marTop w:val="0"/>
      <w:marBottom w:val="0"/>
      <w:divBdr>
        <w:top w:val="none" w:sz="0" w:space="0" w:color="auto"/>
        <w:left w:val="none" w:sz="0" w:space="0" w:color="auto"/>
        <w:bottom w:val="none" w:sz="0" w:space="0" w:color="auto"/>
        <w:right w:val="none" w:sz="0" w:space="0" w:color="auto"/>
      </w:divBdr>
    </w:div>
    <w:div w:id="1095051067">
      <w:bodyDiv w:val="1"/>
      <w:marLeft w:val="0"/>
      <w:marRight w:val="0"/>
      <w:marTop w:val="0"/>
      <w:marBottom w:val="0"/>
      <w:divBdr>
        <w:top w:val="none" w:sz="0" w:space="0" w:color="auto"/>
        <w:left w:val="none" w:sz="0" w:space="0" w:color="auto"/>
        <w:bottom w:val="none" w:sz="0" w:space="0" w:color="auto"/>
        <w:right w:val="none" w:sz="0" w:space="0" w:color="auto"/>
      </w:divBdr>
    </w:div>
    <w:div w:id="1107507786">
      <w:bodyDiv w:val="1"/>
      <w:marLeft w:val="0"/>
      <w:marRight w:val="0"/>
      <w:marTop w:val="0"/>
      <w:marBottom w:val="0"/>
      <w:divBdr>
        <w:top w:val="none" w:sz="0" w:space="0" w:color="auto"/>
        <w:left w:val="none" w:sz="0" w:space="0" w:color="auto"/>
        <w:bottom w:val="none" w:sz="0" w:space="0" w:color="auto"/>
        <w:right w:val="none" w:sz="0" w:space="0" w:color="auto"/>
      </w:divBdr>
    </w:div>
    <w:div w:id="1107888222">
      <w:bodyDiv w:val="1"/>
      <w:marLeft w:val="0"/>
      <w:marRight w:val="0"/>
      <w:marTop w:val="0"/>
      <w:marBottom w:val="0"/>
      <w:divBdr>
        <w:top w:val="none" w:sz="0" w:space="0" w:color="auto"/>
        <w:left w:val="none" w:sz="0" w:space="0" w:color="auto"/>
        <w:bottom w:val="none" w:sz="0" w:space="0" w:color="auto"/>
        <w:right w:val="none" w:sz="0" w:space="0" w:color="auto"/>
      </w:divBdr>
    </w:div>
    <w:div w:id="1110708010">
      <w:bodyDiv w:val="1"/>
      <w:marLeft w:val="0"/>
      <w:marRight w:val="0"/>
      <w:marTop w:val="0"/>
      <w:marBottom w:val="0"/>
      <w:divBdr>
        <w:top w:val="none" w:sz="0" w:space="0" w:color="auto"/>
        <w:left w:val="none" w:sz="0" w:space="0" w:color="auto"/>
        <w:bottom w:val="none" w:sz="0" w:space="0" w:color="auto"/>
        <w:right w:val="none" w:sz="0" w:space="0" w:color="auto"/>
      </w:divBdr>
    </w:div>
    <w:div w:id="1111437427">
      <w:bodyDiv w:val="1"/>
      <w:marLeft w:val="0"/>
      <w:marRight w:val="0"/>
      <w:marTop w:val="0"/>
      <w:marBottom w:val="0"/>
      <w:divBdr>
        <w:top w:val="none" w:sz="0" w:space="0" w:color="auto"/>
        <w:left w:val="none" w:sz="0" w:space="0" w:color="auto"/>
        <w:bottom w:val="none" w:sz="0" w:space="0" w:color="auto"/>
        <w:right w:val="none" w:sz="0" w:space="0" w:color="auto"/>
      </w:divBdr>
    </w:div>
    <w:div w:id="1126655331">
      <w:bodyDiv w:val="1"/>
      <w:marLeft w:val="0"/>
      <w:marRight w:val="0"/>
      <w:marTop w:val="0"/>
      <w:marBottom w:val="0"/>
      <w:divBdr>
        <w:top w:val="none" w:sz="0" w:space="0" w:color="auto"/>
        <w:left w:val="none" w:sz="0" w:space="0" w:color="auto"/>
        <w:bottom w:val="none" w:sz="0" w:space="0" w:color="auto"/>
        <w:right w:val="none" w:sz="0" w:space="0" w:color="auto"/>
      </w:divBdr>
    </w:div>
    <w:div w:id="1127700496">
      <w:bodyDiv w:val="1"/>
      <w:marLeft w:val="0"/>
      <w:marRight w:val="0"/>
      <w:marTop w:val="0"/>
      <w:marBottom w:val="0"/>
      <w:divBdr>
        <w:top w:val="none" w:sz="0" w:space="0" w:color="auto"/>
        <w:left w:val="none" w:sz="0" w:space="0" w:color="auto"/>
        <w:bottom w:val="none" w:sz="0" w:space="0" w:color="auto"/>
        <w:right w:val="none" w:sz="0" w:space="0" w:color="auto"/>
      </w:divBdr>
    </w:div>
    <w:div w:id="1133406714">
      <w:bodyDiv w:val="1"/>
      <w:marLeft w:val="0"/>
      <w:marRight w:val="0"/>
      <w:marTop w:val="0"/>
      <w:marBottom w:val="0"/>
      <w:divBdr>
        <w:top w:val="none" w:sz="0" w:space="0" w:color="auto"/>
        <w:left w:val="none" w:sz="0" w:space="0" w:color="auto"/>
        <w:bottom w:val="none" w:sz="0" w:space="0" w:color="auto"/>
        <w:right w:val="none" w:sz="0" w:space="0" w:color="auto"/>
      </w:divBdr>
    </w:div>
    <w:div w:id="1135411569">
      <w:bodyDiv w:val="1"/>
      <w:marLeft w:val="0"/>
      <w:marRight w:val="0"/>
      <w:marTop w:val="0"/>
      <w:marBottom w:val="0"/>
      <w:divBdr>
        <w:top w:val="none" w:sz="0" w:space="0" w:color="auto"/>
        <w:left w:val="none" w:sz="0" w:space="0" w:color="auto"/>
        <w:bottom w:val="none" w:sz="0" w:space="0" w:color="auto"/>
        <w:right w:val="none" w:sz="0" w:space="0" w:color="auto"/>
      </w:divBdr>
    </w:div>
    <w:div w:id="1143307892">
      <w:bodyDiv w:val="1"/>
      <w:marLeft w:val="0"/>
      <w:marRight w:val="0"/>
      <w:marTop w:val="0"/>
      <w:marBottom w:val="0"/>
      <w:divBdr>
        <w:top w:val="none" w:sz="0" w:space="0" w:color="auto"/>
        <w:left w:val="none" w:sz="0" w:space="0" w:color="auto"/>
        <w:bottom w:val="none" w:sz="0" w:space="0" w:color="auto"/>
        <w:right w:val="none" w:sz="0" w:space="0" w:color="auto"/>
      </w:divBdr>
    </w:div>
    <w:div w:id="1152409571">
      <w:bodyDiv w:val="1"/>
      <w:marLeft w:val="0"/>
      <w:marRight w:val="0"/>
      <w:marTop w:val="0"/>
      <w:marBottom w:val="0"/>
      <w:divBdr>
        <w:top w:val="none" w:sz="0" w:space="0" w:color="auto"/>
        <w:left w:val="none" w:sz="0" w:space="0" w:color="auto"/>
        <w:bottom w:val="none" w:sz="0" w:space="0" w:color="auto"/>
        <w:right w:val="none" w:sz="0" w:space="0" w:color="auto"/>
      </w:divBdr>
    </w:div>
    <w:div w:id="1153181327">
      <w:bodyDiv w:val="1"/>
      <w:marLeft w:val="0"/>
      <w:marRight w:val="0"/>
      <w:marTop w:val="0"/>
      <w:marBottom w:val="0"/>
      <w:divBdr>
        <w:top w:val="none" w:sz="0" w:space="0" w:color="auto"/>
        <w:left w:val="none" w:sz="0" w:space="0" w:color="auto"/>
        <w:bottom w:val="none" w:sz="0" w:space="0" w:color="auto"/>
        <w:right w:val="none" w:sz="0" w:space="0" w:color="auto"/>
      </w:divBdr>
    </w:div>
    <w:div w:id="1155101318">
      <w:bodyDiv w:val="1"/>
      <w:marLeft w:val="0"/>
      <w:marRight w:val="0"/>
      <w:marTop w:val="0"/>
      <w:marBottom w:val="0"/>
      <w:divBdr>
        <w:top w:val="none" w:sz="0" w:space="0" w:color="auto"/>
        <w:left w:val="none" w:sz="0" w:space="0" w:color="auto"/>
        <w:bottom w:val="none" w:sz="0" w:space="0" w:color="auto"/>
        <w:right w:val="none" w:sz="0" w:space="0" w:color="auto"/>
      </w:divBdr>
    </w:div>
    <w:div w:id="1158810986">
      <w:bodyDiv w:val="1"/>
      <w:marLeft w:val="0"/>
      <w:marRight w:val="0"/>
      <w:marTop w:val="0"/>
      <w:marBottom w:val="0"/>
      <w:divBdr>
        <w:top w:val="none" w:sz="0" w:space="0" w:color="auto"/>
        <w:left w:val="none" w:sz="0" w:space="0" w:color="auto"/>
        <w:bottom w:val="none" w:sz="0" w:space="0" w:color="auto"/>
        <w:right w:val="none" w:sz="0" w:space="0" w:color="auto"/>
      </w:divBdr>
    </w:div>
    <w:div w:id="1167789915">
      <w:bodyDiv w:val="1"/>
      <w:marLeft w:val="0"/>
      <w:marRight w:val="0"/>
      <w:marTop w:val="0"/>
      <w:marBottom w:val="0"/>
      <w:divBdr>
        <w:top w:val="none" w:sz="0" w:space="0" w:color="auto"/>
        <w:left w:val="none" w:sz="0" w:space="0" w:color="auto"/>
        <w:bottom w:val="none" w:sz="0" w:space="0" w:color="auto"/>
        <w:right w:val="none" w:sz="0" w:space="0" w:color="auto"/>
      </w:divBdr>
    </w:div>
    <w:div w:id="1168716078">
      <w:bodyDiv w:val="1"/>
      <w:marLeft w:val="0"/>
      <w:marRight w:val="0"/>
      <w:marTop w:val="0"/>
      <w:marBottom w:val="0"/>
      <w:divBdr>
        <w:top w:val="none" w:sz="0" w:space="0" w:color="auto"/>
        <w:left w:val="none" w:sz="0" w:space="0" w:color="auto"/>
        <w:bottom w:val="none" w:sz="0" w:space="0" w:color="auto"/>
        <w:right w:val="none" w:sz="0" w:space="0" w:color="auto"/>
      </w:divBdr>
    </w:div>
    <w:div w:id="1176656838">
      <w:bodyDiv w:val="1"/>
      <w:marLeft w:val="0"/>
      <w:marRight w:val="0"/>
      <w:marTop w:val="0"/>
      <w:marBottom w:val="0"/>
      <w:divBdr>
        <w:top w:val="none" w:sz="0" w:space="0" w:color="auto"/>
        <w:left w:val="none" w:sz="0" w:space="0" w:color="auto"/>
        <w:bottom w:val="none" w:sz="0" w:space="0" w:color="auto"/>
        <w:right w:val="none" w:sz="0" w:space="0" w:color="auto"/>
      </w:divBdr>
    </w:div>
    <w:div w:id="1178041822">
      <w:bodyDiv w:val="1"/>
      <w:marLeft w:val="0"/>
      <w:marRight w:val="0"/>
      <w:marTop w:val="0"/>
      <w:marBottom w:val="0"/>
      <w:divBdr>
        <w:top w:val="none" w:sz="0" w:space="0" w:color="auto"/>
        <w:left w:val="none" w:sz="0" w:space="0" w:color="auto"/>
        <w:bottom w:val="none" w:sz="0" w:space="0" w:color="auto"/>
        <w:right w:val="none" w:sz="0" w:space="0" w:color="auto"/>
      </w:divBdr>
    </w:div>
    <w:div w:id="1184437910">
      <w:bodyDiv w:val="1"/>
      <w:marLeft w:val="0"/>
      <w:marRight w:val="0"/>
      <w:marTop w:val="0"/>
      <w:marBottom w:val="0"/>
      <w:divBdr>
        <w:top w:val="none" w:sz="0" w:space="0" w:color="auto"/>
        <w:left w:val="none" w:sz="0" w:space="0" w:color="auto"/>
        <w:bottom w:val="none" w:sz="0" w:space="0" w:color="auto"/>
        <w:right w:val="none" w:sz="0" w:space="0" w:color="auto"/>
      </w:divBdr>
    </w:div>
    <w:div w:id="1185826021">
      <w:bodyDiv w:val="1"/>
      <w:marLeft w:val="0"/>
      <w:marRight w:val="0"/>
      <w:marTop w:val="0"/>
      <w:marBottom w:val="0"/>
      <w:divBdr>
        <w:top w:val="none" w:sz="0" w:space="0" w:color="auto"/>
        <w:left w:val="none" w:sz="0" w:space="0" w:color="auto"/>
        <w:bottom w:val="none" w:sz="0" w:space="0" w:color="auto"/>
        <w:right w:val="none" w:sz="0" w:space="0" w:color="auto"/>
      </w:divBdr>
    </w:div>
    <w:div w:id="1186208129">
      <w:bodyDiv w:val="1"/>
      <w:marLeft w:val="0"/>
      <w:marRight w:val="0"/>
      <w:marTop w:val="0"/>
      <w:marBottom w:val="0"/>
      <w:divBdr>
        <w:top w:val="none" w:sz="0" w:space="0" w:color="auto"/>
        <w:left w:val="none" w:sz="0" w:space="0" w:color="auto"/>
        <w:bottom w:val="none" w:sz="0" w:space="0" w:color="auto"/>
        <w:right w:val="none" w:sz="0" w:space="0" w:color="auto"/>
      </w:divBdr>
    </w:div>
    <w:div w:id="1187868989">
      <w:bodyDiv w:val="1"/>
      <w:marLeft w:val="0"/>
      <w:marRight w:val="0"/>
      <w:marTop w:val="0"/>
      <w:marBottom w:val="0"/>
      <w:divBdr>
        <w:top w:val="none" w:sz="0" w:space="0" w:color="auto"/>
        <w:left w:val="none" w:sz="0" w:space="0" w:color="auto"/>
        <w:bottom w:val="none" w:sz="0" w:space="0" w:color="auto"/>
        <w:right w:val="none" w:sz="0" w:space="0" w:color="auto"/>
      </w:divBdr>
    </w:div>
    <w:div w:id="1201210083">
      <w:bodyDiv w:val="1"/>
      <w:marLeft w:val="0"/>
      <w:marRight w:val="0"/>
      <w:marTop w:val="0"/>
      <w:marBottom w:val="0"/>
      <w:divBdr>
        <w:top w:val="none" w:sz="0" w:space="0" w:color="auto"/>
        <w:left w:val="none" w:sz="0" w:space="0" w:color="auto"/>
        <w:bottom w:val="none" w:sz="0" w:space="0" w:color="auto"/>
        <w:right w:val="none" w:sz="0" w:space="0" w:color="auto"/>
      </w:divBdr>
    </w:div>
    <w:div w:id="1202016026">
      <w:bodyDiv w:val="1"/>
      <w:marLeft w:val="0"/>
      <w:marRight w:val="0"/>
      <w:marTop w:val="0"/>
      <w:marBottom w:val="0"/>
      <w:divBdr>
        <w:top w:val="none" w:sz="0" w:space="0" w:color="auto"/>
        <w:left w:val="none" w:sz="0" w:space="0" w:color="auto"/>
        <w:bottom w:val="none" w:sz="0" w:space="0" w:color="auto"/>
        <w:right w:val="none" w:sz="0" w:space="0" w:color="auto"/>
      </w:divBdr>
    </w:div>
    <w:div w:id="1202790806">
      <w:bodyDiv w:val="1"/>
      <w:marLeft w:val="0"/>
      <w:marRight w:val="0"/>
      <w:marTop w:val="0"/>
      <w:marBottom w:val="0"/>
      <w:divBdr>
        <w:top w:val="none" w:sz="0" w:space="0" w:color="auto"/>
        <w:left w:val="none" w:sz="0" w:space="0" w:color="auto"/>
        <w:bottom w:val="none" w:sz="0" w:space="0" w:color="auto"/>
        <w:right w:val="none" w:sz="0" w:space="0" w:color="auto"/>
      </w:divBdr>
    </w:div>
    <w:div w:id="1203519362">
      <w:bodyDiv w:val="1"/>
      <w:marLeft w:val="0"/>
      <w:marRight w:val="0"/>
      <w:marTop w:val="0"/>
      <w:marBottom w:val="0"/>
      <w:divBdr>
        <w:top w:val="none" w:sz="0" w:space="0" w:color="auto"/>
        <w:left w:val="none" w:sz="0" w:space="0" w:color="auto"/>
        <w:bottom w:val="none" w:sz="0" w:space="0" w:color="auto"/>
        <w:right w:val="none" w:sz="0" w:space="0" w:color="auto"/>
      </w:divBdr>
    </w:div>
    <w:div w:id="1209302026">
      <w:bodyDiv w:val="1"/>
      <w:marLeft w:val="0"/>
      <w:marRight w:val="0"/>
      <w:marTop w:val="0"/>
      <w:marBottom w:val="0"/>
      <w:divBdr>
        <w:top w:val="none" w:sz="0" w:space="0" w:color="auto"/>
        <w:left w:val="none" w:sz="0" w:space="0" w:color="auto"/>
        <w:bottom w:val="none" w:sz="0" w:space="0" w:color="auto"/>
        <w:right w:val="none" w:sz="0" w:space="0" w:color="auto"/>
      </w:divBdr>
    </w:div>
    <w:div w:id="1217358638">
      <w:bodyDiv w:val="1"/>
      <w:marLeft w:val="0"/>
      <w:marRight w:val="0"/>
      <w:marTop w:val="0"/>
      <w:marBottom w:val="0"/>
      <w:divBdr>
        <w:top w:val="none" w:sz="0" w:space="0" w:color="auto"/>
        <w:left w:val="none" w:sz="0" w:space="0" w:color="auto"/>
        <w:bottom w:val="none" w:sz="0" w:space="0" w:color="auto"/>
        <w:right w:val="none" w:sz="0" w:space="0" w:color="auto"/>
      </w:divBdr>
    </w:div>
    <w:div w:id="1217813807">
      <w:bodyDiv w:val="1"/>
      <w:marLeft w:val="0"/>
      <w:marRight w:val="0"/>
      <w:marTop w:val="0"/>
      <w:marBottom w:val="0"/>
      <w:divBdr>
        <w:top w:val="none" w:sz="0" w:space="0" w:color="auto"/>
        <w:left w:val="none" w:sz="0" w:space="0" w:color="auto"/>
        <w:bottom w:val="none" w:sz="0" w:space="0" w:color="auto"/>
        <w:right w:val="none" w:sz="0" w:space="0" w:color="auto"/>
      </w:divBdr>
    </w:div>
    <w:div w:id="1219634976">
      <w:bodyDiv w:val="1"/>
      <w:marLeft w:val="0"/>
      <w:marRight w:val="0"/>
      <w:marTop w:val="0"/>
      <w:marBottom w:val="0"/>
      <w:divBdr>
        <w:top w:val="none" w:sz="0" w:space="0" w:color="auto"/>
        <w:left w:val="none" w:sz="0" w:space="0" w:color="auto"/>
        <w:bottom w:val="none" w:sz="0" w:space="0" w:color="auto"/>
        <w:right w:val="none" w:sz="0" w:space="0" w:color="auto"/>
      </w:divBdr>
    </w:div>
    <w:div w:id="1235241796">
      <w:bodyDiv w:val="1"/>
      <w:marLeft w:val="0"/>
      <w:marRight w:val="0"/>
      <w:marTop w:val="0"/>
      <w:marBottom w:val="0"/>
      <w:divBdr>
        <w:top w:val="none" w:sz="0" w:space="0" w:color="auto"/>
        <w:left w:val="none" w:sz="0" w:space="0" w:color="auto"/>
        <w:bottom w:val="none" w:sz="0" w:space="0" w:color="auto"/>
        <w:right w:val="none" w:sz="0" w:space="0" w:color="auto"/>
      </w:divBdr>
    </w:div>
    <w:div w:id="1237206587">
      <w:bodyDiv w:val="1"/>
      <w:marLeft w:val="0"/>
      <w:marRight w:val="0"/>
      <w:marTop w:val="0"/>
      <w:marBottom w:val="0"/>
      <w:divBdr>
        <w:top w:val="none" w:sz="0" w:space="0" w:color="auto"/>
        <w:left w:val="none" w:sz="0" w:space="0" w:color="auto"/>
        <w:bottom w:val="none" w:sz="0" w:space="0" w:color="auto"/>
        <w:right w:val="none" w:sz="0" w:space="0" w:color="auto"/>
      </w:divBdr>
    </w:div>
    <w:div w:id="1239947854">
      <w:bodyDiv w:val="1"/>
      <w:marLeft w:val="0"/>
      <w:marRight w:val="0"/>
      <w:marTop w:val="0"/>
      <w:marBottom w:val="0"/>
      <w:divBdr>
        <w:top w:val="none" w:sz="0" w:space="0" w:color="auto"/>
        <w:left w:val="none" w:sz="0" w:space="0" w:color="auto"/>
        <w:bottom w:val="none" w:sz="0" w:space="0" w:color="auto"/>
        <w:right w:val="none" w:sz="0" w:space="0" w:color="auto"/>
      </w:divBdr>
    </w:div>
    <w:div w:id="1253778326">
      <w:bodyDiv w:val="1"/>
      <w:marLeft w:val="0"/>
      <w:marRight w:val="0"/>
      <w:marTop w:val="0"/>
      <w:marBottom w:val="0"/>
      <w:divBdr>
        <w:top w:val="none" w:sz="0" w:space="0" w:color="auto"/>
        <w:left w:val="none" w:sz="0" w:space="0" w:color="auto"/>
        <w:bottom w:val="none" w:sz="0" w:space="0" w:color="auto"/>
        <w:right w:val="none" w:sz="0" w:space="0" w:color="auto"/>
      </w:divBdr>
    </w:div>
    <w:div w:id="1262299319">
      <w:bodyDiv w:val="1"/>
      <w:marLeft w:val="0"/>
      <w:marRight w:val="0"/>
      <w:marTop w:val="0"/>
      <w:marBottom w:val="0"/>
      <w:divBdr>
        <w:top w:val="none" w:sz="0" w:space="0" w:color="auto"/>
        <w:left w:val="none" w:sz="0" w:space="0" w:color="auto"/>
        <w:bottom w:val="none" w:sz="0" w:space="0" w:color="auto"/>
        <w:right w:val="none" w:sz="0" w:space="0" w:color="auto"/>
      </w:divBdr>
    </w:div>
    <w:div w:id="1263076867">
      <w:bodyDiv w:val="1"/>
      <w:marLeft w:val="0"/>
      <w:marRight w:val="0"/>
      <w:marTop w:val="0"/>
      <w:marBottom w:val="0"/>
      <w:divBdr>
        <w:top w:val="none" w:sz="0" w:space="0" w:color="auto"/>
        <w:left w:val="none" w:sz="0" w:space="0" w:color="auto"/>
        <w:bottom w:val="none" w:sz="0" w:space="0" w:color="auto"/>
        <w:right w:val="none" w:sz="0" w:space="0" w:color="auto"/>
      </w:divBdr>
    </w:div>
    <w:div w:id="1273242239">
      <w:bodyDiv w:val="1"/>
      <w:marLeft w:val="0"/>
      <w:marRight w:val="0"/>
      <w:marTop w:val="0"/>
      <w:marBottom w:val="0"/>
      <w:divBdr>
        <w:top w:val="none" w:sz="0" w:space="0" w:color="auto"/>
        <w:left w:val="none" w:sz="0" w:space="0" w:color="auto"/>
        <w:bottom w:val="none" w:sz="0" w:space="0" w:color="auto"/>
        <w:right w:val="none" w:sz="0" w:space="0" w:color="auto"/>
      </w:divBdr>
    </w:div>
    <w:div w:id="1278372271">
      <w:bodyDiv w:val="1"/>
      <w:marLeft w:val="0"/>
      <w:marRight w:val="0"/>
      <w:marTop w:val="0"/>
      <w:marBottom w:val="0"/>
      <w:divBdr>
        <w:top w:val="none" w:sz="0" w:space="0" w:color="auto"/>
        <w:left w:val="none" w:sz="0" w:space="0" w:color="auto"/>
        <w:bottom w:val="none" w:sz="0" w:space="0" w:color="auto"/>
        <w:right w:val="none" w:sz="0" w:space="0" w:color="auto"/>
      </w:divBdr>
    </w:div>
    <w:div w:id="1279871005">
      <w:bodyDiv w:val="1"/>
      <w:marLeft w:val="0"/>
      <w:marRight w:val="0"/>
      <w:marTop w:val="0"/>
      <w:marBottom w:val="0"/>
      <w:divBdr>
        <w:top w:val="none" w:sz="0" w:space="0" w:color="auto"/>
        <w:left w:val="none" w:sz="0" w:space="0" w:color="auto"/>
        <w:bottom w:val="none" w:sz="0" w:space="0" w:color="auto"/>
        <w:right w:val="none" w:sz="0" w:space="0" w:color="auto"/>
      </w:divBdr>
    </w:div>
    <w:div w:id="1287159541">
      <w:bodyDiv w:val="1"/>
      <w:marLeft w:val="0"/>
      <w:marRight w:val="0"/>
      <w:marTop w:val="0"/>
      <w:marBottom w:val="0"/>
      <w:divBdr>
        <w:top w:val="none" w:sz="0" w:space="0" w:color="auto"/>
        <w:left w:val="none" w:sz="0" w:space="0" w:color="auto"/>
        <w:bottom w:val="none" w:sz="0" w:space="0" w:color="auto"/>
        <w:right w:val="none" w:sz="0" w:space="0" w:color="auto"/>
      </w:divBdr>
    </w:div>
    <w:div w:id="1289163852">
      <w:bodyDiv w:val="1"/>
      <w:marLeft w:val="0"/>
      <w:marRight w:val="0"/>
      <w:marTop w:val="0"/>
      <w:marBottom w:val="0"/>
      <w:divBdr>
        <w:top w:val="none" w:sz="0" w:space="0" w:color="auto"/>
        <w:left w:val="none" w:sz="0" w:space="0" w:color="auto"/>
        <w:bottom w:val="none" w:sz="0" w:space="0" w:color="auto"/>
        <w:right w:val="none" w:sz="0" w:space="0" w:color="auto"/>
      </w:divBdr>
    </w:div>
    <w:div w:id="1290012771">
      <w:bodyDiv w:val="1"/>
      <w:marLeft w:val="0"/>
      <w:marRight w:val="0"/>
      <w:marTop w:val="0"/>
      <w:marBottom w:val="0"/>
      <w:divBdr>
        <w:top w:val="none" w:sz="0" w:space="0" w:color="auto"/>
        <w:left w:val="none" w:sz="0" w:space="0" w:color="auto"/>
        <w:bottom w:val="none" w:sz="0" w:space="0" w:color="auto"/>
        <w:right w:val="none" w:sz="0" w:space="0" w:color="auto"/>
      </w:divBdr>
    </w:div>
    <w:div w:id="1298299728">
      <w:bodyDiv w:val="1"/>
      <w:marLeft w:val="0"/>
      <w:marRight w:val="0"/>
      <w:marTop w:val="0"/>
      <w:marBottom w:val="0"/>
      <w:divBdr>
        <w:top w:val="none" w:sz="0" w:space="0" w:color="auto"/>
        <w:left w:val="none" w:sz="0" w:space="0" w:color="auto"/>
        <w:bottom w:val="none" w:sz="0" w:space="0" w:color="auto"/>
        <w:right w:val="none" w:sz="0" w:space="0" w:color="auto"/>
      </w:divBdr>
    </w:div>
    <w:div w:id="1300576801">
      <w:bodyDiv w:val="1"/>
      <w:marLeft w:val="0"/>
      <w:marRight w:val="0"/>
      <w:marTop w:val="0"/>
      <w:marBottom w:val="0"/>
      <w:divBdr>
        <w:top w:val="none" w:sz="0" w:space="0" w:color="auto"/>
        <w:left w:val="none" w:sz="0" w:space="0" w:color="auto"/>
        <w:bottom w:val="none" w:sz="0" w:space="0" w:color="auto"/>
        <w:right w:val="none" w:sz="0" w:space="0" w:color="auto"/>
      </w:divBdr>
    </w:div>
    <w:div w:id="1306399632">
      <w:bodyDiv w:val="1"/>
      <w:marLeft w:val="0"/>
      <w:marRight w:val="0"/>
      <w:marTop w:val="0"/>
      <w:marBottom w:val="0"/>
      <w:divBdr>
        <w:top w:val="none" w:sz="0" w:space="0" w:color="auto"/>
        <w:left w:val="none" w:sz="0" w:space="0" w:color="auto"/>
        <w:bottom w:val="none" w:sz="0" w:space="0" w:color="auto"/>
        <w:right w:val="none" w:sz="0" w:space="0" w:color="auto"/>
      </w:divBdr>
    </w:div>
    <w:div w:id="1307390291">
      <w:bodyDiv w:val="1"/>
      <w:marLeft w:val="0"/>
      <w:marRight w:val="0"/>
      <w:marTop w:val="0"/>
      <w:marBottom w:val="0"/>
      <w:divBdr>
        <w:top w:val="none" w:sz="0" w:space="0" w:color="auto"/>
        <w:left w:val="none" w:sz="0" w:space="0" w:color="auto"/>
        <w:bottom w:val="none" w:sz="0" w:space="0" w:color="auto"/>
        <w:right w:val="none" w:sz="0" w:space="0" w:color="auto"/>
      </w:divBdr>
    </w:div>
    <w:div w:id="1313676860">
      <w:bodyDiv w:val="1"/>
      <w:marLeft w:val="0"/>
      <w:marRight w:val="0"/>
      <w:marTop w:val="0"/>
      <w:marBottom w:val="0"/>
      <w:divBdr>
        <w:top w:val="none" w:sz="0" w:space="0" w:color="auto"/>
        <w:left w:val="none" w:sz="0" w:space="0" w:color="auto"/>
        <w:bottom w:val="none" w:sz="0" w:space="0" w:color="auto"/>
        <w:right w:val="none" w:sz="0" w:space="0" w:color="auto"/>
      </w:divBdr>
    </w:div>
    <w:div w:id="1314984944">
      <w:bodyDiv w:val="1"/>
      <w:marLeft w:val="0"/>
      <w:marRight w:val="0"/>
      <w:marTop w:val="0"/>
      <w:marBottom w:val="0"/>
      <w:divBdr>
        <w:top w:val="none" w:sz="0" w:space="0" w:color="auto"/>
        <w:left w:val="none" w:sz="0" w:space="0" w:color="auto"/>
        <w:bottom w:val="none" w:sz="0" w:space="0" w:color="auto"/>
        <w:right w:val="none" w:sz="0" w:space="0" w:color="auto"/>
      </w:divBdr>
    </w:div>
    <w:div w:id="1322537657">
      <w:bodyDiv w:val="1"/>
      <w:marLeft w:val="0"/>
      <w:marRight w:val="0"/>
      <w:marTop w:val="0"/>
      <w:marBottom w:val="0"/>
      <w:divBdr>
        <w:top w:val="none" w:sz="0" w:space="0" w:color="auto"/>
        <w:left w:val="none" w:sz="0" w:space="0" w:color="auto"/>
        <w:bottom w:val="none" w:sz="0" w:space="0" w:color="auto"/>
        <w:right w:val="none" w:sz="0" w:space="0" w:color="auto"/>
      </w:divBdr>
    </w:div>
    <w:div w:id="1323897838">
      <w:bodyDiv w:val="1"/>
      <w:marLeft w:val="0"/>
      <w:marRight w:val="0"/>
      <w:marTop w:val="0"/>
      <w:marBottom w:val="0"/>
      <w:divBdr>
        <w:top w:val="none" w:sz="0" w:space="0" w:color="auto"/>
        <w:left w:val="none" w:sz="0" w:space="0" w:color="auto"/>
        <w:bottom w:val="none" w:sz="0" w:space="0" w:color="auto"/>
        <w:right w:val="none" w:sz="0" w:space="0" w:color="auto"/>
      </w:divBdr>
      <w:divsChild>
        <w:div w:id="2104259496">
          <w:marLeft w:val="0"/>
          <w:marRight w:val="0"/>
          <w:marTop w:val="0"/>
          <w:marBottom w:val="0"/>
          <w:divBdr>
            <w:top w:val="none" w:sz="0" w:space="0" w:color="auto"/>
            <w:left w:val="none" w:sz="0" w:space="0" w:color="auto"/>
            <w:bottom w:val="none" w:sz="0" w:space="0" w:color="auto"/>
            <w:right w:val="none" w:sz="0" w:space="0" w:color="auto"/>
          </w:divBdr>
        </w:div>
        <w:div w:id="406877045">
          <w:marLeft w:val="0"/>
          <w:marRight w:val="0"/>
          <w:marTop w:val="0"/>
          <w:marBottom w:val="0"/>
          <w:divBdr>
            <w:top w:val="none" w:sz="0" w:space="0" w:color="auto"/>
            <w:left w:val="none" w:sz="0" w:space="0" w:color="auto"/>
            <w:bottom w:val="none" w:sz="0" w:space="0" w:color="auto"/>
            <w:right w:val="none" w:sz="0" w:space="0" w:color="auto"/>
          </w:divBdr>
        </w:div>
        <w:div w:id="2135250494">
          <w:marLeft w:val="0"/>
          <w:marRight w:val="0"/>
          <w:marTop w:val="0"/>
          <w:marBottom w:val="0"/>
          <w:divBdr>
            <w:top w:val="none" w:sz="0" w:space="0" w:color="auto"/>
            <w:left w:val="none" w:sz="0" w:space="0" w:color="auto"/>
            <w:bottom w:val="none" w:sz="0" w:space="0" w:color="auto"/>
            <w:right w:val="none" w:sz="0" w:space="0" w:color="auto"/>
          </w:divBdr>
        </w:div>
        <w:div w:id="664169529">
          <w:marLeft w:val="0"/>
          <w:marRight w:val="0"/>
          <w:marTop w:val="0"/>
          <w:marBottom w:val="0"/>
          <w:divBdr>
            <w:top w:val="none" w:sz="0" w:space="0" w:color="auto"/>
            <w:left w:val="none" w:sz="0" w:space="0" w:color="auto"/>
            <w:bottom w:val="none" w:sz="0" w:space="0" w:color="auto"/>
            <w:right w:val="none" w:sz="0" w:space="0" w:color="auto"/>
          </w:divBdr>
        </w:div>
        <w:div w:id="1672561009">
          <w:marLeft w:val="0"/>
          <w:marRight w:val="0"/>
          <w:marTop w:val="0"/>
          <w:marBottom w:val="0"/>
          <w:divBdr>
            <w:top w:val="none" w:sz="0" w:space="0" w:color="auto"/>
            <w:left w:val="none" w:sz="0" w:space="0" w:color="auto"/>
            <w:bottom w:val="none" w:sz="0" w:space="0" w:color="auto"/>
            <w:right w:val="none" w:sz="0" w:space="0" w:color="auto"/>
          </w:divBdr>
        </w:div>
        <w:div w:id="750468649">
          <w:marLeft w:val="0"/>
          <w:marRight w:val="0"/>
          <w:marTop w:val="0"/>
          <w:marBottom w:val="0"/>
          <w:divBdr>
            <w:top w:val="none" w:sz="0" w:space="0" w:color="auto"/>
            <w:left w:val="none" w:sz="0" w:space="0" w:color="auto"/>
            <w:bottom w:val="none" w:sz="0" w:space="0" w:color="auto"/>
            <w:right w:val="none" w:sz="0" w:space="0" w:color="auto"/>
          </w:divBdr>
        </w:div>
        <w:div w:id="1067920322">
          <w:marLeft w:val="0"/>
          <w:marRight w:val="0"/>
          <w:marTop w:val="0"/>
          <w:marBottom w:val="0"/>
          <w:divBdr>
            <w:top w:val="none" w:sz="0" w:space="0" w:color="auto"/>
            <w:left w:val="none" w:sz="0" w:space="0" w:color="auto"/>
            <w:bottom w:val="none" w:sz="0" w:space="0" w:color="auto"/>
            <w:right w:val="none" w:sz="0" w:space="0" w:color="auto"/>
          </w:divBdr>
        </w:div>
        <w:div w:id="1322461468">
          <w:marLeft w:val="0"/>
          <w:marRight w:val="0"/>
          <w:marTop w:val="0"/>
          <w:marBottom w:val="0"/>
          <w:divBdr>
            <w:top w:val="none" w:sz="0" w:space="0" w:color="auto"/>
            <w:left w:val="none" w:sz="0" w:space="0" w:color="auto"/>
            <w:bottom w:val="none" w:sz="0" w:space="0" w:color="auto"/>
            <w:right w:val="none" w:sz="0" w:space="0" w:color="auto"/>
          </w:divBdr>
        </w:div>
        <w:div w:id="816536932">
          <w:marLeft w:val="0"/>
          <w:marRight w:val="0"/>
          <w:marTop w:val="0"/>
          <w:marBottom w:val="0"/>
          <w:divBdr>
            <w:top w:val="none" w:sz="0" w:space="0" w:color="auto"/>
            <w:left w:val="none" w:sz="0" w:space="0" w:color="auto"/>
            <w:bottom w:val="none" w:sz="0" w:space="0" w:color="auto"/>
            <w:right w:val="none" w:sz="0" w:space="0" w:color="auto"/>
          </w:divBdr>
        </w:div>
        <w:div w:id="1890148602">
          <w:marLeft w:val="0"/>
          <w:marRight w:val="0"/>
          <w:marTop w:val="0"/>
          <w:marBottom w:val="0"/>
          <w:divBdr>
            <w:top w:val="none" w:sz="0" w:space="0" w:color="auto"/>
            <w:left w:val="none" w:sz="0" w:space="0" w:color="auto"/>
            <w:bottom w:val="none" w:sz="0" w:space="0" w:color="auto"/>
            <w:right w:val="none" w:sz="0" w:space="0" w:color="auto"/>
          </w:divBdr>
        </w:div>
        <w:div w:id="114372319">
          <w:marLeft w:val="0"/>
          <w:marRight w:val="0"/>
          <w:marTop w:val="0"/>
          <w:marBottom w:val="0"/>
          <w:divBdr>
            <w:top w:val="none" w:sz="0" w:space="0" w:color="auto"/>
            <w:left w:val="none" w:sz="0" w:space="0" w:color="auto"/>
            <w:bottom w:val="none" w:sz="0" w:space="0" w:color="auto"/>
            <w:right w:val="none" w:sz="0" w:space="0" w:color="auto"/>
          </w:divBdr>
        </w:div>
        <w:div w:id="641429378">
          <w:marLeft w:val="0"/>
          <w:marRight w:val="0"/>
          <w:marTop w:val="0"/>
          <w:marBottom w:val="0"/>
          <w:divBdr>
            <w:top w:val="none" w:sz="0" w:space="0" w:color="auto"/>
            <w:left w:val="none" w:sz="0" w:space="0" w:color="auto"/>
            <w:bottom w:val="none" w:sz="0" w:space="0" w:color="auto"/>
            <w:right w:val="none" w:sz="0" w:space="0" w:color="auto"/>
          </w:divBdr>
        </w:div>
        <w:div w:id="1981839754">
          <w:marLeft w:val="0"/>
          <w:marRight w:val="0"/>
          <w:marTop w:val="0"/>
          <w:marBottom w:val="0"/>
          <w:divBdr>
            <w:top w:val="none" w:sz="0" w:space="0" w:color="auto"/>
            <w:left w:val="none" w:sz="0" w:space="0" w:color="auto"/>
            <w:bottom w:val="none" w:sz="0" w:space="0" w:color="auto"/>
            <w:right w:val="none" w:sz="0" w:space="0" w:color="auto"/>
          </w:divBdr>
        </w:div>
      </w:divsChild>
    </w:div>
    <w:div w:id="1324553067">
      <w:bodyDiv w:val="1"/>
      <w:marLeft w:val="0"/>
      <w:marRight w:val="0"/>
      <w:marTop w:val="0"/>
      <w:marBottom w:val="0"/>
      <w:divBdr>
        <w:top w:val="none" w:sz="0" w:space="0" w:color="auto"/>
        <w:left w:val="none" w:sz="0" w:space="0" w:color="auto"/>
        <w:bottom w:val="none" w:sz="0" w:space="0" w:color="auto"/>
        <w:right w:val="none" w:sz="0" w:space="0" w:color="auto"/>
      </w:divBdr>
    </w:div>
    <w:div w:id="1326284448">
      <w:bodyDiv w:val="1"/>
      <w:marLeft w:val="0"/>
      <w:marRight w:val="0"/>
      <w:marTop w:val="0"/>
      <w:marBottom w:val="0"/>
      <w:divBdr>
        <w:top w:val="none" w:sz="0" w:space="0" w:color="auto"/>
        <w:left w:val="none" w:sz="0" w:space="0" w:color="auto"/>
        <w:bottom w:val="none" w:sz="0" w:space="0" w:color="auto"/>
        <w:right w:val="none" w:sz="0" w:space="0" w:color="auto"/>
      </w:divBdr>
    </w:div>
    <w:div w:id="1335693694">
      <w:bodyDiv w:val="1"/>
      <w:marLeft w:val="0"/>
      <w:marRight w:val="0"/>
      <w:marTop w:val="0"/>
      <w:marBottom w:val="0"/>
      <w:divBdr>
        <w:top w:val="none" w:sz="0" w:space="0" w:color="auto"/>
        <w:left w:val="none" w:sz="0" w:space="0" w:color="auto"/>
        <w:bottom w:val="none" w:sz="0" w:space="0" w:color="auto"/>
        <w:right w:val="none" w:sz="0" w:space="0" w:color="auto"/>
      </w:divBdr>
    </w:div>
    <w:div w:id="1348482058">
      <w:bodyDiv w:val="1"/>
      <w:marLeft w:val="0"/>
      <w:marRight w:val="0"/>
      <w:marTop w:val="0"/>
      <w:marBottom w:val="0"/>
      <w:divBdr>
        <w:top w:val="none" w:sz="0" w:space="0" w:color="auto"/>
        <w:left w:val="none" w:sz="0" w:space="0" w:color="auto"/>
        <w:bottom w:val="none" w:sz="0" w:space="0" w:color="auto"/>
        <w:right w:val="none" w:sz="0" w:space="0" w:color="auto"/>
      </w:divBdr>
    </w:div>
    <w:div w:id="1350645297">
      <w:bodyDiv w:val="1"/>
      <w:marLeft w:val="0"/>
      <w:marRight w:val="0"/>
      <w:marTop w:val="0"/>
      <w:marBottom w:val="0"/>
      <w:divBdr>
        <w:top w:val="none" w:sz="0" w:space="0" w:color="auto"/>
        <w:left w:val="none" w:sz="0" w:space="0" w:color="auto"/>
        <w:bottom w:val="none" w:sz="0" w:space="0" w:color="auto"/>
        <w:right w:val="none" w:sz="0" w:space="0" w:color="auto"/>
      </w:divBdr>
    </w:div>
    <w:div w:id="1364743513">
      <w:bodyDiv w:val="1"/>
      <w:marLeft w:val="0"/>
      <w:marRight w:val="0"/>
      <w:marTop w:val="0"/>
      <w:marBottom w:val="0"/>
      <w:divBdr>
        <w:top w:val="none" w:sz="0" w:space="0" w:color="auto"/>
        <w:left w:val="none" w:sz="0" w:space="0" w:color="auto"/>
        <w:bottom w:val="none" w:sz="0" w:space="0" w:color="auto"/>
        <w:right w:val="none" w:sz="0" w:space="0" w:color="auto"/>
      </w:divBdr>
    </w:div>
    <w:div w:id="1371803742">
      <w:bodyDiv w:val="1"/>
      <w:marLeft w:val="0"/>
      <w:marRight w:val="0"/>
      <w:marTop w:val="0"/>
      <w:marBottom w:val="0"/>
      <w:divBdr>
        <w:top w:val="none" w:sz="0" w:space="0" w:color="auto"/>
        <w:left w:val="none" w:sz="0" w:space="0" w:color="auto"/>
        <w:bottom w:val="none" w:sz="0" w:space="0" w:color="auto"/>
        <w:right w:val="none" w:sz="0" w:space="0" w:color="auto"/>
      </w:divBdr>
    </w:div>
    <w:div w:id="1378973187">
      <w:bodyDiv w:val="1"/>
      <w:marLeft w:val="0"/>
      <w:marRight w:val="0"/>
      <w:marTop w:val="0"/>
      <w:marBottom w:val="0"/>
      <w:divBdr>
        <w:top w:val="none" w:sz="0" w:space="0" w:color="auto"/>
        <w:left w:val="none" w:sz="0" w:space="0" w:color="auto"/>
        <w:bottom w:val="none" w:sz="0" w:space="0" w:color="auto"/>
        <w:right w:val="none" w:sz="0" w:space="0" w:color="auto"/>
      </w:divBdr>
    </w:div>
    <w:div w:id="1390959479">
      <w:bodyDiv w:val="1"/>
      <w:marLeft w:val="0"/>
      <w:marRight w:val="0"/>
      <w:marTop w:val="0"/>
      <w:marBottom w:val="0"/>
      <w:divBdr>
        <w:top w:val="none" w:sz="0" w:space="0" w:color="auto"/>
        <w:left w:val="none" w:sz="0" w:space="0" w:color="auto"/>
        <w:bottom w:val="none" w:sz="0" w:space="0" w:color="auto"/>
        <w:right w:val="none" w:sz="0" w:space="0" w:color="auto"/>
      </w:divBdr>
    </w:div>
    <w:div w:id="1394113226">
      <w:bodyDiv w:val="1"/>
      <w:marLeft w:val="0"/>
      <w:marRight w:val="0"/>
      <w:marTop w:val="0"/>
      <w:marBottom w:val="0"/>
      <w:divBdr>
        <w:top w:val="none" w:sz="0" w:space="0" w:color="auto"/>
        <w:left w:val="none" w:sz="0" w:space="0" w:color="auto"/>
        <w:bottom w:val="none" w:sz="0" w:space="0" w:color="auto"/>
        <w:right w:val="none" w:sz="0" w:space="0" w:color="auto"/>
      </w:divBdr>
    </w:div>
    <w:div w:id="1404988902">
      <w:bodyDiv w:val="1"/>
      <w:marLeft w:val="0"/>
      <w:marRight w:val="0"/>
      <w:marTop w:val="0"/>
      <w:marBottom w:val="0"/>
      <w:divBdr>
        <w:top w:val="none" w:sz="0" w:space="0" w:color="auto"/>
        <w:left w:val="none" w:sz="0" w:space="0" w:color="auto"/>
        <w:bottom w:val="none" w:sz="0" w:space="0" w:color="auto"/>
        <w:right w:val="none" w:sz="0" w:space="0" w:color="auto"/>
      </w:divBdr>
    </w:div>
    <w:div w:id="1407191237">
      <w:bodyDiv w:val="1"/>
      <w:marLeft w:val="0"/>
      <w:marRight w:val="0"/>
      <w:marTop w:val="0"/>
      <w:marBottom w:val="0"/>
      <w:divBdr>
        <w:top w:val="none" w:sz="0" w:space="0" w:color="auto"/>
        <w:left w:val="none" w:sz="0" w:space="0" w:color="auto"/>
        <w:bottom w:val="none" w:sz="0" w:space="0" w:color="auto"/>
        <w:right w:val="none" w:sz="0" w:space="0" w:color="auto"/>
      </w:divBdr>
    </w:div>
    <w:div w:id="1421756471">
      <w:bodyDiv w:val="1"/>
      <w:marLeft w:val="0"/>
      <w:marRight w:val="0"/>
      <w:marTop w:val="0"/>
      <w:marBottom w:val="0"/>
      <w:divBdr>
        <w:top w:val="none" w:sz="0" w:space="0" w:color="auto"/>
        <w:left w:val="none" w:sz="0" w:space="0" w:color="auto"/>
        <w:bottom w:val="none" w:sz="0" w:space="0" w:color="auto"/>
        <w:right w:val="none" w:sz="0" w:space="0" w:color="auto"/>
      </w:divBdr>
    </w:div>
    <w:div w:id="1436635874">
      <w:bodyDiv w:val="1"/>
      <w:marLeft w:val="0"/>
      <w:marRight w:val="0"/>
      <w:marTop w:val="0"/>
      <w:marBottom w:val="0"/>
      <w:divBdr>
        <w:top w:val="none" w:sz="0" w:space="0" w:color="auto"/>
        <w:left w:val="none" w:sz="0" w:space="0" w:color="auto"/>
        <w:bottom w:val="none" w:sz="0" w:space="0" w:color="auto"/>
        <w:right w:val="none" w:sz="0" w:space="0" w:color="auto"/>
      </w:divBdr>
    </w:div>
    <w:div w:id="1452433278">
      <w:bodyDiv w:val="1"/>
      <w:marLeft w:val="0"/>
      <w:marRight w:val="0"/>
      <w:marTop w:val="0"/>
      <w:marBottom w:val="0"/>
      <w:divBdr>
        <w:top w:val="none" w:sz="0" w:space="0" w:color="auto"/>
        <w:left w:val="none" w:sz="0" w:space="0" w:color="auto"/>
        <w:bottom w:val="none" w:sz="0" w:space="0" w:color="auto"/>
        <w:right w:val="none" w:sz="0" w:space="0" w:color="auto"/>
      </w:divBdr>
    </w:div>
    <w:div w:id="1455444643">
      <w:bodyDiv w:val="1"/>
      <w:marLeft w:val="0"/>
      <w:marRight w:val="0"/>
      <w:marTop w:val="0"/>
      <w:marBottom w:val="0"/>
      <w:divBdr>
        <w:top w:val="none" w:sz="0" w:space="0" w:color="auto"/>
        <w:left w:val="none" w:sz="0" w:space="0" w:color="auto"/>
        <w:bottom w:val="none" w:sz="0" w:space="0" w:color="auto"/>
        <w:right w:val="none" w:sz="0" w:space="0" w:color="auto"/>
      </w:divBdr>
    </w:div>
    <w:div w:id="1460873986">
      <w:bodyDiv w:val="1"/>
      <w:marLeft w:val="0"/>
      <w:marRight w:val="0"/>
      <w:marTop w:val="0"/>
      <w:marBottom w:val="0"/>
      <w:divBdr>
        <w:top w:val="none" w:sz="0" w:space="0" w:color="auto"/>
        <w:left w:val="none" w:sz="0" w:space="0" w:color="auto"/>
        <w:bottom w:val="none" w:sz="0" w:space="0" w:color="auto"/>
        <w:right w:val="none" w:sz="0" w:space="0" w:color="auto"/>
      </w:divBdr>
    </w:div>
    <w:div w:id="1471246392">
      <w:bodyDiv w:val="1"/>
      <w:marLeft w:val="0"/>
      <w:marRight w:val="0"/>
      <w:marTop w:val="0"/>
      <w:marBottom w:val="0"/>
      <w:divBdr>
        <w:top w:val="none" w:sz="0" w:space="0" w:color="auto"/>
        <w:left w:val="none" w:sz="0" w:space="0" w:color="auto"/>
        <w:bottom w:val="none" w:sz="0" w:space="0" w:color="auto"/>
        <w:right w:val="none" w:sz="0" w:space="0" w:color="auto"/>
      </w:divBdr>
    </w:div>
    <w:div w:id="1471904548">
      <w:bodyDiv w:val="1"/>
      <w:marLeft w:val="0"/>
      <w:marRight w:val="0"/>
      <w:marTop w:val="0"/>
      <w:marBottom w:val="0"/>
      <w:divBdr>
        <w:top w:val="none" w:sz="0" w:space="0" w:color="auto"/>
        <w:left w:val="none" w:sz="0" w:space="0" w:color="auto"/>
        <w:bottom w:val="none" w:sz="0" w:space="0" w:color="auto"/>
        <w:right w:val="none" w:sz="0" w:space="0" w:color="auto"/>
      </w:divBdr>
    </w:div>
    <w:div w:id="1488473732">
      <w:bodyDiv w:val="1"/>
      <w:marLeft w:val="0"/>
      <w:marRight w:val="0"/>
      <w:marTop w:val="0"/>
      <w:marBottom w:val="0"/>
      <w:divBdr>
        <w:top w:val="none" w:sz="0" w:space="0" w:color="auto"/>
        <w:left w:val="none" w:sz="0" w:space="0" w:color="auto"/>
        <w:bottom w:val="none" w:sz="0" w:space="0" w:color="auto"/>
        <w:right w:val="none" w:sz="0" w:space="0" w:color="auto"/>
      </w:divBdr>
    </w:div>
    <w:div w:id="1494177436">
      <w:bodyDiv w:val="1"/>
      <w:marLeft w:val="0"/>
      <w:marRight w:val="0"/>
      <w:marTop w:val="0"/>
      <w:marBottom w:val="0"/>
      <w:divBdr>
        <w:top w:val="none" w:sz="0" w:space="0" w:color="auto"/>
        <w:left w:val="none" w:sz="0" w:space="0" w:color="auto"/>
        <w:bottom w:val="none" w:sz="0" w:space="0" w:color="auto"/>
        <w:right w:val="none" w:sz="0" w:space="0" w:color="auto"/>
      </w:divBdr>
    </w:div>
    <w:div w:id="1495531810">
      <w:bodyDiv w:val="1"/>
      <w:marLeft w:val="0"/>
      <w:marRight w:val="0"/>
      <w:marTop w:val="0"/>
      <w:marBottom w:val="0"/>
      <w:divBdr>
        <w:top w:val="none" w:sz="0" w:space="0" w:color="auto"/>
        <w:left w:val="none" w:sz="0" w:space="0" w:color="auto"/>
        <w:bottom w:val="none" w:sz="0" w:space="0" w:color="auto"/>
        <w:right w:val="none" w:sz="0" w:space="0" w:color="auto"/>
      </w:divBdr>
    </w:div>
    <w:div w:id="1495760070">
      <w:bodyDiv w:val="1"/>
      <w:marLeft w:val="0"/>
      <w:marRight w:val="0"/>
      <w:marTop w:val="0"/>
      <w:marBottom w:val="0"/>
      <w:divBdr>
        <w:top w:val="none" w:sz="0" w:space="0" w:color="auto"/>
        <w:left w:val="none" w:sz="0" w:space="0" w:color="auto"/>
        <w:bottom w:val="none" w:sz="0" w:space="0" w:color="auto"/>
        <w:right w:val="none" w:sz="0" w:space="0" w:color="auto"/>
      </w:divBdr>
    </w:div>
    <w:div w:id="1504974433">
      <w:bodyDiv w:val="1"/>
      <w:marLeft w:val="0"/>
      <w:marRight w:val="0"/>
      <w:marTop w:val="0"/>
      <w:marBottom w:val="0"/>
      <w:divBdr>
        <w:top w:val="none" w:sz="0" w:space="0" w:color="auto"/>
        <w:left w:val="none" w:sz="0" w:space="0" w:color="auto"/>
        <w:bottom w:val="none" w:sz="0" w:space="0" w:color="auto"/>
        <w:right w:val="none" w:sz="0" w:space="0" w:color="auto"/>
      </w:divBdr>
    </w:div>
    <w:div w:id="1505437965">
      <w:bodyDiv w:val="1"/>
      <w:marLeft w:val="0"/>
      <w:marRight w:val="0"/>
      <w:marTop w:val="0"/>
      <w:marBottom w:val="0"/>
      <w:divBdr>
        <w:top w:val="none" w:sz="0" w:space="0" w:color="auto"/>
        <w:left w:val="none" w:sz="0" w:space="0" w:color="auto"/>
        <w:bottom w:val="none" w:sz="0" w:space="0" w:color="auto"/>
        <w:right w:val="none" w:sz="0" w:space="0" w:color="auto"/>
      </w:divBdr>
    </w:div>
    <w:div w:id="1505633796">
      <w:bodyDiv w:val="1"/>
      <w:marLeft w:val="0"/>
      <w:marRight w:val="0"/>
      <w:marTop w:val="0"/>
      <w:marBottom w:val="0"/>
      <w:divBdr>
        <w:top w:val="none" w:sz="0" w:space="0" w:color="auto"/>
        <w:left w:val="none" w:sz="0" w:space="0" w:color="auto"/>
        <w:bottom w:val="none" w:sz="0" w:space="0" w:color="auto"/>
        <w:right w:val="none" w:sz="0" w:space="0" w:color="auto"/>
      </w:divBdr>
    </w:div>
    <w:div w:id="1508976988">
      <w:bodyDiv w:val="1"/>
      <w:marLeft w:val="0"/>
      <w:marRight w:val="0"/>
      <w:marTop w:val="0"/>
      <w:marBottom w:val="0"/>
      <w:divBdr>
        <w:top w:val="none" w:sz="0" w:space="0" w:color="auto"/>
        <w:left w:val="none" w:sz="0" w:space="0" w:color="auto"/>
        <w:bottom w:val="none" w:sz="0" w:space="0" w:color="auto"/>
        <w:right w:val="none" w:sz="0" w:space="0" w:color="auto"/>
      </w:divBdr>
    </w:div>
    <w:div w:id="1514370493">
      <w:bodyDiv w:val="1"/>
      <w:marLeft w:val="0"/>
      <w:marRight w:val="0"/>
      <w:marTop w:val="0"/>
      <w:marBottom w:val="0"/>
      <w:divBdr>
        <w:top w:val="none" w:sz="0" w:space="0" w:color="auto"/>
        <w:left w:val="none" w:sz="0" w:space="0" w:color="auto"/>
        <w:bottom w:val="none" w:sz="0" w:space="0" w:color="auto"/>
        <w:right w:val="none" w:sz="0" w:space="0" w:color="auto"/>
      </w:divBdr>
    </w:div>
    <w:div w:id="1517499578">
      <w:bodyDiv w:val="1"/>
      <w:marLeft w:val="0"/>
      <w:marRight w:val="0"/>
      <w:marTop w:val="0"/>
      <w:marBottom w:val="0"/>
      <w:divBdr>
        <w:top w:val="none" w:sz="0" w:space="0" w:color="auto"/>
        <w:left w:val="none" w:sz="0" w:space="0" w:color="auto"/>
        <w:bottom w:val="none" w:sz="0" w:space="0" w:color="auto"/>
        <w:right w:val="none" w:sz="0" w:space="0" w:color="auto"/>
      </w:divBdr>
    </w:div>
    <w:div w:id="1519660794">
      <w:bodyDiv w:val="1"/>
      <w:marLeft w:val="0"/>
      <w:marRight w:val="0"/>
      <w:marTop w:val="0"/>
      <w:marBottom w:val="0"/>
      <w:divBdr>
        <w:top w:val="none" w:sz="0" w:space="0" w:color="auto"/>
        <w:left w:val="none" w:sz="0" w:space="0" w:color="auto"/>
        <w:bottom w:val="none" w:sz="0" w:space="0" w:color="auto"/>
        <w:right w:val="none" w:sz="0" w:space="0" w:color="auto"/>
      </w:divBdr>
    </w:div>
    <w:div w:id="1525512527">
      <w:bodyDiv w:val="1"/>
      <w:marLeft w:val="0"/>
      <w:marRight w:val="0"/>
      <w:marTop w:val="0"/>
      <w:marBottom w:val="0"/>
      <w:divBdr>
        <w:top w:val="none" w:sz="0" w:space="0" w:color="auto"/>
        <w:left w:val="none" w:sz="0" w:space="0" w:color="auto"/>
        <w:bottom w:val="none" w:sz="0" w:space="0" w:color="auto"/>
        <w:right w:val="none" w:sz="0" w:space="0" w:color="auto"/>
      </w:divBdr>
    </w:div>
    <w:div w:id="1526210396">
      <w:bodyDiv w:val="1"/>
      <w:marLeft w:val="0"/>
      <w:marRight w:val="0"/>
      <w:marTop w:val="0"/>
      <w:marBottom w:val="0"/>
      <w:divBdr>
        <w:top w:val="none" w:sz="0" w:space="0" w:color="auto"/>
        <w:left w:val="none" w:sz="0" w:space="0" w:color="auto"/>
        <w:bottom w:val="none" w:sz="0" w:space="0" w:color="auto"/>
        <w:right w:val="none" w:sz="0" w:space="0" w:color="auto"/>
      </w:divBdr>
    </w:div>
    <w:div w:id="1534810578">
      <w:bodyDiv w:val="1"/>
      <w:marLeft w:val="0"/>
      <w:marRight w:val="0"/>
      <w:marTop w:val="0"/>
      <w:marBottom w:val="0"/>
      <w:divBdr>
        <w:top w:val="none" w:sz="0" w:space="0" w:color="auto"/>
        <w:left w:val="none" w:sz="0" w:space="0" w:color="auto"/>
        <w:bottom w:val="none" w:sz="0" w:space="0" w:color="auto"/>
        <w:right w:val="none" w:sz="0" w:space="0" w:color="auto"/>
      </w:divBdr>
    </w:div>
    <w:div w:id="1551764918">
      <w:bodyDiv w:val="1"/>
      <w:marLeft w:val="0"/>
      <w:marRight w:val="0"/>
      <w:marTop w:val="0"/>
      <w:marBottom w:val="0"/>
      <w:divBdr>
        <w:top w:val="none" w:sz="0" w:space="0" w:color="auto"/>
        <w:left w:val="none" w:sz="0" w:space="0" w:color="auto"/>
        <w:bottom w:val="none" w:sz="0" w:space="0" w:color="auto"/>
        <w:right w:val="none" w:sz="0" w:space="0" w:color="auto"/>
      </w:divBdr>
    </w:div>
    <w:div w:id="1553931014">
      <w:bodyDiv w:val="1"/>
      <w:marLeft w:val="0"/>
      <w:marRight w:val="0"/>
      <w:marTop w:val="0"/>
      <w:marBottom w:val="0"/>
      <w:divBdr>
        <w:top w:val="none" w:sz="0" w:space="0" w:color="auto"/>
        <w:left w:val="none" w:sz="0" w:space="0" w:color="auto"/>
        <w:bottom w:val="none" w:sz="0" w:space="0" w:color="auto"/>
        <w:right w:val="none" w:sz="0" w:space="0" w:color="auto"/>
      </w:divBdr>
    </w:div>
    <w:div w:id="1554152728">
      <w:bodyDiv w:val="1"/>
      <w:marLeft w:val="0"/>
      <w:marRight w:val="0"/>
      <w:marTop w:val="0"/>
      <w:marBottom w:val="0"/>
      <w:divBdr>
        <w:top w:val="none" w:sz="0" w:space="0" w:color="auto"/>
        <w:left w:val="none" w:sz="0" w:space="0" w:color="auto"/>
        <w:bottom w:val="none" w:sz="0" w:space="0" w:color="auto"/>
        <w:right w:val="none" w:sz="0" w:space="0" w:color="auto"/>
      </w:divBdr>
    </w:div>
    <w:div w:id="1556358397">
      <w:bodyDiv w:val="1"/>
      <w:marLeft w:val="0"/>
      <w:marRight w:val="0"/>
      <w:marTop w:val="0"/>
      <w:marBottom w:val="0"/>
      <w:divBdr>
        <w:top w:val="none" w:sz="0" w:space="0" w:color="auto"/>
        <w:left w:val="none" w:sz="0" w:space="0" w:color="auto"/>
        <w:bottom w:val="none" w:sz="0" w:space="0" w:color="auto"/>
        <w:right w:val="none" w:sz="0" w:space="0" w:color="auto"/>
      </w:divBdr>
    </w:div>
    <w:div w:id="1572764396">
      <w:bodyDiv w:val="1"/>
      <w:marLeft w:val="0"/>
      <w:marRight w:val="0"/>
      <w:marTop w:val="0"/>
      <w:marBottom w:val="0"/>
      <w:divBdr>
        <w:top w:val="none" w:sz="0" w:space="0" w:color="auto"/>
        <w:left w:val="none" w:sz="0" w:space="0" w:color="auto"/>
        <w:bottom w:val="none" w:sz="0" w:space="0" w:color="auto"/>
        <w:right w:val="none" w:sz="0" w:space="0" w:color="auto"/>
      </w:divBdr>
    </w:div>
    <w:div w:id="1584606762">
      <w:bodyDiv w:val="1"/>
      <w:marLeft w:val="0"/>
      <w:marRight w:val="0"/>
      <w:marTop w:val="0"/>
      <w:marBottom w:val="0"/>
      <w:divBdr>
        <w:top w:val="none" w:sz="0" w:space="0" w:color="auto"/>
        <w:left w:val="none" w:sz="0" w:space="0" w:color="auto"/>
        <w:bottom w:val="none" w:sz="0" w:space="0" w:color="auto"/>
        <w:right w:val="none" w:sz="0" w:space="0" w:color="auto"/>
      </w:divBdr>
    </w:div>
    <w:div w:id="1590891409">
      <w:bodyDiv w:val="1"/>
      <w:marLeft w:val="0"/>
      <w:marRight w:val="0"/>
      <w:marTop w:val="0"/>
      <w:marBottom w:val="0"/>
      <w:divBdr>
        <w:top w:val="none" w:sz="0" w:space="0" w:color="auto"/>
        <w:left w:val="none" w:sz="0" w:space="0" w:color="auto"/>
        <w:bottom w:val="none" w:sz="0" w:space="0" w:color="auto"/>
        <w:right w:val="none" w:sz="0" w:space="0" w:color="auto"/>
      </w:divBdr>
    </w:div>
    <w:div w:id="1591503781">
      <w:bodyDiv w:val="1"/>
      <w:marLeft w:val="0"/>
      <w:marRight w:val="0"/>
      <w:marTop w:val="0"/>
      <w:marBottom w:val="0"/>
      <w:divBdr>
        <w:top w:val="none" w:sz="0" w:space="0" w:color="auto"/>
        <w:left w:val="none" w:sz="0" w:space="0" w:color="auto"/>
        <w:bottom w:val="none" w:sz="0" w:space="0" w:color="auto"/>
        <w:right w:val="none" w:sz="0" w:space="0" w:color="auto"/>
      </w:divBdr>
    </w:div>
    <w:div w:id="1591935690">
      <w:bodyDiv w:val="1"/>
      <w:marLeft w:val="0"/>
      <w:marRight w:val="0"/>
      <w:marTop w:val="0"/>
      <w:marBottom w:val="0"/>
      <w:divBdr>
        <w:top w:val="none" w:sz="0" w:space="0" w:color="auto"/>
        <w:left w:val="none" w:sz="0" w:space="0" w:color="auto"/>
        <w:bottom w:val="none" w:sz="0" w:space="0" w:color="auto"/>
        <w:right w:val="none" w:sz="0" w:space="0" w:color="auto"/>
      </w:divBdr>
    </w:div>
    <w:div w:id="1592202200">
      <w:bodyDiv w:val="1"/>
      <w:marLeft w:val="0"/>
      <w:marRight w:val="0"/>
      <w:marTop w:val="0"/>
      <w:marBottom w:val="0"/>
      <w:divBdr>
        <w:top w:val="none" w:sz="0" w:space="0" w:color="auto"/>
        <w:left w:val="none" w:sz="0" w:space="0" w:color="auto"/>
        <w:bottom w:val="none" w:sz="0" w:space="0" w:color="auto"/>
        <w:right w:val="none" w:sz="0" w:space="0" w:color="auto"/>
      </w:divBdr>
    </w:div>
    <w:div w:id="1592590474">
      <w:bodyDiv w:val="1"/>
      <w:marLeft w:val="0"/>
      <w:marRight w:val="0"/>
      <w:marTop w:val="0"/>
      <w:marBottom w:val="0"/>
      <w:divBdr>
        <w:top w:val="none" w:sz="0" w:space="0" w:color="auto"/>
        <w:left w:val="none" w:sz="0" w:space="0" w:color="auto"/>
        <w:bottom w:val="none" w:sz="0" w:space="0" w:color="auto"/>
        <w:right w:val="none" w:sz="0" w:space="0" w:color="auto"/>
      </w:divBdr>
    </w:div>
    <w:div w:id="1600481672">
      <w:bodyDiv w:val="1"/>
      <w:marLeft w:val="0"/>
      <w:marRight w:val="0"/>
      <w:marTop w:val="0"/>
      <w:marBottom w:val="0"/>
      <w:divBdr>
        <w:top w:val="none" w:sz="0" w:space="0" w:color="auto"/>
        <w:left w:val="none" w:sz="0" w:space="0" w:color="auto"/>
        <w:bottom w:val="none" w:sz="0" w:space="0" w:color="auto"/>
        <w:right w:val="none" w:sz="0" w:space="0" w:color="auto"/>
      </w:divBdr>
    </w:div>
    <w:div w:id="1604650677">
      <w:bodyDiv w:val="1"/>
      <w:marLeft w:val="0"/>
      <w:marRight w:val="0"/>
      <w:marTop w:val="0"/>
      <w:marBottom w:val="0"/>
      <w:divBdr>
        <w:top w:val="none" w:sz="0" w:space="0" w:color="auto"/>
        <w:left w:val="none" w:sz="0" w:space="0" w:color="auto"/>
        <w:bottom w:val="none" w:sz="0" w:space="0" w:color="auto"/>
        <w:right w:val="none" w:sz="0" w:space="0" w:color="auto"/>
      </w:divBdr>
    </w:div>
    <w:div w:id="1613705041">
      <w:bodyDiv w:val="1"/>
      <w:marLeft w:val="0"/>
      <w:marRight w:val="0"/>
      <w:marTop w:val="0"/>
      <w:marBottom w:val="0"/>
      <w:divBdr>
        <w:top w:val="none" w:sz="0" w:space="0" w:color="auto"/>
        <w:left w:val="none" w:sz="0" w:space="0" w:color="auto"/>
        <w:bottom w:val="none" w:sz="0" w:space="0" w:color="auto"/>
        <w:right w:val="none" w:sz="0" w:space="0" w:color="auto"/>
      </w:divBdr>
    </w:div>
    <w:div w:id="1623606844">
      <w:bodyDiv w:val="1"/>
      <w:marLeft w:val="0"/>
      <w:marRight w:val="0"/>
      <w:marTop w:val="0"/>
      <w:marBottom w:val="0"/>
      <w:divBdr>
        <w:top w:val="none" w:sz="0" w:space="0" w:color="auto"/>
        <w:left w:val="none" w:sz="0" w:space="0" w:color="auto"/>
        <w:bottom w:val="none" w:sz="0" w:space="0" w:color="auto"/>
        <w:right w:val="none" w:sz="0" w:space="0" w:color="auto"/>
      </w:divBdr>
    </w:div>
    <w:div w:id="1624655350">
      <w:bodyDiv w:val="1"/>
      <w:marLeft w:val="0"/>
      <w:marRight w:val="0"/>
      <w:marTop w:val="0"/>
      <w:marBottom w:val="0"/>
      <w:divBdr>
        <w:top w:val="none" w:sz="0" w:space="0" w:color="auto"/>
        <w:left w:val="none" w:sz="0" w:space="0" w:color="auto"/>
        <w:bottom w:val="none" w:sz="0" w:space="0" w:color="auto"/>
        <w:right w:val="none" w:sz="0" w:space="0" w:color="auto"/>
      </w:divBdr>
    </w:div>
    <w:div w:id="1625115985">
      <w:bodyDiv w:val="1"/>
      <w:marLeft w:val="0"/>
      <w:marRight w:val="0"/>
      <w:marTop w:val="0"/>
      <w:marBottom w:val="0"/>
      <w:divBdr>
        <w:top w:val="none" w:sz="0" w:space="0" w:color="auto"/>
        <w:left w:val="none" w:sz="0" w:space="0" w:color="auto"/>
        <w:bottom w:val="none" w:sz="0" w:space="0" w:color="auto"/>
        <w:right w:val="none" w:sz="0" w:space="0" w:color="auto"/>
      </w:divBdr>
    </w:div>
    <w:div w:id="1625961158">
      <w:bodyDiv w:val="1"/>
      <w:marLeft w:val="0"/>
      <w:marRight w:val="0"/>
      <w:marTop w:val="0"/>
      <w:marBottom w:val="0"/>
      <w:divBdr>
        <w:top w:val="none" w:sz="0" w:space="0" w:color="auto"/>
        <w:left w:val="none" w:sz="0" w:space="0" w:color="auto"/>
        <w:bottom w:val="none" w:sz="0" w:space="0" w:color="auto"/>
        <w:right w:val="none" w:sz="0" w:space="0" w:color="auto"/>
      </w:divBdr>
    </w:div>
    <w:div w:id="1626698247">
      <w:bodyDiv w:val="1"/>
      <w:marLeft w:val="0"/>
      <w:marRight w:val="0"/>
      <w:marTop w:val="0"/>
      <w:marBottom w:val="0"/>
      <w:divBdr>
        <w:top w:val="none" w:sz="0" w:space="0" w:color="auto"/>
        <w:left w:val="none" w:sz="0" w:space="0" w:color="auto"/>
        <w:bottom w:val="none" w:sz="0" w:space="0" w:color="auto"/>
        <w:right w:val="none" w:sz="0" w:space="0" w:color="auto"/>
      </w:divBdr>
    </w:div>
    <w:div w:id="1631128769">
      <w:bodyDiv w:val="1"/>
      <w:marLeft w:val="0"/>
      <w:marRight w:val="0"/>
      <w:marTop w:val="0"/>
      <w:marBottom w:val="0"/>
      <w:divBdr>
        <w:top w:val="none" w:sz="0" w:space="0" w:color="auto"/>
        <w:left w:val="none" w:sz="0" w:space="0" w:color="auto"/>
        <w:bottom w:val="none" w:sz="0" w:space="0" w:color="auto"/>
        <w:right w:val="none" w:sz="0" w:space="0" w:color="auto"/>
      </w:divBdr>
    </w:div>
    <w:div w:id="1636400935">
      <w:bodyDiv w:val="1"/>
      <w:marLeft w:val="0"/>
      <w:marRight w:val="0"/>
      <w:marTop w:val="0"/>
      <w:marBottom w:val="0"/>
      <w:divBdr>
        <w:top w:val="none" w:sz="0" w:space="0" w:color="auto"/>
        <w:left w:val="none" w:sz="0" w:space="0" w:color="auto"/>
        <w:bottom w:val="none" w:sz="0" w:space="0" w:color="auto"/>
        <w:right w:val="none" w:sz="0" w:space="0" w:color="auto"/>
      </w:divBdr>
    </w:div>
    <w:div w:id="1637644796">
      <w:bodyDiv w:val="1"/>
      <w:marLeft w:val="0"/>
      <w:marRight w:val="0"/>
      <w:marTop w:val="0"/>
      <w:marBottom w:val="0"/>
      <w:divBdr>
        <w:top w:val="none" w:sz="0" w:space="0" w:color="auto"/>
        <w:left w:val="none" w:sz="0" w:space="0" w:color="auto"/>
        <w:bottom w:val="none" w:sz="0" w:space="0" w:color="auto"/>
        <w:right w:val="none" w:sz="0" w:space="0" w:color="auto"/>
      </w:divBdr>
    </w:div>
    <w:div w:id="1642690851">
      <w:bodyDiv w:val="1"/>
      <w:marLeft w:val="0"/>
      <w:marRight w:val="0"/>
      <w:marTop w:val="0"/>
      <w:marBottom w:val="0"/>
      <w:divBdr>
        <w:top w:val="none" w:sz="0" w:space="0" w:color="auto"/>
        <w:left w:val="none" w:sz="0" w:space="0" w:color="auto"/>
        <w:bottom w:val="none" w:sz="0" w:space="0" w:color="auto"/>
        <w:right w:val="none" w:sz="0" w:space="0" w:color="auto"/>
      </w:divBdr>
    </w:div>
    <w:div w:id="1646398527">
      <w:bodyDiv w:val="1"/>
      <w:marLeft w:val="0"/>
      <w:marRight w:val="0"/>
      <w:marTop w:val="0"/>
      <w:marBottom w:val="0"/>
      <w:divBdr>
        <w:top w:val="none" w:sz="0" w:space="0" w:color="auto"/>
        <w:left w:val="none" w:sz="0" w:space="0" w:color="auto"/>
        <w:bottom w:val="none" w:sz="0" w:space="0" w:color="auto"/>
        <w:right w:val="none" w:sz="0" w:space="0" w:color="auto"/>
      </w:divBdr>
    </w:div>
    <w:div w:id="1649478150">
      <w:bodyDiv w:val="1"/>
      <w:marLeft w:val="0"/>
      <w:marRight w:val="0"/>
      <w:marTop w:val="0"/>
      <w:marBottom w:val="0"/>
      <w:divBdr>
        <w:top w:val="none" w:sz="0" w:space="0" w:color="auto"/>
        <w:left w:val="none" w:sz="0" w:space="0" w:color="auto"/>
        <w:bottom w:val="none" w:sz="0" w:space="0" w:color="auto"/>
        <w:right w:val="none" w:sz="0" w:space="0" w:color="auto"/>
      </w:divBdr>
    </w:div>
    <w:div w:id="1653286950">
      <w:bodyDiv w:val="1"/>
      <w:marLeft w:val="0"/>
      <w:marRight w:val="0"/>
      <w:marTop w:val="0"/>
      <w:marBottom w:val="0"/>
      <w:divBdr>
        <w:top w:val="none" w:sz="0" w:space="0" w:color="auto"/>
        <w:left w:val="none" w:sz="0" w:space="0" w:color="auto"/>
        <w:bottom w:val="none" w:sz="0" w:space="0" w:color="auto"/>
        <w:right w:val="none" w:sz="0" w:space="0" w:color="auto"/>
      </w:divBdr>
    </w:div>
    <w:div w:id="1665283813">
      <w:bodyDiv w:val="1"/>
      <w:marLeft w:val="0"/>
      <w:marRight w:val="0"/>
      <w:marTop w:val="0"/>
      <w:marBottom w:val="0"/>
      <w:divBdr>
        <w:top w:val="none" w:sz="0" w:space="0" w:color="auto"/>
        <w:left w:val="none" w:sz="0" w:space="0" w:color="auto"/>
        <w:bottom w:val="none" w:sz="0" w:space="0" w:color="auto"/>
        <w:right w:val="none" w:sz="0" w:space="0" w:color="auto"/>
      </w:divBdr>
    </w:div>
    <w:div w:id="1670672061">
      <w:bodyDiv w:val="1"/>
      <w:marLeft w:val="0"/>
      <w:marRight w:val="0"/>
      <w:marTop w:val="0"/>
      <w:marBottom w:val="0"/>
      <w:divBdr>
        <w:top w:val="none" w:sz="0" w:space="0" w:color="auto"/>
        <w:left w:val="none" w:sz="0" w:space="0" w:color="auto"/>
        <w:bottom w:val="none" w:sz="0" w:space="0" w:color="auto"/>
        <w:right w:val="none" w:sz="0" w:space="0" w:color="auto"/>
      </w:divBdr>
    </w:div>
    <w:div w:id="1670867834">
      <w:bodyDiv w:val="1"/>
      <w:marLeft w:val="0"/>
      <w:marRight w:val="0"/>
      <w:marTop w:val="0"/>
      <w:marBottom w:val="0"/>
      <w:divBdr>
        <w:top w:val="none" w:sz="0" w:space="0" w:color="auto"/>
        <w:left w:val="none" w:sz="0" w:space="0" w:color="auto"/>
        <w:bottom w:val="none" w:sz="0" w:space="0" w:color="auto"/>
        <w:right w:val="none" w:sz="0" w:space="0" w:color="auto"/>
      </w:divBdr>
    </w:div>
    <w:div w:id="1672559110">
      <w:bodyDiv w:val="1"/>
      <w:marLeft w:val="0"/>
      <w:marRight w:val="0"/>
      <w:marTop w:val="0"/>
      <w:marBottom w:val="0"/>
      <w:divBdr>
        <w:top w:val="none" w:sz="0" w:space="0" w:color="auto"/>
        <w:left w:val="none" w:sz="0" w:space="0" w:color="auto"/>
        <w:bottom w:val="none" w:sz="0" w:space="0" w:color="auto"/>
        <w:right w:val="none" w:sz="0" w:space="0" w:color="auto"/>
      </w:divBdr>
    </w:div>
    <w:div w:id="1684477374">
      <w:bodyDiv w:val="1"/>
      <w:marLeft w:val="0"/>
      <w:marRight w:val="0"/>
      <w:marTop w:val="0"/>
      <w:marBottom w:val="0"/>
      <w:divBdr>
        <w:top w:val="none" w:sz="0" w:space="0" w:color="auto"/>
        <w:left w:val="none" w:sz="0" w:space="0" w:color="auto"/>
        <w:bottom w:val="none" w:sz="0" w:space="0" w:color="auto"/>
        <w:right w:val="none" w:sz="0" w:space="0" w:color="auto"/>
      </w:divBdr>
    </w:div>
    <w:div w:id="1685402963">
      <w:bodyDiv w:val="1"/>
      <w:marLeft w:val="0"/>
      <w:marRight w:val="0"/>
      <w:marTop w:val="0"/>
      <w:marBottom w:val="0"/>
      <w:divBdr>
        <w:top w:val="none" w:sz="0" w:space="0" w:color="auto"/>
        <w:left w:val="none" w:sz="0" w:space="0" w:color="auto"/>
        <w:bottom w:val="none" w:sz="0" w:space="0" w:color="auto"/>
        <w:right w:val="none" w:sz="0" w:space="0" w:color="auto"/>
      </w:divBdr>
    </w:div>
    <w:div w:id="1686397281">
      <w:bodyDiv w:val="1"/>
      <w:marLeft w:val="0"/>
      <w:marRight w:val="0"/>
      <w:marTop w:val="0"/>
      <w:marBottom w:val="0"/>
      <w:divBdr>
        <w:top w:val="none" w:sz="0" w:space="0" w:color="auto"/>
        <w:left w:val="none" w:sz="0" w:space="0" w:color="auto"/>
        <w:bottom w:val="none" w:sz="0" w:space="0" w:color="auto"/>
        <w:right w:val="none" w:sz="0" w:space="0" w:color="auto"/>
      </w:divBdr>
    </w:div>
    <w:div w:id="1689090939">
      <w:bodyDiv w:val="1"/>
      <w:marLeft w:val="0"/>
      <w:marRight w:val="0"/>
      <w:marTop w:val="0"/>
      <w:marBottom w:val="0"/>
      <w:divBdr>
        <w:top w:val="none" w:sz="0" w:space="0" w:color="auto"/>
        <w:left w:val="none" w:sz="0" w:space="0" w:color="auto"/>
        <w:bottom w:val="none" w:sz="0" w:space="0" w:color="auto"/>
        <w:right w:val="none" w:sz="0" w:space="0" w:color="auto"/>
      </w:divBdr>
    </w:div>
    <w:div w:id="1709715220">
      <w:bodyDiv w:val="1"/>
      <w:marLeft w:val="0"/>
      <w:marRight w:val="0"/>
      <w:marTop w:val="0"/>
      <w:marBottom w:val="0"/>
      <w:divBdr>
        <w:top w:val="none" w:sz="0" w:space="0" w:color="auto"/>
        <w:left w:val="none" w:sz="0" w:space="0" w:color="auto"/>
        <w:bottom w:val="none" w:sz="0" w:space="0" w:color="auto"/>
        <w:right w:val="none" w:sz="0" w:space="0" w:color="auto"/>
      </w:divBdr>
    </w:div>
    <w:div w:id="1713459854">
      <w:bodyDiv w:val="1"/>
      <w:marLeft w:val="0"/>
      <w:marRight w:val="0"/>
      <w:marTop w:val="0"/>
      <w:marBottom w:val="0"/>
      <w:divBdr>
        <w:top w:val="none" w:sz="0" w:space="0" w:color="auto"/>
        <w:left w:val="none" w:sz="0" w:space="0" w:color="auto"/>
        <w:bottom w:val="none" w:sz="0" w:space="0" w:color="auto"/>
        <w:right w:val="none" w:sz="0" w:space="0" w:color="auto"/>
      </w:divBdr>
    </w:div>
    <w:div w:id="1713460361">
      <w:bodyDiv w:val="1"/>
      <w:marLeft w:val="0"/>
      <w:marRight w:val="0"/>
      <w:marTop w:val="0"/>
      <w:marBottom w:val="0"/>
      <w:divBdr>
        <w:top w:val="none" w:sz="0" w:space="0" w:color="auto"/>
        <w:left w:val="none" w:sz="0" w:space="0" w:color="auto"/>
        <w:bottom w:val="none" w:sz="0" w:space="0" w:color="auto"/>
        <w:right w:val="none" w:sz="0" w:space="0" w:color="auto"/>
      </w:divBdr>
    </w:div>
    <w:div w:id="1717582234">
      <w:bodyDiv w:val="1"/>
      <w:marLeft w:val="0"/>
      <w:marRight w:val="0"/>
      <w:marTop w:val="0"/>
      <w:marBottom w:val="0"/>
      <w:divBdr>
        <w:top w:val="none" w:sz="0" w:space="0" w:color="auto"/>
        <w:left w:val="none" w:sz="0" w:space="0" w:color="auto"/>
        <w:bottom w:val="none" w:sz="0" w:space="0" w:color="auto"/>
        <w:right w:val="none" w:sz="0" w:space="0" w:color="auto"/>
      </w:divBdr>
    </w:div>
    <w:div w:id="1717965007">
      <w:bodyDiv w:val="1"/>
      <w:marLeft w:val="0"/>
      <w:marRight w:val="0"/>
      <w:marTop w:val="0"/>
      <w:marBottom w:val="0"/>
      <w:divBdr>
        <w:top w:val="none" w:sz="0" w:space="0" w:color="auto"/>
        <w:left w:val="none" w:sz="0" w:space="0" w:color="auto"/>
        <w:bottom w:val="none" w:sz="0" w:space="0" w:color="auto"/>
        <w:right w:val="none" w:sz="0" w:space="0" w:color="auto"/>
      </w:divBdr>
    </w:div>
    <w:div w:id="1719741802">
      <w:bodyDiv w:val="1"/>
      <w:marLeft w:val="0"/>
      <w:marRight w:val="0"/>
      <w:marTop w:val="0"/>
      <w:marBottom w:val="0"/>
      <w:divBdr>
        <w:top w:val="none" w:sz="0" w:space="0" w:color="auto"/>
        <w:left w:val="none" w:sz="0" w:space="0" w:color="auto"/>
        <w:bottom w:val="none" w:sz="0" w:space="0" w:color="auto"/>
        <w:right w:val="none" w:sz="0" w:space="0" w:color="auto"/>
      </w:divBdr>
      <w:divsChild>
        <w:div w:id="1705254657">
          <w:marLeft w:val="0"/>
          <w:marRight w:val="0"/>
          <w:marTop w:val="0"/>
          <w:marBottom w:val="0"/>
          <w:divBdr>
            <w:top w:val="none" w:sz="0" w:space="0" w:color="auto"/>
            <w:left w:val="none" w:sz="0" w:space="0" w:color="auto"/>
            <w:bottom w:val="none" w:sz="0" w:space="0" w:color="auto"/>
            <w:right w:val="none" w:sz="0" w:space="0" w:color="auto"/>
          </w:divBdr>
        </w:div>
        <w:div w:id="190606631">
          <w:marLeft w:val="0"/>
          <w:marRight w:val="0"/>
          <w:marTop w:val="0"/>
          <w:marBottom w:val="0"/>
          <w:divBdr>
            <w:top w:val="none" w:sz="0" w:space="0" w:color="auto"/>
            <w:left w:val="none" w:sz="0" w:space="0" w:color="auto"/>
            <w:bottom w:val="none" w:sz="0" w:space="0" w:color="auto"/>
            <w:right w:val="none" w:sz="0" w:space="0" w:color="auto"/>
          </w:divBdr>
        </w:div>
        <w:div w:id="515583453">
          <w:marLeft w:val="0"/>
          <w:marRight w:val="0"/>
          <w:marTop w:val="0"/>
          <w:marBottom w:val="0"/>
          <w:divBdr>
            <w:top w:val="none" w:sz="0" w:space="0" w:color="auto"/>
            <w:left w:val="none" w:sz="0" w:space="0" w:color="auto"/>
            <w:bottom w:val="none" w:sz="0" w:space="0" w:color="auto"/>
            <w:right w:val="none" w:sz="0" w:space="0" w:color="auto"/>
          </w:divBdr>
        </w:div>
        <w:div w:id="466507398">
          <w:marLeft w:val="0"/>
          <w:marRight w:val="0"/>
          <w:marTop w:val="0"/>
          <w:marBottom w:val="0"/>
          <w:divBdr>
            <w:top w:val="none" w:sz="0" w:space="0" w:color="auto"/>
            <w:left w:val="none" w:sz="0" w:space="0" w:color="auto"/>
            <w:bottom w:val="none" w:sz="0" w:space="0" w:color="auto"/>
            <w:right w:val="none" w:sz="0" w:space="0" w:color="auto"/>
          </w:divBdr>
        </w:div>
      </w:divsChild>
    </w:div>
    <w:div w:id="1741558999">
      <w:bodyDiv w:val="1"/>
      <w:marLeft w:val="0"/>
      <w:marRight w:val="0"/>
      <w:marTop w:val="0"/>
      <w:marBottom w:val="0"/>
      <w:divBdr>
        <w:top w:val="none" w:sz="0" w:space="0" w:color="auto"/>
        <w:left w:val="none" w:sz="0" w:space="0" w:color="auto"/>
        <w:bottom w:val="none" w:sz="0" w:space="0" w:color="auto"/>
        <w:right w:val="none" w:sz="0" w:space="0" w:color="auto"/>
      </w:divBdr>
    </w:div>
    <w:div w:id="1744837340">
      <w:bodyDiv w:val="1"/>
      <w:marLeft w:val="0"/>
      <w:marRight w:val="0"/>
      <w:marTop w:val="0"/>
      <w:marBottom w:val="0"/>
      <w:divBdr>
        <w:top w:val="none" w:sz="0" w:space="0" w:color="auto"/>
        <w:left w:val="none" w:sz="0" w:space="0" w:color="auto"/>
        <w:bottom w:val="none" w:sz="0" w:space="0" w:color="auto"/>
        <w:right w:val="none" w:sz="0" w:space="0" w:color="auto"/>
      </w:divBdr>
    </w:div>
    <w:div w:id="1754664185">
      <w:bodyDiv w:val="1"/>
      <w:marLeft w:val="0"/>
      <w:marRight w:val="0"/>
      <w:marTop w:val="0"/>
      <w:marBottom w:val="0"/>
      <w:divBdr>
        <w:top w:val="none" w:sz="0" w:space="0" w:color="auto"/>
        <w:left w:val="none" w:sz="0" w:space="0" w:color="auto"/>
        <w:bottom w:val="none" w:sz="0" w:space="0" w:color="auto"/>
        <w:right w:val="none" w:sz="0" w:space="0" w:color="auto"/>
      </w:divBdr>
    </w:div>
    <w:div w:id="1756396464">
      <w:bodyDiv w:val="1"/>
      <w:marLeft w:val="0"/>
      <w:marRight w:val="0"/>
      <w:marTop w:val="0"/>
      <w:marBottom w:val="0"/>
      <w:divBdr>
        <w:top w:val="none" w:sz="0" w:space="0" w:color="auto"/>
        <w:left w:val="none" w:sz="0" w:space="0" w:color="auto"/>
        <w:bottom w:val="none" w:sz="0" w:space="0" w:color="auto"/>
        <w:right w:val="none" w:sz="0" w:space="0" w:color="auto"/>
      </w:divBdr>
    </w:div>
    <w:div w:id="1758018188">
      <w:bodyDiv w:val="1"/>
      <w:marLeft w:val="0"/>
      <w:marRight w:val="0"/>
      <w:marTop w:val="0"/>
      <w:marBottom w:val="0"/>
      <w:divBdr>
        <w:top w:val="none" w:sz="0" w:space="0" w:color="auto"/>
        <w:left w:val="none" w:sz="0" w:space="0" w:color="auto"/>
        <w:bottom w:val="none" w:sz="0" w:space="0" w:color="auto"/>
        <w:right w:val="none" w:sz="0" w:space="0" w:color="auto"/>
      </w:divBdr>
    </w:div>
    <w:div w:id="1758088721">
      <w:bodyDiv w:val="1"/>
      <w:marLeft w:val="0"/>
      <w:marRight w:val="0"/>
      <w:marTop w:val="0"/>
      <w:marBottom w:val="0"/>
      <w:divBdr>
        <w:top w:val="none" w:sz="0" w:space="0" w:color="auto"/>
        <w:left w:val="none" w:sz="0" w:space="0" w:color="auto"/>
        <w:bottom w:val="none" w:sz="0" w:space="0" w:color="auto"/>
        <w:right w:val="none" w:sz="0" w:space="0" w:color="auto"/>
      </w:divBdr>
    </w:div>
    <w:div w:id="1764842537">
      <w:bodyDiv w:val="1"/>
      <w:marLeft w:val="0"/>
      <w:marRight w:val="0"/>
      <w:marTop w:val="0"/>
      <w:marBottom w:val="0"/>
      <w:divBdr>
        <w:top w:val="none" w:sz="0" w:space="0" w:color="auto"/>
        <w:left w:val="none" w:sz="0" w:space="0" w:color="auto"/>
        <w:bottom w:val="none" w:sz="0" w:space="0" w:color="auto"/>
        <w:right w:val="none" w:sz="0" w:space="0" w:color="auto"/>
      </w:divBdr>
    </w:div>
    <w:div w:id="1766534704">
      <w:bodyDiv w:val="1"/>
      <w:marLeft w:val="0"/>
      <w:marRight w:val="0"/>
      <w:marTop w:val="0"/>
      <w:marBottom w:val="0"/>
      <w:divBdr>
        <w:top w:val="none" w:sz="0" w:space="0" w:color="auto"/>
        <w:left w:val="none" w:sz="0" w:space="0" w:color="auto"/>
        <w:bottom w:val="none" w:sz="0" w:space="0" w:color="auto"/>
        <w:right w:val="none" w:sz="0" w:space="0" w:color="auto"/>
      </w:divBdr>
    </w:div>
    <w:div w:id="1771658170">
      <w:bodyDiv w:val="1"/>
      <w:marLeft w:val="0"/>
      <w:marRight w:val="0"/>
      <w:marTop w:val="0"/>
      <w:marBottom w:val="0"/>
      <w:divBdr>
        <w:top w:val="none" w:sz="0" w:space="0" w:color="auto"/>
        <w:left w:val="none" w:sz="0" w:space="0" w:color="auto"/>
        <w:bottom w:val="none" w:sz="0" w:space="0" w:color="auto"/>
        <w:right w:val="none" w:sz="0" w:space="0" w:color="auto"/>
      </w:divBdr>
    </w:div>
    <w:div w:id="1773821595">
      <w:bodyDiv w:val="1"/>
      <w:marLeft w:val="0"/>
      <w:marRight w:val="0"/>
      <w:marTop w:val="0"/>
      <w:marBottom w:val="0"/>
      <w:divBdr>
        <w:top w:val="none" w:sz="0" w:space="0" w:color="auto"/>
        <w:left w:val="none" w:sz="0" w:space="0" w:color="auto"/>
        <w:bottom w:val="none" w:sz="0" w:space="0" w:color="auto"/>
        <w:right w:val="none" w:sz="0" w:space="0" w:color="auto"/>
      </w:divBdr>
    </w:div>
    <w:div w:id="1782138902">
      <w:bodyDiv w:val="1"/>
      <w:marLeft w:val="0"/>
      <w:marRight w:val="0"/>
      <w:marTop w:val="0"/>
      <w:marBottom w:val="0"/>
      <w:divBdr>
        <w:top w:val="none" w:sz="0" w:space="0" w:color="auto"/>
        <w:left w:val="none" w:sz="0" w:space="0" w:color="auto"/>
        <w:bottom w:val="none" w:sz="0" w:space="0" w:color="auto"/>
        <w:right w:val="none" w:sz="0" w:space="0" w:color="auto"/>
      </w:divBdr>
    </w:div>
    <w:div w:id="1797721047">
      <w:bodyDiv w:val="1"/>
      <w:marLeft w:val="0"/>
      <w:marRight w:val="0"/>
      <w:marTop w:val="0"/>
      <w:marBottom w:val="0"/>
      <w:divBdr>
        <w:top w:val="none" w:sz="0" w:space="0" w:color="auto"/>
        <w:left w:val="none" w:sz="0" w:space="0" w:color="auto"/>
        <w:bottom w:val="none" w:sz="0" w:space="0" w:color="auto"/>
        <w:right w:val="none" w:sz="0" w:space="0" w:color="auto"/>
      </w:divBdr>
    </w:div>
    <w:div w:id="1811247494">
      <w:bodyDiv w:val="1"/>
      <w:marLeft w:val="0"/>
      <w:marRight w:val="0"/>
      <w:marTop w:val="0"/>
      <w:marBottom w:val="0"/>
      <w:divBdr>
        <w:top w:val="none" w:sz="0" w:space="0" w:color="auto"/>
        <w:left w:val="none" w:sz="0" w:space="0" w:color="auto"/>
        <w:bottom w:val="none" w:sz="0" w:space="0" w:color="auto"/>
        <w:right w:val="none" w:sz="0" w:space="0" w:color="auto"/>
      </w:divBdr>
    </w:div>
    <w:div w:id="1815218103">
      <w:bodyDiv w:val="1"/>
      <w:marLeft w:val="0"/>
      <w:marRight w:val="0"/>
      <w:marTop w:val="0"/>
      <w:marBottom w:val="0"/>
      <w:divBdr>
        <w:top w:val="none" w:sz="0" w:space="0" w:color="auto"/>
        <w:left w:val="none" w:sz="0" w:space="0" w:color="auto"/>
        <w:bottom w:val="none" w:sz="0" w:space="0" w:color="auto"/>
        <w:right w:val="none" w:sz="0" w:space="0" w:color="auto"/>
      </w:divBdr>
    </w:div>
    <w:div w:id="1828934266">
      <w:bodyDiv w:val="1"/>
      <w:marLeft w:val="0"/>
      <w:marRight w:val="0"/>
      <w:marTop w:val="0"/>
      <w:marBottom w:val="0"/>
      <w:divBdr>
        <w:top w:val="none" w:sz="0" w:space="0" w:color="auto"/>
        <w:left w:val="none" w:sz="0" w:space="0" w:color="auto"/>
        <w:bottom w:val="none" w:sz="0" w:space="0" w:color="auto"/>
        <w:right w:val="none" w:sz="0" w:space="0" w:color="auto"/>
      </w:divBdr>
    </w:div>
    <w:div w:id="1830780476">
      <w:bodyDiv w:val="1"/>
      <w:marLeft w:val="0"/>
      <w:marRight w:val="0"/>
      <w:marTop w:val="0"/>
      <w:marBottom w:val="0"/>
      <w:divBdr>
        <w:top w:val="none" w:sz="0" w:space="0" w:color="auto"/>
        <w:left w:val="none" w:sz="0" w:space="0" w:color="auto"/>
        <w:bottom w:val="none" w:sz="0" w:space="0" w:color="auto"/>
        <w:right w:val="none" w:sz="0" w:space="0" w:color="auto"/>
      </w:divBdr>
    </w:div>
    <w:div w:id="1834757014">
      <w:bodyDiv w:val="1"/>
      <w:marLeft w:val="0"/>
      <w:marRight w:val="0"/>
      <w:marTop w:val="0"/>
      <w:marBottom w:val="0"/>
      <w:divBdr>
        <w:top w:val="none" w:sz="0" w:space="0" w:color="auto"/>
        <w:left w:val="none" w:sz="0" w:space="0" w:color="auto"/>
        <w:bottom w:val="none" w:sz="0" w:space="0" w:color="auto"/>
        <w:right w:val="none" w:sz="0" w:space="0" w:color="auto"/>
      </w:divBdr>
    </w:div>
    <w:div w:id="1858614075">
      <w:bodyDiv w:val="1"/>
      <w:marLeft w:val="0"/>
      <w:marRight w:val="0"/>
      <w:marTop w:val="0"/>
      <w:marBottom w:val="0"/>
      <w:divBdr>
        <w:top w:val="none" w:sz="0" w:space="0" w:color="auto"/>
        <w:left w:val="none" w:sz="0" w:space="0" w:color="auto"/>
        <w:bottom w:val="none" w:sz="0" w:space="0" w:color="auto"/>
        <w:right w:val="none" w:sz="0" w:space="0" w:color="auto"/>
      </w:divBdr>
    </w:div>
    <w:div w:id="1868907740">
      <w:bodyDiv w:val="1"/>
      <w:marLeft w:val="0"/>
      <w:marRight w:val="0"/>
      <w:marTop w:val="0"/>
      <w:marBottom w:val="0"/>
      <w:divBdr>
        <w:top w:val="none" w:sz="0" w:space="0" w:color="auto"/>
        <w:left w:val="none" w:sz="0" w:space="0" w:color="auto"/>
        <w:bottom w:val="none" w:sz="0" w:space="0" w:color="auto"/>
        <w:right w:val="none" w:sz="0" w:space="0" w:color="auto"/>
      </w:divBdr>
    </w:div>
    <w:div w:id="1874032500">
      <w:bodyDiv w:val="1"/>
      <w:marLeft w:val="0"/>
      <w:marRight w:val="0"/>
      <w:marTop w:val="0"/>
      <w:marBottom w:val="0"/>
      <w:divBdr>
        <w:top w:val="none" w:sz="0" w:space="0" w:color="auto"/>
        <w:left w:val="none" w:sz="0" w:space="0" w:color="auto"/>
        <w:bottom w:val="none" w:sz="0" w:space="0" w:color="auto"/>
        <w:right w:val="none" w:sz="0" w:space="0" w:color="auto"/>
      </w:divBdr>
    </w:div>
    <w:div w:id="1877544698">
      <w:bodyDiv w:val="1"/>
      <w:marLeft w:val="0"/>
      <w:marRight w:val="0"/>
      <w:marTop w:val="0"/>
      <w:marBottom w:val="0"/>
      <w:divBdr>
        <w:top w:val="none" w:sz="0" w:space="0" w:color="auto"/>
        <w:left w:val="none" w:sz="0" w:space="0" w:color="auto"/>
        <w:bottom w:val="none" w:sz="0" w:space="0" w:color="auto"/>
        <w:right w:val="none" w:sz="0" w:space="0" w:color="auto"/>
      </w:divBdr>
    </w:div>
    <w:div w:id="1882201997">
      <w:bodyDiv w:val="1"/>
      <w:marLeft w:val="0"/>
      <w:marRight w:val="0"/>
      <w:marTop w:val="0"/>
      <w:marBottom w:val="0"/>
      <w:divBdr>
        <w:top w:val="none" w:sz="0" w:space="0" w:color="auto"/>
        <w:left w:val="none" w:sz="0" w:space="0" w:color="auto"/>
        <w:bottom w:val="none" w:sz="0" w:space="0" w:color="auto"/>
        <w:right w:val="none" w:sz="0" w:space="0" w:color="auto"/>
      </w:divBdr>
    </w:div>
    <w:div w:id="1892183665">
      <w:bodyDiv w:val="1"/>
      <w:marLeft w:val="0"/>
      <w:marRight w:val="0"/>
      <w:marTop w:val="0"/>
      <w:marBottom w:val="0"/>
      <w:divBdr>
        <w:top w:val="none" w:sz="0" w:space="0" w:color="auto"/>
        <w:left w:val="none" w:sz="0" w:space="0" w:color="auto"/>
        <w:bottom w:val="none" w:sz="0" w:space="0" w:color="auto"/>
        <w:right w:val="none" w:sz="0" w:space="0" w:color="auto"/>
      </w:divBdr>
    </w:div>
    <w:div w:id="1896966704">
      <w:bodyDiv w:val="1"/>
      <w:marLeft w:val="0"/>
      <w:marRight w:val="0"/>
      <w:marTop w:val="0"/>
      <w:marBottom w:val="0"/>
      <w:divBdr>
        <w:top w:val="none" w:sz="0" w:space="0" w:color="auto"/>
        <w:left w:val="none" w:sz="0" w:space="0" w:color="auto"/>
        <w:bottom w:val="none" w:sz="0" w:space="0" w:color="auto"/>
        <w:right w:val="none" w:sz="0" w:space="0" w:color="auto"/>
      </w:divBdr>
    </w:div>
    <w:div w:id="1900435059">
      <w:bodyDiv w:val="1"/>
      <w:marLeft w:val="0"/>
      <w:marRight w:val="0"/>
      <w:marTop w:val="0"/>
      <w:marBottom w:val="0"/>
      <w:divBdr>
        <w:top w:val="none" w:sz="0" w:space="0" w:color="auto"/>
        <w:left w:val="none" w:sz="0" w:space="0" w:color="auto"/>
        <w:bottom w:val="none" w:sz="0" w:space="0" w:color="auto"/>
        <w:right w:val="none" w:sz="0" w:space="0" w:color="auto"/>
      </w:divBdr>
    </w:div>
    <w:div w:id="1906798586">
      <w:bodyDiv w:val="1"/>
      <w:marLeft w:val="0"/>
      <w:marRight w:val="0"/>
      <w:marTop w:val="0"/>
      <w:marBottom w:val="0"/>
      <w:divBdr>
        <w:top w:val="none" w:sz="0" w:space="0" w:color="auto"/>
        <w:left w:val="none" w:sz="0" w:space="0" w:color="auto"/>
        <w:bottom w:val="none" w:sz="0" w:space="0" w:color="auto"/>
        <w:right w:val="none" w:sz="0" w:space="0" w:color="auto"/>
      </w:divBdr>
    </w:div>
    <w:div w:id="1928347883">
      <w:bodyDiv w:val="1"/>
      <w:marLeft w:val="0"/>
      <w:marRight w:val="0"/>
      <w:marTop w:val="0"/>
      <w:marBottom w:val="0"/>
      <w:divBdr>
        <w:top w:val="none" w:sz="0" w:space="0" w:color="auto"/>
        <w:left w:val="none" w:sz="0" w:space="0" w:color="auto"/>
        <w:bottom w:val="none" w:sz="0" w:space="0" w:color="auto"/>
        <w:right w:val="none" w:sz="0" w:space="0" w:color="auto"/>
      </w:divBdr>
    </w:div>
    <w:div w:id="1943605022">
      <w:bodyDiv w:val="1"/>
      <w:marLeft w:val="0"/>
      <w:marRight w:val="0"/>
      <w:marTop w:val="0"/>
      <w:marBottom w:val="0"/>
      <w:divBdr>
        <w:top w:val="none" w:sz="0" w:space="0" w:color="auto"/>
        <w:left w:val="none" w:sz="0" w:space="0" w:color="auto"/>
        <w:bottom w:val="none" w:sz="0" w:space="0" w:color="auto"/>
        <w:right w:val="none" w:sz="0" w:space="0" w:color="auto"/>
      </w:divBdr>
    </w:div>
    <w:div w:id="1944334595">
      <w:bodyDiv w:val="1"/>
      <w:marLeft w:val="0"/>
      <w:marRight w:val="0"/>
      <w:marTop w:val="0"/>
      <w:marBottom w:val="0"/>
      <w:divBdr>
        <w:top w:val="none" w:sz="0" w:space="0" w:color="auto"/>
        <w:left w:val="none" w:sz="0" w:space="0" w:color="auto"/>
        <w:bottom w:val="none" w:sz="0" w:space="0" w:color="auto"/>
        <w:right w:val="none" w:sz="0" w:space="0" w:color="auto"/>
      </w:divBdr>
    </w:div>
    <w:div w:id="1944455003">
      <w:bodyDiv w:val="1"/>
      <w:marLeft w:val="0"/>
      <w:marRight w:val="0"/>
      <w:marTop w:val="0"/>
      <w:marBottom w:val="0"/>
      <w:divBdr>
        <w:top w:val="none" w:sz="0" w:space="0" w:color="auto"/>
        <w:left w:val="none" w:sz="0" w:space="0" w:color="auto"/>
        <w:bottom w:val="none" w:sz="0" w:space="0" w:color="auto"/>
        <w:right w:val="none" w:sz="0" w:space="0" w:color="auto"/>
      </w:divBdr>
    </w:div>
    <w:div w:id="1946963824">
      <w:bodyDiv w:val="1"/>
      <w:marLeft w:val="0"/>
      <w:marRight w:val="0"/>
      <w:marTop w:val="0"/>
      <w:marBottom w:val="0"/>
      <w:divBdr>
        <w:top w:val="none" w:sz="0" w:space="0" w:color="auto"/>
        <w:left w:val="none" w:sz="0" w:space="0" w:color="auto"/>
        <w:bottom w:val="none" w:sz="0" w:space="0" w:color="auto"/>
        <w:right w:val="none" w:sz="0" w:space="0" w:color="auto"/>
      </w:divBdr>
    </w:div>
    <w:div w:id="1959682388">
      <w:bodyDiv w:val="1"/>
      <w:marLeft w:val="0"/>
      <w:marRight w:val="0"/>
      <w:marTop w:val="0"/>
      <w:marBottom w:val="0"/>
      <w:divBdr>
        <w:top w:val="none" w:sz="0" w:space="0" w:color="auto"/>
        <w:left w:val="none" w:sz="0" w:space="0" w:color="auto"/>
        <w:bottom w:val="none" w:sz="0" w:space="0" w:color="auto"/>
        <w:right w:val="none" w:sz="0" w:space="0" w:color="auto"/>
      </w:divBdr>
    </w:div>
    <w:div w:id="1964845834">
      <w:bodyDiv w:val="1"/>
      <w:marLeft w:val="0"/>
      <w:marRight w:val="0"/>
      <w:marTop w:val="0"/>
      <w:marBottom w:val="0"/>
      <w:divBdr>
        <w:top w:val="none" w:sz="0" w:space="0" w:color="auto"/>
        <w:left w:val="none" w:sz="0" w:space="0" w:color="auto"/>
        <w:bottom w:val="none" w:sz="0" w:space="0" w:color="auto"/>
        <w:right w:val="none" w:sz="0" w:space="0" w:color="auto"/>
      </w:divBdr>
    </w:div>
    <w:div w:id="1966503890">
      <w:bodyDiv w:val="1"/>
      <w:marLeft w:val="0"/>
      <w:marRight w:val="0"/>
      <w:marTop w:val="0"/>
      <w:marBottom w:val="0"/>
      <w:divBdr>
        <w:top w:val="none" w:sz="0" w:space="0" w:color="auto"/>
        <w:left w:val="none" w:sz="0" w:space="0" w:color="auto"/>
        <w:bottom w:val="none" w:sz="0" w:space="0" w:color="auto"/>
        <w:right w:val="none" w:sz="0" w:space="0" w:color="auto"/>
      </w:divBdr>
    </w:div>
    <w:div w:id="1968513259">
      <w:bodyDiv w:val="1"/>
      <w:marLeft w:val="0"/>
      <w:marRight w:val="0"/>
      <w:marTop w:val="0"/>
      <w:marBottom w:val="0"/>
      <w:divBdr>
        <w:top w:val="none" w:sz="0" w:space="0" w:color="auto"/>
        <w:left w:val="none" w:sz="0" w:space="0" w:color="auto"/>
        <w:bottom w:val="none" w:sz="0" w:space="0" w:color="auto"/>
        <w:right w:val="none" w:sz="0" w:space="0" w:color="auto"/>
      </w:divBdr>
    </w:div>
    <w:div w:id="1968774716">
      <w:bodyDiv w:val="1"/>
      <w:marLeft w:val="0"/>
      <w:marRight w:val="0"/>
      <w:marTop w:val="0"/>
      <w:marBottom w:val="0"/>
      <w:divBdr>
        <w:top w:val="none" w:sz="0" w:space="0" w:color="auto"/>
        <w:left w:val="none" w:sz="0" w:space="0" w:color="auto"/>
        <w:bottom w:val="none" w:sz="0" w:space="0" w:color="auto"/>
        <w:right w:val="none" w:sz="0" w:space="0" w:color="auto"/>
      </w:divBdr>
    </w:div>
    <w:div w:id="1981692326">
      <w:bodyDiv w:val="1"/>
      <w:marLeft w:val="0"/>
      <w:marRight w:val="0"/>
      <w:marTop w:val="0"/>
      <w:marBottom w:val="0"/>
      <w:divBdr>
        <w:top w:val="none" w:sz="0" w:space="0" w:color="auto"/>
        <w:left w:val="none" w:sz="0" w:space="0" w:color="auto"/>
        <w:bottom w:val="none" w:sz="0" w:space="0" w:color="auto"/>
        <w:right w:val="none" w:sz="0" w:space="0" w:color="auto"/>
      </w:divBdr>
    </w:div>
    <w:div w:id="1993022936">
      <w:bodyDiv w:val="1"/>
      <w:marLeft w:val="0"/>
      <w:marRight w:val="0"/>
      <w:marTop w:val="0"/>
      <w:marBottom w:val="0"/>
      <w:divBdr>
        <w:top w:val="none" w:sz="0" w:space="0" w:color="auto"/>
        <w:left w:val="none" w:sz="0" w:space="0" w:color="auto"/>
        <w:bottom w:val="none" w:sz="0" w:space="0" w:color="auto"/>
        <w:right w:val="none" w:sz="0" w:space="0" w:color="auto"/>
      </w:divBdr>
    </w:div>
    <w:div w:id="2000034706">
      <w:bodyDiv w:val="1"/>
      <w:marLeft w:val="0"/>
      <w:marRight w:val="0"/>
      <w:marTop w:val="0"/>
      <w:marBottom w:val="0"/>
      <w:divBdr>
        <w:top w:val="none" w:sz="0" w:space="0" w:color="auto"/>
        <w:left w:val="none" w:sz="0" w:space="0" w:color="auto"/>
        <w:bottom w:val="none" w:sz="0" w:space="0" w:color="auto"/>
        <w:right w:val="none" w:sz="0" w:space="0" w:color="auto"/>
      </w:divBdr>
    </w:div>
    <w:div w:id="2012488678">
      <w:bodyDiv w:val="1"/>
      <w:marLeft w:val="0"/>
      <w:marRight w:val="0"/>
      <w:marTop w:val="0"/>
      <w:marBottom w:val="0"/>
      <w:divBdr>
        <w:top w:val="none" w:sz="0" w:space="0" w:color="auto"/>
        <w:left w:val="none" w:sz="0" w:space="0" w:color="auto"/>
        <w:bottom w:val="none" w:sz="0" w:space="0" w:color="auto"/>
        <w:right w:val="none" w:sz="0" w:space="0" w:color="auto"/>
      </w:divBdr>
    </w:div>
    <w:div w:id="2017875631">
      <w:bodyDiv w:val="1"/>
      <w:marLeft w:val="0"/>
      <w:marRight w:val="0"/>
      <w:marTop w:val="0"/>
      <w:marBottom w:val="0"/>
      <w:divBdr>
        <w:top w:val="none" w:sz="0" w:space="0" w:color="auto"/>
        <w:left w:val="none" w:sz="0" w:space="0" w:color="auto"/>
        <w:bottom w:val="none" w:sz="0" w:space="0" w:color="auto"/>
        <w:right w:val="none" w:sz="0" w:space="0" w:color="auto"/>
      </w:divBdr>
    </w:div>
    <w:div w:id="2031711961">
      <w:bodyDiv w:val="1"/>
      <w:marLeft w:val="0"/>
      <w:marRight w:val="0"/>
      <w:marTop w:val="0"/>
      <w:marBottom w:val="0"/>
      <w:divBdr>
        <w:top w:val="none" w:sz="0" w:space="0" w:color="auto"/>
        <w:left w:val="none" w:sz="0" w:space="0" w:color="auto"/>
        <w:bottom w:val="none" w:sz="0" w:space="0" w:color="auto"/>
        <w:right w:val="none" w:sz="0" w:space="0" w:color="auto"/>
      </w:divBdr>
    </w:div>
    <w:div w:id="2035878626">
      <w:bodyDiv w:val="1"/>
      <w:marLeft w:val="0"/>
      <w:marRight w:val="0"/>
      <w:marTop w:val="0"/>
      <w:marBottom w:val="0"/>
      <w:divBdr>
        <w:top w:val="none" w:sz="0" w:space="0" w:color="auto"/>
        <w:left w:val="none" w:sz="0" w:space="0" w:color="auto"/>
        <w:bottom w:val="none" w:sz="0" w:space="0" w:color="auto"/>
        <w:right w:val="none" w:sz="0" w:space="0" w:color="auto"/>
      </w:divBdr>
    </w:div>
    <w:div w:id="2057047605">
      <w:bodyDiv w:val="1"/>
      <w:marLeft w:val="0"/>
      <w:marRight w:val="0"/>
      <w:marTop w:val="0"/>
      <w:marBottom w:val="0"/>
      <w:divBdr>
        <w:top w:val="none" w:sz="0" w:space="0" w:color="auto"/>
        <w:left w:val="none" w:sz="0" w:space="0" w:color="auto"/>
        <w:bottom w:val="none" w:sz="0" w:space="0" w:color="auto"/>
        <w:right w:val="none" w:sz="0" w:space="0" w:color="auto"/>
      </w:divBdr>
    </w:div>
    <w:div w:id="2057966589">
      <w:bodyDiv w:val="1"/>
      <w:marLeft w:val="0"/>
      <w:marRight w:val="0"/>
      <w:marTop w:val="0"/>
      <w:marBottom w:val="0"/>
      <w:divBdr>
        <w:top w:val="none" w:sz="0" w:space="0" w:color="auto"/>
        <w:left w:val="none" w:sz="0" w:space="0" w:color="auto"/>
        <w:bottom w:val="none" w:sz="0" w:space="0" w:color="auto"/>
        <w:right w:val="none" w:sz="0" w:space="0" w:color="auto"/>
      </w:divBdr>
    </w:div>
    <w:div w:id="2060863231">
      <w:bodyDiv w:val="1"/>
      <w:marLeft w:val="0"/>
      <w:marRight w:val="0"/>
      <w:marTop w:val="0"/>
      <w:marBottom w:val="0"/>
      <w:divBdr>
        <w:top w:val="none" w:sz="0" w:space="0" w:color="auto"/>
        <w:left w:val="none" w:sz="0" w:space="0" w:color="auto"/>
        <w:bottom w:val="none" w:sz="0" w:space="0" w:color="auto"/>
        <w:right w:val="none" w:sz="0" w:space="0" w:color="auto"/>
      </w:divBdr>
    </w:div>
    <w:div w:id="2068918956">
      <w:bodyDiv w:val="1"/>
      <w:marLeft w:val="0"/>
      <w:marRight w:val="0"/>
      <w:marTop w:val="0"/>
      <w:marBottom w:val="0"/>
      <w:divBdr>
        <w:top w:val="none" w:sz="0" w:space="0" w:color="auto"/>
        <w:left w:val="none" w:sz="0" w:space="0" w:color="auto"/>
        <w:bottom w:val="none" w:sz="0" w:space="0" w:color="auto"/>
        <w:right w:val="none" w:sz="0" w:space="0" w:color="auto"/>
      </w:divBdr>
    </w:div>
    <w:div w:id="2083210739">
      <w:bodyDiv w:val="1"/>
      <w:marLeft w:val="0"/>
      <w:marRight w:val="0"/>
      <w:marTop w:val="0"/>
      <w:marBottom w:val="0"/>
      <w:divBdr>
        <w:top w:val="none" w:sz="0" w:space="0" w:color="auto"/>
        <w:left w:val="none" w:sz="0" w:space="0" w:color="auto"/>
        <w:bottom w:val="none" w:sz="0" w:space="0" w:color="auto"/>
        <w:right w:val="none" w:sz="0" w:space="0" w:color="auto"/>
      </w:divBdr>
    </w:div>
    <w:div w:id="2084059691">
      <w:bodyDiv w:val="1"/>
      <w:marLeft w:val="0"/>
      <w:marRight w:val="0"/>
      <w:marTop w:val="0"/>
      <w:marBottom w:val="0"/>
      <w:divBdr>
        <w:top w:val="none" w:sz="0" w:space="0" w:color="auto"/>
        <w:left w:val="none" w:sz="0" w:space="0" w:color="auto"/>
        <w:bottom w:val="none" w:sz="0" w:space="0" w:color="auto"/>
        <w:right w:val="none" w:sz="0" w:space="0" w:color="auto"/>
      </w:divBdr>
    </w:div>
    <w:div w:id="2085757582">
      <w:bodyDiv w:val="1"/>
      <w:marLeft w:val="0"/>
      <w:marRight w:val="0"/>
      <w:marTop w:val="0"/>
      <w:marBottom w:val="0"/>
      <w:divBdr>
        <w:top w:val="none" w:sz="0" w:space="0" w:color="auto"/>
        <w:left w:val="none" w:sz="0" w:space="0" w:color="auto"/>
        <w:bottom w:val="none" w:sz="0" w:space="0" w:color="auto"/>
        <w:right w:val="none" w:sz="0" w:space="0" w:color="auto"/>
      </w:divBdr>
    </w:div>
    <w:div w:id="2086682530">
      <w:bodyDiv w:val="1"/>
      <w:marLeft w:val="0"/>
      <w:marRight w:val="0"/>
      <w:marTop w:val="0"/>
      <w:marBottom w:val="0"/>
      <w:divBdr>
        <w:top w:val="none" w:sz="0" w:space="0" w:color="auto"/>
        <w:left w:val="none" w:sz="0" w:space="0" w:color="auto"/>
        <w:bottom w:val="none" w:sz="0" w:space="0" w:color="auto"/>
        <w:right w:val="none" w:sz="0" w:space="0" w:color="auto"/>
      </w:divBdr>
    </w:div>
    <w:div w:id="2092387752">
      <w:bodyDiv w:val="1"/>
      <w:marLeft w:val="0"/>
      <w:marRight w:val="0"/>
      <w:marTop w:val="0"/>
      <w:marBottom w:val="0"/>
      <w:divBdr>
        <w:top w:val="none" w:sz="0" w:space="0" w:color="auto"/>
        <w:left w:val="none" w:sz="0" w:space="0" w:color="auto"/>
        <w:bottom w:val="none" w:sz="0" w:space="0" w:color="auto"/>
        <w:right w:val="none" w:sz="0" w:space="0" w:color="auto"/>
      </w:divBdr>
    </w:div>
    <w:div w:id="2099985873">
      <w:bodyDiv w:val="1"/>
      <w:marLeft w:val="0"/>
      <w:marRight w:val="0"/>
      <w:marTop w:val="0"/>
      <w:marBottom w:val="0"/>
      <w:divBdr>
        <w:top w:val="none" w:sz="0" w:space="0" w:color="auto"/>
        <w:left w:val="none" w:sz="0" w:space="0" w:color="auto"/>
        <w:bottom w:val="none" w:sz="0" w:space="0" w:color="auto"/>
        <w:right w:val="none" w:sz="0" w:space="0" w:color="auto"/>
      </w:divBdr>
    </w:div>
    <w:div w:id="2114861385">
      <w:bodyDiv w:val="1"/>
      <w:marLeft w:val="0"/>
      <w:marRight w:val="0"/>
      <w:marTop w:val="0"/>
      <w:marBottom w:val="0"/>
      <w:divBdr>
        <w:top w:val="none" w:sz="0" w:space="0" w:color="auto"/>
        <w:left w:val="none" w:sz="0" w:space="0" w:color="auto"/>
        <w:bottom w:val="none" w:sz="0" w:space="0" w:color="auto"/>
        <w:right w:val="none" w:sz="0" w:space="0" w:color="auto"/>
      </w:divBdr>
    </w:div>
    <w:div w:id="2120026389">
      <w:bodyDiv w:val="1"/>
      <w:marLeft w:val="0"/>
      <w:marRight w:val="0"/>
      <w:marTop w:val="0"/>
      <w:marBottom w:val="0"/>
      <w:divBdr>
        <w:top w:val="none" w:sz="0" w:space="0" w:color="auto"/>
        <w:left w:val="none" w:sz="0" w:space="0" w:color="auto"/>
        <w:bottom w:val="none" w:sz="0" w:space="0" w:color="auto"/>
        <w:right w:val="none" w:sz="0" w:space="0" w:color="auto"/>
      </w:divBdr>
    </w:div>
    <w:div w:id="2120876574">
      <w:bodyDiv w:val="1"/>
      <w:marLeft w:val="0"/>
      <w:marRight w:val="0"/>
      <w:marTop w:val="0"/>
      <w:marBottom w:val="0"/>
      <w:divBdr>
        <w:top w:val="none" w:sz="0" w:space="0" w:color="auto"/>
        <w:left w:val="none" w:sz="0" w:space="0" w:color="auto"/>
        <w:bottom w:val="none" w:sz="0" w:space="0" w:color="auto"/>
        <w:right w:val="none" w:sz="0" w:space="0" w:color="auto"/>
      </w:divBdr>
      <w:divsChild>
        <w:div w:id="2084720862">
          <w:marLeft w:val="0"/>
          <w:marRight w:val="0"/>
          <w:marTop w:val="0"/>
          <w:marBottom w:val="0"/>
          <w:divBdr>
            <w:top w:val="none" w:sz="0" w:space="0" w:color="auto"/>
            <w:left w:val="none" w:sz="0" w:space="0" w:color="auto"/>
            <w:bottom w:val="none" w:sz="0" w:space="0" w:color="auto"/>
            <w:right w:val="none" w:sz="0" w:space="0" w:color="auto"/>
          </w:divBdr>
          <w:divsChild>
            <w:div w:id="1022974892">
              <w:marLeft w:val="0"/>
              <w:marRight w:val="0"/>
              <w:marTop w:val="0"/>
              <w:marBottom w:val="0"/>
              <w:divBdr>
                <w:top w:val="none" w:sz="0" w:space="0" w:color="auto"/>
                <w:left w:val="none" w:sz="0" w:space="0" w:color="auto"/>
                <w:bottom w:val="none" w:sz="0" w:space="0" w:color="auto"/>
                <w:right w:val="none" w:sz="0" w:space="0" w:color="auto"/>
              </w:divBdr>
              <w:divsChild>
                <w:div w:id="325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99839">
      <w:bodyDiv w:val="1"/>
      <w:marLeft w:val="0"/>
      <w:marRight w:val="0"/>
      <w:marTop w:val="0"/>
      <w:marBottom w:val="0"/>
      <w:divBdr>
        <w:top w:val="none" w:sz="0" w:space="0" w:color="auto"/>
        <w:left w:val="none" w:sz="0" w:space="0" w:color="auto"/>
        <w:bottom w:val="none" w:sz="0" w:space="0" w:color="auto"/>
        <w:right w:val="none" w:sz="0" w:space="0" w:color="auto"/>
      </w:divBdr>
    </w:div>
    <w:div w:id="2123568844">
      <w:bodyDiv w:val="1"/>
      <w:marLeft w:val="0"/>
      <w:marRight w:val="0"/>
      <w:marTop w:val="0"/>
      <w:marBottom w:val="0"/>
      <w:divBdr>
        <w:top w:val="none" w:sz="0" w:space="0" w:color="auto"/>
        <w:left w:val="none" w:sz="0" w:space="0" w:color="auto"/>
        <w:bottom w:val="none" w:sz="0" w:space="0" w:color="auto"/>
        <w:right w:val="none" w:sz="0" w:space="0" w:color="auto"/>
      </w:divBdr>
    </w:div>
    <w:div w:id="2135170861">
      <w:bodyDiv w:val="1"/>
      <w:marLeft w:val="0"/>
      <w:marRight w:val="0"/>
      <w:marTop w:val="0"/>
      <w:marBottom w:val="0"/>
      <w:divBdr>
        <w:top w:val="none" w:sz="0" w:space="0" w:color="auto"/>
        <w:left w:val="none" w:sz="0" w:space="0" w:color="auto"/>
        <w:bottom w:val="none" w:sz="0" w:space="0" w:color="auto"/>
        <w:right w:val="none" w:sz="0" w:space="0" w:color="auto"/>
      </w:divBdr>
    </w:div>
    <w:div w:id="214434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FINALKALIKALIKALI.docx" TargetMode="External"/><Relationship Id="rId21" Type="http://schemas.openxmlformats.org/officeDocument/2006/relationships/hyperlink" Target="file:///C:\Users\Ramosan\Desktop\FINALKALIKALIKALI.docx" TargetMode="External"/><Relationship Id="rId42" Type="http://schemas.openxmlformats.org/officeDocument/2006/relationships/image" Target="media/image6.png"/><Relationship Id="rId47" Type="http://schemas.openxmlformats.org/officeDocument/2006/relationships/footer" Target="footer7.xml"/><Relationship Id="rId63" Type="http://schemas.openxmlformats.org/officeDocument/2006/relationships/footer" Target="footer8.xml"/><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30.jpg"/><Relationship Id="rId92"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file:///C:\Users\Ramosan\Desktop\FINALKALIKALIKALI.docx" TargetMode="External"/><Relationship Id="rId29" Type="http://schemas.openxmlformats.org/officeDocument/2006/relationships/hyperlink" Target="file:///F:\FINALKALIKALIKALI.docx" TargetMode="External"/><Relationship Id="rId11" Type="http://schemas.openxmlformats.org/officeDocument/2006/relationships/hyperlink" Target="file:///G:\FINALKALIKALIKALI.docx" TargetMode="External"/><Relationship Id="rId24" Type="http://schemas.openxmlformats.org/officeDocument/2006/relationships/footer" Target="footer3.xml"/><Relationship Id="rId32" Type="http://schemas.openxmlformats.org/officeDocument/2006/relationships/header" Target="header2.xml"/><Relationship Id="rId37" Type="http://schemas.openxmlformats.org/officeDocument/2006/relationships/footer" Target="footer6.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5.jpe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image" Target="media/image46.png"/><Relationship Id="rId102"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image" Target="media/image53.png"/><Relationship Id="rId19" Type="http://schemas.openxmlformats.org/officeDocument/2006/relationships/hyperlink" Target="file:///C:\Users\Ramosan\Desktop\FINALKALIKALIKALI.docx" TargetMode="External"/><Relationship Id="rId14" Type="http://schemas.openxmlformats.org/officeDocument/2006/relationships/hyperlink" Target="file:///C:\Users\Ramosan\Desktop\FINALKALIKALIKALI.docx" TargetMode="External"/><Relationship Id="rId22" Type="http://schemas.openxmlformats.org/officeDocument/2006/relationships/hyperlink" Target="file:///C:\Users\Ramosan\Desktop\FINALKALIKALIKALI.docx" TargetMode="External"/><Relationship Id="rId27" Type="http://schemas.openxmlformats.org/officeDocument/2006/relationships/hyperlink" Target="file:///F:\FINALKALIKALIKALI.docx" TargetMode="External"/><Relationship Id="rId30" Type="http://schemas.openxmlformats.org/officeDocument/2006/relationships/hyperlink" Target="file:///F:\FINALKALIKALIKALI.docx" TargetMode="External"/><Relationship Id="rId35" Type="http://schemas.openxmlformats.org/officeDocument/2006/relationships/footer" Target="footer5.xml"/><Relationship Id="rId43" Type="http://schemas.openxmlformats.org/officeDocument/2006/relationships/image" Target="media/image7.png"/><Relationship Id="rId48" Type="http://schemas.openxmlformats.org/officeDocument/2006/relationships/header" Target="header6.xml"/><Relationship Id="rId56" Type="http://schemas.openxmlformats.org/officeDocument/2006/relationships/image" Target="media/image17.png"/><Relationship Id="rId64" Type="http://schemas.openxmlformats.org/officeDocument/2006/relationships/image" Target="media/image23.png"/><Relationship Id="rId69" Type="http://schemas.openxmlformats.org/officeDocument/2006/relationships/image" Target="media/image28.jpeg"/><Relationship Id="rId77" Type="http://schemas.openxmlformats.org/officeDocument/2006/relationships/image" Target="media/image36.png"/><Relationship Id="rId100" Type="http://schemas.openxmlformats.org/officeDocument/2006/relationships/header" Target="header9.xm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1.png"/><Relationship Id="rId98" Type="http://schemas.openxmlformats.org/officeDocument/2006/relationships/hyperlink" Target="https://www.symantec.com/security-center/writeup/2010-071400-3123-99" TargetMode="External"/><Relationship Id="rId3" Type="http://schemas.openxmlformats.org/officeDocument/2006/relationships/styles" Target="styles.xml"/><Relationship Id="rId12" Type="http://schemas.openxmlformats.org/officeDocument/2006/relationships/hyperlink" Target="file:///C:\Users\Ramosan\Desktop\FINALKALIKALIKALI.docx" TargetMode="External"/><Relationship Id="rId17" Type="http://schemas.openxmlformats.org/officeDocument/2006/relationships/hyperlink" Target="file:///C:\Users\Ramosan\Desktop\FINALKALIKALIKALI.docx" TargetMode="External"/><Relationship Id="rId25" Type="http://schemas.openxmlformats.org/officeDocument/2006/relationships/hyperlink" Target="file:///F:\FINALKALIKALIKALI.docx" TargetMode="External"/><Relationship Id="rId33" Type="http://schemas.openxmlformats.org/officeDocument/2006/relationships/footer" Target="footer4.xml"/><Relationship Id="rId38" Type="http://schemas.openxmlformats.org/officeDocument/2006/relationships/image" Target="media/image2.png"/><Relationship Id="rId46" Type="http://schemas.openxmlformats.org/officeDocument/2006/relationships/header" Target="header5.xml"/><Relationship Id="rId59" Type="http://schemas.openxmlformats.org/officeDocument/2006/relationships/image" Target="media/image20.png"/><Relationship Id="rId67" Type="http://schemas.openxmlformats.org/officeDocument/2006/relationships/image" Target="media/image26.png"/><Relationship Id="rId103" Type="http://schemas.openxmlformats.org/officeDocument/2006/relationships/fontTable" Target="fontTable.xml"/><Relationship Id="rId20" Type="http://schemas.openxmlformats.org/officeDocument/2006/relationships/hyperlink" Target="file:///C:\Users\Ramosan\Desktop\FINALKALIKALIKALI.docx"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eader" Target="header7.xml"/><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footer" Target="footer9.xml"/><Relationship Id="rId9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mosan\Desktop\FINALKALIKALIKALI.docx" TargetMode="External"/><Relationship Id="rId23" Type="http://schemas.openxmlformats.org/officeDocument/2006/relationships/footer" Target="footer2.xml"/><Relationship Id="rId28" Type="http://schemas.openxmlformats.org/officeDocument/2006/relationships/hyperlink" Target="file:///F:\FINALKALIKALIKALI.docx" TargetMode="External"/><Relationship Id="rId36" Type="http://schemas.openxmlformats.org/officeDocument/2006/relationships/header" Target="header4.xml"/><Relationship Id="rId49" Type="http://schemas.openxmlformats.org/officeDocument/2006/relationships/image" Target="media/image10.jpeg"/><Relationship Id="rId57" Type="http://schemas.openxmlformats.org/officeDocument/2006/relationships/image" Target="media/image18.png"/><Relationship Id="rId10" Type="http://schemas.openxmlformats.org/officeDocument/2006/relationships/header" Target="header1.xml"/><Relationship Id="rId31" Type="http://schemas.openxmlformats.org/officeDocument/2006/relationships/hyperlink" Target="file:///F:\FINALKALIKALIKALI.docx"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jpe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2.png"/><Relationship Id="rId99" Type="http://schemas.openxmlformats.org/officeDocument/2006/relationships/hyperlink" Target="https://home.mcafee.com/virusinfo/virusprofile.aspx?key=259866" TargetMode="External"/><Relationship Id="rId10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Ramosan\Desktop\FINALKALIKALIKALI.docx" TargetMode="External"/><Relationship Id="rId18" Type="http://schemas.openxmlformats.org/officeDocument/2006/relationships/hyperlink" Target="file:///C:\Users\Ramosan\Desktop\FINALKALIKALIKALI.docx" TargetMode="External"/><Relationship Id="rId39" Type="http://schemas.openxmlformats.org/officeDocument/2006/relationships/image" Target="media/image3.png"/><Relationship Id="rId34" Type="http://schemas.openxmlformats.org/officeDocument/2006/relationships/header" Target="header3.xm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5.png"/><Relationship Id="rId97" Type="http://schemas.openxmlformats.org/officeDocument/2006/relationships/hyperlink" Target="https://www.secureworks.com/research/cryptolocker-ransomware" TargetMode="External"/><Relationship Id="rId10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Sik121</b:Tag>
    <b:SourceType>Book</b:SourceType>
    <b:Guid>{467AE13D-636C-4DFA-A363-96C8CA6D7DBF}</b:Guid>
    <b:Title>Practical Malware Analysis: The Hands-On Guide to Dissecting Malicious Software</b:Title>
    <b:Year>2012</b:Year>
    <b:Publisher>No Starch Press, Inc.</b:Publisher>
    <b:Author>
      <b:Author>
        <b:NameList>
          <b:Person>
            <b:Last>Sikorski</b:Last>
            <b:First>Michael</b:First>
          </b:Person>
          <b:Person>
            <b:Last>Honig</b:Last>
            <b:First>Andrew</b:First>
          </b:Person>
        </b:NameList>
      </b:Author>
    </b:Author>
    <b:RefOrder>2</b:RefOrder>
  </b:Source>
  <b:Source>
    <b:Tag>Kra09</b:Tag>
    <b:SourceType>JournalArticle</b:SourceType>
    <b:Guid>{D72E6BC0-79D9-47D3-8D61-230DC194BB01}</b:Guid>
    <b:Title>A General Definition of Malware</b:Title>
    <b:JournalName>J Comput Virol</b:JournalName>
    <b:Year>2009</b:Year>
    <b:Pages>105-114</b:Pages>
    <b:Author>
      <b:Author>
        <b:NameList>
          <b:Person>
            <b:Last>Kramer</b:Last>
            <b:First>Simon</b:First>
          </b:Person>
          <b:Person>
            <b:Last>Bradfield</b:Last>
            <b:Middle>C.</b:Middle>
            <b:First>Julian</b:First>
          </b:Person>
        </b:NameList>
      </b:Author>
    </b:Author>
    <b:Volume>6</b:Volume>
    <b:Month>September</b:Month>
    <b:Day>9</b:Day>
    <b:DOI>10.1007/s11416-009-0137-1</b:DOI>
    <b:RefOrder>4</b:RefOrder>
  </b:Source>
  <b:Source>
    <b:Tag>BPP14</b:Tag>
    <b:SourceType>DocumentFromInternetSite</b:SourceType>
    <b:Guid>{45115931-716E-4BED-9B8A-54123EF5F686}</b:Guid>
    <b:Title>Panduan Penanganan Insiden Malware</b:Title>
    <b:Year>2014</b:Year>
    <b:Author>
      <b:Author>
        <b:Corporate>BPPT CSIRT</b:Corporate>
      </b:Author>
    </b:Author>
    <b:YearAccessed>2018</b:YearAccessed>
    <b:MonthAccessed>Juli</b:MonthAccessed>
    <b:DayAccessed>2</b:DayAccessed>
    <b:URL>https://csirt.bppt.go.id/wp-content/uploads/2014/06/Panduan-malware.pdf</b:URL>
    <b:RefOrder>5</b:RefOrder>
  </b:Source>
  <b:Source>
    <b:Tag>You10</b:Tag>
    <b:SourceType>ConferenceProceedings</b:SourceType>
    <b:Guid>{456A6E88-E794-4991-9684-710CCBB481F2}</b:Guid>
    <b:Title>Malware Obfuscation Techniques: A Brief Survey</b:Title>
    <b:JournalName>International Conference on Broadband, Wireless Computing, Communication and Applications</b:JournalName>
    <b:Year>2010</b:Year>
    <b:Pages>297-300</b:Pages>
    <b:Author>
      <b:Author>
        <b:NameList>
          <b:Person>
            <b:Last>You</b:Last>
            <b:First>Ilsun</b:First>
          </b:Person>
          <b:Person>
            <b:Last>Yim</b:Last>
            <b:First>Kangbin</b:First>
          </b:Person>
        </b:NameList>
      </b:Author>
    </b:Author>
    <b:ConferenceName>International Conference on Broadband, Wireless Computing, Communication and Applications</b:ConferenceName>
    <b:City>Korea</b:City>
    <b:RefOrder>7</b:RefOrder>
  </b:Source>
  <b:Source>
    <b:Tag>Ker16</b:Tag>
    <b:SourceType>Report</b:SourceType>
    <b:Guid>{C95BCB21-B52C-4966-A2EC-42C2742614D4}</b:Guid>
    <b:Title>Detecting Malware and Sandbox Evasion Techniques</b:Title>
    <b:Year>2016</b:Year>
    <b:Publisher>The SANS Institute</b:Publisher>
    <b:City>United State</b:City>
    <b:Author>
      <b:Author>
        <b:NameList>
          <b:Person>
            <b:Last>Keragala</b:Last>
            <b:First>DIlshan</b:First>
          </b:Person>
        </b:NameList>
      </b:Author>
    </b:Author>
    <b:RefOrder>8</b:RefOrder>
  </b:Source>
  <b:Source>
    <b:Tag>Pie94</b:Tag>
    <b:SourceType>InternetSite</b:SourceType>
    <b:Guid>{2EA445CA-D080-4018-B9BA-5D5C4C911861}</b:Guid>
    <b:Title>Microsoft Developer Network</b:Title>
    <b:ProductionCompany>Microsoft</b:ProductionCompany>
    <b:Year>1994</b:Year>
    <b:Month>Maret</b:Month>
    <b:URL>https://msdn.microsoft.com/en-us/library/ms809762.aspx</b:URL>
    <b:Author>
      <b:Author>
        <b:NameList>
          <b:Person>
            <b:Last>Pietrek</b:Last>
            <b:First>Matt</b:First>
          </b:Person>
        </b:NameList>
      </b:Author>
    </b:Author>
    <b:RefOrder>9</b:RefOrder>
  </b:Source>
  <b:Source>
    <b:Tag>Mic184</b:Tag>
    <b:SourceType>InternetSite</b:SourceType>
    <b:Guid>{7847A690-68F9-4397-9E35-13FAEC98CACB}</b:Guid>
    <b:Author>
      <b:Author>
        <b:Corporate>Microsoft developer Network</b:Corporate>
      </b:Author>
    </b:Author>
    <b:Title>About Processes and Threads</b:Title>
    <b:ProductionCompany>Microsoft</b:ProductionCompany>
    <b:YearAccessed>2018</b:YearAccessed>
    <b:MonthAccessed>April</b:MonthAccessed>
    <b:DayAccessed>23</b:DayAccessed>
    <b:URL>https://msdn.microsoft.com/en-us/library/windows/desktop/ms681917(v=vs.85).aspx</b:URL>
    <b:RefOrder>11</b:RefOrder>
  </b:Source>
  <b:Source>
    <b:Tag>Mic188</b:Tag>
    <b:SourceType>InternetSite</b:SourceType>
    <b:Guid>{601E7891-98A5-4C10-98BF-25271B55F9E0}</b:Guid>
    <b:Author>
      <b:Author>
        <b:Corporate>Microsoft</b:Corporate>
      </b:Author>
    </b:Author>
    <b:Title>ReadProcessMemory function</b:Title>
    <b:ProductionCompany>Microsoft Developer Network</b:ProductionCompany>
    <b:YearAccessed>2018</b:YearAccessed>
    <b:MonthAccessed>May</b:MonthAccessed>
    <b:DayAccessed>2</b:DayAccessed>
    <b:URL>https://msdn.microsoft.com/en-us/library/windows/desktop/ms680553(v=vs.85).aspx</b:URL>
    <b:RefOrder>12</b:RefOrder>
  </b:Source>
  <b:Source>
    <b:Tag>Mic189</b:Tag>
    <b:SourceType>InternetSite</b:SourceType>
    <b:Guid>{A586396A-6DE8-46AD-BCB4-F1848CAB1080}</b:Guid>
    <b:Author>
      <b:Author>
        <b:Corporate>Microsoft</b:Corporate>
      </b:Author>
    </b:Author>
    <b:Title>WriteProcessMemory function</b:Title>
    <b:ProductionCompany>Microsoft Developer Network</b:ProductionCompany>
    <b:YearAccessed>2018</b:YearAccessed>
    <b:MonthAccessed>May</b:MonthAccessed>
    <b:DayAccessed>2</b:DayAccessed>
    <b:URL>https://msdn.microsoft.com/en-us/library/windows/desktop/ms681674(v=vs.85).aspx</b:URL>
    <b:RefOrder>13</b:RefOrder>
  </b:Source>
  <b:Source>
    <b:Tag>Mic183</b:Tag>
    <b:SourceType>InternetSite</b:SourceType>
    <b:Guid>{0F74224A-35EB-4A99-A0C6-F279EC18649D}</b:Guid>
    <b:Author>
      <b:Author>
        <b:Corporate>Microsoft Developer Network</b:Corporate>
      </b:Author>
    </b:Author>
    <b:Title>VirtualProtectEx function</b:Title>
    <b:ProductionCompany>Microsoft</b:ProductionCompany>
    <b:YearAccessed>2018</b:YearAccessed>
    <b:MonthAccessed>April</b:MonthAccessed>
    <b:DayAccessed>23</b:DayAccessed>
    <b:URL>https://msdn.microsoft.com/en-us/library/windows/desktop/aa366899(v=vs.85).aspx</b:URL>
    <b:RefOrder>14</b:RefOrder>
  </b:Source>
  <b:Source>
    <b:Tag>Mic182</b:Tag>
    <b:SourceType>InternetSite</b:SourceType>
    <b:Guid>{C437F9B2-5000-4C6E-9A5E-649DD53B2E19}</b:Guid>
    <b:Author>
      <b:Author>
        <b:Corporate>Microsoft Developer Network</b:Corporate>
      </b:Author>
    </b:Author>
    <b:Title>VirtualQueryEx function</b:Title>
    <b:ProductionCompany>Microsoft</b:ProductionCompany>
    <b:YearAccessed>2018</b:YearAccessed>
    <b:MonthAccessed>April</b:MonthAccessed>
    <b:DayAccessed>23</b:DayAccessed>
    <b:URL>https://msdn.microsoft.com/en-us/library/windows/desktop/aa366907(v=vs.85).aspx</b:URL>
    <b:RefOrder>15</b:RefOrder>
  </b:Source>
  <b:Source>
    <b:Tag>Mic1810</b:Tag>
    <b:SourceType>InternetSite</b:SourceType>
    <b:Guid>{44A52D7B-6892-410B-987E-8E3D90078390}</b:Guid>
    <b:Author>
      <b:Author>
        <b:Corporate>Microsoft</b:Corporate>
      </b:Author>
    </b:Author>
    <b:Title>Basic Debugging</b:Title>
    <b:ProductionCompany>Microsoft Developer Network</b:ProductionCompany>
    <b:YearAccessed>2018</b:YearAccessed>
    <b:MonthAccessed>May</b:MonthAccessed>
    <b:DayAccessed>2</b:DayAccessed>
    <b:URL>https://msdn.microsoft.com/en-us/library/windows/desktop/ms679276(v=vs.85).aspx</b:URL>
    <b:RefOrder>16</b:RefOrder>
  </b:Source>
  <b:Source>
    <b:Tag>Mic</b:Tag>
    <b:SourceType>InternetSite</b:SourceType>
    <b:Guid>{570C7EE2-DF5D-4618-A960-45F63884FBC2}</b:Guid>
    <b:Author>
      <b:Author>
        <b:Corporate>Microsoft</b:Corporate>
      </b:Author>
    </b:Author>
    <b:Title>About Basic Debugging</b:Title>
    <b:ProductionCompany>Microsoft Developer Network</b:ProductionCompany>
    <b:URL>https://msdn.microsoft.com/en-us/library/windows/desktop/ms679266(v=vs.85).aspx</b:URL>
    <b:RefOrder>17</b:RefOrder>
  </b:Source>
  <b:Source>
    <b:Tag>Kat92</b:Tag>
    <b:SourceType>InternetSite</b:SourceType>
    <b:Guid>{50950C5B-A883-428E-93E6-4A97C9C956D7}</b:Guid>
    <b:Author>
      <b:Author>
        <b:NameList>
          <b:Person>
            <b:Last>Kath</b:Last>
            <b:First>Randy</b:First>
          </b:Person>
        </b:NameList>
      </b:Author>
    </b:Author>
    <b:Title>Microsoft Developer Network</b:Title>
    <b:ProductionCompany>Microsoft</b:ProductionCompany>
    <b:Year>1992</b:Year>
    <b:Month>November</b:Month>
    <b:Day>5</b:Day>
    <b:URL>https://msdn.microsoft.com/en-us/library/ms809754.aspx</b:URL>
    <b:RefOrder>18</b:RefOrder>
  </b:Source>
  <b:Source>
    <b:Tag>Mic185</b:Tag>
    <b:SourceType>InternetSite</b:SourceType>
    <b:Guid>{0D7C1F69-FECC-4EB2-BD28-AFCC35BDADD0}</b:Guid>
    <b:Title>ContinueDebugEvent function</b:Title>
    <b:Author>
      <b:Author>
        <b:Corporate>Microsoft</b:Corporate>
      </b:Author>
    </b:Author>
    <b:ProductionCompany>Microsoft Developer Network</b:ProductionCompany>
    <b:YearAccessed>2018</b:YearAccessed>
    <b:MonthAccessed>May</b:MonthAccessed>
    <b:DayAccessed>2</b:DayAccessed>
    <b:URL>https://msdn.microsoft.com/en-us/library/windows/desktop/ms679285(v=vs.85).aspx</b:URL>
    <b:RefOrder>19</b:RefOrder>
  </b:Source>
  <b:Source>
    <b:Tag>Mic186</b:Tag>
    <b:SourceType>InternetSite</b:SourceType>
    <b:Guid>{81A0C4C5-6F19-4A7E-9F9F-9361E6975C4F}</b:Guid>
    <b:Author>
      <b:Author>
        <b:Corporate>Microsoft</b:Corporate>
      </b:Author>
    </b:Author>
    <b:Title>DebugActiveProcess function</b:Title>
    <b:ProductionCompany>Microsoft Developer Network</b:ProductionCompany>
    <b:YearAccessed>2018</b:YearAccessed>
    <b:MonthAccessed>May`</b:MonthAccessed>
    <b:DayAccessed>2</b:DayAccessed>
    <b:URL>https://msdn.microsoft.com/en-us/library/windows/desktop/ms679295(v=vs.85).aspx</b:URL>
    <b:RefOrder>20</b:RefOrder>
  </b:Source>
  <b:Source>
    <b:Tag>MIc18</b:Tag>
    <b:SourceType>InternetSite</b:SourceType>
    <b:Guid>{3A441558-50B1-450B-AF74-BDD04ED29510}</b:Guid>
    <b:Author>
      <b:Author>
        <b:Corporate>MIcrosoft</b:Corporate>
      </b:Author>
    </b:Author>
    <b:Title>DebugActiveProcessStop function</b:Title>
    <b:ProductionCompany>Microsoft Developer Network</b:ProductionCompany>
    <b:YearAccessed>2018</b:YearAccessed>
    <b:MonthAccessed>May</b:MonthAccessed>
    <b:DayAccessed>2</b:DayAccessed>
    <b:URL>https://msdn.microsoft.com/en-us/library/windows/desktop/ms679296(v=vs.85).aspx</b:URL>
    <b:RefOrder>21</b:RefOrder>
  </b:Source>
  <b:Source>
    <b:Tag>Mic187</b:Tag>
    <b:SourceType>InternetSite</b:SourceType>
    <b:Guid>{289376FF-CE8F-409A-8CCB-DD04FF1A29BD}</b:Guid>
    <b:Author>
      <b:Author>
        <b:Corporate>Microsoft</b:Corporate>
      </b:Author>
    </b:Author>
    <b:Title>WaitForDebugEvent function</b:Title>
    <b:ProductionCompany>Microsoft Developer Network</b:ProductionCompany>
    <b:YearAccessed>2018</b:YearAccessed>
    <b:MonthAccessed>May</b:MonthAccessed>
    <b:DayAccessed>2</b:DayAccessed>
    <b:URL>https://msdn.microsoft.com/en-us/library/windows/desktop/ms681423(v=vs.85).aspx</b:URL>
    <b:RefOrder>22</b:RefOrder>
  </b:Source>
  <b:Source>
    <b:Tag>Mic1811</b:Tag>
    <b:SourceType>InternetSite</b:SourceType>
    <b:Guid>{C56153A8-3AB5-441B-814A-4A969AA1C4DF}</b:Guid>
    <b:Title>DEBUG_EVENT structure</b:Title>
    <b:Author>
      <b:Author>
        <b:Corporate>Microsoft</b:Corporate>
      </b:Author>
    </b:Author>
    <b:ProductionCompany>Microsoft Developer Network</b:ProductionCompany>
    <b:YearAccessed>2018</b:YearAccessed>
    <b:MonthAccessed>May</b:MonthAccessed>
    <b:DayAccessed>2</b:DayAccessed>
    <b:URL>https://msdn.microsoft.com/en-us/library/windows/desktop/ms679308(v=vs.85).aspx</b:URL>
    <b:RefOrder>23</b:RefOrder>
  </b:Source>
  <b:Source>
    <b:Tag>Mic1812</b:Tag>
    <b:SourceType>InternetSite</b:SourceType>
    <b:Guid>{5395DA92-84D2-4354-A571-42454E8E4830}</b:Guid>
    <b:Author>
      <b:Author>
        <b:Corporate>Microsoft</b:Corporate>
      </b:Author>
    </b:Author>
    <b:Title>Debugging Events</b:Title>
    <b:ProductionCompany>Microsoft Developer Network</b:ProductionCompany>
    <b:YearAccessed>2018</b:YearAccessed>
    <b:MonthAccessed>May</b:MonthAccessed>
    <b:DayAccessed>2</b:DayAccessed>
    <b:URL>https://msdn.microsoft.com/en-us/library/windows/desktop/ms679302(v=vs.85).aspx</b:URL>
    <b:RefOrder>24</b:RefOrder>
  </b:Source>
  <b:Source>
    <b:Tag>Schuster</b:Tag>
    <b:SourceType>ConferenceProceedings</b:SourceType>
    <b:Guid>{B360B369-2B08-4FBE-B42B-DAEFF20303E3}</b:Guid>
    <b:Title>Searching for Processes and Threads in Microsoft Windows Memory Dumps</b:Title>
    <b:Year>2006</b:Year>
    <b:ConferenceName>Digital Forensic Research Conference</b:ConferenceName>
    <b:City>Bonn</b:City>
    <b:Author>
      <b:Author>
        <b:NameList>
          <b:Person>
            <b:Last>Schuster</b:Last>
            <b:First>Andreas</b:First>
          </b:Person>
        </b:NameList>
      </b:Author>
    </b:Author>
    <b:RefOrder>25</b:RefOrder>
  </b:Source>
  <b:Source>
    <b:Tag>Ask06</b:Tag>
    <b:SourceType>BookSection</b:SourceType>
    <b:Guid>{5D37494B-4845-4DBA-820E-6954811C51DE}</b:Guid>
    <b:Title>Signature</b:Title>
    <b:BookTitle>Automatic Malware Signature Generation</b:BookTitle>
    <b:Year>2006</b:Year>
    <b:Pages>34-36</b:Pages>
    <b:Author>
      <b:Author>
        <b:NameList>
          <b:Person>
            <b:Last>Ask</b:Last>
            <b:First>Karin</b:First>
          </b:Person>
        </b:NameList>
      </b:Author>
    </b:Author>
    <b:RefOrder>26</b:RefOrder>
  </b:Source>
  <b:Source>
    <b:Tag>App07</b:Tag>
    <b:SourceType>DocumentFromInternetSite</b:SourceType>
    <b:Guid>{F21B0101-A590-4D26-8559-1264749A716C}</b:Guid>
    <b:Author>
      <b:Author>
        <b:NameList>
          <b:Person>
            <b:Last>Inc</b:Last>
            <b:First>Apple</b:First>
          </b:Person>
        </b:NameList>
      </b:Author>
    </b:Author>
    <b:Title>Apple Open Source</b:Title>
    <b:Year>2007</b:Year>
    <b:Month>Desember</b:Month>
    <b:Day>09</b:Day>
    <b:YearAccessed>2018</b:YearAccessed>
    <b:MonthAccessed>Juli</b:MonthAccessed>
    <b:DayAccessed>12</b:DayAccessed>
    <b:URL>https://opensource.apple.com/source/clamav/clamav-158/clamav.Bin/clamav-0.98/docs/signatures.pdf</b:URL>
    <b:RefOrder>27</b:RefOrder>
  </b:Source>
  <b:Source>
    <b:Tag>Knu97</b:Tag>
    <b:SourceType>JournalArticle</b:SourceType>
    <b:Guid>{8F7D4FFA-1C8B-4472-967F-B71B07C5F010}</b:Guid>
    <b:Title>Fast Pattern Matching in Strings</b:Title>
    <b:Year>1997</b:Year>
    <b:JournalName>SIAM J. Comput.</b:JournalName>
    <b:Pages>323-350</b:Pages>
    <b:Volume>6</b:Volume>
    <b:Issue>2</b:Issue>
    <b:Author>
      <b:Author>
        <b:NameList>
          <b:Person>
            <b:Last>Knuth</b:Last>
            <b:Middle>E</b:Middle>
            <b:First>Donald</b:First>
          </b:Person>
          <b:Person>
            <b:Last>Morris</b:Last>
            <b:Middle>E</b:Middle>
            <b:First>James</b:First>
          </b:Person>
          <b:Person>
            <b:Last>Pratt</b:Last>
            <b:Middle>R</b:Middle>
            <b:First>Vaughan</b:First>
          </b:Person>
        </b:NameList>
      </b:Author>
    </b:Author>
    <b:RefOrder>29</b:RefOrder>
  </b:Source>
  <b:Source>
    <b:Tag>Kar87</b:Tag>
    <b:SourceType>JournalArticle</b:SourceType>
    <b:Guid>{D6831659-C824-4557-B7B4-75FD2239C236}</b:Guid>
    <b:Title>Efficient Randomized Pattern-Matching Algorithms</b:Title>
    <b:JournalName>IBM Journal of Research and Development</b:JournalName>
    <b:Year>1987</b:Year>
    <b:Pages>249-260</b:Pages>
    <b:Volume>32</b:Volume>
    <b:Issue>2</b:Issue>
    <b:Author>
      <b:Author>
        <b:NameList>
          <b:Person>
            <b:Last>Karp</b:Last>
            <b:Middle>M</b:Middle>
            <b:First>Richard</b:First>
          </b:Person>
          <b:Person>
            <b:Last>Rabin</b:Last>
            <b:Middle>O</b:Middle>
            <b:First>Michael</b:First>
          </b:Person>
        </b:NameList>
      </b:Author>
    </b:Author>
    <b:RefOrder>30</b:RefOrder>
  </b:Source>
  <b:Source>
    <b:Tag>Ukk95</b:Tag>
    <b:SourceType>JournalArticle</b:SourceType>
    <b:Guid>{F8CF63DA-355F-4356-BB59-60799B2E3B23}</b:Guid>
    <b:Title>On-Line Construction of Suffix Trees</b:Title>
    <b:Year>1995</b:Year>
    <b:Month>August</b:Month>
    <b:Day>1996</b:Day>
    <b:YearAccessed>2018</b:YearAccessed>
    <b:MonthAccessed>July</b:MonthAccessed>
    <b:DayAccessed>3</b:DayAccessed>
    <b:URL>https://marknelson.us/posts/1996/08/01/suffix-trees.html</b:URL>
    <b:JournalName>Algorithmica</b:JournalName>
    <b:Pages>249-260</b:Pages>
    <b:Issue>14</b:Issue>
    <b:Author>
      <b:Author>
        <b:NameList>
          <b:Person>
            <b:Last>Ukkonen</b:Last>
            <b:First>E.</b:First>
          </b:Person>
        </b:NameList>
      </b:Author>
    </b:Author>
    <b:RefOrder>31</b:RefOrder>
  </b:Source>
  <b:Source>
    <b:Tag>Bae89</b:Tag>
    <b:SourceType>JournalArticle</b:SourceType>
    <b:Guid>{C1E2E56D-B739-44AB-B280-B398BF49BCDD}</b:Guid>
    <b:Title>Algorithms for String Searching: A Survey</b:Title>
    <b:Year>1989</b:Year>
    <b:Author>
      <b:Author>
        <b:NameList>
          <b:Person>
            <b:Last>Baeza-Yates</b:Last>
            <b:Middle>A</b:Middle>
            <b:First>Ricardo</b:First>
          </b:Person>
        </b:NameList>
      </b:Author>
    </b:Author>
    <b:JournalName>ACM SIGIR Forum</b:JournalName>
    <b:Pages>34-58</b:Pages>
    <b:Month>April</b:Month>
    <b:RefOrder>28</b:RefOrder>
  </b:Source>
  <b:Source>
    <b:Tag>SAN14</b:Tag>
    <b:SourceType>DocumentFromInternetSite</b:SourceType>
    <b:Guid>{777E9B87-7871-47B5-B6A5-0D0E133E3D3B}</b:Guid>
    <b:Author>
      <b:Author>
        <b:Corporate>SANS</b:Corporate>
      </b:Author>
    </b:Author>
    <b:Title>SANSNewsletter</b:Title>
    <b:Year>2014</b:Year>
    <b:Month>December</b:Month>
    <b:YearAccessed>2018</b:YearAccessed>
    <b:MonthAccessed>July</b:MonthAccessed>
    <b:DayAccessed>2</b:DayAccessed>
    <b:URL>https://www.dps.texas.gov/SecurityReview/SANSNewsletters/Ouch2014-12.pdf</b:URL>
    <b:RefOrder>32</b:RefOrder>
  </b:Source>
  <b:Source>
    <b:Tag>Placeholder7</b:Tag>
    <b:SourceType>Report</b:SourceType>
    <b:Guid>{40A2B61C-83A2-4934-98FB-823E3D89C1D2}</b:Guid>
    <b:Title>Antivirus Security: Naked During Updates</b:Title>
    <b:Year>2013</b:Year>
    <b:Publisher>John Wiley &amp; Sons, Ltd</b:Publisher>
    <b:City>Sydney</b:City>
    <b:Author>
      <b:Author>
        <b:NameList>
          <b:Person>
            <b:Last>Min</b:Last>
            <b:First>Byungho</b:First>
          </b:Person>
          <b:Person>
            <b:Last>Varadharajan</b:Last>
            <b:First>Vijay</b:First>
          </b:Person>
          <b:Person>
            <b:Last>Tupakula</b:Last>
            <b:First>Udaya</b:First>
          </b:Person>
          <b:Person>
            <b:Last>Hitchens</b:Last>
            <b:First>Michael</b:First>
          </b:Person>
        </b:NameList>
      </b:Author>
    </b:Author>
    <b:RefOrder>33</b:RefOrder>
  </b:Source>
  <b:Source>
    <b:Tag>Pie941</b:Tag>
    <b:SourceType>ArticleInAPeriodical</b:SourceType>
    <b:Guid>{29C25400-E946-483A-B8EA-DFB2BF7D465A}</b:Guid>
    <b:Title>Peering Inside the PE: A Tour of the Win32 Portable Executable File Format</b:Title>
    <b:Year>1994</b:Year>
    <b:Month>March</b:Month>
    <b:Author>
      <b:Author>
        <b:NameList>
          <b:Person>
            <b:Last>Pietrek</b:Last>
            <b:First>Matt</b:First>
          </b:Person>
        </b:NameList>
      </b:Author>
    </b:Author>
    <b:RefOrder>34</b:RefOrder>
  </b:Source>
  <b:Source>
    <b:Tag>Edwards</b:Tag>
    <b:SourceType>DocumentFromInternetSite</b:SourceType>
    <b:Guid>{E39FA883-11A7-4CE3-8A4D-F4447849097C}</b:Guid>
    <b:Title>Method and System for Detecting Computer Malwares by Scan of Process Memory After Process Initialization</b:Title>
    <b:Year>2003</b:Year>
    <b:CountryRegion>United States</b:CountryRegion>
    <b:PatentNumber>US 2003/0115479 A1</b:PatentNumber>
    <b:Author>
      <b:Inventor>
        <b:NameList>
          <b:Person>
            <b:Last>Edwards</b:Last>
            <b:First>Jonathan</b:First>
          </b:Person>
          <b:Person>
            <b:Last>Turner</b:Last>
            <b:First>Shawna</b:First>
          </b:Person>
          <b:Person>
            <b:Last>Spurlock</b:Last>
            <b:First>Joel</b:First>
          </b:Person>
        </b:NameList>
      </b:Inventor>
      <b:Author>
        <b:NameList>
          <b:Person>
            <b:Last>Edwards</b:Last>
            <b:First>Jonathan</b:First>
          </b:Person>
          <b:Person>
            <b:Last>Turner</b:Last>
            <b:First>Shawna</b:First>
          </b:Person>
          <b:Person>
            <b:Last>Spurlock</b:Last>
            <b:First>Joel</b:First>
          </b:Person>
        </b:NameList>
      </b:Author>
    </b:Author>
    <b:YearAccessed>2018</b:YearAccessed>
    <b:MonthAccessed>February</b:MonthAccessed>
    <b:DayAccessed>18</b:DayAccessed>
    <b:URL>https://patents.google.com/patent/US20030115479</b:URL>
    <b:RefOrder>1</b:RefOrder>
  </b:Source>
  <b:Source>
    <b:Tag>Sei09</b:Tag>
    <b:SourceType>Book</b:SourceType>
    <b:Guid>{0F7511DD-60CA-4897-814E-95425D9136EA}</b:Guid>
    <b:Title>GRAY HAT PYTHON "Python Programming for Hackers and Reverse Engineers"</b:Title>
    <b:Year>2009</b:Year>
    <b:City>San Francisco</b:City>
    <b:Publisher>No Starch Press, Inc</b:Publisher>
    <b:Author>
      <b:Author>
        <b:NameList>
          <b:Person>
            <b:Last>Seitz</b:Last>
            <b:First>Justin</b:First>
          </b:Person>
        </b:NameList>
      </b:Author>
    </b:Author>
    <b:RefOrder>3</b:RefOrder>
  </b:Source>
  <b:Source>
    <b:Tag>Ayc061</b:Tag>
    <b:SourceType>BookSection</b:SourceType>
    <b:Guid>{74974E9F-7D50-40AA-ADA5-BFC8B33DB85C}</b:Guid>
    <b:Title>Definisions and Timeline</b:Title>
    <b:Year>2006</b:Year>
    <b:BookTitle>Computer Viruses and Malware</b:BookTitle>
    <b:Pages>11-18</b:Pages>
    <b:City>Canada</b:City>
    <b:Publisher>Business Media, LLC</b:Publisher>
    <b:Author>
      <b:Author>
        <b:NameList>
          <b:Person>
            <b:Last>Aycock</b:Last>
            <b:First>John</b:First>
          </b:Person>
        </b:NameList>
      </b:Author>
    </b:Author>
    <b:RefOrder>6</b:RefOrder>
  </b:Source>
  <b:Source>
    <b:Tag>QNX18</b:Tag>
    <b:SourceType>BookSection</b:SourceType>
    <b:Guid>{1EC095DF-6B5F-40E6-AB9B-5AA26A825F6A}</b:Guid>
    <b:Title>Memory Management</b:Title>
    <b:Author>
      <b:Author>
        <b:NameList>
          <b:Person>
            <b:Last>Silberschatz</b:Last>
            <b:First>Abraham</b:First>
          </b:Person>
          <b:Person>
            <b:Last>Galvin</b:Last>
            <b:Middle>Baer</b:Middle>
            <b:First>Peter</b:First>
          </b:Person>
          <b:Person>
            <b:Last>Gagne</b:Last>
            <b:First>Greg</b:First>
          </b:Person>
        </b:NameList>
      </b:Author>
    </b:Author>
    <b:ProductionCompany>QNX</b:ProductionCompany>
    <b:YearAccessed>2018</b:YearAccessed>
    <b:MonthAccessed>Maret</b:MonthAccessed>
    <b:DayAccessed>7</b:DayAccessed>
    <b:URL>http://www.qnx.com/developers/docs/6.5.0/index.jsp?topic=%2Fcom.qnx.doc.ide.userguide%2Ftopic%2Fmemory_AboutVirtualMem_.html</b:URL>
    <b:Year>2013</b:Year>
    <b:BookTitle>Operating System Concept 9th Edition</b:BookTitle>
    <b:Pages>351-376</b:Pages>
    <b:City>United States</b:City>
    <b:Publisher>John Wiley &amp; Sons, Inc.</b:Publisher>
    <b:RefOrder>10</b:RefOrder>
  </b:Source>
</b:Sources>
</file>

<file path=customXml/itemProps1.xml><?xml version="1.0" encoding="utf-8"?>
<ds:datastoreItem xmlns:ds="http://schemas.openxmlformats.org/officeDocument/2006/customXml" ds:itemID="{A25D6613-603F-49E4-A24A-7F7F36E02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111</Pages>
  <Words>24960</Words>
  <Characters>142274</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aritonang</dc:creator>
  <cp:keywords/>
  <dc:description/>
  <cp:lastModifiedBy>clara aritonang</cp:lastModifiedBy>
  <cp:revision>93</cp:revision>
  <cp:lastPrinted>2018-08-16T11:43:00Z</cp:lastPrinted>
  <dcterms:created xsi:type="dcterms:W3CDTF">2018-08-16T03:46:00Z</dcterms:created>
  <dcterms:modified xsi:type="dcterms:W3CDTF">2018-08-25T06:06:00Z</dcterms:modified>
</cp:coreProperties>
</file>